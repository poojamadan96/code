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038096580"/>
        <w:docPartObj>
          <w:docPartGallery w:val="Cover Pages"/>
          <w:docPartUnique/>
        </w:docPartObj>
      </w:sdtPr>
      <w:sdtEndPr>
        <w:rPr>
          <w:rFonts w:asciiTheme="majorHAnsi" w:hAnsiTheme="majorHAnsi"/>
          <w:sz w:val="40"/>
          <w:szCs w:val="40"/>
        </w:rPr>
      </w:sdtEndPr>
      <w:sdtContent>
        <w:p w:rsidR="00CB02AC" w:rsidRDefault="0047219C" w:rsidP="00272D18">
          <w:pPr>
            <w:spacing w:line="276" w:lineRule="auto"/>
          </w:pPr>
          <w:r w:rsidRPr="0047219C">
            <w:rPr>
              <w:noProof/>
              <w:lang w:val="en-IN" w:eastAsia="en-IN"/>
            </w:rPr>
            <w:pict>
              <v:group id="Group 157" o:spid="_x0000_s1026" style="position:absolute;left:0;text-align:left;margin-left:0;margin-top:0;width:8in;height:95.7pt;z-index:251783168;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W+y8AA&#10;AADcAAAADwAAAGRycy9kb3ducmV2LnhtbESPzWrCQBDH7wXfYRmht7oxoJXoKpIg2KNpH2DITpNg&#10;djZkV13f3jkUepth/h+/2R2SG9SdptB7NrBcZKCIG297bg38fJ8+NqBCRLY4eCYDTwpw2M/edlhY&#10;/+AL3evYKgnhUKCBLsax0Do0HTkMCz8Sy+3XTw6jrFOr7YQPCXeDzrNsrR32LA0djlR21Fzrm5Pe&#10;elOt+DMn+io5S8tTXrVXZ8z7PB23oCKl+C/+c5+t4K+EVp6RCfT+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xW+y8AAAADcAAAADwAAAAAAAAAAAAAAAACYAgAAZHJzL2Rvd25y&#10;ZXYueG1sUEsFBgAAAAAEAAQA9QAAAIUDAAAAAA==&#10;" path="m,l7312660,r,1129665l3619500,733425,,1091565,,xe" fillcolor="#4f81bd [3204]" stroked="f" strokeweight="2pt">
                  <v:path arrowok="t" o:connecttype="custom" o:connectlocs="0,0;7315200,0;7315200,1130373;3620757,733885;0,1092249;0,0" o:connectangles="0,0,0,0,0,0"/>
                </v:shape>
                <v:rect id="Rectangle 159" o:spid="_x0000_s1028" style="position:absolute;width:73152;height:1216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CCMEA&#10;AADcAAAADwAAAGRycy9kb3ducmV2LnhtbERPS2sCMRC+F/ofwhS81ayCRbdGEfF1K1XBHodk3F12&#10;M1mS6K7/3hQKvc3H95z5sreNuJMPlWMFo2EGglg7U3Gh4Hzavk9BhIhssHFMCh4UYLl4fZljblzH&#10;33Q/xkKkEA45KihjbHMpgy7JYhi6ljhxV+ctxgR9IY3HLoXbRo6z7ENarDg1lNjSuiRdH29WQbeS&#10;M/9z6fRhPNrsrtOvWod9rdTgrV99gojUx3/xn/tg0vzJDH6fSRfI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rTggjBAAAA3AAAAA8AAAAAAAAAAAAAAAAAmAIAAGRycy9kb3du&#10;cmV2LnhtbFBLBQYAAAAABAAEAPUAAACGAwAAAAA=&#10;" stroked="f" strokeweight="2pt">
                  <v:fill r:id="rId8" o:title="" recolor="t" rotate="t" type="frame"/>
                </v:rect>
                <w10:wrap anchorx="page" anchory="page"/>
              </v:group>
            </w:pict>
          </w:r>
          <w:r w:rsidRPr="0047219C">
            <w:rPr>
              <w:noProof/>
              <w:lang w:val="en-IN" w:eastAsia="en-IN"/>
            </w:rPr>
            <w:pict>
              <v:shapetype id="_x0000_t202" coordsize="21600,21600" o:spt="202" path="m,l,21600r21600,l21600,xe">
                <v:stroke joinstyle="miter"/>
                <v:path gradientshapeok="t" o:connecttype="rect"/>
              </v:shapetype>
              <v:shape id="Text Box 160" o:spid="_x0000_s1030" type="#_x0000_t202" style="position:absolute;left:0;text-align:left;margin-left:0;margin-top:0;width:8in;height:1in;z-index:251781120;visibility:visible;mso-width-percent:941;mso-height-percent:92;mso-top-percent:818;mso-position-horizontal:center;mso-position-horizontal-relative:page;mso-position-vertical-relative:page;mso-width-percent:941;mso-height-percent:92;mso-top-percent:818;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V/Zh/AgAA&#10;YQUAAA4AAAAAAAAAAAAAAAAALgIAAGRycy9lMm9Eb2MueG1sUEsBAi0AFAAGAAgAAAAhAOwKX5Td&#10;AAAABgEAAA8AAAAAAAAAAAAAAAAA2QQAAGRycy9kb3ducmV2LnhtbFBLBQYAAAAABAAEAPMAAADj&#10;BQAAAAA=&#10;" filled="f" stroked="f" strokeweight=".5pt">
                <v:textbox inset="126pt,0,54pt,0">
                  <w:txbxContent>
                    <w:p w:rsidR="00562D38" w:rsidRDefault="0047219C">
                      <w:pPr>
                        <w:pStyle w:val="NoSpacing"/>
                        <w:jc w:val="right"/>
                        <w:rPr>
                          <w:color w:val="595959" w:themeColor="text1" w:themeTint="A6"/>
                          <w:sz w:val="18"/>
                          <w:szCs w:val="18"/>
                        </w:rPr>
                      </w:pPr>
                      <w:sdt>
                        <w:sdtPr>
                          <w:rPr>
                            <w:color w:val="595959" w:themeColor="text1" w:themeTint="A6"/>
                            <w:sz w:val="18"/>
                            <w:szCs w:val="18"/>
                          </w:rPr>
                          <w:alias w:val="Email"/>
                          <w:tag w:val="Email"/>
                          <w:id w:val="-664319752"/>
                          <w:showingPlcHdr/>
                          <w:dataBinding w:prefixMappings="xmlns:ns0='http://schemas.microsoft.com/office/2006/coverPageProps' " w:xpath="/ns0:CoverPageProperties[1]/ns0:CompanyEmail[1]" w:storeItemID="{55AF091B-3C7A-41E3-B477-F2FDAA23CFDA}"/>
                          <w:text/>
                        </w:sdtPr>
                        <w:sdtContent>
                          <w:r w:rsidR="00A61F7F">
                            <w:rPr>
                              <w:color w:val="595959" w:themeColor="text1" w:themeTint="A6"/>
                              <w:sz w:val="18"/>
                              <w:szCs w:val="18"/>
                            </w:rPr>
                            <w:t xml:space="preserve">     </w:t>
                          </w:r>
                        </w:sdtContent>
                      </w:sdt>
                    </w:p>
                  </w:txbxContent>
                </v:textbox>
                <w10:wrap type="square" anchorx="page" anchory="page"/>
              </v:shape>
            </w:pict>
          </w:r>
          <w:r w:rsidRPr="0047219C">
            <w:rPr>
              <w:noProof/>
              <w:lang w:val="en-IN" w:eastAsia="en-IN"/>
            </w:rPr>
            <w:pict>
              <v:shape id="Text Box 162" o:spid="_x0000_s1029" type="#_x0000_t202" style="position:absolute;left:0;text-align:left;margin-left:0;margin-top:0;width:8in;height:286.5pt;z-index:251780096;visibility:visible;mso-width-percent:941;mso-height-percent:363;mso-top-percent:300;mso-position-horizontal:center;mso-position-horizontal-relative:page;mso-position-vertical-relative:page;mso-width-percent:941;mso-height-percent:363;mso-top-percent:30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AfBBxoMC&#10;AABpBQAADgAAAAAAAAAAAAAAAAAuAgAAZHJzL2Uyb0RvYy54bWxQSwECLQAUAAYACAAAACEAw01Q&#10;gNsAAAAGAQAADwAAAAAAAAAAAAAAAADdBAAAZHJzL2Rvd25yZXYueG1sUEsFBgAAAAAEAAQA8wAA&#10;AOUFAAAAAA==&#10;" filled="f" stroked="f" strokeweight=".5pt">
                <v:textbox inset="126pt,0,54pt,0">
                  <w:txbxContent>
                    <w:p w:rsidR="00562D38" w:rsidRDefault="0047219C" w:rsidP="00CB02AC">
                      <w:pPr>
                        <w:jc w:val="right"/>
                        <w:rPr>
                          <w:color w:val="4F81BD" w:themeColor="accent1"/>
                          <w:sz w:val="64"/>
                          <w:szCs w:val="64"/>
                        </w:rPr>
                      </w:pPr>
                      <w:sdt>
                        <w:sdtPr>
                          <w:rPr>
                            <w:caps/>
                            <w:color w:val="4F81BD" w:themeColor="accent1"/>
                            <w:sz w:val="64"/>
                            <w:szCs w:val="64"/>
                          </w:rPr>
                          <w:alias w:val="Title"/>
                          <w:tag w:val=""/>
                          <w:id w:val="-1593389677"/>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62D38">
                            <w:rPr>
                              <w:caps/>
                              <w:color w:val="4F81BD" w:themeColor="accent1"/>
                              <w:sz w:val="64"/>
                              <w:szCs w:val="64"/>
                            </w:rPr>
                            <w:t>Learning Python</w:t>
                          </w:r>
                        </w:sdtContent>
                      </w:sdt>
                    </w:p>
                    <w:sdt>
                      <w:sdtPr>
                        <w:rPr>
                          <w:color w:val="404040" w:themeColor="text1" w:themeTint="BF"/>
                          <w:sz w:val="36"/>
                          <w:szCs w:val="36"/>
                        </w:rPr>
                        <w:alias w:val="Subtitle"/>
                        <w:tag w:val=""/>
                        <w:id w:val="-623775396"/>
                        <w:dataBinding w:prefixMappings="xmlns:ns0='http://purl.org/dc/elements/1.1/' xmlns:ns1='http://schemas.openxmlformats.org/package/2006/metadata/core-properties' " w:xpath="/ns1:coreProperties[1]/ns0:subject[1]" w:storeItemID="{6C3C8BC8-F283-45AE-878A-BAB7291924A1}"/>
                        <w:text/>
                      </w:sdtPr>
                      <w:sdtContent>
                        <w:p w:rsidR="00562D38" w:rsidRDefault="00562D38">
                          <w:pPr>
                            <w:jc w:val="right"/>
                            <w:rPr>
                              <w:smallCaps/>
                              <w:color w:val="404040" w:themeColor="text1" w:themeTint="BF"/>
                              <w:sz w:val="36"/>
                              <w:szCs w:val="36"/>
                            </w:rPr>
                          </w:pPr>
                          <w:r>
                            <w:rPr>
                              <w:color w:val="404040" w:themeColor="text1" w:themeTint="BF"/>
                              <w:sz w:val="36"/>
                              <w:szCs w:val="36"/>
                            </w:rPr>
                            <w:t>eBook</w:t>
                          </w:r>
                        </w:p>
                      </w:sdtContent>
                    </w:sdt>
                  </w:txbxContent>
                </v:textbox>
                <w10:wrap type="square" anchorx="page" anchory="page"/>
              </v:shape>
            </w:pict>
          </w:r>
        </w:p>
        <w:p w:rsidR="007F46E0" w:rsidRPr="00E07CFF" w:rsidRDefault="00CB02AC" w:rsidP="00272D18">
          <w:pPr>
            <w:spacing w:after="0" w:line="276" w:lineRule="auto"/>
            <w:ind w:left="0"/>
            <w:rPr>
              <w:rFonts w:asciiTheme="majorHAnsi" w:hAnsiTheme="majorHAnsi"/>
              <w:kern w:val="28"/>
              <w:sz w:val="40"/>
              <w:szCs w:val="40"/>
            </w:rPr>
          </w:pPr>
          <w:r>
            <w:rPr>
              <w:rFonts w:asciiTheme="majorHAnsi" w:hAnsiTheme="majorHAnsi"/>
              <w:sz w:val="40"/>
              <w:szCs w:val="40"/>
            </w:rPr>
            <w:br w:type="page"/>
          </w:r>
        </w:p>
      </w:sdtContent>
    </w:sdt>
    <w:p w:rsidR="00CB02AC" w:rsidRPr="00324E44" w:rsidRDefault="0047219C" w:rsidP="00272D18">
      <w:pPr>
        <w:pStyle w:val="TOC10"/>
        <w:spacing w:line="276" w:lineRule="auto"/>
        <w:rPr>
          <w:rFonts w:asciiTheme="majorHAnsi" w:eastAsiaTheme="minorEastAsia" w:hAnsiTheme="majorHAnsi" w:cstheme="minorBidi"/>
          <w:color w:val="auto"/>
          <w:kern w:val="0"/>
        </w:rPr>
      </w:pPr>
      <w:r w:rsidRPr="0047219C">
        <w:rPr>
          <w:rFonts w:asciiTheme="majorHAnsi" w:hAnsiTheme="majorHAnsi"/>
        </w:rPr>
        <w:lastRenderedPageBreak/>
        <w:fldChar w:fldCharType="begin"/>
      </w:r>
      <w:r w:rsidR="007F46E0" w:rsidRPr="00324E44">
        <w:rPr>
          <w:rFonts w:asciiTheme="majorHAnsi" w:hAnsiTheme="majorHAnsi"/>
        </w:rPr>
        <w:instrText xml:space="preserve"> TOC \o "1-4" \h \z \u </w:instrText>
      </w:r>
      <w:r w:rsidRPr="0047219C">
        <w:rPr>
          <w:rFonts w:asciiTheme="majorHAnsi" w:hAnsiTheme="majorHAnsi"/>
        </w:rPr>
        <w:fldChar w:fldCharType="separate"/>
      </w:r>
      <w:r w:rsidRPr="00324E44">
        <w:rPr>
          <w:rFonts w:asciiTheme="majorHAnsi" w:hAnsiTheme="majorHAnsi"/>
        </w:rPr>
        <w:fldChar w:fldCharType="begin"/>
      </w:r>
      <w:r w:rsidR="00CB02AC" w:rsidRPr="00324E44">
        <w:rPr>
          <w:rFonts w:asciiTheme="majorHAnsi" w:hAnsiTheme="majorHAnsi"/>
        </w:rPr>
        <w:instrText xml:space="preserve"> HYPERLINK \l "_Toc350788838" </w:instrText>
      </w:r>
      <w:r w:rsidRPr="00324E44">
        <w:rPr>
          <w:rFonts w:asciiTheme="majorHAnsi" w:hAnsiTheme="majorHAnsi"/>
        </w:rPr>
        <w:fldChar w:fldCharType="separate"/>
      </w:r>
    </w:p>
    <w:sdt>
      <w:sdtPr>
        <w:rPr>
          <w:rFonts w:ascii="Cambria" w:eastAsia="Times New Roman" w:hAnsi="Cambria" w:cs="Times New Roman"/>
          <w:b w:val="0"/>
          <w:bCs w:val="0"/>
          <w:color w:val="auto"/>
          <w:kern w:val="22"/>
          <w:sz w:val="22"/>
          <w:szCs w:val="22"/>
          <w:lang w:eastAsia="en-US"/>
        </w:rPr>
        <w:id w:val="-165396277"/>
        <w:docPartObj>
          <w:docPartGallery w:val="Table of Contents"/>
          <w:docPartUnique/>
        </w:docPartObj>
      </w:sdtPr>
      <w:sdtEndPr>
        <w:rPr>
          <w:noProof/>
        </w:rPr>
      </w:sdtEndPr>
      <w:sdtContent>
        <w:p w:rsidR="006D2C24" w:rsidRDefault="006D2C24">
          <w:pPr>
            <w:pStyle w:val="TOCHeading"/>
          </w:pPr>
          <w:r>
            <w:t>Table of Contents</w:t>
          </w:r>
        </w:p>
        <w:p w:rsidR="006D2C24" w:rsidRDefault="0047219C">
          <w:pPr>
            <w:pStyle w:val="TOC10"/>
            <w:rPr>
              <w:rFonts w:asciiTheme="minorHAnsi" w:eastAsiaTheme="minorEastAsia" w:hAnsiTheme="minorHAnsi" w:cstheme="minorBidi"/>
              <w:color w:val="auto"/>
              <w:kern w:val="0"/>
              <w:lang w:val="en-IN" w:eastAsia="en-IN"/>
            </w:rPr>
          </w:pPr>
          <w:r w:rsidRPr="0047219C">
            <w:fldChar w:fldCharType="begin"/>
          </w:r>
          <w:r w:rsidR="006D2C24">
            <w:instrText xml:space="preserve"> TOC \o "1-3" \h \z \u </w:instrText>
          </w:r>
          <w:r w:rsidRPr="0047219C">
            <w:fldChar w:fldCharType="separate"/>
          </w:r>
          <w:hyperlink w:anchor="_Toc515037797" w:history="1">
            <w:r w:rsidR="006D2C24" w:rsidRPr="00321A2C">
              <w:rPr>
                <w:rStyle w:val="Hyperlink"/>
                <w:rFonts w:asciiTheme="majorHAnsi" w:hAnsiTheme="majorHAnsi"/>
              </w:rPr>
              <w:t>Chapter 01 – Introduction to Python</w:t>
            </w:r>
            <w:r w:rsidR="006D2C24">
              <w:rPr>
                <w:webHidden/>
              </w:rPr>
              <w:tab/>
            </w:r>
            <w:r>
              <w:rPr>
                <w:webHidden/>
              </w:rPr>
              <w:fldChar w:fldCharType="begin"/>
            </w:r>
            <w:r w:rsidR="006D2C24">
              <w:rPr>
                <w:webHidden/>
              </w:rPr>
              <w:instrText xml:space="preserve"> PAGEREF _Toc515037797 \h </w:instrText>
            </w:r>
            <w:r>
              <w:rPr>
                <w:webHidden/>
              </w:rPr>
            </w:r>
            <w:r>
              <w:rPr>
                <w:webHidden/>
              </w:rPr>
              <w:fldChar w:fldCharType="separate"/>
            </w:r>
            <w:r w:rsidR="006D2C24">
              <w:rPr>
                <w:webHidden/>
              </w:rPr>
              <w:t>5</w:t>
            </w:r>
            <w:r>
              <w:rPr>
                <w:webHidden/>
              </w:rPr>
              <w:fldChar w:fldCharType="end"/>
            </w:r>
          </w:hyperlink>
        </w:p>
        <w:p w:rsidR="006D2C24" w:rsidRDefault="0047219C">
          <w:pPr>
            <w:pStyle w:val="TOC20"/>
            <w:rPr>
              <w:rFonts w:asciiTheme="minorHAnsi" w:eastAsiaTheme="minorEastAsia" w:hAnsiTheme="minorHAnsi" w:cstheme="minorBidi"/>
              <w:noProof/>
              <w:kern w:val="0"/>
              <w:lang w:val="en-IN" w:eastAsia="en-IN"/>
            </w:rPr>
          </w:pPr>
          <w:hyperlink w:anchor="_Toc515037798" w:history="1">
            <w:r w:rsidR="006D2C24" w:rsidRPr="00321A2C">
              <w:rPr>
                <w:rStyle w:val="Hyperlink"/>
                <w:noProof/>
              </w:rPr>
              <w:t>About Python</w:t>
            </w:r>
            <w:r w:rsidR="006D2C24">
              <w:rPr>
                <w:noProof/>
                <w:webHidden/>
              </w:rPr>
              <w:tab/>
            </w:r>
            <w:r>
              <w:rPr>
                <w:noProof/>
                <w:webHidden/>
              </w:rPr>
              <w:fldChar w:fldCharType="begin"/>
            </w:r>
            <w:r w:rsidR="006D2C24">
              <w:rPr>
                <w:noProof/>
                <w:webHidden/>
              </w:rPr>
              <w:instrText xml:space="preserve"> PAGEREF _Toc515037798 \h </w:instrText>
            </w:r>
            <w:r>
              <w:rPr>
                <w:noProof/>
                <w:webHidden/>
              </w:rPr>
            </w:r>
            <w:r>
              <w:rPr>
                <w:noProof/>
                <w:webHidden/>
              </w:rPr>
              <w:fldChar w:fldCharType="separate"/>
            </w:r>
            <w:r w:rsidR="006D2C24">
              <w:rPr>
                <w:noProof/>
                <w:webHidden/>
              </w:rPr>
              <w:t>5</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799" w:history="1">
            <w:r w:rsidR="006D2C24" w:rsidRPr="00321A2C">
              <w:rPr>
                <w:rStyle w:val="Hyperlink"/>
                <w:noProof/>
              </w:rPr>
              <w:t>Python and its Origin</w:t>
            </w:r>
            <w:r w:rsidR="006D2C24">
              <w:rPr>
                <w:noProof/>
                <w:webHidden/>
              </w:rPr>
              <w:tab/>
            </w:r>
            <w:r>
              <w:rPr>
                <w:noProof/>
                <w:webHidden/>
              </w:rPr>
              <w:fldChar w:fldCharType="begin"/>
            </w:r>
            <w:r w:rsidR="006D2C24">
              <w:rPr>
                <w:noProof/>
                <w:webHidden/>
              </w:rPr>
              <w:instrText xml:space="preserve"> PAGEREF _Toc515037799 \h </w:instrText>
            </w:r>
            <w:r>
              <w:rPr>
                <w:noProof/>
                <w:webHidden/>
              </w:rPr>
            </w:r>
            <w:r>
              <w:rPr>
                <w:noProof/>
                <w:webHidden/>
              </w:rPr>
              <w:fldChar w:fldCharType="separate"/>
            </w:r>
            <w:r w:rsidR="006D2C24">
              <w:rPr>
                <w:noProof/>
                <w:webHidden/>
              </w:rPr>
              <w:t>5</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800" w:history="1">
            <w:r w:rsidR="006D2C24" w:rsidRPr="00321A2C">
              <w:rPr>
                <w:rStyle w:val="Hyperlink"/>
                <w:noProof/>
              </w:rPr>
              <w:t>Is Python a good language for beginning programmers?</w:t>
            </w:r>
            <w:r w:rsidR="006D2C24">
              <w:rPr>
                <w:noProof/>
                <w:webHidden/>
              </w:rPr>
              <w:tab/>
            </w:r>
            <w:r>
              <w:rPr>
                <w:noProof/>
                <w:webHidden/>
              </w:rPr>
              <w:fldChar w:fldCharType="begin"/>
            </w:r>
            <w:r w:rsidR="006D2C24">
              <w:rPr>
                <w:noProof/>
                <w:webHidden/>
              </w:rPr>
              <w:instrText xml:space="preserve"> PAGEREF _Toc515037800 \h </w:instrText>
            </w:r>
            <w:r>
              <w:rPr>
                <w:noProof/>
                <w:webHidden/>
              </w:rPr>
            </w:r>
            <w:r>
              <w:rPr>
                <w:noProof/>
                <w:webHidden/>
              </w:rPr>
              <w:fldChar w:fldCharType="separate"/>
            </w:r>
            <w:r w:rsidR="006D2C24">
              <w:rPr>
                <w:noProof/>
                <w:webHidden/>
              </w:rPr>
              <w:t>5</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801" w:history="1">
            <w:r w:rsidR="006D2C24" w:rsidRPr="00321A2C">
              <w:rPr>
                <w:rStyle w:val="Hyperlink"/>
                <w:noProof/>
              </w:rPr>
              <w:t>Features of Python</w:t>
            </w:r>
            <w:r w:rsidR="006D2C24">
              <w:rPr>
                <w:noProof/>
                <w:webHidden/>
              </w:rPr>
              <w:tab/>
            </w:r>
            <w:r>
              <w:rPr>
                <w:noProof/>
                <w:webHidden/>
              </w:rPr>
              <w:fldChar w:fldCharType="begin"/>
            </w:r>
            <w:r w:rsidR="006D2C24">
              <w:rPr>
                <w:noProof/>
                <w:webHidden/>
              </w:rPr>
              <w:instrText xml:space="preserve"> PAGEREF _Toc515037801 \h </w:instrText>
            </w:r>
            <w:r>
              <w:rPr>
                <w:noProof/>
                <w:webHidden/>
              </w:rPr>
            </w:r>
            <w:r>
              <w:rPr>
                <w:noProof/>
                <w:webHidden/>
              </w:rPr>
              <w:fldChar w:fldCharType="separate"/>
            </w:r>
            <w:r w:rsidR="006D2C24">
              <w:rPr>
                <w:noProof/>
                <w:webHidden/>
              </w:rPr>
              <w:t>6</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802" w:history="1">
            <w:r w:rsidR="006D2C24" w:rsidRPr="00321A2C">
              <w:rPr>
                <w:rStyle w:val="Hyperlink"/>
                <w:noProof/>
              </w:rPr>
              <w:t>When is Python Used?</w:t>
            </w:r>
            <w:r w:rsidR="006D2C24">
              <w:rPr>
                <w:noProof/>
                <w:webHidden/>
              </w:rPr>
              <w:tab/>
            </w:r>
            <w:r>
              <w:rPr>
                <w:noProof/>
                <w:webHidden/>
              </w:rPr>
              <w:fldChar w:fldCharType="begin"/>
            </w:r>
            <w:r w:rsidR="006D2C24">
              <w:rPr>
                <w:noProof/>
                <w:webHidden/>
              </w:rPr>
              <w:instrText xml:space="preserve"> PAGEREF _Toc515037802 \h </w:instrText>
            </w:r>
            <w:r>
              <w:rPr>
                <w:noProof/>
                <w:webHidden/>
              </w:rPr>
            </w:r>
            <w:r>
              <w:rPr>
                <w:noProof/>
                <w:webHidden/>
              </w:rPr>
              <w:fldChar w:fldCharType="separate"/>
            </w:r>
            <w:r w:rsidR="006D2C24">
              <w:rPr>
                <w:noProof/>
                <w:webHidden/>
              </w:rPr>
              <w:t>7</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803" w:history="1">
            <w:r w:rsidR="006D2C24" w:rsidRPr="00321A2C">
              <w:rPr>
                <w:rStyle w:val="Hyperlink"/>
                <w:noProof/>
              </w:rPr>
              <w:t>History of Python</w:t>
            </w:r>
            <w:r w:rsidR="006D2C24">
              <w:rPr>
                <w:noProof/>
                <w:webHidden/>
              </w:rPr>
              <w:tab/>
            </w:r>
            <w:r>
              <w:rPr>
                <w:noProof/>
                <w:webHidden/>
              </w:rPr>
              <w:fldChar w:fldCharType="begin"/>
            </w:r>
            <w:r w:rsidR="006D2C24">
              <w:rPr>
                <w:noProof/>
                <w:webHidden/>
              </w:rPr>
              <w:instrText xml:space="preserve"> PAGEREF _Toc515037803 \h </w:instrText>
            </w:r>
            <w:r>
              <w:rPr>
                <w:noProof/>
                <w:webHidden/>
              </w:rPr>
            </w:r>
            <w:r>
              <w:rPr>
                <w:noProof/>
                <w:webHidden/>
              </w:rPr>
              <w:fldChar w:fldCharType="separate"/>
            </w:r>
            <w:r w:rsidR="006D2C24">
              <w:rPr>
                <w:noProof/>
                <w:webHidden/>
              </w:rPr>
              <w:t>8</w:t>
            </w:r>
            <w:r>
              <w:rPr>
                <w:noProof/>
                <w:webHidden/>
              </w:rPr>
              <w:fldChar w:fldCharType="end"/>
            </w:r>
          </w:hyperlink>
        </w:p>
        <w:p w:rsidR="006D2C24" w:rsidRDefault="0047219C">
          <w:pPr>
            <w:pStyle w:val="TOC10"/>
            <w:rPr>
              <w:rFonts w:asciiTheme="minorHAnsi" w:eastAsiaTheme="minorEastAsia" w:hAnsiTheme="minorHAnsi" w:cstheme="minorBidi"/>
              <w:color w:val="auto"/>
              <w:kern w:val="0"/>
              <w:lang w:val="en-IN" w:eastAsia="en-IN"/>
            </w:rPr>
          </w:pPr>
          <w:hyperlink w:anchor="_Toc515037804" w:history="1">
            <w:r w:rsidR="006D2C24" w:rsidRPr="00321A2C">
              <w:rPr>
                <w:rStyle w:val="Hyperlink"/>
                <w:rFonts w:asciiTheme="majorHAnsi" w:hAnsiTheme="majorHAnsi"/>
              </w:rPr>
              <w:t>Chapter 02 – Setting up Python Environment</w:t>
            </w:r>
            <w:r w:rsidR="006D2C24">
              <w:rPr>
                <w:webHidden/>
              </w:rPr>
              <w:tab/>
            </w:r>
            <w:r>
              <w:rPr>
                <w:webHidden/>
              </w:rPr>
              <w:fldChar w:fldCharType="begin"/>
            </w:r>
            <w:r w:rsidR="006D2C24">
              <w:rPr>
                <w:webHidden/>
              </w:rPr>
              <w:instrText xml:space="preserve"> PAGEREF _Toc515037804 \h </w:instrText>
            </w:r>
            <w:r>
              <w:rPr>
                <w:webHidden/>
              </w:rPr>
            </w:r>
            <w:r>
              <w:rPr>
                <w:webHidden/>
              </w:rPr>
              <w:fldChar w:fldCharType="separate"/>
            </w:r>
            <w:r w:rsidR="006D2C24">
              <w:rPr>
                <w:webHidden/>
              </w:rPr>
              <w:t>11</w:t>
            </w:r>
            <w:r>
              <w:rPr>
                <w:webHidden/>
              </w:rPr>
              <w:fldChar w:fldCharType="end"/>
            </w:r>
          </w:hyperlink>
        </w:p>
        <w:p w:rsidR="006D2C24" w:rsidRDefault="0047219C">
          <w:pPr>
            <w:pStyle w:val="TOC20"/>
            <w:rPr>
              <w:rFonts w:asciiTheme="minorHAnsi" w:eastAsiaTheme="minorEastAsia" w:hAnsiTheme="minorHAnsi" w:cstheme="minorBidi"/>
              <w:noProof/>
              <w:kern w:val="0"/>
              <w:lang w:val="en-IN" w:eastAsia="en-IN"/>
            </w:rPr>
          </w:pPr>
          <w:hyperlink w:anchor="_Toc515037805" w:history="1">
            <w:r w:rsidR="006D2C24" w:rsidRPr="00321A2C">
              <w:rPr>
                <w:rStyle w:val="Hyperlink"/>
                <w:noProof/>
              </w:rPr>
              <w:t>Installing Python</w:t>
            </w:r>
            <w:r w:rsidR="006D2C24">
              <w:rPr>
                <w:noProof/>
                <w:webHidden/>
              </w:rPr>
              <w:tab/>
            </w:r>
            <w:r>
              <w:rPr>
                <w:noProof/>
                <w:webHidden/>
              </w:rPr>
              <w:fldChar w:fldCharType="begin"/>
            </w:r>
            <w:r w:rsidR="006D2C24">
              <w:rPr>
                <w:noProof/>
                <w:webHidden/>
              </w:rPr>
              <w:instrText xml:space="preserve"> PAGEREF _Toc515037805 \h </w:instrText>
            </w:r>
            <w:r>
              <w:rPr>
                <w:noProof/>
                <w:webHidden/>
              </w:rPr>
            </w:r>
            <w:r>
              <w:rPr>
                <w:noProof/>
                <w:webHidden/>
              </w:rPr>
              <w:fldChar w:fldCharType="separate"/>
            </w:r>
            <w:r w:rsidR="006D2C24">
              <w:rPr>
                <w:noProof/>
                <w:webHidden/>
              </w:rPr>
              <w:t>11</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806" w:history="1">
            <w:r w:rsidR="006D2C24" w:rsidRPr="00321A2C">
              <w:rPr>
                <w:rStyle w:val="Hyperlink"/>
                <w:noProof/>
              </w:rPr>
              <w:t>Installing Python on Windows</w:t>
            </w:r>
            <w:r w:rsidR="006D2C24">
              <w:rPr>
                <w:noProof/>
                <w:webHidden/>
              </w:rPr>
              <w:tab/>
            </w:r>
            <w:r>
              <w:rPr>
                <w:noProof/>
                <w:webHidden/>
              </w:rPr>
              <w:fldChar w:fldCharType="begin"/>
            </w:r>
            <w:r w:rsidR="006D2C24">
              <w:rPr>
                <w:noProof/>
                <w:webHidden/>
              </w:rPr>
              <w:instrText xml:space="preserve"> PAGEREF _Toc515037806 \h </w:instrText>
            </w:r>
            <w:r>
              <w:rPr>
                <w:noProof/>
                <w:webHidden/>
              </w:rPr>
            </w:r>
            <w:r>
              <w:rPr>
                <w:noProof/>
                <w:webHidden/>
              </w:rPr>
              <w:fldChar w:fldCharType="separate"/>
            </w:r>
            <w:r w:rsidR="006D2C24">
              <w:rPr>
                <w:noProof/>
                <w:webHidden/>
              </w:rPr>
              <w:t>11</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807" w:history="1">
            <w:r w:rsidR="006D2C24" w:rsidRPr="00321A2C">
              <w:rPr>
                <w:rStyle w:val="Hyperlink"/>
                <w:noProof/>
              </w:rPr>
              <w:t>Installing Python on Linux</w:t>
            </w:r>
            <w:r w:rsidR="006D2C24">
              <w:rPr>
                <w:noProof/>
                <w:webHidden/>
              </w:rPr>
              <w:tab/>
            </w:r>
            <w:r>
              <w:rPr>
                <w:noProof/>
                <w:webHidden/>
              </w:rPr>
              <w:fldChar w:fldCharType="begin"/>
            </w:r>
            <w:r w:rsidR="006D2C24">
              <w:rPr>
                <w:noProof/>
                <w:webHidden/>
              </w:rPr>
              <w:instrText xml:space="preserve"> PAGEREF _Toc515037807 \h </w:instrText>
            </w:r>
            <w:r>
              <w:rPr>
                <w:noProof/>
                <w:webHidden/>
              </w:rPr>
            </w:r>
            <w:r>
              <w:rPr>
                <w:noProof/>
                <w:webHidden/>
              </w:rPr>
              <w:fldChar w:fldCharType="separate"/>
            </w:r>
            <w:r w:rsidR="006D2C24">
              <w:rPr>
                <w:noProof/>
                <w:webHidden/>
              </w:rPr>
              <w:t>14</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808" w:history="1">
            <w:r w:rsidR="006D2C24" w:rsidRPr="00321A2C">
              <w:rPr>
                <w:rStyle w:val="Hyperlink"/>
                <w:noProof/>
              </w:rPr>
              <w:t>Setting Up System Path</w:t>
            </w:r>
            <w:r w:rsidR="006D2C24">
              <w:rPr>
                <w:noProof/>
                <w:webHidden/>
              </w:rPr>
              <w:tab/>
            </w:r>
            <w:r>
              <w:rPr>
                <w:noProof/>
                <w:webHidden/>
              </w:rPr>
              <w:fldChar w:fldCharType="begin"/>
            </w:r>
            <w:r w:rsidR="006D2C24">
              <w:rPr>
                <w:noProof/>
                <w:webHidden/>
              </w:rPr>
              <w:instrText xml:space="preserve"> PAGEREF _Toc515037808 \h </w:instrText>
            </w:r>
            <w:r>
              <w:rPr>
                <w:noProof/>
                <w:webHidden/>
              </w:rPr>
            </w:r>
            <w:r>
              <w:rPr>
                <w:noProof/>
                <w:webHidden/>
              </w:rPr>
              <w:fldChar w:fldCharType="separate"/>
            </w:r>
            <w:r w:rsidR="006D2C24">
              <w:rPr>
                <w:noProof/>
                <w:webHidden/>
              </w:rPr>
              <w:t>15</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809" w:history="1">
            <w:r w:rsidR="006D2C24" w:rsidRPr="00321A2C">
              <w:rPr>
                <w:rStyle w:val="Hyperlink"/>
                <w:noProof/>
              </w:rPr>
              <w:t>Python Virtual Machine</w:t>
            </w:r>
            <w:r w:rsidR="006D2C24">
              <w:rPr>
                <w:noProof/>
                <w:webHidden/>
              </w:rPr>
              <w:tab/>
            </w:r>
            <w:r>
              <w:rPr>
                <w:noProof/>
                <w:webHidden/>
              </w:rPr>
              <w:fldChar w:fldCharType="begin"/>
            </w:r>
            <w:r w:rsidR="006D2C24">
              <w:rPr>
                <w:noProof/>
                <w:webHidden/>
              </w:rPr>
              <w:instrText xml:space="preserve"> PAGEREF _Toc515037809 \h </w:instrText>
            </w:r>
            <w:r>
              <w:rPr>
                <w:noProof/>
                <w:webHidden/>
              </w:rPr>
            </w:r>
            <w:r>
              <w:rPr>
                <w:noProof/>
                <w:webHidden/>
              </w:rPr>
              <w:fldChar w:fldCharType="separate"/>
            </w:r>
            <w:r w:rsidR="006D2C24">
              <w:rPr>
                <w:noProof/>
                <w:webHidden/>
              </w:rPr>
              <w:t>16</w:t>
            </w:r>
            <w:r>
              <w:rPr>
                <w:noProof/>
                <w:webHidden/>
              </w:rPr>
              <w:fldChar w:fldCharType="end"/>
            </w:r>
          </w:hyperlink>
        </w:p>
        <w:p w:rsidR="006D2C24" w:rsidRDefault="0047219C">
          <w:pPr>
            <w:pStyle w:val="TOC20"/>
            <w:rPr>
              <w:rFonts w:asciiTheme="minorHAnsi" w:eastAsiaTheme="minorEastAsia" w:hAnsiTheme="minorHAnsi" w:cstheme="minorBidi"/>
              <w:noProof/>
              <w:kern w:val="0"/>
              <w:lang w:val="en-IN" w:eastAsia="en-IN"/>
            </w:rPr>
          </w:pPr>
          <w:hyperlink w:anchor="_Toc515037810" w:history="1">
            <w:r w:rsidR="006D2C24" w:rsidRPr="00321A2C">
              <w:rPr>
                <w:rStyle w:val="Hyperlink"/>
                <w:noProof/>
              </w:rPr>
              <w:t>Executing Steps in Python</w:t>
            </w:r>
            <w:r w:rsidR="006D2C24">
              <w:rPr>
                <w:noProof/>
                <w:webHidden/>
              </w:rPr>
              <w:tab/>
            </w:r>
            <w:r>
              <w:rPr>
                <w:noProof/>
                <w:webHidden/>
              </w:rPr>
              <w:fldChar w:fldCharType="begin"/>
            </w:r>
            <w:r w:rsidR="006D2C24">
              <w:rPr>
                <w:noProof/>
                <w:webHidden/>
              </w:rPr>
              <w:instrText xml:space="preserve"> PAGEREF _Toc515037810 \h </w:instrText>
            </w:r>
            <w:r>
              <w:rPr>
                <w:noProof/>
                <w:webHidden/>
              </w:rPr>
            </w:r>
            <w:r>
              <w:rPr>
                <w:noProof/>
                <w:webHidden/>
              </w:rPr>
              <w:fldChar w:fldCharType="separate"/>
            </w:r>
            <w:r w:rsidR="006D2C24">
              <w:rPr>
                <w:noProof/>
                <w:webHidden/>
              </w:rPr>
              <w:t>18</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811" w:history="1">
            <w:r w:rsidR="006D2C24" w:rsidRPr="00321A2C">
              <w:rPr>
                <w:rStyle w:val="Hyperlink"/>
                <w:noProof/>
              </w:rPr>
              <w:t>Using the Interactive Shell</w:t>
            </w:r>
            <w:r w:rsidR="006D2C24">
              <w:rPr>
                <w:noProof/>
                <w:webHidden/>
              </w:rPr>
              <w:tab/>
            </w:r>
            <w:r>
              <w:rPr>
                <w:noProof/>
                <w:webHidden/>
              </w:rPr>
              <w:fldChar w:fldCharType="begin"/>
            </w:r>
            <w:r w:rsidR="006D2C24">
              <w:rPr>
                <w:noProof/>
                <w:webHidden/>
              </w:rPr>
              <w:instrText xml:space="preserve"> PAGEREF _Toc515037811 \h </w:instrText>
            </w:r>
            <w:r>
              <w:rPr>
                <w:noProof/>
                <w:webHidden/>
              </w:rPr>
            </w:r>
            <w:r>
              <w:rPr>
                <w:noProof/>
                <w:webHidden/>
              </w:rPr>
              <w:fldChar w:fldCharType="separate"/>
            </w:r>
            <w:r w:rsidR="006D2C24">
              <w:rPr>
                <w:noProof/>
                <w:webHidden/>
              </w:rPr>
              <w:t>18</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812" w:history="1">
            <w:r w:rsidR="006D2C24" w:rsidRPr="00321A2C">
              <w:rPr>
                <w:rStyle w:val="Hyperlink"/>
                <w:noProof/>
              </w:rPr>
              <w:t>Using Executable or Script Files</w:t>
            </w:r>
            <w:r w:rsidR="006D2C24">
              <w:rPr>
                <w:noProof/>
                <w:webHidden/>
              </w:rPr>
              <w:tab/>
            </w:r>
            <w:r>
              <w:rPr>
                <w:noProof/>
                <w:webHidden/>
              </w:rPr>
              <w:fldChar w:fldCharType="begin"/>
            </w:r>
            <w:r w:rsidR="006D2C24">
              <w:rPr>
                <w:noProof/>
                <w:webHidden/>
              </w:rPr>
              <w:instrText xml:space="preserve"> PAGEREF _Toc515037812 \h </w:instrText>
            </w:r>
            <w:r>
              <w:rPr>
                <w:noProof/>
                <w:webHidden/>
              </w:rPr>
            </w:r>
            <w:r>
              <w:rPr>
                <w:noProof/>
                <w:webHidden/>
              </w:rPr>
              <w:fldChar w:fldCharType="separate"/>
            </w:r>
            <w:r w:rsidR="006D2C24">
              <w:rPr>
                <w:noProof/>
                <w:webHidden/>
              </w:rPr>
              <w:t>19</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813" w:history="1">
            <w:r w:rsidR="006D2C24" w:rsidRPr="00321A2C">
              <w:rPr>
                <w:rStyle w:val="Hyperlink"/>
                <w:noProof/>
              </w:rPr>
              <w:t>Using User Interface or IDE</w:t>
            </w:r>
            <w:r w:rsidR="006D2C24">
              <w:rPr>
                <w:noProof/>
                <w:webHidden/>
              </w:rPr>
              <w:tab/>
            </w:r>
            <w:r>
              <w:rPr>
                <w:noProof/>
                <w:webHidden/>
              </w:rPr>
              <w:fldChar w:fldCharType="begin"/>
            </w:r>
            <w:r w:rsidR="006D2C24">
              <w:rPr>
                <w:noProof/>
                <w:webHidden/>
              </w:rPr>
              <w:instrText xml:space="preserve"> PAGEREF _Toc515037813 \h </w:instrText>
            </w:r>
            <w:r>
              <w:rPr>
                <w:noProof/>
                <w:webHidden/>
              </w:rPr>
            </w:r>
            <w:r>
              <w:rPr>
                <w:noProof/>
                <w:webHidden/>
              </w:rPr>
              <w:fldChar w:fldCharType="separate"/>
            </w:r>
            <w:r w:rsidR="006D2C24">
              <w:rPr>
                <w:noProof/>
                <w:webHidden/>
              </w:rPr>
              <w:t>19</w:t>
            </w:r>
            <w:r>
              <w:rPr>
                <w:noProof/>
                <w:webHidden/>
              </w:rPr>
              <w:fldChar w:fldCharType="end"/>
            </w:r>
          </w:hyperlink>
        </w:p>
        <w:p w:rsidR="006D2C24" w:rsidRDefault="0047219C">
          <w:pPr>
            <w:pStyle w:val="TOC10"/>
            <w:rPr>
              <w:rFonts w:asciiTheme="minorHAnsi" w:eastAsiaTheme="minorEastAsia" w:hAnsiTheme="minorHAnsi" w:cstheme="minorBidi"/>
              <w:color w:val="auto"/>
              <w:kern w:val="0"/>
              <w:lang w:val="en-IN" w:eastAsia="en-IN"/>
            </w:rPr>
          </w:pPr>
          <w:hyperlink w:anchor="_Toc515037814" w:history="1">
            <w:r w:rsidR="006D2C24" w:rsidRPr="00321A2C">
              <w:rPr>
                <w:rStyle w:val="Hyperlink"/>
                <w:rFonts w:asciiTheme="majorHAnsi" w:hAnsiTheme="majorHAnsi"/>
              </w:rPr>
              <w:t>Chapter 03 – Getting Started with Python Programming</w:t>
            </w:r>
            <w:r w:rsidR="006D2C24">
              <w:rPr>
                <w:webHidden/>
              </w:rPr>
              <w:tab/>
            </w:r>
            <w:r>
              <w:rPr>
                <w:webHidden/>
              </w:rPr>
              <w:fldChar w:fldCharType="begin"/>
            </w:r>
            <w:r w:rsidR="006D2C24">
              <w:rPr>
                <w:webHidden/>
              </w:rPr>
              <w:instrText xml:space="preserve"> PAGEREF _Toc515037814 \h </w:instrText>
            </w:r>
            <w:r>
              <w:rPr>
                <w:webHidden/>
              </w:rPr>
            </w:r>
            <w:r>
              <w:rPr>
                <w:webHidden/>
              </w:rPr>
              <w:fldChar w:fldCharType="separate"/>
            </w:r>
            <w:r w:rsidR="006D2C24">
              <w:rPr>
                <w:webHidden/>
              </w:rPr>
              <w:t>31</w:t>
            </w:r>
            <w:r>
              <w:rPr>
                <w:webHidden/>
              </w:rPr>
              <w:fldChar w:fldCharType="end"/>
            </w:r>
          </w:hyperlink>
        </w:p>
        <w:p w:rsidR="006D2C24" w:rsidRDefault="0047219C">
          <w:pPr>
            <w:pStyle w:val="TOC20"/>
            <w:rPr>
              <w:rFonts w:asciiTheme="minorHAnsi" w:eastAsiaTheme="minorEastAsia" w:hAnsiTheme="minorHAnsi" w:cstheme="minorBidi"/>
              <w:noProof/>
              <w:kern w:val="0"/>
              <w:lang w:val="en-IN" w:eastAsia="en-IN"/>
            </w:rPr>
          </w:pPr>
          <w:hyperlink w:anchor="_Toc515037815" w:history="1">
            <w:r w:rsidR="006D2C24" w:rsidRPr="00321A2C">
              <w:rPr>
                <w:rStyle w:val="Hyperlink"/>
                <w:noProof/>
              </w:rPr>
              <w:t>Basic Syntax</w:t>
            </w:r>
            <w:r w:rsidR="006D2C24">
              <w:rPr>
                <w:noProof/>
                <w:webHidden/>
              </w:rPr>
              <w:tab/>
            </w:r>
            <w:r>
              <w:rPr>
                <w:noProof/>
                <w:webHidden/>
              </w:rPr>
              <w:fldChar w:fldCharType="begin"/>
            </w:r>
            <w:r w:rsidR="006D2C24">
              <w:rPr>
                <w:noProof/>
                <w:webHidden/>
              </w:rPr>
              <w:instrText xml:space="preserve"> PAGEREF _Toc515037815 \h </w:instrText>
            </w:r>
            <w:r>
              <w:rPr>
                <w:noProof/>
                <w:webHidden/>
              </w:rPr>
            </w:r>
            <w:r>
              <w:rPr>
                <w:noProof/>
                <w:webHidden/>
              </w:rPr>
              <w:fldChar w:fldCharType="separate"/>
            </w:r>
            <w:r w:rsidR="006D2C24">
              <w:rPr>
                <w:noProof/>
                <w:webHidden/>
              </w:rPr>
              <w:t>31</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816" w:history="1">
            <w:r w:rsidR="006D2C24" w:rsidRPr="00321A2C">
              <w:rPr>
                <w:rStyle w:val="Hyperlink"/>
                <w:noProof/>
              </w:rPr>
              <w:t>Python Identifier</w:t>
            </w:r>
            <w:r w:rsidR="006D2C24">
              <w:rPr>
                <w:noProof/>
                <w:webHidden/>
              </w:rPr>
              <w:tab/>
            </w:r>
            <w:r>
              <w:rPr>
                <w:noProof/>
                <w:webHidden/>
              </w:rPr>
              <w:fldChar w:fldCharType="begin"/>
            </w:r>
            <w:r w:rsidR="006D2C24">
              <w:rPr>
                <w:noProof/>
                <w:webHidden/>
              </w:rPr>
              <w:instrText xml:space="preserve"> PAGEREF _Toc515037816 \h </w:instrText>
            </w:r>
            <w:r>
              <w:rPr>
                <w:noProof/>
                <w:webHidden/>
              </w:rPr>
            </w:r>
            <w:r>
              <w:rPr>
                <w:noProof/>
                <w:webHidden/>
              </w:rPr>
              <w:fldChar w:fldCharType="separate"/>
            </w:r>
            <w:r w:rsidR="006D2C24">
              <w:rPr>
                <w:noProof/>
                <w:webHidden/>
              </w:rPr>
              <w:t>31</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817" w:history="1">
            <w:r w:rsidR="006D2C24" w:rsidRPr="00321A2C">
              <w:rPr>
                <w:rStyle w:val="Hyperlink"/>
                <w:noProof/>
              </w:rPr>
              <w:t>Python Keywords</w:t>
            </w:r>
            <w:r w:rsidR="006D2C24">
              <w:rPr>
                <w:noProof/>
                <w:webHidden/>
              </w:rPr>
              <w:tab/>
            </w:r>
            <w:r>
              <w:rPr>
                <w:noProof/>
                <w:webHidden/>
              </w:rPr>
              <w:fldChar w:fldCharType="begin"/>
            </w:r>
            <w:r w:rsidR="006D2C24">
              <w:rPr>
                <w:noProof/>
                <w:webHidden/>
              </w:rPr>
              <w:instrText xml:space="preserve"> PAGEREF _Toc515037817 \h </w:instrText>
            </w:r>
            <w:r>
              <w:rPr>
                <w:noProof/>
                <w:webHidden/>
              </w:rPr>
            </w:r>
            <w:r>
              <w:rPr>
                <w:noProof/>
                <w:webHidden/>
              </w:rPr>
              <w:fldChar w:fldCharType="separate"/>
            </w:r>
            <w:r w:rsidR="006D2C24">
              <w:rPr>
                <w:noProof/>
                <w:webHidden/>
              </w:rPr>
              <w:t>31</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818" w:history="1">
            <w:r w:rsidR="006D2C24" w:rsidRPr="00321A2C">
              <w:rPr>
                <w:rStyle w:val="Hyperlink"/>
                <w:noProof/>
              </w:rPr>
              <w:t>Lines and Multi-line Statements</w:t>
            </w:r>
            <w:r w:rsidR="006D2C24">
              <w:rPr>
                <w:noProof/>
                <w:webHidden/>
              </w:rPr>
              <w:tab/>
            </w:r>
            <w:r>
              <w:rPr>
                <w:noProof/>
                <w:webHidden/>
              </w:rPr>
              <w:fldChar w:fldCharType="begin"/>
            </w:r>
            <w:r w:rsidR="006D2C24">
              <w:rPr>
                <w:noProof/>
                <w:webHidden/>
              </w:rPr>
              <w:instrText xml:space="preserve"> PAGEREF _Toc515037818 \h </w:instrText>
            </w:r>
            <w:r>
              <w:rPr>
                <w:noProof/>
                <w:webHidden/>
              </w:rPr>
            </w:r>
            <w:r>
              <w:rPr>
                <w:noProof/>
                <w:webHidden/>
              </w:rPr>
              <w:fldChar w:fldCharType="separate"/>
            </w:r>
            <w:r w:rsidR="006D2C24">
              <w:rPr>
                <w:noProof/>
                <w:webHidden/>
              </w:rPr>
              <w:t>32</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819" w:history="1">
            <w:r w:rsidR="006D2C24" w:rsidRPr="00321A2C">
              <w:rPr>
                <w:rStyle w:val="Hyperlink"/>
                <w:noProof/>
              </w:rPr>
              <w:t>Comments</w:t>
            </w:r>
            <w:r w:rsidR="006D2C24">
              <w:rPr>
                <w:noProof/>
                <w:webHidden/>
              </w:rPr>
              <w:tab/>
            </w:r>
            <w:r>
              <w:rPr>
                <w:noProof/>
                <w:webHidden/>
              </w:rPr>
              <w:fldChar w:fldCharType="begin"/>
            </w:r>
            <w:r w:rsidR="006D2C24">
              <w:rPr>
                <w:noProof/>
                <w:webHidden/>
              </w:rPr>
              <w:instrText xml:space="preserve"> PAGEREF _Toc515037819 \h </w:instrText>
            </w:r>
            <w:r>
              <w:rPr>
                <w:noProof/>
                <w:webHidden/>
              </w:rPr>
            </w:r>
            <w:r>
              <w:rPr>
                <w:noProof/>
                <w:webHidden/>
              </w:rPr>
              <w:fldChar w:fldCharType="separate"/>
            </w:r>
            <w:r w:rsidR="006D2C24">
              <w:rPr>
                <w:noProof/>
                <w:webHidden/>
              </w:rPr>
              <w:t>33</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820" w:history="1">
            <w:r w:rsidR="006D2C24" w:rsidRPr="00321A2C">
              <w:rPr>
                <w:rStyle w:val="Hyperlink"/>
                <w:noProof/>
              </w:rPr>
              <w:t>Blocks</w:t>
            </w:r>
            <w:r w:rsidR="006D2C24">
              <w:rPr>
                <w:noProof/>
                <w:webHidden/>
              </w:rPr>
              <w:tab/>
            </w:r>
            <w:r>
              <w:rPr>
                <w:noProof/>
                <w:webHidden/>
              </w:rPr>
              <w:fldChar w:fldCharType="begin"/>
            </w:r>
            <w:r w:rsidR="006D2C24">
              <w:rPr>
                <w:noProof/>
                <w:webHidden/>
              </w:rPr>
              <w:instrText xml:space="preserve"> PAGEREF _Toc515037820 \h </w:instrText>
            </w:r>
            <w:r>
              <w:rPr>
                <w:noProof/>
                <w:webHidden/>
              </w:rPr>
            </w:r>
            <w:r>
              <w:rPr>
                <w:noProof/>
                <w:webHidden/>
              </w:rPr>
              <w:fldChar w:fldCharType="separate"/>
            </w:r>
            <w:r w:rsidR="006D2C24">
              <w:rPr>
                <w:noProof/>
                <w:webHidden/>
              </w:rPr>
              <w:t>33</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821" w:history="1">
            <w:r w:rsidR="006D2C24" w:rsidRPr="00321A2C">
              <w:rPr>
                <w:rStyle w:val="Hyperlink"/>
                <w:noProof/>
              </w:rPr>
              <w:t>Indentation</w:t>
            </w:r>
            <w:r w:rsidR="006D2C24">
              <w:rPr>
                <w:noProof/>
                <w:webHidden/>
              </w:rPr>
              <w:tab/>
            </w:r>
            <w:r>
              <w:rPr>
                <w:noProof/>
                <w:webHidden/>
              </w:rPr>
              <w:fldChar w:fldCharType="begin"/>
            </w:r>
            <w:r w:rsidR="006D2C24">
              <w:rPr>
                <w:noProof/>
                <w:webHidden/>
              </w:rPr>
              <w:instrText xml:space="preserve"> PAGEREF _Toc515037821 \h </w:instrText>
            </w:r>
            <w:r>
              <w:rPr>
                <w:noProof/>
                <w:webHidden/>
              </w:rPr>
            </w:r>
            <w:r>
              <w:rPr>
                <w:noProof/>
                <w:webHidden/>
              </w:rPr>
              <w:fldChar w:fldCharType="separate"/>
            </w:r>
            <w:r w:rsidR="006D2C24">
              <w:rPr>
                <w:noProof/>
                <w:webHidden/>
              </w:rPr>
              <w:t>34</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822" w:history="1">
            <w:r w:rsidR="006D2C24" w:rsidRPr="00321A2C">
              <w:rPr>
                <w:rStyle w:val="Hyperlink"/>
                <w:noProof/>
              </w:rPr>
              <w:t>Quotations</w:t>
            </w:r>
            <w:r w:rsidR="006D2C24">
              <w:rPr>
                <w:noProof/>
                <w:webHidden/>
              </w:rPr>
              <w:tab/>
            </w:r>
            <w:r>
              <w:rPr>
                <w:noProof/>
                <w:webHidden/>
              </w:rPr>
              <w:fldChar w:fldCharType="begin"/>
            </w:r>
            <w:r w:rsidR="006D2C24">
              <w:rPr>
                <w:noProof/>
                <w:webHidden/>
              </w:rPr>
              <w:instrText xml:space="preserve"> PAGEREF _Toc515037822 \h </w:instrText>
            </w:r>
            <w:r>
              <w:rPr>
                <w:noProof/>
                <w:webHidden/>
              </w:rPr>
            </w:r>
            <w:r>
              <w:rPr>
                <w:noProof/>
                <w:webHidden/>
              </w:rPr>
              <w:fldChar w:fldCharType="separate"/>
            </w:r>
            <w:r w:rsidR="006D2C24">
              <w:rPr>
                <w:noProof/>
                <w:webHidden/>
              </w:rPr>
              <w:t>34</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823" w:history="1">
            <w:r w:rsidR="006D2C24" w:rsidRPr="00321A2C">
              <w:rPr>
                <w:rStyle w:val="Hyperlink"/>
                <w:noProof/>
              </w:rPr>
              <w:t>Expressions</w:t>
            </w:r>
            <w:r w:rsidR="006D2C24">
              <w:rPr>
                <w:noProof/>
                <w:webHidden/>
              </w:rPr>
              <w:tab/>
            </w:r>
            <w:r>
              <w:rPr>
                <w:noProof/>
                <w:webHidden/>
              </w:rPr>
              <w:fldChar w:fldCharType="begin"/>
            </w:r>
            <w:r w:rsidR="006D2C24">
              <w:rPr>
                <w:noProof/>
                <w:webHidden/>
              </w:rPr>
              <w:instrText xml:space="preserve"> PAGEREF _Toc515037823 \h </w:instrText>
            </w:r>
            <w:r>
              <w:rPr>
                <w:noProof/>
                <w:webHidden/>
              </w:rPr>
            </w:r>
            <w:r>
              <w:rPr>
                <w:noProof/>
                <w:webHidden/>
              </w:rPr>
              <w:fldChar w:fldCharType="separate"/>
            </w:r>
            <w:r w:rsidR="006D2C24">
              <w:rPr>
                <w:noProof/>
                <w:webHidden/>
              </w:rPr>
              <w:t>35</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824" w:history="1">
            <w:r w:rsidR="006D2C24" w:rsidRPr="00321A2C">
              <w:rPr>
                <w:rStyle w:val="Hyperlink"/>
                <w:noProof/>
              </w:rPr>
              <w:t>Types of Errors</w:t>
            </w:r>
            <w:r w:rsidR="006D2C24">
              <w:rPr>
                <w:noProof/>
                <w:webHidden/>
              </w:rPr>
              <w:tab/>
            </w:r>
            <w:r>
              <w:rPr>
                <w:noProof/>
                <w:webHidden/>
              </w:rPr>
              <w:fldChar w:fldCharType="begin"/>
            </w:r>
            <w:r w:rsidR="006D2C24">
              <w:rPr>
                <w:noProof/>
                <w:webHidden/>
              </w:rPr>
              <w:instrText xml:space="preserve"> PAGEREF _Toc515037824 \h </w:instrText>
            </w:r>
            <w:r>
              <w:rPr>
                <w:noProof/>
                <w:webHidden/>
              </w:rPr>
            </w:r>
            <w:r>
              <w:rPr>
                <w:noProof/>
                <w:webHidden/>
              </w:rPr>
              <w:fldChar w:fldCharType="separate"/>
            </w:r>
            <w:r w:rsidR="006D2C24">
              <w:rPr>
                <w:noProof/>
                <w:webHidden/>
              </w:rPr>
              <w:t>35</w:t>
            </w:r>
            <w:r>
              <w:rPr>
                <w:noProof/>
                <w:webHidden/>
              </w:rPr>
              <w:fldChar w:fldCharType="end"/>
            </w:r>
          </w:hyperlink>
        </w:p>
        <w:p w:rsidR="006D2C24" w:rsidRDefault="0047219C">
          <w:pPr>
            <w:pStyle w:val="TOC20"/>
            <w:rPr>
              <w:rFonts w:asciiTheme="minorHAnsi" w:eastAsiaTheme="minorEastAsia" w:hAnsiTheme="minorHAnsi" w:cstheme="minorBidi"/>
              <w:noProof/>
              <w:kern w:val="0"/>
              <w:lang w:val="en-IN" w:eastAsia="en-IN"/>
            </w:rPr>
          </w:pPr>
          <w:hyperlink w:anchor="_Toc515037825" w:history="1">
            <w:r w:rsidR="006D2C24" w:rsidRPr="00321A2C">
              <w:rPr>
                <w:rStyle w:val="Hyperlink"/>
                <w:noProof/>
              </w:rPr>
              <w:t>Operators</w:t>
            </w:r>
            <w:r w:rsidR="006D2C24">
              <w:rPr>
                <w:noProof/>
                <w:webHidden/>
              </w:rPr>
              <w:tab/>
            </w:r>
            <w:r>
              <w:rPr>
                <w:noProof/>
                <w:webHidden/>
              </w:rPr>
              <w:fldChar w:fldCharType="begin"/>
            </w:r>
            <w:r w:rsidR="006D2C24">
              <w:rPr>
                <w:noProof/>
                <w:webHidden/>
              </w:rPr>
              <w:instrText xml:space="preserve"> PAGEREF _Toc515037825 \h </w:instrText>
            </w:r>
            <w:r>
              <w:rPr>
                <w:noProof/>
                <w:webHidden/>
              </w:rPr>
            </w:r>
            <w:r>
              <w:rPr>
                <w:noProof/>
                <w:webHidden/>
              </w:rPr>
              <w:fldChar w:fldCharType="separate"/>
            </w:r>
            <w:r w:rsidR="006D2C24">
              <w:rPr>
                <w:noProof/>
                <w:webHidden/>
              </w:rPr>
              <w:t>37</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826" w:history="1">
            <w:r w:rsidR="006D2C24" w:rsidRPr="00321A2C">
              <w:rPr>
                <w:rStyle w:val="Hyperlink"/>
                <w:noProof/>
              </w:rPr>
              <w:t>Arithmetic Operators</w:t>
            </w:r>
            <w:r w:rsidR="006D2C24">
              <w:rPr>
                <w:noProof/>
                <w:webHidden/>
              </w:rPr>
              <w:tab/>
            </w:r>
            <w:r>
              <w:rPr>
                <w:noProof/>
                <w:webHidden/>
              </w:rPr>
              <w:fldChar w:fldCharType="begin"/>
            </w:r>
            <w:r w:rsidR="006D2C24">
              <w:rPr>
                <w:noProof/>
                <w:webHidden/>
              </w:rPr>
              <w:instrText xml:space="preserve"> PAGEREF _Toc515037826 \h </w:instrText>
            </w:r>
            <w:r>
              <w:rPr>
                <w:noProof/>
                <w:webHidden/>
              </w:rPr>
            </w:r>
            <w:r>
              <w:rPr>
                <w:noProof/>
                <w:webHidden/>
              </w:rPr>
              <w:fldChar w:fldCharType="separate"/>
            </w:r>
            <w:r w:rsidR="006D2C24">
              <w:rPr>
                <w:noProof/>
                <w:webHidden/>
              </w:rPr>
              <w:t>37</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827" w:history="1">
            <w:r w:rsidR="006D2C24" w:rsidRPr="00321A2C">
              <w:rPr>
                <w:rStyle w:val="Hyperlink"/>
                <w:noProof/>
              </w:rPr>
              <w:t>Relational/Conditional Operators</w:t>
            </w:r>
            <w:r w:rsidR="006D2C24">
              <w:rPr>
                <w:noProof/>
                <w:webHidden/>
              </w:rPr>
              <w:tab/>
            </w:r>
            <w:r>
              <w:rPr>
                <w:noProof/>
                <w:webHidden/>
              </w:rPr>
              <w:fldChar w:fldCharType="begin"/>
            </w:r>
            <w:r w:rsidR="006D2C24">
              <w:rPr>
                <w:noProof/>
                <w:webHidden/>
              </w:rPr>
              <w:instrText xml:space="preserve"> PAGEREF _Toc515037827 \h </w:instrText>
            </w:r>
            <w:r>
              <w:rPr>
                <w:noProof/>
                <w:webHidden/>
              </w:rPr>
            </w:r>
            <w:r>
              <w:rPr>
                <w:noProof/>
                <w:webHidden/>
              </w:rPr>
              <w:fldChar w:fldCharType="separate"/>
            </w:r>
            <w:r w:rsidR="006D2C24">
              <w:rPr>
                <w:noProof/>
                <w:webHidden/>
              </w:rPr>
              <w:t>37</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828" w:history="1">
            <w:r w:rsidR="006D2C24" w:rsidRPr="00321A2C">
              <w:rPr>
                <w:rStyle w:val="Hyperlink"/>
                <w:noProof/>
              </w:rPr>
              <w:t>Logical Operators</w:t>
            </w:r>
            <w:r w:rsidR="006D2C24">
              <w:rPr>
                <w:noProof/>
                <w:webHidden/>
              </w:rPr>
              <w:tab/>
            </w:r>
            <w:r>
              <w:rPr>
                <w:noProof/>
                <w:webHidden/>
              </w:rPr>
              <w:fldChar w:fldCharType="begin"/>
            </w:r>
            <w:r w:rsidR="006D2C24">
              <w:rPr>
                <w:noProof/>
                <w:webHidden/>
              </w:rPr>
              <w:instrText xml:space="preserve"> PAGEREF _Toc515037828 \h </w:instrText>
            </w:r>
            <w:r>
              <w:rPr>
                <w:noProof/>
                <w:webHidden/>
              </w:rPr>
            </w:r>
            <w:r>
              <w:rPr>
                <w:noProof/>
                <w:webHidden/>
              </w:rPr>
              <w:fldChar w:fldCharType="separate"/>
            </w:r>
            <w:r w:rsidR="006D2C24">
              <w:rPr>
                <w:noProof/>
                <w:webHidden/>
              </w:rPr>
              <w:t>38</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829" w:history="1">
            <w:r w:rsidR="006D2C24" w:rsidRPr="00321A2C">
              <w:rPr>
                <w:rStyle w:val="Hyperlink"/>
                <w:noProof/>
              </w:rPr>
              <w:t>Bitwise Operators</w:t>
            </w:r>
            <w:r w:rsidR="006D2C24">
              <w:rPr>
                <w:noProof/>
                <w:webHidden/>
              </w:rPr>
              <w:tab/>
            </w:r>
            <w:r>
              <w:rPr>
                <w:noProof/>
                <w:webHidden/>
              </w:rPr>
              <w:fldChar w:fldCharType="begin"/>
            </w:r>
            <w:r w:rsidR="006D2C24">
              <w:rPr>
                <w:noProof/>
                <w:webHidden/>
              </w:rPr>
              <w:instrText xml:space="preserve"> PAGEREF _Toc515037829 \h </w:instrText>
            </w:r>
            <w:r>
              <w:rPr>
                <w:noProof/>
                <w:webHidden/>
              </w:rPr>
            </w:r>
            <w:r>
              <w:rPr>
                <w:noProof/>
                <w:webHidden/>
              </w:rPr>
              <w:fldChar w:fldCharType="separate"/>
            </w:r>
            <w:r w:rsidR="006D2C24">
              <w:rPr>
                <w:noProof/>
                <w:webHidden/>
              </w:rPr>
              <w:t>38</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830" w:history="1">
            <w:r w:rsidR="006D2C24" w:rsidRPr="00321A2C">
              <w:rPr>
                <w:rStyle w:val="Hyperlink"/>
                <w:noProof/>
              </w:rPr>
              <w:t>Assignment Operators</w:t>
            </w:r>
            <w:r w:rsidR="006D2C24">
              <w:rPr>
                <w:noProof/>
                <w:webHidden/>
              </w:rPr>
              <w:tab/>
            </w:r>
            <w:r>
              <w:rPr>
                <w:noProof/>
                <w:webHidden/>
              </w:rPr>
              <w:fldChar w:fldCharType="begin"/>
            </w:r>
            <w:r w:rsidR="006D2C24">
              <w:rPr>
                <w:noProof/>
                <w:webHidden/>
              </w:rPr>
              <w:instrText xml:space="preserve"> PAGEREF _Toc515037830 \h </w:instrText>
            </w:r>
            <w:r>
              <w:rPr>
                <w:noProof/>
                <w:webHidden/>
              </w:rPr>
            </w:r>
            <w:r>
              <w:rPr>
                <w:noProof/>
                <w:webHidden/>
              </w:rPr>
              <w:fldChar w:fldCharType="separate"/>
            </w:r>
            <w:r w:rsidR="006D2C24">
              <w:rPr>
                <w:noProof/>
                <w:webHidden/>
              </w:rPr>
              <w:t>39</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831" w:history="1">
            <w:r w:rsidR="006D2C24" w:rsidRPr="00321A2C">
              <w:rPr>
                <w:rStyle w:val="Hyperlink"/>
                <w:noProof/>
              </w:rPr>
              <w:t>Identity Operators</w:t>
            </w:r>
            <w:r w:rsidR="006D2C24">
              <w:rPr>
                <w:noProof/>
                <w:webHidden/>
              </w:rPr>
              <w:tab/>
            </w:r>
            <w:r>
              <w:rPr>
                <w:noProof/>
                <w:webHidden/>
              </w:rPr>
              <w:fldChar w:fldCharType="begin"/>
            </w:r>
            <w:r w:rsidR="006D2C24">
              <w:rPr>
                <w:noProof/>
                <w:webHidden/>
              </w:rPr>
              <w:instrText xml:space="preserve"> PAGEREF _Toc515037831 \h </w:instrText>
            </w:r>
            <w:r>
              <w:rPr>
                <w:noProof/>
                <w:webHidden/>
              </w:rPr>
            </w:r>
            <w:r>
              <w:rPr>
                <w:noProof/>
                <w:webHidden/>
              </w:rPr>
              <w:fldChar w:fldCharType="separate"/>
            </w:r>
            <w:r w:rsidR="006D2C24">
              <w:rPr>
                <w:noProof/>
                <w:webHidden/>
              </w:rPr>
              <w:t>40</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832" w:history="1">
            <w:r w:rsidR="006D2C24" w:rsidRPr="00321A2C">
              <w:rPr>
                <w:rStyle w:val="Hyperlink"/>
                <w:noProof/>
              </w:rPr>
              <w:t>Membership Operators</w:t>
            </w:r>
            <w:r w:rsidR="006D2C24">
              <w:rPr>
                <w:noProof/>
                <w:webHidden/>
              </w:rPr>
              <w:tab/>
            </w:r>
            <w:r>
              <w:rPr>
                <w:noProof/>
                <w:webHidden/>
              </w:rPr>
              <w:fldChar w:fldCharType="begin"/>
            </w:r>
            <w:r w:rsidR="006D2C24">
              <w:rPr>
                <w:noProof/>
                <w:webHidden/>
              </w:rPr>
              <w:instrText xml:space="preserve"> PAGEREF _Toc515037832 \h </w:instrText>
            </w:r>
            <w:r>
              <w:rPr>
                <w:noProof/>
                <w:webHidden/>
              </w:rPr>
            </w:r>
            <w:r>
              <w:rPr>
                <w:noProof/>
                <w:webHidden/>
              </w:rPr>
              <w:fldChar w:fldCharType="separate"/>
            </w:r>
            <w:r w:rsidR="006D2C24">
              <w:rPr>
                <w:noProof/>
                <w:webHidden/>
              </w:rPr>
              <w:t>40</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833" w:history="1">
            <w:r w:rsidR="006D2C24" w:rsidRPr="00321A2C">
              <w:rPr>
                <w:rStyle w:val="Hyperlink"/>
                <w:noProof/>
              </w:rPr>
              <w:t>Operator Precedence and Associativity</w:t>
            </w:r>
            <w:r w:rsidR="006D2C24">
              <w:rPr>
                <w:noProof/>
                <w:webHidden/>
              </w:rPr>
              <w:tab/>
            </w:r>
            <w:r>
              <w:rPr>
                <w:noProof/>
                <w:webHidden/>
              </w:rPr>
              <w:fldChar w:fldCharType="begin"/>
            </w:r>
            <w:r w:rsidR="006D2C24">
              <w:rPr>
                <w:noProof/>
                <w:webHidden/>
              </w:rPr>
              <w:instrText xml:space="preserve"> PAGEREF _Toc515037833 \h </w:instrText>
            </w:r>
            <w:r>
              <w:rPr>
                <w:noProof/>
                <w:webHidden/>
              </w:rPr>
            </w:r>
            <w:r>
              <w:rPr>
                <w:noProof/>
                <w:webHidden/>
              </w:rPr>
              <w:fldChar w:fldCharType="separate"/>
            </w:r>
            <w:r w:rsidR="006D2C24">
              <w:rPr>
                <w:noProof/>
                <w:webHidden/>
              </w:rPr>
              <w:t>41</w:t>
            </w:r>
            <w:r>
              <w:rPr>
                <w:noProof/>
                <w:webHidden/>
              </w:rPr>
              <w:fldChar w:fldCharType="end"/>
            </w:r>
          </w:hyperlink>
        </w:p>
        <w:p w:rsidR="006D2C24" w:rsidRDefault="0047219C">
          <w:pPr>
            <w:pStyle w:val="TOC10"/>
            <w:rPr>
              <w:rFonts w:asciiTheme="minorHAnsi" w:eastAsiaTheme="minorEastAsia" w:hAnsiTheme="minorHAnsi" w:cstheme="minorBidi"/>
              <w:color w:val="auto"/>
              <w:kern w:val="0"/>
              <w:lang w:val="en-IN" w:eastAsia="en-IN"/>
            </w:rPr>
          </w:pPr>
          <w:hyperlink w:anchor="_Toc515037834" w:history="1">
            <w:r w:rsidR="006D2C24" w:rsidRPr="00321A2C">
              <w:rPr>
                <w:rStyle w:val="Hyperlink"/>
                <w:rFonts w:asciiTheme="majorHAnsi" w:hAnsiTheme="majorHAnsi"/>
              </w:rPr>
              <w:t>Chapter 04 – Conditions and Loops</w:t>
            </w:r>
            <w:r w:rsidR="006D2C24">
              <w:rPr>
                <w:webHidden/>
              </w:rPr>
              <w:tab/>
            </w:r>
            <w:r>
              <w:rPr>
                <w:webHidden/>
              </w:rPr>
              <w:fldChar w:fldCharType="begin"/>
            </w:r>
            <w:r w:rsidR="006D2C24">
              <w:rPr>
                <w:webHidden/>
              </w:rPr>
              <w:instrText xml:space="preserve"> PAGEREF _Toc515037834 \h </w:instrText>
            </w:r>
            <w:r>
              <w:rPr>
                <w:webHidden/>
              </w:rPr>
            </w:r>
            <w:r>
              <w:rPr>
                <w:webHidden/>
              </w:rPr>
              <w:fldChar w:fldCharType="separate"/>
            </w:r>
            <w:r w:rsidR="006D2C24">
              <w:rPr>
                <w:webHidden/>
              </w:rPr>
              <w:t>42</w:t>
            </w:r>
            <w:r>
              <w:rPr>
                <w:webHidden/>
              </w:rPr>
              <w:fldChar w:fldCharType="end"/>
            </w:r>
          </w:hyperlink>
        </w:p>
        <w:p w:rsidR="006D2C24" w:rsidRDefault="0047219C">
          <w:pPr>
            <w:pStyle w:val="TOC20"/>
            <w:rPr>
              <w:rFonts w:asciiTheme="minorHAnsi" w:eastAsiaTheme="minorEastAsia" w:hAnsiTheme="minorHAnsi" w:cstheme="minorBidi"/>
              <w:noProof/>
              <w:kern w:val="0"/>
              <w:lang w:val="en-IN" w:eastAsia="en-IN"/>
            </w:rPr>
          </w:pPr>
          <w:hyperlink w:anchor="_Toc515037835" w:history="1">
            <w:r w:rsidR="006D2C24" w:rsidRPr="00321A2C">
              <w:rPr>
                <w:rStyle w:val="Hyperlink"/>
                <w:noProof/>
              </w:rPr>
              <w:t>Conditions</w:t>
            </w:r>
            <w:r w:rsidR="006D2C24">
              <w:rPr>
                <w:noProof/>
                <w:webHidden/>
              </w:rPr>
              <w:tab/>
            </w:r>
            <w:r>
              <w:rPr>
                <w:noProof/>
                <w:webHidden/>
              </w:rPr>
              <w:fldChar w:fldCharType="begin"/>
            </w:r>
            <w:r w:rsidR="006D2C24">
              <w:rPr>
                <w:noProof/>
                <w:webHidden/>
              </w:rPr>
              <w:instrText xml:space="preserve"> PAGEREF _Toc515037835 \h </w:instrText>
            </w:r>
            <w:r>
              <w:rPr>
                <w:noProof/>
                <w:webHidden/>
              </w:rPr>
            </w:r>
            <w:r>
              <w:rPr>
                <w:noProof/>
                <w:webHidden/>
              </w:rPr>
              <w:fldChar w:fldCharType="separate"/>
            </w:r>
            <w:r w:rsidR="006D2C24">
              <w:rPr>
                <w:noProof/>
                <w:webHidden/>
              </w:rPr>
              <w:t>42</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836" w:history="1">
            <w:r w:rsidR="006D2C24" w:rsidRPr="00321A2C">
              <w:rPr>
                <w:rStyle w:val="Hyperlink"/>
                <w:noProof/>
              </w:rPr>
              <w:t xml:space="preserve">The </w:t>
            </w:r>
            <w:r w:rsidR="006D2C24" w:rsidRPr="00321A2C">
              <w:rPr>
                <w:rStyle w:val="Hyperlink"/>
                <w:rFonts w:cs="Courier New"/>
                <w:noProof/>
              </w:rPr>
              <w:t xml:space="preserve">Simple </w:t>
            </w:r>
            <w:r w:rsidR="006D2C24" w:rsidRPr="00321A2C">
              <w:rPr>
                <w:rStyle w:val="Hyperlink"/>
                <w:rFonts w:ascii="Courier New" w:hAnsi="Courier New" w:cs="Courier New"/>
                <w:noProof/>
              </w:rPr>
              <w:t>if</w:t>
            </w:r>
            <w:r w:rsidR="006D2C24" w:rsidRPr="00321A2C">
              <w:rPr>
                <w:rStyle w:val="Hyperlink"/>
                <w:noProof/>
              </w:rPr>
              <w:t xml:space="preserve"> Statement</w:t>
            </w:r>
            <w:r w:rsidR="006D2C24">
              <w:rPr>
                <w:noProof/>
                <w:webHidden/>
              </w:rPr>
              <w:tab/>
            </w:r>
            <w:r>
              <w:rPr>
                <w:noProof/>
                <w:webHidden/>
              </w:rPr>
              <w:fldChar w:fldCharType="begin"/>
            </w:r>
            <w:r w:rsidR="006D2C24">
              <w:rPr>
                <w:noProof/>
                <w:webHidden/>
              </w:rPr>
              <w:instrText xml:space="preserve"> PAGEREF _Toc515037836 \h </w:instrText>
            </w:r>
            <w:r>
              <w:rPr>
                <w:noProof/>
                <w:webHidden/>
              </w:rPr>
            </w:r>
            <w:r>
              <w:rPr>
                <w:noProof/>
                <w:webHidden/>
              </w:rPr>
              <w:fldChar w:fldCharType="separate"/>
            </w:r>
            <w:r w:rsidR="006D2C24">
              <w:rPr>
                <w:noProof/>
                <w:webHidden/>
              </w:rPr>
              <w:t>42</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837" w:history="1">
            <w:r w:rsidR="006D2C24" w:rsidRPr="00321A2C">
              <w:rPr>
                <w:rStyle w:val="Hyperlink"/>
                <w:noProof/>
              </w:rPr>
              <w:t xml:space="preserve">The </w:t>
            </w:r>
            <w:r w:rsidR="006D2C24" w:rsidRPr="00321A2C">
              <w:rPr>
                <w:rStyle w:val="Hyperlink"/>
                <w:rFonts w:ascii="Courier New" w:hAnsi="Courier New" w:cs="Courier New"/>
                <w:noProof/>
              </w:rPr>
              <w:t>if else</w:t>
            </w:r>
            <w:r w:rsidR="006D2C24" w:rsidRPr="00321A2C">
              <w:rPr>
                <w:rStyle w:val="Hyperlink"/>
                <w:noProof/>
              </w:rPr>
              <w:t xml:space="preserve"> Statement</w:t>
            </w:r>
            <w:r w:rsidR="006D2C24">
              <w:rPr>
                <w:noProof/>
                <w:webHidden/>
              </w:rPr>
              <w:tab/>
            </w:r>
            <w:r>
              <w:rPr>
                <w:noProof/>
                <w:webHidden/>
              </w:rPr>
              <w:fldChar w:fldCharType="begin"/>
            </w:r>
            <w:r w:rsidR="006D2C24">
              <w:rPr>
                <w:noProof/>
                <w:webHidden/>
              </w:rPr>
              <w:instrText xml:space="preserve"> PAGEREF _Toc515037837 \h </w:instrText>
            </w:r>
            <w:r>
              <w:rPr>
                <w:noProof/>
                <w:webHidden/>
              </w:rPr>
            </w:r>
            <w:r>
              <w:rPr>
                <w:noProof/>
                <w:webHidden/>
              </w:rPr>
              <w:fldChar w:fldCharType="separate"/>
            </w:r>
            <w:r w:rsidR="006D2C24">
              <w:rPr>
                <w:noProof/>
                <w:webHidden/>
              </w:rPr>
              <w:t>42</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838" w:history="1">
            <w:r w:rsidR="006D2C24" w:rsidRPr="00321A2C">
              <w:rPr>
                <w:rStyle w:val="Hyperlink"/>
                <w:noProof/>
              </w:rPr>
              <w:t xml:space="preserve">The </w:t>
            </w:r>
            <w:r w:rsidR="006D2C24" w:rsidRPr="00321A2C">
              <w:rPr>
                <w:rStyle w:val="Hyperlink"/>
                <w:rFonts w:ascii="Courier New" w:hAnsi="Courier New" w:cs="Courier New"/>
                <w:noProof/>
              </w:rPr>
              <w:t>elif</w:t>
            </w:r>
            <w:r w:rsidR="006D2C24" w:rsidRPr="00321A2C">
              <w:rPr>
                <w:rStyle w:val="Hyperlink"/>
                <w:noProof/>
              </w:rPr>
              <w:t xml:space="preserve"> Statement</w:t>
            </w:r>
            <w:r w:rsidR="006D2C24">
              <w:rPr>
                <w:noProof/>
                <w:webHidden/>
              </w:rPr>
              <w:tab/>
            </w:r>
            <w:r>
              <w:rPr>
                <w:noProof/>
                <w:webHidden/>
              </w:rPr>
              <w:fldChar w:fldCharType="begin"/>
            </w:r>
            <w:r w:rsidR="006D2C24">
              <w:rPr>
                <w:noProof/>
                <w:webHidden/>
              </w:rPr>
              <w:instrText xml:space="preserve"> PAGEREF _Toc515037838 \h </w:instrText>
            </w:r>
            <w:r>
              <w:rPr>
                <w:noProof/>
                <w:webHidden/>
              </w:rPr>
            </w:r>
            <w:r>
              <w:rPr>
                <w:noProof/>
                <w:webHidden/>
              </w:rPr>
              <w:fldChar w:fldCharType="separate"/>
            </w:r>
            <w:r w:rsidR="006D2C24">
              <w:rPr>
                <w:noProof/>
                <w:webHidden/>
              </w:rPr>
              <w:t>43</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839" w:history="1">
            <w:r w:rsidR="006D2C24" w:rsidRPr="00321A2C">
              <w:rPr>
                <w:rStyle w:val="Hyperlink"/>
                <w:noProof/>
              </w:rPr>
              <w:t xml:space="preserve">Nested </w:t>
            </w:r>
            <w:r w:rsidR="006D2C24" w:rsidRPr="00321A2C">
              <w:rPr>
                <w:rStyle w:val="Hyperlink"/>
                <w:rFonts w:ascii="Courier New" w:hAnsi="Courier New" w:cs="Courier New"/>
                <w:noProof/>
              </w:rPr>
              <w:t>if</w:t>
            </w:r>
            <w:r w:rsidR="006D2C24" w:rsidRPr="00321A2C">
              <w:rPr>
                <w:rStyle w:val="Hyperlink"/>
                <w:noProof/>
              </w:rPr>
              <w:t xml:space="preserve"> Statements</w:t>
            </w:r>
            <w:r w:rsidR="006D2C24">
              <w:rPr>
                <w:noProof/>
                <w:webHidden/>
              </w:rPr>
              <w:tab/>
            </w:r>
            <w:r>
              <w:rPr>
                <w:noProof/>
                <w:webHidden/>
              </w:rPr>
              <w:fldChar w:fldCharType="begin"/>
            </w:r>
            <w:r w:rsidR="006D2C24">
              <w:rPr>
                <w:noProof/>
                <w:webHidden/>
              </w:rPr>
              <w:instrText xml:space="preserve"> PAGEREF _Toc515037839 \h </w:instrText>
            </w:r>
            <w:r>
              <w:rPr>
                <w:noProof/>
                <w:webHidden/>
              </w:rPr>
            </w:r>
            <w:r>
              <w:rPr>
                <w:noProof/>
                <w:webHidden/>
              </w:rPr>
              <w:fldChar w:fldCharType="separate"/>
            </w:r>
            <w:r w:rsidR="006D2C24">
              <w:rPr>
                <w:noProof/>
                <w:webHidden/>
              </w:rPr>
              <w:t>43</w:t>
            </w:r>
            <w:r>
              <w:rPr>
                <w:noProof/>
                <w:webHidden/>
              </w:rPr>
              <w:fldChar w:fldCharType="end"/>
            </w:r>
          </w:hyperlink>
        </w:p>
        <w:p w:rsidR="006D2C24" w:rsidRDefault="0047219C">
          <w:pPr>
            <w:pStyle w:val="TOC20"/>
            <w:rPr>
              <w:rFonts w:asciiTheme="minorHAnsi" w:eastAsiaTheme="minorEastAsia" w:hAnsiTheme="minorHAnsi" w:cstheme="minorBidi"/>
              <w:noProof/>
              <w:kern w:val="0"/>
              <w:lang w:val="en-IN" w:eastAsia="en-IN"/>
            </w:rPr>
          </w:pPr>
          <w:hyperlink w:anchor="_Toc515037840" w:history="1">
            <w:r w:rsidR="006D2C24" w:rsidRPr="00321A2C">
              <w:rPr>
                <w:rStyle w:val="Hyperlink"/>
                <w:noProof/>
              </w:rPr>
              <w:t>Loops</w:t>
            </w:r>
            <w:r w:rsidR="006D2C24">
              <w:rPr>
                <w:noProof/>
                <w:webHidden/>
              </w:rPr>
              <w:tab/>
            </w:r>
            <w:r>
              <w:rPr>
                <w:noProof/>
                <w:webHidden/>
              </w:rPr>
              <w:fldChar w:fldCharType="begin"/>
            </w:r>
            <w:r w:rsidR="006D2C24">
              <w:rPr>
                <w:noProof/>
                <w:webHidden/>
              </w:rPr>
              <w:instrText xml:space="preserve"> PAGEREF _Toc515037840 \h </w:instrText>
            </w:r>
            <w:r>
              <w:rPr>
                <w:noProof/>
                <w:webHidden/>
              </w:rPr>
            </w:r>
            <w:r>
              <w:rPr>
                <w:noProof/>
                <w:webHidden/>
              </w:rPr>
              <w:fldChar w:fldCharType="separate"/>
            </w:r>
            <w:r w:rsidR="006D2C24">
              <w:rPr>
                <w:noProof/>
                <w:webHidden/>
              </w:rPr>
              <w:t>44</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841" w:history="1">
            <w:r w:rsidR="006D2C24" w:rsidRPr="00321A2C">
              <w:rPr>
                <w:rStyle w:val="Hyperlink"/>
                <w:rFonts w:ascii="Courier New" w:hAnsi="Courier New" w:cs="Courier New"/>
                <w:noProof/>
              </w:rPr>
              <w:t>while</w:t>
            </w:r>
            <w:r w:rsidR="006D2C24" w:rsidRPr="00321A2C">
              <w:rPr>
                <w:rStyle w:val="Hyperlink"/>
                <w:noProof/>
              </w:rPr>
              <w:t xml:space="preserve"> Loops</w:t>
            </w:r>
            <w:r w:rsidR="006D2C24">
              <w:rPr>
                <w:noProof/>
                <w:webHidden/>
              </w:rPr>
              <w:tab/>
            </w:r>
            <w:r>
              <w:rPr>
                <w:noProof/>
                <w:webHidden/>
              </w:rPr>
              <w:fldChar w:fldCharType="begin"/>
            </w:r>
            <w:r w:rsidR="006D2C24">
              <w:rPr>
                <w:noProof/>
                <w:webHidden/>
              </w:rPr>
              <w:instrText xml:space="preserve"> PAGEREF _Toc515037841 \h </w:instrText>
            </w:r>
            <w:r>
              <w:rPr>
                <w:noProof/>
                <w:webHidden/>
              </w:rPr>
            </w:r>
            <w:r>
              <w:rPr>
                <w:noProof/>
                <w:webHidden/>
              </w:rPr>
              <w:fldChar w:fldCharType="separate"/>
            </w:r>
            <w:r w:rsidR="006D2C24">
              <w:rPr>
                <w:noProof/>
                <w:webHidden/>
              </w:rPr>
              <w:t>44</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842" w:history="1">
            <w:r w:rsidR="006D2C24" w:rsidRPr="00321A2C">
              <w:rPr>
                <w:rStyle w:val="Hyperlink"/>
                <w:rFonts w:ascii="Courier New" w:hAnsi="Courier New" w:cs="Courier New"/>
                <w:noProof/>
              </w:rPr>
              <w:t>for</w:t>
            </w:r>
            <w:r w:rsidR="006D2C24" w:rsidRPr="00321A2C">
              <w:rPr>
                <w:rStyle w:val="Hyperlink"/>
                <w:noProof/>
              </w:rPr>
              <w:t xml:space="preserve"> Loops</w:t>
            </w:r>
            <w:r w:rsidR="006D2C24">
              <w:rPr>
                <w:noProof/>
                <w:webHidden/>
              </w:rPr>
              <w:tab/>
            </w:r>
            <w:r>
              <w:rPr>
                <w:noProof/>
                <w:webHidden/>
              </w:rPr>
              <w:fldChar w:fldCharType="begin"/>
            </w:r>
            <w:r w:rsidR="006D2C24">
              <w:rPr>
                <w:noProof/>
                <w:webHidden/>
              </w:rPr>
              <w:instrText xml:space="preserve"> PAGEREF _Toc515037842 \h </w:instrText>
            </w:r>
            <w:r>
              <w:rPr>
                <w:noProof/>
                <w:webHidden/>
              </w:rPr>
            </w:r>
            <w:r>
              <w:rPr>
                <w:noProof/>
                <w:webHidden/>
              </w:rPr>
              <w:fldChar w:fldCharType="separate"/>
            </w:r>
            <w:r w:rsidR="006D2C24">
              <w:rPr>
                <w:noProof/>
                <w:webHidden/>
              </w:rPr>
              <w:t>45</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843" w:history="1">
            <w:r w:rsidR="006D2C24" w:rsidRPr="00321A2C">
              <w:rPr>
                <w:rStyle w:val="Hyperlink"/>
                <w:noProof/>
              </w:rPr>
              <w:t>Nested Loops</w:t>
            </w:r>
            <w:r w:rsidR="006D2C24">
              <w:rPr>
                <w:noProof/>
                <w:webHidden/>
              </w:rPr>
              <w:tab/>
            </w:r>
            <w:r>
              <w:rPr>
                <w:noProof/>
                <w:webHidden/>
              </w:rPr>
              <w:fldChar w:fldCharType="begin"/>
            </w:r>
            <w:r w:rsidR="006D2C24">
              <w:rPr>
                <w:noProof/>
                <w:webHidden/>
              </w:rPr>
              <w:instrText xml:space="preserve"> PAGEREF _Toc515037843 \h </w:instrText>
            </w:r>
            <w:r>
              <w:rPr>
                <w:noProof/>
                <w:webHidden/>
              </w:rPr>
            </w:r>
            <w:r>
              <w:rPr>
                <w:noProof/>
                <w:webHidden/>
              </w:rPr>
              <w:fldChar w:fldCharType="separate"/>
            </w:r>
            <w:r w:rsidR="006D2C24">
              <w:rPr>
                <w:noProof/>
                <w:webHidden/>
              </w:rPr>
              <w:t>47</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844" w:history="1">
            <w:r w:rsidR="006D2C24" w:rsidRPr="00321A2C">
              <w:rPr>
                <w:rStyle w:val="Hyperlink"/>
                <w:noProof/>
              </w:rPr>
              <w:t>Loop Control Statements</w:t>
            </w:r>
            <w:r w:rsidR="006D2C24">
              <w:rPr>
                <w:noProof/>
                <w:webHidden/>
              </w:rPr>
              <w:tab/>
            </w:r>
            <w:r>
              <w:rPr>
                <w:noProof/>
                <w:webHidden/>
              </w:rPr>
              <w:fldChar w:fldCharType="begin"/>
            </w:r>
            <w:r w:rsidR="006D2C24">
              <w:rPr>
                <w:noProof/>
                <w:webHidden/>
              </w:rPr>
              <w:instrText xml:space="preserve"> PAGEREF _Toc515037844 \h </w:instrText>
            </w:r>
            <w:r>
              <w:rPr>
                <w:noProof/>
                <w:webHidden/>
              </w:rPr>
            </w:r>
            <w:r>
              <w:rPr>
                <w:noProof/>
                <w:webHidden/>
              </w:rPr>
              <w:fldChar w:fldCharType="separate"/>
            </w:r>
            <w:r w:rsidR="006D2C24">
              <w:rPr>
                <w:noProof/>
                <w:webHidden/>
              </w:rPr>
              <w:t>48</w:t>
            </w:r>
            <w:r>
              <w:rPr>
                <w:noProof/>
                <w:webHidden/>
              </w:rPr>
              <w:fldChar w:fldCharType="end"/>
            </w:r>
          </w:hyperlink>
        </w:p>
        <w:p w:rsidR="006D2C24" w:rsidRDefault="0047219C">
          <w:pPr>
            <w:pStyle w:val="TOC10"/>
            <w:rPr>
              <w:rFonts w:asciiTheme="minorHAnsi" w:eastAsiaTheme="minorEastAsia" w:hAnsiTheme="minorHAnsi" w:cstheme="minorBidi"/>
              <w:color w:val="auto"/>
              <w:kern w:val="0"/>
              <w:lang w:val="en-IN" w:eastAsia="en-IN"/>
            </w:rPr>
          </w:pPr>
          <w:hyperlink w:anchor="_Toc515037845" w:history="1">
            <w:r w:rsidR="006D2C24" w:rsidRPr="00321A2C">
              <w:rPr>
                <w:rStyle w:val="Hyperlink"/>
                <w:rFonts w:asciiTheme="majorHAnsi" w:hAnsiTheme="majorHAnsi"/>
              </w:rPr>
              <w:t>Chapter 05 – Data Structures</w:t>
            </w:r>
            <w:r w:rsidR="006D2C24">
              <w:rPr>
                <w:webHidden/>
              </w:rPr>
              <w:tab/>
            </w:r>
            <w:r>
              <w:rPr>
                <w:webHidden/>
              </w:rPr>
              <w:fldChar w:fldCharType="begin"/>
            </w:r>
            <w:r w:rsidR="006D2C24">
              <w:rPr>
                <w:webHidden/>
              </w:rPr>
              <w:instrText xml:space="preserve"> PAGEREF _Toc515037845 \h </w:instrText>
            </w:r>
            <w:r>
              <w:rPr>
                <w:webHidden/>
              </w:rPr>
            </w:r>
            <w:r>
              <w:rPr>
                <w:webHidden/>
              </w:rPr>
              <w:fldChar w:fldCharType="separate"/>
            </w:r>
            <w:r w:rsidR="006D2C24">
              <w:rPr>
                <w:webHidden/>
              </w:rPr>
              <w:t>50</w:t>
            </w:r>
            <w:r>
              <w:rPr>
                <w:webHidden/>
              </w:rPr>
              <w:fldChar w:fldCharType="end"/>
            </w:r>
          </w:hyperlink>
        </w:p>
        <w:p w:rsidR="006D2C24" w:rsidRDefault="0047219C">
          <w:pPr>
            <w:pStyle w:val="TOC20"/>
            <w:rPr>
              <w:rFonts w:asciiTheme="minorHAnsi" w:eastAsiaTheme="minorEastAsia" w:hAnsiTheme="minorHAnsi" w:cstheme="minorBidi"/>
              <w:noProof/>
              <w:kern w:val="0"/>
              <w:lang w:val="en-IN" w:eastAsia="en-IN"/>
            </w:rPr>
          </w:pPr>
          <w:hyperlink w:anchor="_Toc515037846" w:history="1">
            <w:r w:rsidR="006D2C24" w:rsidRPr="00321A2C">
              <w:rPr>
                <w:rStyle w:val="Hyperlink"/>
                <w:noProof/>
              </w:rPr>
              <w:t>Introduction</w:t>
            </w:r>
            <w:r w:rsidR="006D2C24">
              <w:rPr>
                <w:noProof/>
                <w:webHidden/>
              </w:rPr>
              <w:tab/>
            </w:r>
            <w:r>
              <w:rPr>
                <w:noProof/>
                <w:webHidden/>
              </w:rPr>
              <w:fldChar w:fldCharType="begin"/>
            </w:r>
            <w:r w:rsidR="006D2C24">
              <w:rPr>
                <w:noProof/>
                <w:webHidden/>
              </w:rPr>
              <w:instrText xml:space="preserve"> PAGEREF _Toc515037846 \h </w:instrText>
            </w:r>
            <w:r>
              <w:rPr>
                <w:noProof/>
                <w:webHidden/>
              </w:rPr>
            </w:r>
            <w:r>
              <w:rPr>
                <w:noProof/>
                <w:webHidden/>
              </w:rPr>
              <w:fldChar w:fldCharType="separate"/>
            </w:r>
            <w:r w:rsidR="006D2C24">
              <w:rPr>
                <w:noProof/>
                <w:webHidden/>
              </w:rPr>
              <w:t>50</w:t>
            </w:r>
            <w:r>
              <w:rPr>
                <w:noProof/>
                <w:webHidden/>
              </w:rPr>
              <w:fldChar w:fldCharType="end"/>
            </w:r>
          </w:hyperlink>
        </w:p>
        <w:p w:rsidR="006D2C24" w:rsidRDefault="0047219C">
          <w:pPr>
            <w:pStyle w:val="TOC20"/>
            <w:rPr>
              <w:rFonts w:asciiTheme="minorHAnsi" w:eastAsiaTheme="minorEastAsia" w:hAnsiTheme="minorHAnsi" w:cstheme="minorBidi"/>
              <w:noProof/>
              <w:kern w:val="0"/>
              <w:lang w:val="en-IN" w:eastAsia="en-IN"/>
            </w:rPr>
          </w:pPr>
          <w:hyperlink w:anchor="_Toc515037847" w:history="1">
            <w:r w:rsidR="006D2C24" w:rsidRPr="00321A2C">
              <w:rPr>
                <w:rStyle w:val="Hyperlink"/>
                <w:noProof/>
              </w:rPr>
              <w:t>Built-in Functions</w:t>
            </w:r>
            <w:r w:rsidR="006D2C24">
              <w:rPr>
                <w:noProof/>
                <w:webHidden/>
              </w:rPr>
              <w:tab/>
            </w:r>
            <w:r>
              <w:rPr>
                <w:noProof/>
                <w:webHidden/>
              </w:rPr>
              <w:fldChar w:fldCharType="begin"/>
            </w:r>
            <w:r w:rsidR="006D2C24">
              <w:rPr>
                <w:noProof/>
                <w:webHidden/>
              </w:rPr>
              <w:instrText xml:space="preserve"> PAGEREF _Toc515037847 \h </w:instrText>
            </w:r>
            <w:r>
              <w:rPr>
                <w:noProof/>
                <w:webHidden/>
              </w:rPr>
            </w:r>
            <w:r>
              <w:rPr>
                <w:noProof/>
                <w:webHidden/>
              </w:rPr>
              <w:fldChar w:fldCharType="separate"/>
            </w:r>
            <w:r w:rsidR="006D2C24">
              <w:rPr>
                <w:noProof/>
                <w:webHidden/>
              </w:rPr>
              <w:t>51</w:t>
            </w:r>
            <w:r>
              <w:rPr>
                <w:noProof/>
                <w:webHidden/>
              </w:rPr>
              <w:fldChar w:fldCharType="end"/>
            </w:r>
          </w:hyperlink>
        </w:p>
        <w:p w:rsidR="006D2C24" w:rsidRDefault="0047219C">
          <w:pPr>
            <w:pStyle w:val="TOC20"/>
            <w:rPr>
              <w:rFonts w:asciiTheme="minorHAnsi" w:eastAsiaTheme="minorEastAsia" w:hAnsiTheme="minorHAnsi" w:cstheme="minorBidi"/>
              <w:noProof/>
              <w:kern w:val="0"/>
              <w:lang w:val="en-IN" w:eastAsia="en-IN"/>
            </w:rPr>
          </w:pPr>
          <w:hyperlink w:anchor="_Toc515037848" w:history="1">
            <w:r w:rsidR="006D2C24" w:rsidRPr="00321A2C">
              <w:rPr>
                <w:rStyle w:val="Hyperlink"/>
                <w:noProof/>
              </w:rPr>
              <w:t>Numbers</w:t>
            </w:r>
            <w:r w:rsidR="006D2C24">
              <w:rPr>
                <w:noProof/>
                <w:webHidden/>
              </w:rPr>
              <w:tab/>
            </w:r>
            <w:r>
              <w:rPr>
                <w:noProof/>
                <w:webHidden/>
              </w:rPr>
              <w:fldChar w:fldCharType="begin"/>
            </w:r>
            <w:r w:rsidR="006D2C24">
              <w:rPr>
                <w:noProof/>
                <w:webHidden/>
              </w:rPr>
              <w:instrText xml:space="preserve"> PAGEREF _Toc515037848 \h </w:instrText>
            </w:r>
            <w:r>
              <w:rPr>
                <w:noProof/>
                <w:webHidden/>
              </w:rPr>
            </w:r>
            <w:r>
              <w:rPr>
                <w:noProof/>
                <w:webHidden/>
              </w:rPr>
              <w:fldChar w:fldCharType="separate"/>
            </w:r>
            <w:r w:rsidR="006D2C24">
              <w:rPr>
                <w:noProof/>
                <w:webHidden/>
              </w:rPr>
              <w:t>54</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849" w:history="1">
            <w:r w:rsidR="006D2C24" w:rsidRPr="00321A2C">
              <w:rPr>
                <w:rStyle w:val="Hyperlink"/>
                <w:noProof/>
              </w:rPr>
              <w:t>Types of Numbers</w:t>
            </w:r>
            <w:r w:rsidR="006D2C24">
              <w:rPr>
                <w:noProof/>
                <w:webHidden/>
              </w:rPr>
              <w:tab/>
            </w:r>
            <w:r>
              <w:rPr>
                <w:noProof/>
                <w:webHidden/>
              </w:rPr>
              <w:fldChar w:fldCharType="begin"/>
            </w:r>
            <w:r w:rsidR="006D2C24">
              <w:rPr>
                <w:noProof/>
                <w:webHidden/>
              </w:rPr>
              <w:instrText xml:space="preserve"> PAGEREF _Toc515037849 \h </w:instrText>
            </w:r>
            <w:r>
              <w:rPr>
                <w:noProof/>
                <w:webHidden/>
              </w:rPr>
            </w:r>
            <w:r>
              <w:rPr>
                <w:noProof/>
                <w:webHidden/>
              </w:rPr>
              <w:fldChar w:fldCharType="separate"/>
            </w:r>
            <w:r w:rsidR="006D2C24">
              <w:rPr>
                <w:noProof/>
                <w:webHidden/>
              </w:rPr>
              <w:t>54</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850" w:history="1">
            <w:r w:rsidR="006D2C24" w:rsidRPr="00321A2C">
              <w:rPr>
                <w:rStyle w:val="Hyperlink"/>
                <w:noProof/>
              </w:rPr>
              <w:t>Number Methods</w:t>
            </w:r>
            <w:r w:rsidR="006D2C24">
              <w:rPr>
                <w:noProof/>
                <w:webHidden/>
              </w:rPr>
              <w:tab/>
            </w:r>
            <w:r>
              <w:rPr>
                <w:noProof/>
                <w:webHidden/>
              </w:rPr>
              <w:fldChar w:fldCharType="begin"/>
            </w:r>
            <w:r w:rsidR="006D2C24">
              <w:rPr>
                <w:noProof/>
                <w:webHidden/>
              </w:rPr>
              <w:instrText xml:space="preserve"> PAGEREF _Toc515037850 \h </w:instrText>
            </w:r>
            <w:r>
              <w:rPr>
                <w:noProof/>
                <w:webHidden/>
              </w:rPr>
            </w:r>
            <w:r>
              <w:rPr>
                <w:noProof/>
                <w:webHidden/>
              </w:rPr>
              <w:fldChar w:fldCharType="separate"/>
            </w:r>
            <w:r w:rsidR="006D2C24">
              <w:rPr>
                <w:noProof/>
                <w:webHidden/>
              </w:rPr>
              <w:t>54</w:t>
            </w:r>
            <w:r>
              <w:rPr>
                <w:noProof/>
                <w:webHidden/>
              </w:rPr>
              <w:fldChar w:fldCharType="end"/>
            </w:r>
          </w:hyperlink>
        </w:p>
        <w:p w:rsidR="006D2C24" w:rsidRDefault="0047219C">
          <w:pPr>
            <w:pStyle w:val="TOC20"/>
            <w:rPr>
              <w:rFonts w:asciiTheme="minorHAnsi" w:eastAsiaTheme="minorEastAsia" w:hAnsiTheme="minorHAnsi" w:cstheme="minorBidi"/>
              <w:noProof/>
              <w:kern w:val="0"/>
              <w:lang w:val="en-IN" w:eastAsia="en-IN"/>
            </w:rPr>
          </w:pPr>
          <w:hyperlink w:anchor="_Toc515037851" w:history="1">
            <w:r w:rsidR="006D2C24" w:rsidRPr="00321A2C">
              <w:rPr>
                <w:rStyle w:val="Hyperlink"/>
                <w:rFonts w:ascii="Courier New" w:hAnsi="Courier New" w:cs="Courier New"/>
                <w:noProof/>
              </w:rPr>
              <w:t>string</w:t>
            </w:r>
            <w:r w:rsidR="006D2C24">
              <w:rPr>
                <w:noProof/>
                <w:webHidden/>
              </w:rPr>
              <w:tab/>
            </w:r>
            <w:r>
              <w:rPr>
                <w:noProof/>
                <w:webHidden/>
              </w:rPr>
              <w:fldChar w:fldCharType="begin"/>
            </w:r>
            <w:r w:rsidR="006D2C24">
              <w:rPr>
                <w:noProof/>
                <w:webHidden/>
              </w:rPr>
              <w:instrText xml:space="preserve"> PAGEREF _Toc515037851 \h </w:instrText>
            </w:r>
            <w:r>
              <w:rPr>
                <w:noProof/>
                <w:webHidden/>
              </w:rPr>
            </w:r>
            <w:r>
              <w:rPr>
                <w:noProof/>
                <w:webHidden/>
              </w:rPr>
              <w:fldChar w:fldCharType="separate"/>
            </w:r>
            <w:r w:rsidR="006D2C24">
              <w:rPr>
                <w:noProof/>
                <w:webHidden/>
              </w:rPr>
              <w:t>55</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852" w:history="1">
            <w:r w:rsidR="006D2C24" w:rsidRPr="00321A2C">
              <w:rPr>
                <w:rStyle w:val="Hyperlink"/>
                <w:rFonts w:ascii="Courier New" w:hAnsi="Courier New" w:cs="Courier New"/>
                <w:noProof/>
              </w:rPr>
              <w:t>string</w:t>
            </w:r>
            <w:r w:rsidR="006D2C24" w:rsidRPr="00321A2C">
              <w:rPr>
                <w:rStyle w:val="Hyperlink"/>
                <w:noProof/>
              </w:rPr>
              <w:t xml:space="preserve"> Methods</w:t>
            </w:r>
            <w:r w:rsidR="006D2C24">
              <w:rPr>
                <w:noProof/>
                <w:webHidden/>
              </w:rPr>
              <w:tab/>
            </w:r>
            <w:r>
              <w:rPr>
                <w:noProof/>
                <w:webHidden/>
              </w:rPr>
              <w:fldChar w:fldCharType="begin"/>
            </w:r>
            <w:r w:rsidR="006D2C24">
              <w:rPr>
                <w:noProof/>
                <w:webHidden/>
              </w:rPr>
              <w:instrText xml:space="preserve"> PAGEREF _Toc515037852 \h </w:instrText>
            </w:r>
            <w:r>
              <w:rPr>
                <w:noProof/>
                <w:webHidden/>
              </w:rPr>
            </w:r>
            <w:r>
              <w:rPr>
                <w:noProof/>
                <w:webHidden/>
              </w:rPr>
              <w:fldChar w:fldCharType="separate"/>
            </w:r>
            <w:r w:rsidR="006D2C24">
              <w:rPr>
                <w:noProof/>
                <w:webHidden/>
              </w:rPr>
              <w:t>59</w:t>
            </w:r>
            <w:r>
              <w:rPr>
                <w:noProof/>
                <w:webHidden/>
              </w:rPr>
              <w:fldChar w:fldCharType="end"/>
            </w:r>
          </w:hyperlink>
        </w:p>
        <w:p w:rsidR="006D2C24" w:rsidRDefault="0047219C">
          <w:pPr>
            <w:pStyle w:val="TOC20"/>
            <w:rPr>
              <w:rFonts w:asciiTheme="minorHAnsi" w:eastAsiaTheme="minorEastAsia" w:hAnsiTheme="minorHAnsi" w:cstheme="minorBidi"/>
              <w:noProof/>
              <w:kern w:val="0"/>
              <w:lang w:val="en-IN" w:eastAsia="en-IN"/>
            </w:rPr>
          </w:pPr>
          <w:hyperlink w:anchor="_Toc515037853" w:history="1">
            <w:r w:rsidR="006D2C24" w:rsidRPr="00321A2C">
              <w:rPr>
                <w:rStyle w:val="Hyperlink"/>
                <w:rFonts w:ascii="Courier New" w:hAnsi="Courier New" w:cs="Courier New"/>
                <w:noProof/>
              </w:rPr>
              <w:t>list</w:t>
            </w:r>
            <w:r w:rsidR="006D2C24">
              <w:rPr>
                <w:noProof/>
                <w:webHidden/>
              </w:rPr>
              <w:tab/>
            </w:r>
            <w:r>
              <w:rPr>
                <w:noProof/>
                <w:webHidden/>
              </w:rPr>
              <w:fldChar w:fldCharType="begin"/>
            </w:r>
            <w:r w:rsidR="006D2C24">
              <w:rPr>
                <w:noProof/>
                <w:webHidden/>
              </w:rPr>
              <w:instrText xml:space="preserve"> PAGEREF _Toc515037853 \h </w:instrText>
            </w:r>
            <w:r>
              <w:rPr>
                <w:noProof/>
                <w:webHidden/>
              </w:rPr>
            </w:r>
            <w:r>
              <w:rPr>
                <w:noProof/>
                <w:webHidden/>
              </w:rPr>
              <w:fldChar w:fldCharType="separate"/>
            </w:r>
            <w:r w:rsidR="006D2C24">
              <w:rPr>
                <w:noProof/>
                <w:webHidden/>
              </w:rPr>
              <w:t>61</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854" w:history="1">
            <w:r w:rsidR="006D2C24" w:rsidRPr="00321A2C">
              <w:rPr>
                <w:rStyle w:val="Hyperlink"/>
                <w:rFonts w:ascii="Courier New" w:hAnsi="Courier New" w:cs="Courier New"/>
                <w:noProof/>
              </w:rPr>
              <w:t>list</w:t>
            </w:r>
            <w:r w:rsidR="006D2C24" w:rsidRPr="00321A2C">
              <w:rPr>
                <w:rStyle w:val="Hyperlink"/>
                <w:noProof/>
              </w:rPr>
              <w:t xml:space="preserve"> Methods</w:t>
            </w:r>
            <w:r w:rsidR="006D2C24">
              <w:rPr>
                <w:noProof/>
                <w:webHidden/>
              </w:rPr>
              <w:tab/>
            </w:r>
            <w:r>
              <w:rPr>
                <w:noProof/>
                <w:webHidden/>
              </w:rPr>
              <w:fldChar w:fldCharType="begin"/>
            </w:r>
            <w:r w:rsidR="006D2C24">
              <w:rPr>
                <w:noProof/>
                <w:webHidden/>
              </w:rPr>
              <w:instrText xml:space="preserve"> PAGEREF _Toc515037854 \h </w:instrText>
            </w:r>
            <w:r>
              <w:rPr>
                <w:noProof/>
                <w:webHidden/>
              </w:rPr>
            </w:r>
            <w:r>
              <w:rPr>
                <w:noProof/>
                <w:webHidden/>
              </w:rPr>
              <w:fldChar w:fldCharType="separate"/>
            </w:r>
            <w:r w:rsidR="006D2C24">
              <w:rPr>
                <w:noProof/>
                <w:webHidden/>
              </w:rPr>
              <w:t>64</w:t>
            </w:r>
            <w:r>
              <w:rPr>
                <w:noProof/>
                <w:webHidden/>
              </w:rPr>
              <w:fldChar w:fldCharType="end"/>
            </w:r>
          </w:hyperlink>
        </w:p>
        <w:p w:rsidR="006D2C24" w:rsidRDefault="0047219C">
          <w:pPr>
            <w:pStyle w:val="TOC20"/>
            <w:rPr>
              <w:rFonts w:asciiTheme="minorHAnsi" w:eastAsiaTheme="minorEastAsia" w:hAnsiTheme="minorHAnsi" w:cstheme="minorBidi"/>
              <w:noProof/>
              <w:kern w:val="0"/>
              <w:lang w:val="en-IN" w:eastAsia="en-IN"/>
            </w:rPr>
          </w:pPr>
          <w:hyperlink w:anchor="_Toc515037855" w:history="1">
            <w:r w:rsidR="006D2C24" w:rsidRPr="00321A2C">
              <w:rPr>
                <w:rStyle w:val="Hyperlink"/>
                <w:rFonts w:ascii="Courier New" w:hAnsi="Courier New" w:cs="Courier New"/>
                <w:noProof/>
              </w:rPr>
              <w:t>tuple</w:t>
            </w:r>
            <w:r w:rsidR="006D2C24">
              <w:rPr>
                <w:noProof/>
                <w:webHidden/>
              </w:rPr>
              <w:tab/>
            </w:r>
            <w:r>
              <w:rPr>
                <w:noProof/>
                <w:webHidden/>
              </w:rPr>
              <w:fldChar w:fldCharType="begin"/>
            </w:r>
            <w:r w:rsidR="006D2C24">
              <w:rPr>
                <w:noProof/>
                <w:webHidden/>
              </w:rPr>
              <w:instrText xml:space="preserve"> PAGEREF _Toc515037855 \h </w:instrText>
            </w:r>
            <w:r>
              <w:rPr>
                <w:noProof/>
                <w:webHidden/>
              </w:rPr>
            </w:r>
            <w:r>
              <w:rPr>
                <w:noProof/>
                <w:webHidden/>
              </w:rPr>
              <w:fldChar w:fldCharType="separate"/>
            </w:r>
            <w:r w:rsidR="006D2C24">
              <w:rPr>
                <w:noProof/>
                <w:webHidden/>
              </w:rPr>
              <w:t>66</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856" w:history="1">
            <w:r w:rsidR="006D2C24" w:rsidRPr="00321A2C">
              <w:rPr>
                <w:rStyle w:val="Hyperlink"/>
                <w:rFonts w:ascii="Courier New" w:hAnsi="Courier New" w:cs="Courier New"/>
                <w:noProof/>
              </w:rPr>
              <w:t>tuple</w:t>
            </w:r>
            <w:r w:rsidR="006D2C24" w:rsidRPr="00321A2C">
              <w:rPr>
                <w:rStyle w:val="Hyperlink"/>
                <w:noProof/>
              </w:rPr>
              <w:t xml:space="preserve"> Methods</w:t>
            </w:r>
            <w:r w:rsidR="006D2C24">
              <w:rPr>
                <w:noProof/>
                <w:webHidden/>
              </w:rPr>
              <w:tab/>
            </w:r>
            <w:r>
              <w:rPr>
                <w:noProof/>
                <w:webHidden/>
              </w:rPr>
              <w:fldChar w:fldCharType="begin"/>
            </w:r>
            <w:r w:rsidR="006D2C24">
              <w:rPr>
                <w:noProof/>
                <w:webHidden/>
              </w:rPr>
              <w:instrText xml:space="preserve"> PAGEREF _Toc515037856 \h </w:instrText>
            </w:r>
            <w:r>
              <w:rPr>
                <w:noProof/>
                <w:webHidden/>
              </w:rPr>
            </w:r>
            <w:r>
              <w:rPr>
                <w:noProof/>
                <w:webHidden/>
              </w:rPr>
              <w:fldChar w:fldCharType="separate"/>
            </w:r>
            <w:r w:rsidR="006D2C24">
              <w:rPr>
                <w:noProof/>
                <w:webHidden/>
              </w:rPr>
              <w:t>66</w:t>
            </w:r>
            <w:r>
              <w:rPr>
                <w:noProof/>
                <w:webHidden/>
              </w:rPr>
              <w:fldChar w:fldCharType="end"/>
            </w:r>
          </w:hyperlink>
        </w:p>
        <w:p w:rsidR="006D2C24" w:rsidRDefault="0047219C">
          <w:pPr>
            <w:pStyle w:val="TOC20"/>
            <w:rPr>
              <w:rFonts w:asciiTheme="minorHAnsi" w:eastAsiaTheme="minorEastAsia" w:hAnsiTheme="minorHAnsi" w:cstheme="minorBidi"/>
              <w:noProof/>
              <w:kern w:val="0"/>
              <w:lang w:val="en-IN" w:eastAsia="en-IN"/>
            </w:rPr>
          </w:pPr>
          <w:hyperlink w:anchor="_Toc515037857" w:history="1">
            <w:r w:rsidR="006D2C24" w:rsidRPr="00321A2C">
              <w:rPr>
                <w:rStyle w:val="Hyperlink"/>
                <w:rFonts w:ascii="Courier New" w:hAnsi="Courier New" w:cs="Courier New"/>
                <w:noProof/>
              </w:rPr>
              <w:t>dictionary</w:t>
            </w:r>
            <w:r w:rsidR="006D2C24">
              <w:rPr>
                <w:noProof/>
                <w:webHidden/>
              </w:rPr>
              <w:tab/>
            </w:r>
            <w:r>
              <w:rPr>
                <w:noProof/>
                <w:webHidden/>
              </w:rPr>
              <w:fldChar w:fldCharType="begin"/>
            </w:r>
            <w:r w:rsidR="006D2C24">
              <w:rPr>
                <w:noProof/>
                <w:webHidden/>
              </w:rPr>
              <w:instrText xml:space="preserve"> PAGEREF _Toc515037857 \h </w:instrText>
            </w:r>
            <w:r>
              <w:rPr>
                <w:noProof/>
                <w:webHidden/>
              </w:rPr>
            </w:r>
            <w:r>
              <w:rPr>
                <w:noProof/>
                <w:webHidden/>
              </w:rPr>
              <w:fldChar w:fldCharType="separate"/>
            </w:r>
            <w:r w:rsidR="006D2C24">
              <w:rPr>
                <w:noProof/>
                <w:webHidden/>
              </w:rPr>
              <w:t>67</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858" w:history="1">
            <w:r w:rsidR="006D2C24" w:rsidRPr="00321A2C">
              <w:rPr>
                <w:rStyle w:val="Hyperlink"/>
                <w:noProof/>
              </w:rPr>
              <w:t>Mapping Types</w:t>
            </w:r>
            <w:r w:rsidR="006D2C24">
              <w:rPr>
                <w:noProof/>
                <w:webHidden/>
              </w:rPr>
              <w:tab/>
            </w:r>
            <w:r>
              <w:rPr>
                <w:noProof/>
                <w:webHidden/>
              </w:rPr>
              <w:fldChar w:fldCharType="begin"/>
            </w:r>
            <w:r w:rsidR="006D2C24">
              <w:rPr>
                <w:noProof/>
                <w:webHidden/>
              </w:rPr>
              <w:instrText xml:space="preserve"> PAGEREF _Toc515037858 \h </w:instrText>
            </w:r>
            <w:r>
              <w:rPr>
                <w:noProof/>
                <w:webHidden/>
              </w:rPr>
            </w:r>
            <w:r>
              <w:rPr>
                <w:noProof/>
                <w:webHidden/>
              </w:rPr>
              <w:fldChar w:fldCharType="separate"/>
            </w:r>
            <w:r w:rsidR="006D2C24">
              <w:rPr>
                <w:noProof/>
                <w:webHidden/>
              </w:rPr>
              <w:t>68</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859" w:history="1">
            <w:r w:rsidR="006D2C24" w:rsidRPr="00321A2C">
              <w:rPr>
                <w:rStyle w:val="Hyperlink"/>
                <w:rFonts w:ascii="Courier New" w:hAnsi="Courier New" w:cs="Courier New"/>
                <w:noProof/>
              </w:rPr>
              <w:t>dictionary</w:t>
            </w:r>
            <w:r w:rsidR="006D2C24" w:rsidRPr="00321A2C">
              <w:rPr>
                <w:rStyle w:val="Hyperlink"/>
                <w:noProof/>
              </w:rPr>
              <w:t xml:space="preserve"> View Objects</w:t>
            </w:r>
            <w:r w:rsidR="006D2C24">
              <w:rPr>
                <w:noProof/>
                <w:webHidden/>
              </w:rPr>
              <w:tab/>
            </w:r>
            <w:r>
              <w:rPr>
                <w:noProof/>
                <w:webHidden/>
              </w:rPr>
              <w:fldChar w:fldCharType="begin"/>
            </w:r>
            <w:r w:rsidR="006D2C24">
              <w:rPr>
                <w:noProof/>
                <w:webHidden/>
              </w:rPr>
              <w:instrText xml:space="preserve"> PAGEREF _Toc515037859 \h </w:instrText>
            </w:r>
            <w:r>
              <w:rPr>
                <w:noProof/>
                <w:webHidden/>
              </w:rPr>
            </w:r>
            <w:r>
              <w:rPr>
                <w:noProof/>
                <w:webHidden/>
              </w:rPr>
              <w:fldChar w:fldCharType="separate"/>
            </w:r>
            <w:r w:rsidR="006D2C24">
              <w:rPr>
                <w:noProof/>
                <w:webHidden/>
              </w:rPr>
              <w:t>71</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860" w:history="1">
            <w:r w:rsidR="006D2C24" w:rsidRPr="00321A2C">
              <w:rPr>
                <w:rStyle w:val="Hyperlink"/>
                <w:rFonts w:ascii="Courier New" w:hAnsi="Courier New" w:cs="Courier New"/>
                <w:noProof/>
              </w:rPr>
              <w:t>dictionary</w:t>
            </w:r>
            <w:r w:rsidR="006D2C24" w:rsidRPr="00321A2C">
              <w:rPr>
                <w:rStyle w:val="Hyperlink"/>
                <w:noProof/>
              </w:rPr>
              <w:t xml:space="preserve"> Methods</w:t>
            </w:r>
            <w:r w:rsidR="006D2C24">
              <w:rPr>
                <w:noProof/>
                <w:webHidden/>
              </w:rPr>
              <w:tab/>
            </w:r>
            <w:r>
              <w:rPr>
                <w:noProof/>
                <w:webHidden/>
              </w:rPr>
              <w:fldChar w:fldCharType="begin"/>
            </w:r>
            <w:r w:rsidR="006D2C24">
              <w:rPr>
                <w:noProof/>
                <w:webHidden/>
              </w:rPr>
              <w:instrText xml:space="preserve"> PAGEREF _Toc515037860 \h </w:instrText>
            </w:r>
            <w:r>
              <w:rPr>
                <w:noProof/>
                <w:webHidden/>
              </w:rPr>
            </w:r>
            <w:r>
              <w:rPr>
                <w:noProof/>
                <w:webHidden/>
              </w:rPr>
              <w:fldChar w:fldCharType="separate"/>
            </w:r>
            <w:r w:rsidR="006D2C24">
              <w:rPr>
                <w:noProof/>
                <w:webHidden/>
              </w:rPr>
              <w:t>72</w:t>
            </w:r>
            <w:r>
              <w:rPr>
                <w:noProof/>
                <w:webHidden/>
              </w:rPr>
              <w:fldChar w:fldCharType="end"/>
            </w:r>
          </w:hyperlink>
        </w:p>
        <w:p w:rsidR="006D2C24" w:rsidRDefault="0047219C">
          <w:pPr>
            <w:pStyle w:val="TOC20"/>
            <w:rPr>
              <w:rFonts w:asciiTheme="minorHAnsi" w:eastAsiaTheme="minorEastAsia" w:hAnsiTheme="minorHAnsi" w:cstheme="minorBidi"/>
              <w:noProof/>
              <w:kern w:val="0"/>
              <w:lang w:val="en-IN" w:eastAsia="en-IN"/>
            </w:rPr>
          </w:pPr>
          <w:hyperlink w:anchor="_Toc515037861" w:history="1">
            <w:r w:rsidR="006D2C24" w:rsidRPr="00321A2C">
              <w:rPr>
                <w:rStyle w:val="Hyperlink"/>
                <w:rFonts w:ascii="Courier New" w:hAnsi="Courier New" w:cs="Courier New"/>
                <w:noProof/>
              </w:rPr>
              <w:t>set</w:t>
            </w:r>
            <w:r w:rsidR="006D2C24">
              <w:rPr>
                <w:noProof/>
                <w:webHidden/>
              </w:rPr>
              <w:tab/>
            </w:r>
            <w:r>
              <w:rPr>
                <w:noProof/>
                <w:webHidden/>
              </w:rPr>
              <w:fldChar w:fldCharType="begin"/>
            </w:r>
            <w:r w:rsidR="006D2C24">
              <w:rPr>
                <w:noProof/>
                <w:webHidden/>
              </w:rPr>
              <w:instrText xml:space="preserve"> PAGEREF _Toc515037861 \h </w:instrText>
            </w:r>
            <w:r>
              <w:rPr>
                <w:noProof/>
                <w:webHidden/>
              </w:rPr>
            </w:r>
            <w:r>
              <w:rPr>
                <w:noProof/>
                <w:webHidden/>
              </w:rPr>
              <w:fldChar w:fldCharType="separate"/>
            </w:r>
            <w:r w:rsidR="006D2C24">
              <w:rPr>
                <w:noProof/>
                <w:webHidden/>
              </w:rPr>
              <w:t>73</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862" w:history="1">
            <w:r w:rsidR="006D2C24" w:rsidRPr="00321A2C">
              <w:rPr>
                <w:rStyle w:val="Hyperlink"/>
                <w:noProof/>
              </w:rPr>
              <w:t xml:space="preserve">Built-in </w:t>
            </w:r>
            <w:r w:rsidR="006D2C24" w:rsidRPr="00321A2C">
              <w:rPr>
                <w:rStyle w:val="Hyperlink"/>
                <w:rFonts w:ascii="Courier New" w:hAnsi="Courier New" w:cs="Courier New"/>
                <w:noProof/>
              </w:rPr>
              <w:t>set</w:t>
            </w:r>
            <w:r w:rsidR="006D2C24" w:rsidRPr="00321A2C">
              <w:rPr>
                <w:rStyle w:val="Hyperlink"/>
                <w:noProof/>
              </w:rPr>
              <w:t xml:space="preserve"> Types</w:t>
            </w:r>
            <w:r w:rsidR="006D2C24">
              <w:rPr>
                <w:noProof/>
                <w:webHidden/>
              </w:rPr>
              <w:tab/>
            </w:r>
            <w:r>
              <w:rPr>
                <w:noProof/>
                <w:webHidden/>
              </w:rPr>
              <w:fldChar w:fldCharType="begin"/>
            </w:r>
            <w:r w:rsidR="006D2C24">
              <w:rPr>
                <w:noProof/>
                <w:webHidden/>
              </w:rPr>
              <w:instrText xml:space="preserve"> PAGEREF _Toc515037862 \h </w:instrText>
            </w:r>
            <w:r>
              <w:rPr>
                <w:noProof/>
                <w:webHidden/>
              </w:rPr>
            </w:r>
            <w:r>
              <w:rPr>
                <w:noProof/>
                <w:webHidden/>
              </w:rPr>
              <w:fldChar w:fldCharType="separate"/>
            </w:r>
            <w:r w:rsidR="006D2C24">
              <w:rPr>
                <w:noProof/>
                <w:webHidden/>
              </w:rPr>
              <w:t>74</w:t>
            </w:r>
            <w:r>
              <w:rPr>
                <w:noProof/>
                <w:webHidden/>
              </w:rPr>
              <w:fldChar w:fldCharType="end"/>
            </w:r>
          </w:hyperlink>
        </w:p>
        <w:p w:rsidR="006D2C24" w:rsidRDefault="0047219C">
          <w:pPr>
            <w:pStyle w:val="TOC20"/>
            <w:rPr>
              <w:rFonts w:asciiTheme="minorHAnsi" w:eastAsiaTheme="minorEastAsia" w:hAnsiTheme="minorHAnsi" w:cstheme="minorBidi"/>
              <w:noProof/>
              <w:kern w:val="0"/>
              <w:lang w:val="en-IN" w:eastAsia="en-IN"/>
            </w:rPr>
          </w:pPr>
          <w:hyperlink w:anchor="_Toc515037863" w:history="1">
            <w:r w:rsidR="006D2C24" w:rsidRPr="00321A2C">
              <w:rPr>
                <w:rStyle w:val="Hyperlink"/>
                <w:rFonts w:ascii="Courier New" w:hAnsi="Courier New" w:cs="Courier New"/>
                <w:noProof/>
              </w:rPr>
              <w:t>boolean</w:t>
            </w:r>
            <w:r w:rsidR="006D2C24">
              <w:rPr>
                <w:noProof/>
                <w:webHidden/>
              </w:rPr>
              <w:tab/>
            </w:r>
            <w:r>
              <w:rPr>
                <w:noProof/>
                <w:webHidden/>
              </w:rPr>
              <w:fldChar w:fldCharType="begin"/>
            </w:r>
            <w:r w:rsidR="006D2C24">
              <w:rPr>
                <w:noProof/>
                <w:webHidden/>
              </w:rPr>
              <w:instrText xml:space="preserve"> PAGEREF _Toc515037863 \h </w:instrText>
            </w:r>
            <w:r>
              <w:rPr>
                <w:noProof/>
                <w:webHidden/>
              </w:rPr>
            </w:r>
            <w:r>
              <w:rPr>
                <w:noProof/>
                <w:webHidden/>
              </w:rPr>
              <w:fldChar w:fldCharType="separate"/>
            </w:r>
            <w:r w:rsidR="006D2C24">
              <w:rPr>
                <w:noProof/>
                <w:webHidden/>
              </w:rPr>
              <w:t>77</w:t>
            </w:r>
            <w:r>
              <w:rPr>
                <w:noProof/>
                <w:webHidden/>
              </w:rPr>
              <w:fldChar w:fldCharType="end"/>
            </w:r>
          </w:hyperlink>
        </w:p>
        <w:p w:rsidR="006D2C24" w:rsidRDefault="0047219C">
          <w:pPr>
            <w:pStyle w:val="TOC20"/>
            <w:rPr>
              <w:rFonts w:asciiTheme="minorHAnsi" w:eastAsiaTheme="minorEastAsia" w:hAnsiTheme="minorHAnsi" w:cstheme="minorBidi"/>
              <w:noProof/>
              <w:kern w:val="0"/>
              <w:lang w:val="en-IN" w:eastAsia="en-IN"/>
            </w:rPr>
          </w:pPr>
          <w:hyperlink w:anchor="_Toc515037864" w:history="1">
            <w:r w:rsidR="006D2C24" w:rsidRPr="00321A2C">
              <w:rPr>
                <w:rStyle w:val="Hyperlink"/>
                <w:noProof/>
              </w:rPr>
              <w:t>Data Type Conversions</w:t>
            </w:r>
            <w:r w:rsidR="006D2C24">
              <w:rPr>
                <w:noProof/>
                <w:webHidden/>
              </w:rPr>
              <w:tab/>
            </w:r>
            <w:r>
              <w:rPr>
                <w:noProof/>
                <w:webHidden/>
              </w:rPr>
              <w:fldChar w:fldCharType="begin"/>
            </w:r>
            <w:r w:rsidR="006D2C24">
              <w:rPr>
                <w:noProof/>
                <w:webHidden/>
              </w:rPr>
              <w:instrText xml:space="preserve"> PAGEREF _Toc515037864 \h </w:instrText>
            </w:r>
            <w:r>
              <w:rPr>
                <w:noProof/>
                <w:webHidden/>
              </w:rPr>
            </w:r>
            <w:r>
              <w:rPr>
                <w:noProof/>
                <w:webHidden/>
              </w:rPr>
              <w:fldChar w:fldCharType="separate"/>
            </w:r>
            <w:r w:rsidR="006D2C24">
              <w:rPr>
                <w:noProof/>
                <w:webHidden/>
              </w:rPr>
              <w:t>78</w:t>
            </w:r>
            <w:r>
              <w:rPr>
                <w:noProof/>
                <w:webHidden/>
              </w:rPr>
              <w:fldChar w:fldCharType="end"/>
            </w:r>
          </w:hyperlink>
        </w:p>
        <w:p w:rsidR="006D2C24" w:rsidRDefault="0047219C">
          <w:pPr>
            <w:pStyle w:val="TOC10"/>
            <w:rPr>
              <w:rFonts w:asciiTheme="minorHAnsi" w:eastAsiaTheme="minorEastAsia" w:hAnsiTheme="minorHAnsi" w:cstheme="minorBidi"/>
              <w:color w:val="auto"/>
              <w:kern w:val="0"/>
              <w:lang w:val="en-IN" w:eastAsia="en-IN"/>
            </w:rPr>
          </w:pPr>
          <w:hyperlink w:anchor="_Toc515037865" w:history="1">
            <w:r w:rsidR="006D2C24" w:rsidRPr="00321A2C">
              <w:rPr>
                <w:rStyle w:val="Hyperlink"/>
                <w:rFonts w:asciiTheme="majorHAnsi" w:hAnsiTheme="majorHAnsi"/>
              </w:rPr>
              <w:t>Chapter 06 – Functions of Python</w:t>
            </w:r>
            <w:r w:rsidR="006D2C24">
              <w:rPr>
                <w:webHidden/>
              </w:rPr>
              <w:tab/>
            </w:r>
            <w:r>
              <w:rPr>
                <w:webHidden/>
              </w:rPr>
              <w:fldChar w:fldCharType="begin"/>
            </w:r>
            <w:r w:rsidR="006D2C24">
              <w:rPr>
                <w:webHidden/>
              </w:rPr>
              <w:instrText xml:space="preserve"> PAGEREF _Toc515037865 \h </w:instrText>
            </w:r>
            <w:r>
              <w:rPr>
                <w:webHidden/>
              </w:rPr>
            </w:r>
            <w:r>
              <w:rPr>
                <w:webHidden/>
              </w:rPr>
              <w:fldChar w:fldCharType="separate"/>
            </w:r>
            <w:r w:rsidR="006D2C24">
              <w:rPr>
                <w:webHidden/>
              </w:rPr>
              <w:t>79</w:t>
            </w:r>
            <w:r>
              <w:rPr>
                <w:webHidden/>
              </w:rPr>
              <w:fldChar w:fldCharType="end"/>
            </w:r>
          </w:hyperlink>
        </w:p>
        <w:p w:rsidR="006D2C24" w:rsidRDefault="0047219C">
          <w:pPr>
            <w:pStyle w:val="TOC20"/>
            <w:rPr>
              <w:rFonts w:asciiTheme="minorHAnsi" w:eastAsiaTheme="minorEastAsia" w:hAnsiTheme="minorHAnsi" w:cstheme="minorBidi"/>
              <w:noProof/>
              <w:kern w:val="0"/>
              <w:lang w:val="en-IN" w:eastAsia="en-IN"/>
            </w:rPr>
          </w:pPr>
          <w:hyperlink w:anchor="_Toc515037866" w:history="1">
            <w:r w:rsidR="006D2C24" w:rsidRPr="00321A2C">
              <w:rPr>
                <w:rStyle w:val="Hyperlink"/>
                <w:noProof/>
              </w:rPr>
              <w:t>What are Functions?</w:t>
            </w:r>
            <w:r w:rsidR="006D2C24">
              <w:rPr>
                <w:noProof/>
                <w:webHidden/>
              </w:rPr>
              <w:tab/>
            </w:r>
            <w:r>
              <w:rPr>
                <w:noProof/>
                <w:webHidden/>
              </w:rPr>
              <w:fldChar w:fldCharType="begin"/>
            </w:r>
            <w:r w:rsidR="006D2C24">
              <w:rPr>
                <w:noProof/>
                <w:webHidden/>
              </w:rPr>
              <w:instrText xml:space="preserve"> PAGEREF _Toc515037866 \h </w:instrText>
            </w:r>
            <w:r>
              <w:rPr>
                <w:noProof/>
                <w:webHidden/>
              </w:rPr>
            </w:r>
            <w:r>
              <w:rPr>
                <w:noProof/>
                <w:webHidden/>
              </w:rPr>
              <w:fldChar w:fldCharType="separate"/>
            </w:r>
            <w:r w:rsidR="006D2C24">
              <w:rPr>
                <w:noProof/>
                <w:webHidden/>
              </w:rPr>
              <w:t>79</w:t>
            </w:r>
            <w:r>
              <w:rPr>
                <w:noProof/>
                <w:webHidden/>
              </w:rPr>
              <w:fldChar w:fldCharType="end"/>
            </w:r>
          </w:hyperlink>
        </w:p>
        <w:p w:rsidR="006D2C24" w:rsidRDefault="0047219C">
          <w:pPr>
            <w:pStyle w:val="TOC20"/>
            <w:rPr>
              <w:rFonts w:asciiTheme="minorHAnsi" w:eastAsiaTheme="minorEastAsia" w:hAnsiTheme="minorHAnsi" w:cstheme="minorBidi"/>
              <w:noProof/>
              <w:kern w:val="0"/>
              <w:lang w:val="en-IN" w:eastAsia="en-IN"/>
            </w:rPr>
          </w:pPr>
          <w:hyperlink w:anchor="_Toc515037867" w:history="1">
            <w:r w:rsidR="006D2C24" w:rsidRPr="00321A2C">
              <w:rPr>
                <w:rStyle w:val="Hyperlink"/>
                <w:noProof/>
              </w:rPr>
              <w:t>Defining a Function</w:t>
            </w:r>
            <w:r w:rsidR="006D2C24">
              <w:rPr>
                <w:noProof/>
                <w:webHidden/>
              </w:rPr>
              <w:tab/>
            </w:r>
            <w:r>
              <w:rPr>
                <w:noProof/>
                <w:webHidden/>
              </w:rPr>
              <w:fldChar w:fldCharType="begin"/>
            </w:r>
            <w:r w:rsidR="006D2C24">
              <w:rPr>
                <w:noProof/>
                <w:webHidden/>
              </w:rPr>
              <w:instrText xml:space="preserve"> PAGEREF _Toc515037867 \h </w:instrText>
            </w:r>
            <w:r>
              <w:rPr>
                <w:noProof/>
                <w:webHidden/>
              </w:rPr>
            </w:r>
            <w:r>
              <w:rPr>
                <w:noProof/>
                <w:webHidden/>
              </w:rPr>
              <w:fldChar w:fldCharType="separate"/>
            </w:r>
            <w:r w:rsidR="006D2C24">
              <w:rPr>
                <w:noProof/>
                <w:webHidden/>
              </w:rPr>
              <w:t>79</w:t>
            </w:r>
            <w:r>
              <w:rPr>
                <w:noProof/>
                <w:webHidden/>
              </w:rPr>
              <w:fldChar w:fldCharType="end"/>
            </w:r>
          </w:hyperlink>
        </w:p>
        <w:p w:rsidR="006D2C24" w:rsidRDefault="0047219C">
          <w:pPr>
            <w:pStyle w:val="TOC20"/>
            <w:rPr>
              <w:rFonts w:asciiTheme="minorHAnsi" w:eastAsiaTheme="minorEastAsia" w:hAnsiTheme="minorHAnsi" w:cstheme="minorBidi"/>
              <w:noProof/>
              <w:kern w:val="0"/>
              <w:lang w:val="en-IN" w:eastAsia="en-IN"/>
            </w:rPr>
          </w:pPr>
          <w:hyperlink w:anchor="_Toc515037868" w:history="1">
            <w:r w:rsidR="006D2C24" w:rsidRPr="00321A2C">
              <w:rPr>
                <w:rStyle w:val="Hyperlink"/>
                <w:noProof/>
              </w:rPr>
              <w:t>Calling a Function</w:t>
            </w:r>
            <w:r w:rsidR="006D2C24">
              <w:rPr>
                <w:noProof/>
                <w:webHidden/>
              </w:rPr>
              <w:tab/>
            </w:r>
            <w:r>
              <w:rPr>
                <w:noProof/>
                <w:webHidden/>
              </w:rPr>
              <w:fldChar w:fldCharType="begin"/>
            </w:r>
            <w:r w:rsidR="006D2C24">
              <w:rPr>
                <w:noProof/>
                <w:webHidden/>
              </w:rPr>
              <w:instrText xml:space="preserve"> PAGEREF _Toc515037868 \h </w:instrText>
            </w:r>
            <w:r>
              <w:rPr>
                <w:noProof/>
                <w:webHidden/>
              </w:rPr>
            </w:r>
            <w:r>
              <w:rPr>
                <w:noProof/>
                <w:webHidden/>
              </w:rPr>
              <w:fldChar w:fldCharType="separate"/>
            </w:r>
            <w:r w:rsidR="006D2C24">
              <w:rPr>
                <w:noProof/>
                <w:webHidden/>
              </w:rPr>
              <w:t>80</w:t>
            </w:r>
            <w:r>
              <w:rPr>
                <w:noProof/>
                <w:webHidden/>
              </w:rPr>
              <w:fldChar w:fldCharType="end"/>
            </w:r>
          </w:hyperlink>
        </w:p>
        <w:p w:rsidR="006D2C24" w:rsidRDefault="0047219C">
          <w:pPr>
            <w:pStyle w:val="TOC20"/>
            <w:rPr>
              <w:rFonts w:asciiTheme="minorHAnsi" w:eastAsiaTheme="minorEastAsia" w:hAnsiTheme="minorHAnsi" w:cstheme="minorBidi"/>
              <w:noProof/>
              <w:kern w:val="0"/>
              <w:lang w:val="en-IN" w:eastAsia="en-IN"/>
            </w:rPr>
          </w:pPr>
          <w:hyperlink w:anchor="_Toc515037869" w:history="1">
            <w:r w:rsidR="006D2C24" w:rsidRPr="00321A2C">
              <w:rPr>
                <w:rStyle w:val="Hyperlink"/>
                <w:noProof/>
              </w:rPr>
              <w:t>Function Scope</w:t>
            </w:r>
            <w:r w:rsidR="006D2C24">
              <w:rPr>
                <w:noProof/>
                <w:webHidden/>
              </w:rPr>
              <w:tab/>
            </w:r>
            <w:r>
              <w:rPr>
                <w:noProof/>
                <w:webHidden/>
              </w:rPr>
              <w:fldChar w:fldCharType="begin"/>
            </w:r>
            <w:r w:rsidR="006D2C24">
              <w:rPr>
                <w:noProof/>
                <w:webHidden/>
              </w:rPr>
              <w:instrText xml:space="preserve"> PAGEREF _Toc515037869 \h </w:instrText>
            </w:r>
            <w:r>
              <w:rPr>
                <w:noProof/>
                <w:webHidden/>
              </w:rPr>
            </w:r>
            <w:r>
              <w:rPr>
                <w:noProof/>
                <w:webHidden/>
              </w:rPr>
              <w:fldChar w:fldCharType="separate"/>
            </w:r>
            <w:r w:rsidR="006D2C24">
              <w:rPr>
                <w:noProof/>
                <w:webHidden/>
              </w:rPr>
              <w:t>81</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870" w:history="1">
            <w:r w:rsidR="006D2C24" w:rsidRPr="00321A2C">
              <w:rPr>
                <w:rStyle w:val="Hyperlink"/>
                <w:noProof/>
              </w:rPr>
              <w:t>Scope of Variables</w:t>
            </w:r>
            <w:r w:rsidR="006D2C24">
              <w:rPr>
                <w:noProof/>
                <w:webHidden/>
              </w:rPr>
              <w:tab/>
            </w:r>
            <w:r>
              <w:rPr>
                <w:noProof/>
                <w:webHidden/>
              </w:rPr>
              <w:fldChar w:fldCharType="begin"/>
            </w:r>
            <w:r w:rsidR="006D2C24">
              <w:rPr>
                <w:noProof/>
                <w:webHidden/>
              </w:rPr>
              <w:instrText xml:space="preserve"> PAGEREF _Toc515037870 \h </w:instrText>
            </w:r>
            <w:r>
              <w:rPr>
                <w:noProof/>
                <w:webHidden/>
              </w:rPr>
            </w:r>
            <w:r>
              <w:rPr>
                <w:noProof/>
                <w:webHidden/>
              </w:rPr>
              <w:fldChar w:fldCharType="separate"/>
            </w:r>
            <w:r w:rsidR="006D2C24">
              <w:rPr>
                <w:noProof/>
                <w:webHidden/>
              </w:rPr>
              <w:t>81</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871" w:history="1">
            <w:r w:rsidR="006D2C24" w:rsidRPr="00321A2C">
              <w:rPr>
                <w:rStyle w:val="Hyperlink"/>
                <w:noProof/>
              </w:rPr>
              <w:t>Global vs. Local variables</w:t>
            </w:r>
            <w:r w:rsidR="006D2C24">
              <w:rPr>
                <w:noProof/>
                <w:webHidden/>
              </w:rPr>
              <w:tab/>
            </w:r>
            <w:r>
              <w:rPr>
                <w:noProof/>
                <w:webHidden/>
              </w:rPr>
              <w:fldChar w:fldCharType="begin"/>
            </w:r>
            <w:r w:rsidR="006D2C24">
              <w:rPr>
                <w:noProof/>
                <w:webHidden/>
              </w:rPr>
              <w:instrText xml:space="preserve"> PAGEREF _Toc515037871 \h </w:instrText>
            </w:r>
            <w:r>
              <w:rPr>
                <w:noProof/>
                <w:webHidden/>
              </w:rPr>
            </w:r>
            <w:r>
              <w:rPr>
                <w:noProof/>
                <w:webHidden/>
              </w:rPr>
              <w:fldChar w:fldCharType="separate"/>
            </w:r>
            <w:r w:rsidR="006D2C24">
              <w:rPr>
                <w:noProof/>
                <w:webHidden/>
              </w:rPr>
              <w:t>81</w:t>
            </w:r>
            <w:r>
              <w:rPr>
                <w:noProof/>
                <w:webHidden/>
              </w:rPr>
              <w:fldChar w:fldCharType="end"/>
            </w:r>
          </w:hyperlink>
        </w:p>
        <w:p w:rsidR="006D2C24" w:rsidRDefault="0047219C">
          <w:pPr>
            <w:pStyle w:val="TOC20"/>
            <w:rPr>
              <w:rFonts w:asciiTheme="minorHAnsi" w:eastAsiaTheme="minorEastAsia" w:hAnsiTheme="minorHAnsi" w:cstheme="minorBidi"/>
              <w:noProof/>
              <w:kern w:val="0"/>
              <w:lang w:val="en-IN" w:eastAsia="en-IN"/>
            </w:rPr>
          </w:pPr>
          <w:hyperlink w:anchor="_Toc515037872" w:history="1">
            <w:r w:rsidR="006D2C24" w:rsidRPr="00321A2C">
              <w:rPr>
                <w:rStyle w:val="Hyperlink"/>
                <w:noProof/>
              </w:rPr>
              <w:t>Function Arguments</w:t>
            </w:r>
            <w:r w:rsidR="006D2C24">
              <w:rPr>
                <w:noProof/>
                <w:webHidden/>
              </w:rPr>
              <w:tab/>
            </w:r>
            <w:r>
              <w:rPr>
                <w:noProof/>
                <w:webHidden/>
              </w:rPr>
              <w:fldChar w:fldCharType="begin"/>
            </w:r>
            <w:r w:rsidR="006D2C24">
              <w:rPr>
                <w:noProof/>
                <w:webHidden/>
              </w:rPr>
              <w:instrText xml:space="preserve"> PAGEREF _Toc515037872 \h </w:instrText>
            </w:r>
            <w:r>
              <w:rPr>
                <w:noProof/>
                <w:webHidden/>
              </w:rPr>
            </w:r>
            <w:r>
              <w:rPr>
                <w:noProof/>
                <w:webHidden/>
              </w:rPr>
              <w:fldChar w:fldCharType="separate"/>
            </w:r>
            <w:r w:rsidR="006D2C24">
              <w:rPr>
                <w:noProof/>
                <w:webHidden/>
              </w:rPr>
              <w:t>82</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873" w:history="1">
            <w:r w:rsidR="006D2C24" w:rsidRPr="00321A2C">
              <w:rPr>
                <w:rStyle w:val="Hyperlink"/>
                <w:noProof/>
              </w:rPr>
              <w:t>Default Argument Values</w:t>
            </w:r>
            <w:r w:rsidR="006D2C24">
              <w:rPr>
                <w:noProof/>
                <w:webHidden/>
              </w:rPr>
              <w:tab/>
            </w:r>
            <w:r>
              <w:rPr>
                <w:noProof/>
                <w:webHidden/>
              </w:rPr>
              <w:fldChar w:fldCharType="begin"/>
            </w:r>
            <w:r w:rsidR="006D2C24">
              <w:rPr>
                <w:noProof/>
                <w:webHidden/>
              </w:rPr>
              <w:instrText xml:space="preserve"> PAGEREF _Toc515037873 \h </w:instrText>
            </w:r>
            <w:r>
              <w:rPr>
                <w:noProof/>
                <w:webHidden/>
              </w:rPr>
            </w:r>
            <w:r>
              <w:rPr>
                <w:noProof/>
                <w:webHidden/>
              </w:rPr>
              <w:fldChar w:fldCharType="separate"/>
            </w:r>
            <w:r w:rsidR="006D2C24">
              <w:rPr>
                <w:noProof/>
                <w:webHidden/>
              </w:rPr>
              <w:t>82</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874" w:history="1">
            <w:r w:rsidR="006D2C24" w:rsidRPr="00321A2C">
              <w:rPr>
                <w:rStyle w:val="Hyperlink"/>
                <w:noProof/>
              </w:rPr>
              <w:t>Keyword Arguments</w:t>
            </w:r>
            <w:r w:rsidR="006D2C24">
              <w:rPr>
                <w:noProof/>
                <w:webHidden/>
              </w:rPr>
              <w:tab/>
            </w:r>
            <w:r>
              <w:rPr>
                <w:noProof/>
                <w:webHidden/>
              </w:rPr>
              <w:fldChar w:fldCharType="begin"/>
            </w:r>
            <w:r w:rsidR="006D2C24">
              <w:rPr>
                <w:noProof/>
                <w:webHidden/>
              </w:rPr>
              <w:instrText xml:space="preserve"> PAGEREF _Toc515037874 \h </w:instrText>
            </w:r>
            <w:r>
              <w:rPr>
                <w:noProof/>
                <w:webHidden/>
              </w:rPr>
            </w:r>
            <w:r>
              <w:rPr>
                <w:noProof/>
                <w:webHidden/>
              </w:rPr>
              <w:fldChar w:fldCharType="separate"/>
            </w:r>
            <w:r w:rsidR="006D2C24">
              <w:rPr>
                <w:noProof/>
                <w:webHidden/>
              </w:rPr>
              <w:t>83</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875" w:history="1">
            <w:r w:rsidR="006D2C24" w:rsidRPr="00321A2C">
              <w:rPr>
                <w:rStyle w:val="Hyperlink"/>
                <w:noProof/>
              </w:rPr>
              <w:t>Arbitrary Argument Lists</w:t>
            </w:r>
            <w:r w:rsidR="006D2C24">
              <w:rPr>
                <w:noProof/>
                <w:webHidden/>
              </w:rPr>
              <w:tab/>
            </w:r>
            <w:r>
              <w:rPr>
                <w:noProof/>
                <w:webHidden/>
              </w:rPr>
              <w:fldChar w:fldCharType="begin"/>
            </w:r>
            <w:r w:rsidR="006D2C24">
              <w:rPr>
                <w:noProof/>
                <w:webHidden/>
              </w:rPr>
              <w:instrText xml:space="preserve"> PAGEREF _Toc515037875 \h </w:instrText>
            </w:r>
            <w:r>
              <w:rPr>
                <w:noProof/>
                <w:webHidden/>
              </w:rPr>
            </w:r>
            <w:r>
              <w:rPr>
                <w:noProof/>
                <w:webHidden/>
              </w:rPr>
              <w:fldChar w:fldCharType="separate"/>
            </w:r>
            <w:r w:rsidR="006D2C24">
              <w:rPr>
                <w:noProof/>
                <w:webHidden/>
              </w:rPr>
              <w:t>86</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876" w:history="1">
            <w:r w:rsidR="006D2C24" w:rsidRPr="00321A2C">
              <w:rPr>
                <w:rStyle w:val="Hyperlink"/>
                <w:noProof/>
              </w:rPr>
              <w:t>Unpacking Argument Lists</w:t>
            </w:r>
            <w:r w:rsidR="006D2C24">
              <w:rPr>
                <w:noProof/>
                <w:webHidden/>
              </w:rPr>
              <w:tab/>
            </w:r>
            <w:r>
              <w:rPr>
                <w:noProof/>
                <w:webHidden/>
              </w:rPr>
              <w:fldChar w:fldCharType="begin"/>
            </w:r>
            <w:r w:rsidR="006D2C24">
              <w:rPr>
                <w:noProof/>
                <w:webHidden/>
              </w:rPr>
              <w:instrText xml:space="preserve"> PAGEREF _Toc515037876 \h </w:instrText>
            </w:r>
            <w:r>
              <w:rPr>
                <w:noProof/>
                <w:webHidden/>
              </w:rPr>
            </w:r>
            <w:r>
              <w:rPr>
                <w:noProof/>
                <w:webHidden/>
              </w:rPr>
              <w:fldChar w:fldCharType="separate"/>
            </w:r>
            <w:r w:rsidR="006D2C24">
              <w:rPr>
                <w:noProof/>
                <w:webHidden/>
              </w:rPr>
              <w:t>86</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877" w:history="1">
            <w:r w:rsidR="006D2C24" w:rsidRPr="00321A2C">
              <w:rPr>
                <w:rStyle w:val="Hyperlink"/>
                <w:noProof/>
              </w:rPr>
              <w:t>Difference between Arguments and Parameters</w:t>
            </w:r>
            <w:r w:rsidR="006D2C24">
              <w:rPr>
                <w:noProof/>
                <w:webHidden/>
              </w:rPr>
              <w:tab/>
            </w:r>
            <w:r>
              <w:rPr>
                <w:noProof/>
                <w:webHidden/>
              </w:rPr>
              <w:fldChar w:fldCharType="begin"/>
            </w:r>
            <w:r w:rsidR="006D2C24">
              <w:rPr>
                <w:noProof/>
                <w:webHidden/>
              </w:rPr>
              <w:instrText xml:space="preserve"> PAGEREF _Toc515037877 \h </w:instrText>
            </w:r>
            <w:r>
              <w:rPr>
                <w:noProof/>
                <w:webHidden/>
              </w:rPr>
            </w:r>
            <w:r>
              <w:rPr>
                <w:noProof/>
                <w:webHidden/>
              </w:rPr>
              <w:fldChar w:fldCharType="separate"/>
            </w:r>
            <w:r w:rsidR="006D2C24">
              <w:rPr>
                <w:noProof/>
                <w:webHidden/>
              </w:rPr>
              <w:t>87</w:t>
            </w:r>
            <w:r>
              <w:rPr>
                <w:noProof/>
                <w:webHidden/>
              </w:rPr>
              <w:fldChar w:fldCharType="end"/>
            </w:r>
          </w:hyperlink>
        </w:p>
        <w:p w:rsidR="006D2C24" w:rsidRDefault="0047219C">
          <w:pPr>
            <w:pStyle w:val="TOC20"/>
            <w:rPr>
              <w:rFonts w:asciiTheme="minorHAnsi" w:eastAsiaTheme="minorEastAsia" w:hAnsiTheme="minorHAnsi" w:cstheme="minorBidi"/>
              <w:noProof/>
              <w:kern w:val="0"/>
              <w:lang w:val="en-IN" w:eastAsia="en-IN"/>
            </w:rPr>
          </w:pPr>
          <w:hyperlink w:anchor="_Toc515037878" w:history="1">
            <w:r w:rsidR="006D2C24" w:rsidRPr="00321A2C">
              <w:rPr>
                <w:rStyle w:val="Hyperlink"/>
                <w:noProof/>
              </w:rPr>
              <w:t>Function Objects</w:t>
            </w:r>
            <w:r w:rsidR="006D2C24">
              <w:rPr>
                <w:noProof/>
                <w:webHidden/>
              </w:rPr>
              <w:tab/>
            </w:r>
            <w:r>
              <w:rPr>
                <w:noProof/>
                <w:webHidden/>
              </w:rPr>
              <w:fldChar w:fldCharType="begin"/>
            </w:r>
            <w:r w:rsidR="006D2C24">
              <w:rPr>
                <w:noProof/>
                <w:webHidden/>
              </w:rPr>
              <w:instrText xml:space="preserve"> PAGEREF _Toc515037878 \h </w:instrText>
            </w:r>
            <w:r>
              <w:rPr>
                <w:noProof/>
                <w:webHidden/>
              </w:rPr>
            </w:r>
            <w:r>
              <w:rPr>
                <w:noProof/>
                <w:webHidden/>
              </w:rPr>
              <w:fldChar w:fldCharType="separate"/>
            </w:r>
            <w:r w:rsidR="006D2C24">
              <w:rPr>
                <w:noProof/>
                <w:webHidden/>
              </w:rPr>
              <w:t>88</w:t>
            </w:r>
            <w:r>
              <w:rPr>
                <w:noProof/>
                <w:webHidden/>
              </w:rPr>
              <w:fldChar w:fldCharType="end"/>
            </w:r>
          </w:hyperlink>
        </w:p>
        <w:p w:rsidR="006D2C24" w:rsidRDefault="0047219C">
          <w:pPr>
            <w:pStyle w:val="TOC20"/>
            <w:rPr>
              <w:rFonts w:asciiTheme="minorHAnsi" w:eastAsiaTheme="minorEastAsia" w:hAnsiTheme="minorHAnsi" w:cstheme="minorBidi"/>
              <w:noProof/>
              <w:kern w:val="0"/>
              <w:lang w:val="en-IN" w:eastAsia="en-IN"/>
            </w:rPr>
          </w:pPr>
          <w:hyperlink w:anchor="_Toc515037879" w:history="1">
            <w:r w:rsidR="006D2C24" w:rsidRPr="00321A2C">
              <w:rPr>
                <w:rStyle w:val="Hyperlink"/>
                <w:noProof/>
              </w:rPr>
              <w:t>The Anonymous Functions</w:t>
            </w:r>
            <w:r w:rsidR="006D2C24">
              <w:rPr>
                <w:noProof/>
                <w:webHidden/>
              </w:rPr>
              <w:tab/>
            </w:r>
            <w:r>
              <w:rPr>
                <w:noProof/>
                <w:webHidden/>
              </w:rPr>
              <w:fldChar w:fldCharType="begin"/>
            </w:r>
            <w:r w:rsidR="006D2C24">
              <w:rPr>
                <w:noProof/>
                <w:webHidden/>
              </w:rPr>
              <w:instrText xml:space="preserve"> PAGEREF _Toc515037879 \h </w:instrText>
            </w:r>
            <w:r>
              <w:rPr>
                <w:noProof/>
                <w:webHidden/>
              </w:rPr>
            </w:r>
            <w:r>
              <w:rPr>
                <w:noProof/>
                <w:webHidden/>
              </w:rPr>
              <w:fldChar w:fldCharType="separate"/>
            </w:r>
            <w:r w:rsidR="006D2C24">
              <w:rPr>
                <w:noProof/>
                <w:webHidden/>
              </w:rPr>
              <w:t>88</w:t>
            </w:r>
            <w:r>
              <w:rPr>
                <w:noProof/>
                <w:webHidden/>
              </w:rPr>
              <w:fldChar w:fldCharType="end"/>
            </w:r>
          </w:hyperlink>
        </w:p>
        <w:p w:rsidR="006D2C24" w:rsidRDefault="0047219C">
          <w:pPr>
            <w:pStyle w:val="TOC20"/>
            <w:rPr>
              <w:rFonts w:asciiTheme="minorHAnsi" w:eastAsiaTheme="minorEastAsia" w:hAnsiTheme="minorHAnsi" w:cstheme="minorBidi"/>
              <w:noProof/>
              <w:kern w:val="0"/>
              <w:lang w:val="en-IN" w:eastAsia="en-IN"/>
            </w:rPr>
          </w:pPr>
          <w:hyperlink w:anchor="_Toc515037880" w:history="1">
            <w:r w:rsidR="006D2C24" w:rsidRPr="00321A2C">
              <w:rPr>
                <w:rStyle w:val="Hyperlink"/>
                <w:noProof/>
              </w:rPr>
              <w:t>Lambda Functions</w:t>
            </w:r>
            <w:r w:rsidR="006D2C24">
              <w:rPr>
                <w:noProof/>
                <w:webHidden/>
              </w:rPr>
              <w:tab/>
            </w:r>
            <w:r>
              <w:rPr>
                <w:noProof/>
                <w:webHidden/>
              </w:rPr>
              <w:fldChar w:fldCharType="begin"/>
            </w:r>
            <w:r w:rsidR="006D2C24">
              <w:rPr>
                <w:noProof/>
                <w:webHidden/>
              </w:rPr>
              <w:instrText xml:space="preserve"> PAGEREF _Toc515037880 \h </w:instrText>
            </w:r>
            <w:r>
              <w:rPr>
                <w:noProof/>
                <w:webHidden/>
              </w:rPr>
            </w:r>
            <w:r>
              <w:rPr>
                <w:noProof/>
                <w:webHidden/>
              </w:rPr>
              <w:fldChar w:fldCharType="separate"/>
            </w:r>
            <w:r w:rsidR="006D2C24">
              <w:rPr>
                <w:noProof/>
                <w:webHidden/>
              </w:rPr>
              <w:t>88</w:t>
            </w:r>
            <w:r>
              <w:rPr>
                <w:noProof/>
                <w:webHidden/>
              </w:rPr>
              <w:fldChar w:fldCharType="end"/>
            </w:r>
          </w:hyperlink>
        </w:p>
        <w:p w:rsidR="006D2C24" w:rsidRDefault="0047219C">
          <w:pPr>
            <w:pStyle w:val="TOC20"/>
            <w:rPr>
              <w:rFonts w:asciiTheme="minorHAnsi" w:eastAsiaTheme="minorEastAsia" w:hAnsiTheme="minorHAnsi" w:cstheme="minorBidi"/>
              <w:noProof/>
              <w:kern w:val="0"/>
              <w:lang w:val="en-IN" w:eastAsia="en-IN"/>
            </w:rPr>
          </w:pPr>
          <w:hyperlink w:anchor="_Toc515037881" w:history="1">
            <w:r w:rsidR="006D2C24" w:rsidRPr="00321A2C">
              <w:rPr>
                <w:rStyle w:val="Hyperlink"/>
                <w:noProof/>
              </w:rPr>
              <w:t>Recursive Functions</w:t>
            </w:r>
            <w:r w:rsidR="006D2C24">
              <w:rPr>
                <w:noProof/>
                <w:webHidden/>
              </w:rPr>
              <w:tab/>
            </w:r>
            <w:r>
              <w:rPr>
                <w:noProof/>
                <w:webHidden/>
              </w:rPr>
              <w:fldChar w:fldCharType="begin"/>
            </w:r>
            <w:r w:rsidR="006D2C24">
              <w:rPr>
                <w:noProof/>
                <w:webHidden/>
              </w:rPr>
              <w:instrText xml:space="preserve"> PAGEREF _Toc515037881 \h </w:instrText>
            </w:r>
            <w:r>
              <w:rPr>
                <w:noProof/>
                <w:webHidden/>
              </w:rPr>
            </w:r>
            <w:r>
              <w:rPr>
                <w:noProof/>
                <w:webHidden/>
              </w:rPr>
              <w:fldChar w:fldCharType="separate"/>
            </w:r>
            <w:r w:rsidR="006D2C24">
              <w:rPr>
                <w:noProof/>
                <w:webHidden/>
              </w:rPr>
              <w:t>89</w:t>
            </w:r>
            <w:r>
              <w:rPr>
                <w:noProof/>
                <w:webHidden/>
              </w:rPr>
              <w:fldChar w:fldCharType="end"/>
            </w:r>
          </w:hyperlink>
        </w:p>
        <w:p w:rsidR="006D2C24" w:rsidRDefault="0047219C">
          <w:pPr>
            <w:pStyle w:val="TOC10"/>
            <w:rPr>
              <w:rFonts w:asciiTheme="minorHAnsi" w:eastAsiaTheme="minorEastAsia" w:hAnsiTheme="minorHAnsi" w:cstheme="minorBidi"/>
              <w:color w:val="auto"/>
              <w:kern w:val="0"/>
              <w:lang w:val="en-IN" w:eastAsia="en-IN"/>
            </w:rPr>
          </w:pPr>
          <w:hyperlink w:anchor="_Toc515037882" w:history="1">
            <w:r w:rsidR="006D2C24" w:rsidRPr="00321A2C">
              <w:rPr>
                <w:rStyle w:val="Hyperlink"/>
                <w:rFonts w:asciiTheme="majorHAnsi" w:hAnsiTheme="majorHAnsi"/>
              </w:rPr>
              <w:t>Chapter 07 – Working with Modules and Packages</w:t>
            </w:r>
            <w:r w:rsidR="006D2C24">
              <w:rPr>
                <w:webHidden/>
              </w:rPr>
              <w:tab/>
            </w:r>
            <w:r>
              <w:rPr>
                <w:webHidden/>
              </w:rPr>
              <w:fldChar w:fldCharType="begin"/>
            </w:r>
            <w:r w:rsidR="006D2C24">
              <w:rPr>
                <w:webHidden/>
              </w:rPr>
              <w:instrText xml:space="preserve"> PAGEREF _Toc515037882 \h </w:instrText>
            </w:r>
            <w:r>
              <w:rPr>
                <w:webHidden/>
              </w:rPr>
            </w:r>
            <w:r>
              <w:rPr>
                <w:webHidden/>
              </w:rPr>
              <w:fldChar w:fldCharType="separate"/>
            </w:r>
            <w:r w:rsidR="006D2C24">
              <w:rPr>
                <w:webHidden/>
              </w:rPr>
              <w:t>91</w:t>
            </w:r>
            <w:r>
              <w:rPr>
                <w:webHidden/>
              </w:rPr>
              <w:fldChar w:fldCharType="end"/>
            </w:r>
          </w:hyperlink>
        </w:p>
        <w:p w:rsidR="006D2C24" w:rsidRDefault="0047219C">
          <w:pPr>
            <w:pStyle w:val="TOC20"/>
            <w:rPr>
              <w:rFonts w:asciiTheme="minorHAnsi" w:eastAsiaTheme="minorEastAsia" w:hAnsiTheme="minorHAnsi" w:cstheme="minorBidi"/>
              <w:noProof/>
              <w:kern w:val="0"/>
              <w:lang w:val="en-IN" w:eastAsia="en-IN"/>
            </w:rPr>
          </w:pPr>
          <w:hyperlink w:anchor="_Toc515037883" w:history="1">
            <w:r w:rsidR="006D2C24" w:rsidRPr="00321A2C">
              <w:rPr>
                <w:rStyle w:val="Hyperlink"/>
                <w:noProof/>
              </w:rPr>
              <w:t>Modules</w:t>
            </w:r>
            <w:r w:rsidR="006D2C24">
              <w:rPr>
                <w:noProof/>
                <w:webHidden/>
              </w:rPr>
              <w:tab/>
            </w:r>
            <w:r>
              <w:rPr>
                <w:noProof/>
                <w:webHidden/>
              </w:rPr>
              <w:fldChar w:fldCharType="begin"/>
            </w:r>
            <w:r w:rsidR="006D2C24">
              <w:rPr>
                <w:noProof/>
                <w:webHidden/>
              </w:rPr>
              <w:instrText xml:space="preserve"> PAGEREF _Toc515037883 \h </w:instrText>
            </w:r>
            <w:r>
              <w:rPr>
                <w:noProof/>
                <w:webHidden/>
              </w:rPr>
            </w:r>
            <w:r>
              <w:rPr>
                <w:noProof/>
                <w:webHidden/>
              </w:rPr>
              <w:fldChar w:fldCharType="separate"/>
            </w:r>
            <w:r w:rsidR="006D2C24">
              <w:rPr>
                <w:noProof/>
                <w:webHidden/>
              </w:rPr>
              <w:t>91</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884" w:history="1">
            <w:r w:rsidR="006D2C24" w:rsidRPr="00321A2C">
              <w:rPr>
                <w:rStyle w:val="Hyperlink"/>
                <w:noProof/>
              </w:rPr>
              <w:t>Introduction</w:t>
            </w:r>
            <w:r w:rsidR="006D2C24">
              <w:rPr>
                <w:noProof/>
                <w:webHidden/>
              </w:rPr>
              <w:tab/>
            </w:r>
            <w:r>
              <w:rPr>
                <w:noProof/>
                <w:webHidden/>
              </w:rPr>
              <w:fldChar w:fldCharType="begin"/>
            </w:r>
            <w:r w:rsidR="006D2C24">
              <w:rPr>
                <w:noProof/>
                <w:webHidden/>
              </w:rPr>
              <w:instrText xml:space="preserve"> PAGEREF _Toc515037884 \h </w:instrText>
            </w:r>
            <w:r>
              <w:rPr>
                <w:noProof/>
                <w:webHidden/>
              </w:rPr>
            </w:r>
            <w:r>
              <w:rPr>
                <w:noProof/>
                <w:webHidden/>
              </w:rPr>
              <w:fldChar w:fldCharType="separate"/>
            </w:r>
            <w:r w:rsidR="006D2C24">
              <w:rPr>
                <w:noProof/>
                <w:webHidden/>
              </w:rPr>
              <w:t>91</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885" w:history="1">
            <w:r w:rsidR="006D2C24" w:rsidRPr="00321A2C">
              <w:rPr>
                <w:rStyle w:val="Hyperlink"/>
                <w:noProof/>
              </w:rPr>
              <w:t>Executing Modules as Scripts</w:t>
            </w:r>
            <w:r w:rsidR="006D2C24">
              <w:rPr>
                <w:noProof/>
                <w:webHidden/>
              </w:rPr>
              <w:tab/>
            </w:r>
            <w:r>
              <w:rPr>
                <w:noProof/>
                <w:webHidden/>
              </w:rPr>
              <w:fldChar w:fldCharType="begin"/>
            </w:r>
            <w:r w:rsidR="006D2C24">
              <w:rPr>
                <w:noProof/>
                <w:webHidden/>
              </w:rPr>
              <w:instrText xml:space="preserve"> PAGEREF _Toc515037885 \h </w:instrText>
            </w:r>
            <w:r>
              <w:rPr>
                <w:noProof/>
                <w:webHidden/>
              </w:rPr>
            </w:r>
            <w:r>
              <w:rPr>
                <w:noProof/>
                <w:webHidden/>
              </w:rPr>
              <w:fldChar w:fldCharType="separate"/>
            </w:r>
            <w:r w:rsidR="006D2C24">
              <w:rPr>
                <w:noProof/>
                <w:webHidden/>
              </w:rPr>
              <w:t>92</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886" w:history="1">
            <w:r w:rsidR="006D2C24" w:rsidRPr="00321A2C">
              <w:rPr>
                <w:rStyle w:val="Hyperlink"/>
                <w:noProof/>
              </w:rPr>
              <w:t>Setting Search Path to Access a Module</w:t>
            </w:r>
            <w:r w:rsidR="006D2C24">
              <w:rPr>
                <w:noProof/>
                <w:webHidden/>
              </w:rPr>
              <w:tab/>
            </w:r>
            <w:r>
              <w:rPr>
                <w:noProof/>
                <w:webHidden/>
              </w:rPr>
              <w:fldChar w:fldCharType="begin"/>
            </w:r>
            <w:r w:rsidR="006D2C24">
              <w:rPr>
                <w:noProof/>
                <w:webHidden/>
              </w:rPr>
              <w:instrText xml:space="preserve"> PAGEREF _Toc515037886 \h </w:instrText>
            </w:r>
            <w:r>
              <w:rPr>
                <w:noProof/>
                <w:webHidden/>
              </w:rPr>
            </w:r>
            <w:r>
              <w:rPr>
                <w:noProof/>
                <w:webHidden/>
              </w:rPr>
              <w:fldChar w:fldCharType="separate"/>
            </w:r>
            <w:r w:rsidR="006D2C24">
              <w:rPr>
                <w:noProof/>
                <w:webHidden/>
              </w:rPr>
              <w:t>93</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887" w:history="1">
            <w:r w:rsidR="006D2C24" w:rsidRPr="00321A2C">
              <w:rPr>
                <w:rStyle w:val="Hyperlink"/>
                <w:noProof/>
              </w:rPr>
              <w:t>Importing a Module</w:t>
            </w:r>
            <w:r w:rsidR="006D2C24">
              <w:rPr>
                <w:noProof/>
                <w:webHidden/>
              </w:rPr>
              <w:tab/>
            </w:r>
            <w:r>
              <w:rPr>
                <w:noProof/>
                <w:webHidden/>
              </w:rPr>
              <w:fldChar w:fldCharType="begin"/>
            </w:r>
            <w:r w:rsidR="006D2C24">
              <w:rPr>
                <w:noProof/>
                <w:webHidden/>
              </w:rPr>
              <w:instrText xml:space="preserve"> PAGEREF _Toc515037887 \h </w:instrText>
            </w:r>
            <w:r>
              <w:rPr>
                <w:noProof/>
                <w:webHidden/>
              </w:rPr>
            </w:r>
            <w:r>
              <w:rPr>
                <w:noProof/>
                <w:webHidden/>
              </w:rPr>
              <w:fldChar w:fldCharType="separate"/>
            </w:r>
            <w:r w:rsidR="006D2C24">
              <w:rPr>
                <w:noProof/>
                <w:webHidden/>
              </w:rPr>
              <w:t>93</w:t>
            </w:r>
            <w:r>
              <w:rPr>
                <w:noProof/>
                <w:webHidden/>
              </w:rPr>
              <w:fldChar w:fldCharType="end"/>
            </w:r>
          </w:hyperlink>
        </w:p>
        <w:p w:rsidR="006D2C24" w:rsidRDefault="0047219C">
          <w:pPr>
            <w:pStyle w:val="TOC20"/>
            <w:rPr>
              <w:rFonts w:asciiTheme="minorHAnsi" w:eastAsiaTheme="minorEastAsia" w:hAnsiTheme="minorHAnsi" w:cstheme="minorBidi"/>
              <w:noProof/>
              <w:kern w:val="0"/>
              <w:lang w:val="en-IN" w:eastAsia="en-IN"/>
            </w:rPr>
          </w:pPr>
          <w:hyperlink w:anchor="_Toc515037888" w:history="1">
            <w:r w:rsidR="006D2C24" w:rsidRPr="00321A2C">
              <w:rPr>
                <w:rStyle w:val="Hyperlink"/>
                <w:noProof/>
              </w:rPr>
              <w:t>Packages</w:t>
            </w:r>
            <w:r w:rsidR="006D2C24">
              <w:rPr>
                <w:noProof/>
                <w:webHidden/>
              </w:rPr>
              <w:tab/>
            </w:r>
            <w:r>
              <w:rPr>
                <w:noProof/>
                <w:webHidden/>
              </w:rPr>
              <w:fldChar w:fldCharType="begin"/>
            </w:r>
            <w:r w:rsidR="006D2C24">
              <w:rPr>
                <w:noProof/>
                <w:webHidden/>
              </w:rPr>
              <w:instrText xml:space="preserve"> PAGEREF _Toc515037888 \h </w:instrText>
            </w:r>
            <w:r>
              <w:rPr>
                <w:noProof/>
                <w:webHidden/>
              </w:rPr>
            </w:r>
            <w:r>
              <w:rPr>
                <w:noProof/>
                <w:webHidden/>
              </w:rPr>
              <w:fldChar w:fldCharType="separate"/>
            </w:r>
            <w:r w:rsidR="006D2C24">
              <w:rPr>
                <w:noProof/>
                <w:webHidden/>
              </w:rPr>
              <w:t>95</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889" w:history="1">
            <w:r w:rsidR="006D2C24" w:rsidRPr="00321A2C">
              <w:rPr>
                <w:rStyle w:val="Hyperlink"/>
                <w:noProof/>
              </w:rPr>
              <w:t>Introduction</w:t>
            </w:r>
            <w:r w:rsidR="006D2C24">
              <w:rPr>
                <w:noProof/>
                <w:webHidden/>
              </w:rPr>
              <w:tab/>
            </w:r>
            <w:r>
              <w:rPr>
                <w:noProof/>
                <w:webHidden/>
              </w:rPr>
              <w:fldChar w:fldCharType="begin"/>
            </w:r>
            <w:r w:rsidR="006D2C24">
              <w:rPr>
                <w:noProof/>
                <w:webHidden/>
              </w:rPr>
              <w:instrText xml:space="preserve"> PAGEREF _Toc515037889 \h </w:instrText>
            </w:r>
            <w:r>
              <w:rPr>
                <w:noProof/>
                <w:webHidden/>
              </w:rPr>
            </w:r>
            <w:r>
              <w:rPr>
                <w:noProof/>
                <w:webHidden/>
              </w:rPr>
              <w:fldChar w:fldCharType="separate"/>
            </w:r>
            <w:r w:rsidR="006D2C24">
              <w:rPr>
                <w:noProof/>
                <w:webHidden/>
              </w:rPr>
              <w:t>95</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890" w:history="1">
            <w:r w:rsidR="006D2C24" w:rsidRPr="00321A2C">
              <w:rPr>
                <w:rStyle w:val="Hyperlink"/>
                <w:noProof/>
              </w:rPr>
              <w:t xml:space="preserve">Importing </w:t>
            </w:r>
            <w:r w:rsidR="006D2C24" w:rsidRPr="00321A2C">
              <w:rPr>
                <w:rStyle w:val="Hyperlink"/>
                <w:rFonts w:ascii="Courier New" w:hAnsi="Courier New" w:cs="Courier New"/>
                <w:noProof/>
              </w:rPr>
              <w:t>*</w:t>
            </w:r>
            <w:r w:rsidR="006D2C24" w:rsidRPr="00321A2C">
              <w:rPr>
                <w:rStyle w:val="Hyperlink"/>
                <w:noProof/>
              </w:rPr>
              <w:t xml:space="preserve"> From a Package</w:t>
            </w:r>
            <w:r w:rsidR="006D2C24">
              <w:rPr>
                <w:noProof/>
                <w:webHidden/>
              </w:rPr>
              <w:tab/>
            </w:r>
            <w:r>
              <w:rPr>
                <w:noProof/>
                <w:webHidden/>
              </w:rPr>
              <w:fldChar w:fldCharType="begin"/>
            </w:r>
            <w:r w:rsidR="006D2C24">
              <w:rPr>
                <w:noProof/>
                <w:webHidden/>
              </w:rPr>
              <w:instrText xml:space="preserve"> PAGEREF _Toc515037890 \h </w:instrText>
            </w:r>
            <w:r>
              <w:rPr>
                <w:noProof/>
                <w:webHidden/>
              </w:rPr>
            </w:r>
            <w:r>
              <w:rPr>
                <w:noProof/>
                <w:webHidden/>
              </w:rPr>
              <w:fldChar w:fldCharType="separate"/>
            </w:r>
            <w:r w:rsidR="006D2C24">
              <w:rPr>
                <w:noProof/>
                <w:webHidden/>
              </w:rPr>
              <w:t>97</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891" w:history="1">
            <w:r w:rsidR="006D2C24" w:rsidRPr="00321A2C">
              <w:rPr>
                <w:rStyle w:val="Hyperlink"/>
                <w:noProof/>
              </w:rPr>
              <w:t>Intra-package References</w:t>
            </w:r>
            <w:r w:rsidR="006D2C24">
              <w:rPr>
                <w:noProof/>
                <w:webHidden/>
              </w:rPr>
              <w:tab/>
            </w:r>
            <w:r>
              <w:rPr>
                <w:noProof/>
                <w:webHidden/>
              </w:rPr>
              <w:fldChar w:fldCharType="begin"/>
            </w:r>
            <w:r w:rsidR="006D2C24">
              <w:rPr>
                <w:noProof/>
                <w:webHidden/>
              </w:rPr>
              <w:instrText xml:space="preserve"> PAGEREF _Toc515037891 \h </w:instrText>
            </w:r>
            <w:r>
              <w:rPr>
                <w:noProof/>
                <w:webHidden/>
              </w:rPr>
            </w:r>
            <w:r>
              <w:rPr>
                <w:noProof/>
                <w:webHidden/>
              </w:rPr>
              <w:fldChar w:fldCharType="separate"/>
            </w:r>
            <w:r w:rsidR="006D2C24">
              <w:rPr>
                <w:noProof/>
                <w:webHidden/>
              </w:rPr>
              <w:t>98</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892" w:history="1">
            <w:r w:rsidR="006D2C24" w:rsidRPr="00321A2C">
              <w:rPr>
                <w:rStyle w:val="Hyperlink"/>
                <w:noProof/>
              </w:rPr>
              <w:t>Packages in Multiple Directories</w:t>
            </w:r>
            <w:r w:rsidR="006D2C24">
              <w:rPr>
                <w:noProof/>
                <w:webHidden/>
              </w:rPr>
              <w:tab/>
            </w:r>
            <w:r>
              <w:rPr>
                <w:noProof/>
                <w:webHidden/>
              </w:rPr>
              <w:fldChar w:fldCharType="begin"/>
            </w:r>
            <w:r w:rsidR="006D2C24">
              <w:rPr>
                <w:noProof/>
                <w:webHidden/>
              </w:rPr>
              <w:instrText xml:space="preserve"> PAGEREF _Toc515037892 \h </w:instrText>
            </w:r>
            <w:r>
              <w:rPr>
                <w:noProof/>
                <w:webHidden/>
              </w:rPr>
            </w:r>
            <w:r>
              <w:rPr>
                <w:noProof/>
                <w:webHidden/>
              </w:rPr>
              <w:fldChar w:fldCharType="separate"/>
            </w:r>
            <w:r w:rsidR="006D2C24">
              <w:rPr>
                <w:noProof/>
                <w:webHidden/>
              </w:rPr>
              <w:t>98</w:t>
            </w:r>
            <w:r>
              <w:rPr>
                <w:noProof/>
                <w:webHidden/>
              </w:rPr>
              <w:fldChar w:fldCharType="end"/>
            </w:r>
          </w:hyperlink>
        </w:p>
        <w:p w:rsidR="006D2C24" w:rsidRDefault="0047219C">
          <w:pPr>
            <w:pStyle w:val="TOC10"/>
            <w:rPr>
              <w:rFonts w:asciiTheme="minorHAnsi" w:eastAsiaTheme="minorEastAsia" w:hAnsiTheme="minorHAnsi" w:cstheme="minorBidi"/>
              <w:color w:val="auto"/>
              <w:kern w:val="0"/>
              <w:lang w:val="en-IN" w:eastAsia="en-IN"/>
            </w:rPr>
          </w:pPr>
          <w:hyperlink w:anchor="_Toc515037893" w:history="1">
            <w:r w:rsidR="006D2C24" w:rsidRPr="00321A2C">
              <w:rPr>
                <w:rStyle w:val="Hyperlink"/>
                <w:rFonts w:asciiTheme="majorHAnsi" w:hAnsiTheme="majorHAnsi"/>
              </w:rPr>
              <w:t>Chapter 08 – Python File I/O</w:t>
            </w:r>
            <w:r w:rsidR="006D2C24">
              <w:rPr>
                <w:webHidden/>
              </w:rPr>
              <w:tab/>
            </w:r>
            <w:r>
              <w:rPr>
                <w:webHidden/>
              </w:rPr>
              <w:fldChar w:fldCharType="begin"/>
            </w:r>
            <w:r w:rsidR="006D2C24">
              <w:rPr>
                <w:webHidden/>
              </w:rPr>
              <w:instrText xml:space="preserve"> PAGEREF _Toc515037893 \h </w:instrText>
            </w:r>
            <w:r>
              <w:rPr>
                <w:webHidden/>
              </w:rPr>
            </w:r>
            <w:r>
              <w:rPr>
                <w:webHidden/>
              </w:rPr>
              <w:fldChar w:fldCharType="separate"/>
            </w:r>
            <w:r w:rsidR="006D2C24">
              <w:rPr>
                <w:webHidden/>
              </w:rPr>
              <w:t>99</w:t>
            </w:r>
            <w:r>
              <w:rPr>
                <w:webHidden/>
              </w:rPr>
              <w:fldChar w:fldCharType="end"/>
            </w:r>
          </w:hyperlink>
        </w:p>
        <w:p w:rsidR="006D2C24" w:rsidRDefault="0047219C">
          <w:pPr>
            <w:pStyle w:val="TOC20"/>
            <w:rPr>
              <w:rFonts w:asciiTheme="minorHAnsi" w:eastAsiaTheme="minorEastAsia" w:hAnsiTheme="minorHAnsi" w:cstheme="minorBidi"/>
              <w:noProof/>
              <w:kern w:val="0"/>
              <w:lang w:val="en-IN" w:eastAsia="en-IN"/>
            </w:rPr>
          </w:pPr>
          <w:hyperlink w:anchor="_Toc515037894" w:history="1">
            <w:r w:rsidR="006D2C24" w:rsidRPr="00321A2C">
              <w:rPr>
                <w:rStyle w:val="Hyperlink"/>
                <w:noProof/>
              </w:rPr>
              <w:t>Introduction</w:t>
            </w:r>
            <w:r w:rsidR="006D2C24">
              <w:rPr>
                <w:noProof/>
                <w:webHidden/>
              </w:rPr>
              <w:tab/>
            </w:r>
            <w:r>
              <w:rPr>
                <w:noProof/>
                <w:webHidden/>
              </w:rPr>
              <w:fldChar w:fldCharType="begin"/>
            </w:r>
            <w:r w:rsidR="006D2C24">
              <w:rPr>
                <w:noProof/>
                <w:webHidden/>
              </w:rPr>
              <w:instrText xml:space="preserve"> PAGEREF _Toc515037894 \h </w:instrText>
            </w:r>
            <w:r>
              <w:rPr>
                <w:noProof/>
                <w:webHidden/>
              </w:rPr>
            </w:r>
            <w:r>
              <w:rPr>
                <w:noProof/>
                <w:webHidden/>
              </w:rPr>
              <w:fldChar w:fldCharType="separate"/>
            </w:r>
            <w:r w:rsidR="006D2C24">
              <w:rPr>
                <w:noProof/>
                <w:webHidden/>
              </w:rPr>
              <w:t>99</w:t>
            </w:r>
            <w:r>
              <w:rPr>
                <w:noProof/>
                <w:webHidden/>
              </w:rPr>
              <w:fldChar w:fldCharType="end"/>
            </w:r>
          </w:hyperlink>
        </w:p>
        <w:p w:rsidR="006D2C24" w:rsidRDefault="0047219C">
          <w:pPr>
            <w:pStyle w:val="TOC20"/>
            <w:rPr>
              <w:rFonts w:asciiTheme="minorHAnsi" w:eastAsiaTheme="minorEastAsia" w:hAnsiTheme="minorHAnsi" w:cstheme="minorBidi"/>
              <w:noProof/>
              <w:kern w:val="0"/>
              <w:lang w:val="en-IN" w:eastAsia="en-IN"/>
            </w:rPr>
          </w:pPr>
          <w:hyperlink w:anchor="_Toc515037895" w:history="1">
            <w:r w:rsidR="006D2C24" w:rsidRPr="00321A2C">
              <w:rPr>
                <w:rStyle w:val="Hyperlink"/>
                <w:noProof/>
              </w:rPr>
              <w:t>Modes of Files</w:t>
            </w:r>
            <w:r w:rsidR="006D2C24">
              <w:rPr>
                <w:noProof/>
                <w:webHidden/>
              </w:rPr>
              <w:tab/>
            </w:r>
            <w:r>
              <w:rPr>
                <w:noProof/>
                <w:webHidden/>
              </w:rPr>
              <w:fldChar w:fldCharType="begin"/>
            </w:r>
            <w:r w:rsidR="006D2C24">
              <w:rPr>
                <w:noProof/>
                <w:webHidden/>
              </w:rPr>
              <w:instrText xml:space="preserve"> PAGEREF _Toc515037895 \h </w:instrText>
            </w:r>
            <w:r>
              <w:rPr>
                <w:noProof/>
                <w:webHidden/>
              </w:rPr>
            </w:r>
            <w:r>
              <w:rPr>
                <w:noProof/>
                <w:webHidden/>
              </w:rPr>
              <w:fldChar w:fldCharType="separate"/>
            </w:r>
            <w:r w:rsidR="006D2C24">
              <w:rPr>
                <w:noProof/>
                <w:webHidden/>
              </w:rPr>
              <w:t>99</w:t>
            </w:r>
            <w:r>
              <w:rPr>
                <w:noProof/>
                <w:webHidden/>
              </w:rPr>
              <w:fldChar w:fldCharType="end"/>
            </w:r>
          </w:hyperlink>
        </w:p>
        <w:p w:rsidR="006D2C24" w:rsidRDefault="0047219C">
          <w:pPr>
            <w:pStyle w:val="TOC20"/>
            <w:rPr>
              <w:rFonts w:asciiTheme="minorHAnsi" w:eastAsiaTheme="minorEastAsia" w:hAnsiTheme="minorHAnsi" w:cstheme="minorBidi"/>
              <w:noProof/>
              <w:kern w:val="0"/>
              <w:lang w:val="en-IN" w:eastAsia="en-IN"/>
            </w:rPr>
          </w:pPr>
          <w:hyperlink w:anchor="_Toc515037896" w:history="1">
            <w:r w:rsidR="006D2C24" w:rsidRPr="00321A2C">
              <w:rPr>
                <w:rStyle w:val="Hyperlink"/>
                <w:noProof/>
              </w:rPr>
              <w:t>File Handling</w:t>
            </w:r>
            <w:r w:rsidR="006D2C24">
              <w:rPr>
                <w:noProof/>
                <w:webHidden/>
              </w:rPr>
              <w:tab/>
            </w:r>
            <w:r>
              <w:rPr>
                <w:noProof/>
                <w:webHidden/>
              </w:rPr>
              <w:fldChar w:fldCharType="begin"/>
            </w:r>
            <w:r w:rsidR="006D2C24">
              <w:rPr>
                <w:noProof/>
                <w:webHidden/>
              </w:rPr>
              <w:instrText xml:space="preserve"> PAGEREF _Toc515037896 \h </w:instrText>
            </w:r>
            <w:r>
              <w:rPr>
                <w:noProof/>
                <w:webHidden/>
              </w:rPr>
            </w:r>
            <w:r>
              <w:rPr>
                <w:noProof/>
                <w:webHidden/>
              </w:rPr>
              <w:fldChar w:fldCharType="separate"/>
            </w:r>
            <w:r w:rsidR="006D2C24">
              <w:rPr>
                <w:noProof/>
                <w:webHidden/>
              </w:rPr>
              <w:t>100</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897" w:history="1">
            <w:r w:rsidR="006D2C24" w:rsidRPr="00321A2C">
              <w:rPr>
                <w:rStyle w:val="Hyperlink"/>
                <w:noProof/>
              </w:rPr>
              <w:t>Opening a File</w:t>
            </w:r>
            <w:r w:rsidR="006D2C24">
              <w:rPr>
                <w:noProof/>
                <w:webHidden/>
              </w:rPr>
              <w:tab/>
            </w:r>
            <w:r>
              <w:rPr>
                <w:noProof/>
                <w:webHidden/>
              </w:rPr>
              <w:fldChar w:fldCharType="begin"/>
            </w:r>
            <w:r w:rsidR="006D2C24">
              <w:rPr>
                <w:noProof/>
                <w:webHidden/>
              </w:rPr>
              <w:instrText xml:space="preserve"> PAGEREF _Toc515037897 \h </w:instrText>
            </w:r>
            <w:r>
              <w:rPr>
                <w:noProof/>
                <w:webHidden/>
              </w:rPr>
            </w:r>
            <w:r>
              <w:rPr>
                <w:noProof/>
                <w:webHidden/>
              </w:rPr>
              <w:fldChar w:fldCharType="separate"/>
            </w:r>
            <w:r w:rsidR="006D2C24">
              <w:rPr>
                <w:noProof/>
                <w:webHidden/>
              </w:rPr>
              <w:t>100</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898" w:history="1">
            <w:r w:rsidR="006D2C24" w:rsidRPr="00321A2C">
              <w:rPr>
                <w:rStyle w:val="Hyperlink"/>
                <w:noProof/>
              </w:rPr>
              <w:t>Read from a File</w:t>
            </w:r>
            <w:r w:rsidR="006D2C24">
              <w:rPr>
                <w:noProof/>
                <w:webHidden/>
              </w:rPr>
              <w:tab/>
            </w:r>
            <w:r>
              <w:rPr>
                <w:noProof/>
                <w:webHidden/>
              </w:rPr>
              <w:fldChar w:fldCharType="begin"/>
            </w:r>
            <w:r w:rsidR="006D2C24">
              <w:rPr>
                <w:noProof/>
                <w:webHidden/>
              </w:rPr>
              <w:instrText xml:space="preserve"> PAGEREF _Toc515037898 \h </w:instrText>
            </w:r>
            <w:r>
              <w:rPr>
                <w:noProof/>
                <w:webHidden/>
              </w:rPr>
            </w:r>
            <w:r>
              <w:rPr>
                <w:noProof/>
                <w:webHidden/>
              </w:rPr>
              <w:fldChar w:fldCharType="separate"/>
            </w:r>
            <w:r w:rsidR="006D2C24">
              <w:rPr>
                <w:noProof/>
                <w:webHidden/>
              </w:rPr>
              <w:t>100</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899" w:history="1">
            <w:r w:rsidR="006D2C24" w:rsidRPr="00321A2C">
              <w:rPr>
                <w:rStyle w:val="Hyperlink"/>
                <w:noProof/>
              </w:rPr>
              <w:t>Writing a File</w:t>
            </w:r>
            <w:r w:rsidR="006D2C24">
              <w:rPr>
                <w:noProof/>
                <w:webHidden/>
              </w:rPr>
              <w:tab/>
            </w:r>
            <w:r>
              <w:rPr>
                <w:noProof/>
                <w:webHidden/>
              </w:rPr>
              <w:fldChar w:fldCharType="begin"/>
            </w:r>
            <w:r w:rsidR="006D2C24">
              <w:rPr>
                <w:noProof/>
                <w:webHidden/>
              </w:rPr>
              <w:instrText xml:space="preserve"> PAGEREF _Toc515037899 \h </w:instrText>
            </w:r>
            <w:r>
              <w:rPr>
                <w:noProof/>
                <w:webHidden/>
              </w:rPr>
            </w:r>
            <w:r>
              <w:rPr>
                <w:noProof/>
                <w:webHidden/>
              </w:rPr>
              <w:fldChar w:fldCharType="separate"/>
            </w:r>
            <w:r w:rsidR="006D2C24">
              <w:rPr>
                <w:noProof/>
                <w:webHidden/>
              </w:rPr>
              <w:t>101</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900" w:history="1">
            <w:r w:rsidR="006D2C24" w:rsidRPr="00321A2C">
              <w:rPr>
                <w:rStyle w:val="Hyperlink"/>
                <w:noProof/>
              </w:rPr>
              <w:t>Append to a Module</w:t>
            </w:r>
            <w:r w:rsidR="006D2C24">
              <w:rPr>
                <w:noProof/>
                <w:webHidden/>
              </w:rPr>
              <w:tab/>
            </w:r>
            <w:r>
              <w:rPr>
                <w:noProof/>
                <w:webHidden/>
              </w:rPr>
              <w:fldChar w:fldCharType="begin"/>
            </w:r>
            <w:r w:rsidR="006D2C24">
              <w:rPr>
                <w:noProof/>
                <w:webHidden/>
              </w:rPr>
              <w:instrText xml:space="preserve"> PAGEREF _Toc515037900 \h </w:instrText>
            </w:r>
            <w:r>
              <w:rPr>
                <w:noProof/>
                <w:webHidden/>
              </w:rPr>
            </w:r>
            <w:r>
              <w:rPr>
                <w:noProof/>
                <w:webHidden/>
              </w:rPr>
              <w:fldChar w:fldCharType="separate"/>
            </w:r>
            <w:r w:rsidR="006D2C24">
              <w:rPr>
                <w:noProof/>
                <w:webHidden/>
              </w:rPr>
              <w:t>101</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901" w:history="1">
            <w:r w:rsidR="006D2C24" w:rsidRPr="00321A2C">
              <w:rPr>
                <w:rStyle w:val="Hyperlink"/>
                <w:noProof/>
              </w:rPr>
              <w:t>Closing a Module</w:t>
            </w:r>
            <w:r w:rsidR="006D2C24">
              <w:rPr>
                <w:noProof/>
                <w:webHidden/>
              </w:rPr>
              <w:tab/>
            </w:r>
            <w:r>
              <w:rPr>
                <w:noProof/>
                <w:webHidden/>
              </w:rPr>
              <w:fldChar w:fldCharType="begin"/>
            </w:r>
            <w:r w:rsidR="006D2C24">
              <w:rPr>
                <w:noProof/>
                <w:webHidden/>
              </w:rPr>
              <w:instrText xml:space="preserve"> PAGEREF _Toc515037901 \h </w:instrText>
            </w:r>
            <w:r>
              <w:rPr>
                <w:noProof/>
                <w:webHidden/>
              </w:rPr>
            </w:r>
            <w:r>
              <w:rPr>
                <w:noProof/>
                <w:webHidden/>
              </w:rPr>
              <w:fldChar w:fldCharType="separate"/>
            </w:r>
            <w:r w:rsidR="006D2C24">
              <w:rPr>
                <w:noProof/>
                <w:webHidden/>
              </w:rPr>
              <w:t>102</w:t>
            </w:r>
            <w:r>
              <w:rPr>
                <w:noProof/>
                <w:webHidden/>
              </w:rPr>
              <w:fldChar w:fldCharType="end"/>
            </w:r>
          </w:hyperlink>
        </w:p>
        <w:p w:rsidR="006D2C24" w:rsidRDefault="0047219C">
          <w:pPr>
            <w:pStyle w:val="TOC20"/>
            <w:rPr>
              <w:rFonts w:asciiTheme="minorHAnsi" w:eastAsiaTheme="minorEastAsia" w:hAnsiTheme="minorHAnsi" w:cstheme="minorBidi"/>
              <w:noProof/>
              <w:kern w:val="0"/>
              <w:lang w:val="en-IN" w:eastAsia="en-IN"/>
            </w:rPr>
          </w:pPr>
          <w:hyperlink w:anchor="_Toc515037902" w:history="1">
            <w:r w:rsidR="006D2C24" w:rsidRPr="00321A2C">
              <w:rPr>
                <w:rStyle w:val="Hyperlink"/>
                <w:noProof/>
              </w:rPr>
              <w:t>OS Module</w:t>
            </w:r>
            <w:r w:rsidR="006D2C24">
              <w:rPr>
                <w:noProof/>
                <w:webHidden/>
              </w:rPr>
              <w:tab/>
            </w:r>
            <w:r>
              <w:rPr>
                <w:noProof/>
                <w:webHidden/>
              </w:rPr>
              <w:fldChar w:fldCharType="begin"/>
            </w:r>
            <w:r w:rsidR="006D2C24">
              <w:rPr>
                <w:noProof/>
                <w:webHidden/>
              </w:rPr>
              <w:instrText xml:space="preserve"> PAGEREF _Toc515037902 \h </w:instrText>
            </w:r>
            <w:r>
              <w:rPr>
                <w:noProof/>
                <w:webHidden/>
              </w:rPr>
            </w:r>
            <w:r>
              <w:rPr>
                <w:noProof/>
                <w:webHidden/>
              </w:rPr>
              <w:fldChar w:fldCharType="separate"/>
            </w:r>
            <w:r w:rsidR="006D2C24">
              <w:rPr>
                <w:noProof/>
                <w:webHidden/>
              </w:rPr>
              <w:t>103</w:t>
            </w:r>
            <w:r>
              <w:rPr>
                <w:noProof/>
                <w:webHidden/>
              </w:rPr>
              <w:fldChar w:fldCharType="end"/>
            </w:r>
          </w:hyperlink>
        </w:p>
        <w:p w:rsidR="006D2C24" w:rsidRDefault="0047219C">
          <w:pPr>
            <w:pStyle w:val="TOC20"/>
            <w:rPr>
              <w:rFonts w:asciiTheme="minorHAnsi" w:eastAsiaTheme="minorEastAsia" w:hAnsiTheme="minorHAnsi" w:cstheme="minorBidi"/>
              <w:noProof/>
              <w:kern w:val="0"/>
              <w:lang w:val="en-IN" w:eastAsia="en-IN"/>
            </w:rPr>
          </w:pPr>
          <w:hyperlink w:anchor="_Toc515037903" w:history="1">
            <w:r w:rsidR="006D2C24" w:rsidRPr="00321A2C">
              <w:rPr>
                <w:rStyle w:val="Hyperlink"/>
                <w:noProof/>
              </w:rPr>
              <w:t xml:space="preserve">Other File Tools: </w:t>
            </w:r>
            <w:r w:rsidR="006D2C24" w:rsidRPr="00321A2C">
              <w:rPr>
                <w:rStyle w:val="Hyperlink"/>
                <w:rFonts w:ascii="Courier New" w:hAnsi="Courier New" w:cs="Courier New"/>
                <w:noProof/>
              </w:rPr>
              <w:t>shutil</w:t>
            </w:r>
            <w:r w:rsidR="006D2C24">
              <w:rPr>
                <w:noProof/>
                <w:webHidden/>
              </w:rPr>
              <w:tab/>
            </w:r>
            <w:r>
              <w:rPr>
                <w:noProof/>
                <w:webHidden/>
              </w:rPr>
              <w:fldChar w:fldCharType="begin"/>
            </w:r>
            <w:r w:rsidR="006D2C24">
              <w:rPr>
                <w:noProof/>
                <w:webHidden/>
              </w:rPr>
              <w:instrText xml:space="preserve"> PAGEREF _Toc515037903 \h </w:instrText>
            </w:r>
            <w:r>
              <w:rPr>
                <w:noProof/>
                <w:webHidden/>
              </w:rPr>
            </w:r>
            <w:r>
              <w:rPr>
                <w:noProof/>
                <w:webHidden/>
              </w:rPr>
              <w:fldChar w:fldCharType="separate"/>
            </w:r>
            <w:r w:rsidR="006D2C24">
              <w:rPr>
                <w:noProof/>
                <w:webHidden/>
              </w:rPr>
              <w:t>106</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904" w:history="1">
            <w:r w:rsidR="006D2C24" w:rsidRPr="00321A2C">
              <w:rPr>
                <w:rStyle w:val="Hyperlink"/>
                <w:noProof/>
              </w:rPr>
              <w:t>Directory and Files Operations</w:t>
            </w:r>
            <w:r w:rsidR="006D2C24">
              <w:rPr>
                <w:noProof/>
                <w:webHidden/>
              </w:rPr>
              <w:tab/>
            </w:r>
            <w:r>
              <w:rPr>
                <w:noProof/>
                <w:webHidden/>
              </w:rPr>
              <w:fldChar w:fldCharType="begin"/>
            </w:r>
            <w:r w:rsidR="006D2C24">
              <w:rPr>
                <w:noProof/>
                <w:webHidden/>
              </w:rPr>
              <w:instrText xml:space="preserve"> PAGEREF _Toc515037904 \h </w:instrText>
            </w:r>
            <w:r>
              <w:rPr>
                <w:noProof/>
                <w:webHidden/>
              </w:rPr>
            </w:r>
            <w:r>
              <w:rPr>
                <w:noProof/>
                <w:webHidden/>
              </w:rPr>
              <w:fldChar w:fldCharType="separate"/>
            </w:r>
            <w:r w:rsidR="006D2C24">
              <w:rPr>
                <w:noProof/>
                <w:webHidden/>
              </w:rPr>
              <w:t>106</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905" w:history="1">
            <w:r w:rsidR="006D2C24" w:rsidRPr="00321A2C">
              <w:rPr>
                <w:rStyle w:val="Hyperlink"/>
                <w:noProof/>
              </w:rPr>
              <w:t>Archiving Operations</w:t>
            </w:r>
            <w:r w:rsidR="006D2C24">
              <w:rPr>
                <w:noProof/>
                <w:webHidden/>
              </w:rPr>
              <w:tab/>
            </w:r>
            <w:r>
              <w:rPr>
                <w:noProof/>
                <w:webHidden/>
              </w:rPr>
              <w:fldChar w:fldCharType="begin"/>
            </w:r>
            <w:r w:rsidR="006D2C24">
              <w:rPr>
                <w:noProof/>
                <w:webHidden/>
              </w:rPr>
              <w:instrText xml:space="preserve"> PAGEREF _Toc515037905 \h </w:instrText>
            </w:r>
            <w:r>
              <w:rPr>
                <w:noProof/>
                <w:webHidden/>
              </w:rPr>
            </w:r>
            <w:r>
              <w:rPr>
                <w:noProof/>
                <w:webHidden/>
              </w:rPr>
              <w:fldChar w:fldCharType="separate"/>
            </w:r>
            <w:r w:rsidR="006D2C24">
              <w:rPr>
                <w:noProof/>
                <w:webHidden/>
              </w:rPr>
              <w:t>107</w:t>
            </w:r>
            <w:r>
              <w:rPr>
                <w:noProof/>
                <w:webHidden/>
              </w:rPr>
              <w:fldChar w:fldCharType="end"/>
            </w:r>
          </w:hyperlink>
        </w:p>
        <w:p w:rsidR="006D2C24" w:rsidRDefault="0047219C">
          <w:pPr>
            <w:pStyle w:val="TOC20"/>
            <w:rPr>
              <w:rFonts w:asciiTheme="minorHAnsi" w:eastAsiaTheme="minorEastAsia" w:hAnsiTheme="minorHAnsi" w:cstheme="minorBidi"/>
              <w:noProof/>
              <w:kern w:val="0"/>
              <w:lang w:val="en-IN" w:eastAsia="en-IN"/>
            </w:rPr>
          </w:pPr>
          <w:hyperlink w:anchor="_Toc515037906" w:history="1">
            <w:r w:rsidR="006D2C24" w:rsidRPr="00321A2C">
              <w:rPr>
                <w:rStyle w:val="Hyperlink"/>
                <w:noProof/>
              </w:rPr>
              <w:t>File Operations: Examples</w:t>
            </w:r>
            <w:r w:rsidR="006D2C24">
              <w:rPr>
                <w:noProof/>
                <w:webHidden/>
              </w:rPr>
              <w:tab/>
            </w:r>
            <w:r>
              <w:rPr>
                <w:noProof/>
                <w:webHidden/>
              </w:rPr>
              <w:fldChar w:fldCharType="begin"/>
            </w:r>
            <w:r w:rsidR="006D2C24">
              <w:rPr>
                <w:noProof/>
                <w:webHidden/>
              </w:rPr>
              <w:instrText xml:space="preserve"> PAGEREF _Toc515037906 \h </w:instrText>
            </w:r>
            <w:r>
              <w:rPr>
                <w:noProof/>
                <w:webHidden/>
              </w:rPr>
            </w:r>
            <w:r>
              <w:rPr>
                <w:noProof/>
                <w:webHidden/>
              </w:rPr>
              <w:fldChar w:fldCharType="separate"/>
            </w:r>
            <w:r w:rsidR="006D2C24">
              <w:rPr>
                <w:noProof/>
                <w:webHidden/>
              </w:rPr>
              <w:t>108</w:t>
            </w:r>
            <w:r>
              <w:rPr>
                <w:noProof/>
                <w:webHidden/>
              </w:rPr>
              <w:fldChar w:fldCharType="end"/>
            </w:r>
          </w:hyperlink>
        </w:p>
        <w:p w:rsidR="006D2C24" w:rsidRDefault="0047219C">
          <w:pPr>
            <w:pStyle w:val="TOC10"/>
            <w:rPr>
              <w:rFonts w:asciiTheme="minorHAnsi" w:eastAsiaTheme="minorEastAsia" w:hAnsiTheme="minorHAnsi" w:cstheme="minorBidi"/>
              <w:color w:val="auto"/>
              <w:kern w:val="0"/>
              <w:lang w:val="en-IN" w:eastAsia="en-IN"/>
            </w:rPr>
          </w:pPr>
          <w:hyperlink w:anchor="_Toc515037907" w:history="1">
            <w:r w:rsidR="006D2C24" w:rsidRPr="00321A2C">
              <w:rPr>
                <w:rStyle w:val="Hyperlink"/>
                <w:rFonts w:asciiTheme="majorHAnsi" w:hAnsiTheme="majorHAnsi"/>
              </w:rPr>
              <w:t>Chapter 09 – Exception Handling in Python</w:t>
            </w:r>
            <w:r w:rsidR="006D2C24">
              <w:rPr>
                <w:webHidden/>
              </w:rPr>
              <w:tab/>
            </w:r>
            <w:r>
              <w:rPr>
                <w:webHidden/>
              </w:rPr>
              <w:fldChar w:fldCharType="begin"/>
            </w:r>
            <w:r w:rsidR="006D2C24">
              <w:rPr>
                <w:webHidden/>
              </w:rPr>
              <w:instrText xml:space="preserve"> PAGEREF _Toc515037907 \h </w:instrText>
            </w:r>
            <w:r>
              <w:rPr>
                <w:webHidden/>
              </w:rPr>
            </w:r>
            <w:r>
              <w:rPr>
                <w:webHidden/>
              </w:rPr>
              <w:fldChar w:fldCharType="separate"/>
            </w:r>
            <w:r w:rsidR="006D2C24">
              <w:rPr>
                <w:webHidden/>
              </w:rPr>
              <w:t>111</w:t>
            </w:r>
            <w:r>
              <w:rPr>
                <w:webHidden/>
              </w:rPr>
              <w:fldChar w:fldCharType="end"/>
            </w:r>
          </w:hyperlink>
        </w:p>
        <w:p w:rsidR="006D2C24" w:rsidRDefault="0047219C">
          <w:pPr>
            <w:pStyle w:val="TOC20"/>
            <w:rPr>
              <w:rFonts w:asciiTheme="minorHAnsi" w:eastAsiaTheme="minorEastAsia" w:hAnsiTheme="minorHAnsi" w:cstheme="minorBidi"/>
              <w:noProof/>
              <w:kern w:val="0"/>
              <w:lang w:val="en-IN" w:eastAsia="en-IN"/>
            </w:rPr>
          </w:pPr>
          <w:hyperlink w:anchor="_Toc515037908" w:history="1">
            <w:r w:rsidR="006D2C24" w:rsidRPr="00321A2C">
              <w:rPr>
                <w:rStyle w:val="Hyperlink"/>
                <w:noProof/>
              </w:rPr>
              <w:t>Overview of Exception Handling</w:t>
            </w:r>
            <w:r w:rsidR="006D2C24">
              <w:rPr>
                <w:noProof/>
                <w:webHidden/>
              </w:rPr>
              <w:tab/>
            </w:r>
            <w:r>
              <w:rPr>
                <w:noProof/>
                <w:webHidden/>
              </w:rPr>
              <w:fldChar w:fldCharType="begin"/>
            </w:r>
            <w:r w:rsidR="006D2C24">
              <w:rPr>
                <w:noProof/>
                <w:webHidden/>
              </w:rPr>
              <w:instrText xml:space="preserve"> PAGEREF _Toc515037908 \h </w:instrText>
            </w:r>
            <w:r>
              <w:rPr>
                <w:noProof/>
                <w:webHidden/>
              </w:rPr>
            </w:r>
            <w:r>
              <w:rPr>
                <w:noProof/>
                <w:webHidden/>
              </w:rPr>
              <w:fldChar w:fldCharType="separate"/>
            </w:r>
            <w:r w:rsidR="006D2C24">
              <w:rPr>
                <w:noProof/>
                <w:webHidden/>
              </w:rPr>
              <w:t>111</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909" w:history="1">
            <w:r w:rsidR="006D2C24" w:rsidRPr="00321A2C">
              <w:rPr>
                <w:rStyle w:val="Hyperlink"/>
                <w:noProof/>
              </w:rPr>
              <w:t>About Exceptions</w:t>
            </w:r>
            <w:r w:rsidR="006D2C24">
              <w:rPr>
                <w:noProof/>
                <w:webHidden/>
              </w:rPr>
              <w:tab/>
            </w:r>
            <w:r>
              <w:rPr>
                <w:noProof/>
                <w:webHidden/>
              </w:rPr>
              <w:fldChar w:fldCharType="begin"/>
            </w:r>
            <w:r w:rsidR="006D2C24">
              <w:rPr>
                <w:noProof/>
                <w:webHidden/>
              </w:rPr>
              <w:instrText xml:space="preserve"> PAGEREF _Toc515037909 \h </w:instrText>
            </w:r>
            <w:r>
              <w:rPr>
                <w:noProof/>
                <w:webHidden/>
              </w:rPr>
            </w:r>
            <w:r>
              <w:rPr>
                <w:noProof/>
                <w:webHidden/>
              </w:rPr>
              <w:fldChar w:fldCharType="separate"/>
            </w:r>
            <w:r w:rsidR="006D2C24">
              <w:rPr>
                <w:noProof/>
                <w:webHidden/>
              </w:rPr>
              <w:t>111</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910" w:history="1">
            <w:r w:rsidR="006D2C24" w:rsidRPr="00321A2C">
              <w:rPr>
                <w:rStyle w:val="Hyperlink"/>
                <w:noProof/>
              </w:rPr>
              <w:t>Standard Exceptions</w:t>
            </w:r>
            <w:r w:rsidR="006D2C24">
              <w:rPr>
                <w:noProof/>
                <w:webHidden/>
              </w:rPr>
              <w:tab/>
            </w:r>
            <w:r>
              <w:rPr>
                <w:noProof/>
                <w:webHidden/>
              </w:rPr>
              <w:fldChar w:fldCharType="begin"/>
            </w:r>
            <w:r w:rsidR="006D2C24">
              <w:rPr>
                <w:noProof/>
                <w:webHidden/>
              </w:rPr>
              <w:instrText xml:space="preserve"> PAGEREF _Toc515037910 \h </w:instrText>
            </w:r>
            <w:r>
              <w:rPr>
                <w:noProof/>
                <w:webHidden/>
              </w:rPr>
            </w:r>
            <w:r>
              <w:rPr>
                <w:noProof/>
                <w:webHidden/>
              </w:rPr>
              <w:fldChar w:fldCharType="separate"/>
            </w:r>
            <w:r w:rsidR="006D2C24">
              <w:rPr>
                <w:noProof/>
                <w:webHidden/>
              </w:rPr>
              <w:t>112</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911" w:history="1">
            <w:r w:rsidR="006D2C24" w:rsidRPr="00321A2C">
              <w:rPr>
                <w:rStyle w:val="Hyperlink"/>
                <w:noProof/>
              </w:rPr>
              <w:t>Argument of an Exception</w:t>
            </w:r>
            <w:r w:rsidR="006D2C24">
              <w:rPr>
                <w:noProof/>
                <w:webHidden/>
              </w:rPr>
              <w:tab/>
            </w:r>
            <w:r>
              <w:rPr>
                <w:noProof/>
                <w:webHidden/>
              </w:rPr>
              <w:fldChar w:fldCharType="begin"/>
            </w:r>
            <w:r w:rsidR="006D2C24">
              <w:rPr>
                <w:noProof/>
                <w:webHidden/>
              </w:rPr>
              <w:instrText xml:space="preserve"> PAGEREF _Toc515037911 \h </w:instrText>
            </w:r>
            <w:r>
              <w:rPr>
                <w:noProof/>
                <w:webHidden/>
              </w:rPr>
            </w:r>
            <w:r>
              <w:rPr>
                <w:noProof/>
                <w:webHidden/>
              </w:rPr>
              <w:fldChar w:fldCharType="separate"/>
            </w:r>
            <w:r w:rsidR="006D2C24">
              <w:rPr>
                <w:noProof/>
                <w:webHidden/>
              </w:rPr>
              <w:t>113</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912" w:history="1">
            <w:r w:rsidR="006D2C24" w:rsidRPr="00321A2C">
              <w:rPr>
                <w:rStyle w:val="Hyperlink"/>
                <w:noProof/>
              </w:rPr>
              <w:t>Default Exception Handler</w:t>
            </w:r>
            <w:r w:rsidR="006D2C24">
              <w:rPr>
                <w:noProof/>
                <w:webHidden/>
              </w:rPr>
              <w:tab/>
            </w:r>
            <w:r>
              <w:rPr>
                <w:noProof/>
                <w:webHidden/>
              </w:rPr>
              <w:fldChar w:fldCharType="begin"/>
            </w:r>
            <w:r w:rsidR="006D2C24">
              <w:rPr>
                <w:noProof/>
                <w:webHidden/>
              </w:rPr>
              <w:instrText xml:space="preserve"> PAGEREF _Toc515037912 \h </w:instrText>
            </w:r>
            <w:r>
              <w:rPr>
                <w:noProof/>
                <w:webHidden/>
              </w:rPr>
            </w:r>
            <w:r>
              <w:rPr>
                <w:noProof/>
                <w:webHidden/>
              </w:rPr>
              <w:fldChar w:fldCharType="separate"/>
            </w:r>
            <w:r w:rsidR="006D2C24">
              <w:rPr>
                <w:noProof/>
                <w:webHidden/>
              </w:rPr>
              <w:t>114</w:t>
            </w:r>
            <w:r>
              <w:rPr>
                <w:noProof/>
                <w:webHidden/>
              </w:rPr>
              <w:fldChar w:fldCharType="end"/>
            </w:r>
          </w:hyperlink>
        </w:p>
        <w:p w:rsidR="006D2C24" w:rsidRDefault="0047219C">
          <w:pPr>
            <w:pStyle w:val="TOC20"/>
            <w:rPr>
              <w:rFonts w:asciiTheme="minorHAnsi" w:eastAsiaTheme="minorEastAsia" w:hAnsiTheme="minorHAnsi" w:cstheme="minorBidi"/>
              <w:noProof/>
              <w:kern w:val="0"/>
              <w:lang w:val="en-IN" w:eastAsia="en-IN"/>
            </w:rPr>
          </w:pPr>
          <w:hyperlink w:anchor="_Toc515037913" w:history="1">
            <w:r w:rsidR="006D2C24" w:rsidRPr="00321A2C">
              <w:rPr>
                <w:rStyle w:val="Hyperlink"/>
                <w:noProof/>
              </w:rPr>
              <w:t>Handling Exceptions</w:t>
            </w:r>
            <w:r w:rsidR="006D2C24">
              <w:rPr>
                <w:noProof/>
                <w:webHidden/>
              </w:rPr>
              <w:tab/>
            </w:r>
            <w:r>
              <w:rPr>
                <w:noProof/>
                <w:webHidden/>
              </w:rPr>
              <w:fldChar w:fldCharType="begin"/>
            </w:r>
            <w:r w:rsidR="006D2C24">
              <w:rPr>
                <w:noProof/>
                <w:webHidden/>
              </w:rPr>
              <w:instrText xml:space="preserve"> PAGEREF _Toc515037913 \h </w:instrText>
            </w:r>
            <w:r>
              <w:rPr>
                <w:noProof/>
                <w:webHidden/>
              </w:rPr>
            </w:r>
            <w:r>
              <w:rPr>
                <w:noProof/>
                <w:webHidden/>
              </w:rPr>
              <w:fldChar w:fldCharType="separate"/>
            </w:r>
            <w:r w:rsidR="006D2C24">
              <w:rPr>
                <w:noProof/>
                <w:webHidden/>
              </w:rPr>
              <w:t>115</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914" w:history="1">
            <w:r w:rsidR="006D2C24" w:rsidRPr="00321A2C">
              <w:rPr>
                <w:rStyle w:val="Hyperlink"/>
                <w:noProof/>
              </w:rPr>
              <w:t>Catching Exceptions</w:t>
            </w:r>
            <w:r w:rsidR="006D2C24">
              <w:rPr>
                <w:noProof/>
                <w:webHidden/>
              </w:rPr>
              <w:tab/>
            </w:r>
            <w:r>
              <w:rPr>
                <w:noProof/>
                <w:webHidden/>
              </w:rPr>
              <w:fldChar w:fldCharType="begin"/>
            </w:r>
            <w:r w:rsidR="006D2C24">
              <w:rPr>
                <w:noProof/>
                <w:webHidden/>
              </w:rPr>
              <w:instrText xml:space="preserve"> PAGEREF _Toc515037914 \h </w:instrText>
            </w:r>
            <w:r>
              <w:rPr>
                <w:noProof/>
                <w:webHidden/>
              </w:rPr>
            </w:r>
            <w:r>
              <w:rPr>
                <w:noProof/>
                <w:webHidden/>
              </w:rPr>
              <w:fldChar w:fldCharType="separate"/>
            </w:r>
            <w:r w:rsidR="006D2C24">
              <w:rPr>
                <w:noProof/>
                <w:webHidden/>
              </w:rPr>
              <w:t>115</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915" w:history="1">
            <w:r w:rsidR="006D2C24" w:rsidRPr="00321A2C">
              <w:rPr>
                <w:rStyle w:val="Hyperlink"/>
                <w:noProof/>
              </w:rPr>
              <w:t>Raising an Exception</w:t>
            </w:r>
            <w:r w:rsidR="006D2C24">
              <w:rPr>
                <w:noProof/>
                <w:webHidden/>
              </w:rPr>
              <w:tab/>
            </w:r>
            <w:r>
              <w:rPr>
                <w:noProof/>
                <w:webHidden/>
              </w:rPr>
              <w:fldChar w:fldCharType="begin"/>
            </w:r>
            <w:r w:rsidR="006D2C24">
              <w:rPr>
                <w:noProof/>
                <w:webHidden/>
              </w:rPr>
              <w:instrText xml:space="preserve"> PAGEREF _Toc515037915 \h </w:instrText>
            </w:r>
            <w:r>
              <w:rPr>
                <w:noProof/>
                <w:webHidden/>
              </w:rPr>
            </w:r>
            <w:r>
              <w:rPr>
                <w:noProof/>
                <w:webHidden/>
              </w:rPr>
              <w:fldChar w:fldCharType="separate"/>
            </w:r>
            <w:r w:rsidR="006D2C24">
              <w:rPr>
                <w:noProof/>
                <w:webHidden/>
              </w:rPr>
              <w:t>119</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916" w:history="1">
            <w:r w:rsidR="006D2C24" w:rsidRPr="00321A2C">
              <w:rPr>
                <w:rStyle w:val="Hyperlink"/>
                <w:noProof/>
              </w:rPr>
              <w:t>User-deﬁned Exception</w:t>
            </w:r>
            <w:r w:rsidR="006D2C24">
              <w:rPr>
                <w:noProof/>
                <w:webHidden/>
              </w:rPr>
              <w:tab/>
            </w:r>
            <w:r>
              <w:rPr>
                <w:noProof/>
                <w:webHidden/>
              </w:rPr>
              <w:fldChar w:fldCharType="begin"/>
            </w:r>
            <w:r w:rsidR="006D2C24">
              <w:rPr>
                <w:noProof/>
                <w:webHidden/>
              </w:rPr>
              <w:instrText xml:space="preserve"> PAGEREF _Toc515037916 \h </w:instrText>
            </w:r>
            <w:r>
              <w:rPr>
                <w:noProof/>
                <w:webHidden/>
              </w:rPr>
            </w:r>
            <w:r>
              <w:rPr>
                <w:noProof/>
                <w:webHidden/>
              </w:rPr>
              <w:fldChar w:fldCharType="separate"/>
            </w:r>
            <w:r w:rsidR="006D2C24">
              <w:rPr>
                <w:noProof/>
                <w:webHidden/>
              </w:rPr>
              <w:t>120</w:t>
            </w:r>
            <w:r>
              <w:rPr>
                <w:noProof/>
                <w:webHidden/>
              </w:rPr>
              <w:fldChar w:fldCharType="end"/>
            </w:r>
          </w:hyperlink>
        </w:p>
        <w:p w:rsidR="006D2C24" w:rsidRDefault="0047219C">
          <w:pPr>
            <w:pStyle w:val="TOC10"/>
            <w:rPr>
              <w:rFonts w:asciiTheme="minorHAnsi" w:eastAsiaTheme="minorEastAsia" w:hAnsiTheme="minorHAnsi" w:cstheme="minorBidi"/>
              <w:color w:val="auto"/>
              <w:kern w:val="0"/>
              <w:lang w:val="en-IN" w:eastAsia="en-IN"/>
            </w:rPr>
          </w:pPr>
          <w:hyperlink w:anchor="_Toc515037917" w:history="1">
            <w:r w:rsidR="006D2C24" w:rsidRPr="00321A2C">
              <w:rPr>
                <w:rStyle w:val="Hyperlink"/>
                <w:rFonts w:asciiTheme="majorHAnsi" w:hAnsiTheme="majorHAnsi"/>
              </w:rPr>
              <w:t>Chapter 10 – Understanding Object-Oriented Concepts in Python</w:t>
            </w:r>
            <w:r w:rsidR="006D2C24">
              <w:rPr>
                <w:webHidden/>
              </w:rPr>
              <w:tab/>
            </w:r>
            <w:r>
              <w:rPr>
                <w:webHidden/>
              </w:rPr>
              <w:fldChar w:fldCharType="begin"/>
            </w:r>
            <w:r w:rsidR="006D2C24">
              <w:rPr>
                <w:webHidden/>
              </w:rPr>
              <w:instrText xml:space="preserve"> PAGEREF _Toc515037917 \h </w:instrText>
            </w:r>
            <w:r>
              <w:rPr>
                <w:webHidden/>
              </w:rPr>
            </w:r>
            <w:r>
              <w:rPr>
                <w:webHidden/>
              </w:rPr>
              <w:fldChar w:fldCharType="separate"/>
            </w:r>
            <w:r w:rsidR="006D2C24">
              <w:rPr>
                <w:webHidden/>
              </w:rPr>
              <w:t>122</w:t>
            </w:r>
            <w:r>
              <w:rPr>
                <w:webHidden/>
              </w:rPr>
              <w:fldChar w:fldCharType="end"/>
            </w:r>
          </w:hyperlink>
        </w:p>
        <w:p w:rsidR="006D2C24" w:rsidRDefault="0047219C">
          <w:pPr>
            <w:pStyle w:val="TOC20"/>
            <w:rPr>
              <w:rFonts w:asciiTheme="minorHAnsi" w:eastAsiaTheme="minorEastAsia" w:hAnsiTheme="minorHAnsi" w:cstheme="minorBidi"/>
              <w:noProof/>
              <w:kern w:val="0"/>
              <w:lang w:val="en-IN" w:eastAsia="en-IN"/>
            </w:rPr>
          </w:pPr>
          <w:hyperlink w:anchor="_Toc515037918" w:history="1">
            <w:r w:rsidR="006D2C24" w:rsidRPr="00321A2C">
              <w:rPr>
                <w:rStyle w:val="Hyperlink"/>
                <w:noProof/>
              </w:rPr>
              <w:t>Object-Oriented Programming</w:t>
            </w:r>
            <w:r w:rsidR="006D2C24">
              <w:rPr>
                <w:noProof/>
                <w:webHidden/>
              </w:rPr>
              <w:tab/>
            </w:r>
            <w:r>
              <w:rPr>
                <w:noProof/>
                <w:webHidden/>
              </w:rPr>
              <w:fldChar w:fldCharType="begin"/>
            </w:r>
            <w:r w:rsidR="006D2C24">
              <w:rPr>
                <w:noProof/>
                <w:webHidden/>
              </w:rPr>
              <w:instrText xml:space="preserve"> PAGEREF _Toc515037918 \h </w:instrText>
            </w:r>
            <w:r>
              <w:rPr>
                <w:noProof/>
                <w:webHidden/>
              </w:rPr>
            </w:r>
            <w:r>
              <w:rPr>
                <w:noProof/>
                <w:webHidden/>
              </w:rPr>
              <w:fldChar w:fldCharType="separate"/>
            </w:r>
            <w:r w:rsidR="006D2C24">
              <w:rPr>
                <w:noProof/>
                <w:webHidden/>
              </w:rPr>
              <w:t>122</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919" w:history="1">
            <w:r w:rsidR="006D2C24" w:rsidRPr="00321A2C">
              <w:rPr>
                <w:rStyle w:val="Hyperlink"/>
                <w:noProof/>
              </w:rPr>
              <w:t>General Introduction</w:t>
            </w:r>
            <w:r w:rsidR="006D2C24">
              <w:rPr>
                <w:noProof/>
                <w:webHidden/>
              </w:rPr>
              <w:tab/>
            </w:r>
            <w:r>
              <w:rPr>
                <w:noProof/>
                <w:webHidden/>
              </w:rPr>
              <w:fldChar w:fldCharType="begin"/>
            </w:r>
            <w:r w:rsidR="006D2C24">
              <w:rPr>
                <w:noProof/>
                <w:webHidden/>
              </w:rPr>
              <w:instrText xml:space="preserve"> PAGEREF _Toc515037919 \h </w:instrText>
            </w:r>
            <w:r>
              <w:rPr>
                <w:noProof/>
                <w:webHidden/>
              </w:rPr>
            </w:r>
            <w:r>
              <w:rPr>
                <w:noProof/>
                <w:webHidden/>
              </w:rPr>
              <w:fldChar w:fldCharType="separate"/>
            </w:r>
            <w:r w:rsidR="006D2C24">
              <w:rPr>
                <w:noProof/>
                <w:webHidden/>
              </w:rPr>
              <w:t>122</w:t>
            </w:r>
            <w:r>
              <w:rPr>
                <w:noProof/>
                <w:webHidden/>
              </w:rPr>
              <w:fldChar w:fldCharType="end"/>
            </w:r>
          </w:hyperlink>
        </w:p>
        <w:p w:rsidR="006D2C24" w:rsidRDefault="0047219C">
          <w:pPr>
            <w:pStyle w:val="TOC20"/>
            <w:rPr>
              <w:rFonts w:asciiTheme="minorHAnsi" w:eastAsiaTheme="minorEastAsia" w:hAnsiTheme="minorHAnsi" w:cstheme="minorBidi"/>
              <w:noProof/>
              <w:kern w:val="0"/>
              <w:lang w:val="en-IN" w:eastAsia="en-IN"/>
            </w:rPr>
          </w:pPr>
          <w:hyperlink w:anchor="_Toc515037920" w:history="1">
            <w:r w:rsidR="006D2C24" w:rsidRPr="00321A2C">
              <w:rPr>
                <w:rStyle w:val="Hyperlink"/>
                <w:noProof/>
              </w:rPr>
              <w:t>OOP in Python</w:t>
            </w:r>
            <w:r w:rsidR="006D2C24">
              <w:rPr>
                <w:noProof/>
                <w:webHidden/>
              </w:rPr>
              <w:tab/>
            </w:r>
            <w:r>
              <w:rPr>
                <w:noProof/>
                <w:webHidden/>
              </w:rPr>
              <w:fldChar w:fldCharType="begin"/>
            </w:r>
            <w:r w:rsidR="006D2C24">
              <w:rPr>
                <w:noProof/>
                <w:webHidden/>
              </w:rPr>
              <w:instrText xml:space="preserve"> PAGEREF _Toc515037920 \h </w:instrText>
            </w:r>
            <w:r>
              <w:rPr>
                <w:noProof/>
                <w:webHidden/>
              </w:rPr>
            </w:r>
            <w:r>
              <w:rPr>
                <w:noProof/>
                <w:webHidden/>
              </w:rPr>
              <w:fldChar w:fldCharType="separate"/>
            </w:r>
            <w:r w:rsidR="006D2C24">
              <w:rPr>
                <w:noProof/>
                <w:webHidden/>
              </w:rPr>
              <w:t>124</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921" w:history="1">
            <w:r w:rsidR="006D2C24" w:rsidRPr="00321A2C">
              <w:rPr>
                <w:rStyle w:val="Hyperlink"/>
                <w:noProof/>
              </w:rPr>
              <w:t>First-Class Everything</w:t>
            </w:r>
            <w:r w:rsidR="006D2C24">
              <w:rPr>
                <w:noProof/>
                <w:webHidden/>
              </w:rPr>
              <w:tab/>
            </w:r>
            <w:r>
              <w:rPr>
                <w:noProof/>
                <w:webHidden/>
              </w:rPr>
              <w:fldChar w:fldCharType="begin"/>
            </w:r>
            <w:r w:rsidR="006D2C24">
              <w:rPr>
                <w:noProof/>
                <w:webHidden/>
              </w:rPr>
              <w:instrText xml:space="preserve"> PAGEREF _Toc515037921 \h </w:instrText>
            </w:r>
            <w:r>
              <w:rPr>
                <w:noProof/>
                <w:webHidden/>
              </w:rPr>
            </w:r>
            <w:r>
              <w:rPr>
                <w:noProof/>
                <w:webHidden/>
              </w:rPr>
              <w:fldChar w:fldCharType="separate"/>
            </w:r>
            <w:r w:rsidR="006D2C24">
              <w:rPr>
                <w:noProof/>
                <w:webHidden/>
              </w:rPr>
              <w:t>124</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922" w:history="1">
            <w:r w:rsidR="006D2C24" w:rsidRPr="00321A2C">
              <w:rPr>
                <w:rStyle w:val="Hyperlink"/>
                <w:noProof/>
              </w:rPr>
              <w:t>A Minimal Class in Python</w:t>
            </w:r>
            <w:r w:rsidR="006D2C24">
              <w:rPr>
                <w:noProof/>
                <w:webHidden/>
              </w:rPr>
              <w:tab/>
            </w:r>
            <w:r>
              <w:rPr>
                <w:noProof/>
                <w:webHidden/>
              </w:rPr>
              <w:fldChar w:fldCharType="begin"/>
            </w:r>
            <w:r w:rsidR="006D2C24">
              <w:rPr>
                <w:noProof/>
                <w:webHidden/>
              </w:rPr>
              <w:instrText xml:space="preserve"> PAGEREF _Toc515037922 \h </w:instrText>
            </w:r>
            <w:r>
              <w:rPr>
                <w:noProof/>
                <w:webHidden/>
              </w:rPr>
            </w:r>
            <w:r>
              <w:rPr>
                <w:noProof/>
                <w:webHidden/>
              </w:rPr>
              <w:fldChar w:fldCharType="separate"/>
            </w:r>
            <w:r w:rsidR="006D2C24">
              <w:rPr>
                <w:noProof/>
                <w:webHidden/>
              </w:rPr>
              <w:t>125</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923" w:history="1">
            <w:r w:rsidR="006D2C24" w:rsidRPr="00321A2C">
              <w:rPr>
                <w:rStyle w:val="Hyperlink"/>
                <w:noProof/>
              </w:rPr>
              <w:t>Attributes</w:t>
            </w:r>
            <w:r w:rsidR="006D2C24">
              <w:rPr>
                <w:noProof/>
                <w:webHidden/>
              </w:rPr>
              <w:tab/>
            </w:r>
            <w:r>
              <w:rPr>
                <w:noProof/>
                <w:webHidden/>
              </w:rPr>
              <w:fldChar w:fldCharType="begin"/>
            </w:r>
            <w:r w:rsidR="006D2C24">
              <w:rPr>
                <w:noProof/>
                <w:webHidden/>
              </w:rPr>
              <w:instrText xml:space="preserve"> PAGEREF _Toc515037923 \h </w:instrText>
            </w:r>
            <w:r>
              <w:rPr>
                <w:noProof/>
                <w:webHidden/>
              </w:rPr>
            </w:r>
            <w:r>
              <w:rPr>
                <w:noProof/>
                <w:webHidden/>
              </w:rPr>
              <w:fldChar w:fldCharType="separate"/>
            </w:r>
            <w:r w:rsidR="006D2C24">
              <w:rPr>
                <w:noProof/>
                <w:webHidden/>
              </w:rPr>
              <w:t>127</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924" w:history="1">
            <w:r w:rsidR="006D2C24" w:rsidRPr="00321A2C">
              <w:rPr>
                <w:rStyle w:val="Hyperlink"/>
                <w:noProof/>
              </w:rPr>
              <w:t>Methods</w:t>
            </w:r>
            <w:r w:rsidR="006D2C24">
              <w:rPr>
                <w:noProof/>
                <w:webHidden/>
              </w:rPr>
              <w:tab/>
            </w:r>
            <w:r>
              <w:rPr>
                <w:noProof/>
                <w:webHidden/>
              </w:rPr>
              <w:fldChar w:fldCharType="begin"/>
            </w:r>
            <w:r w:rsidR="006D2C24">
              <w:rPr>
                <w:noProof/>
                <w:webHidden/>
              </w:rPr>
              <w:instrText xml:space="preserve"> PAGEREF _Toc515037924 \h </w:instrText>
            </w:r>
            <w:r>
              <w:rPr>
                <w:noProof/>
                <w:webHidden/>
              </w:rPr>
            </w:r>
            <w:r>
              <w:rPr>
                <w:noProof/>
                <w:webHidden/>
              </w:rPr>
              <w:fldChar w:fldCharType="separate"/>
            </w:r>
            <w:r w:rsidR="006D2C24">
              <w:rPr>
                <w:noProof/>
                <w:webHidden/>
              </w:rPr>
              <w:t>130</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925" w:history="1">
            <w:r w:rsidR="006D2C24" w:rsidRPr="00321A2C">
              <w:rPr>
                <w:rStyle w:val="Hyperlink"/>
                <w:noProof/>
              </w:rPr>
              <w:t xml:space="preserve">The </w:t>
            </w:r>
            <w:r w:rsidR="006D2C24" w:rsidRPr="00321A2C">
              <w:rPr>
                <w:rStyle w:val="Hyperlink"/>
                <w:rFonts w:ascii="Courier New" w:hAnsi="Courier New" w:cs="Courier New"/>
                <w:noProof/>
              </w:rPr>
              <w:t>__init__</w:t>
            </w:r>
            <w:r w:rsidR="006D2C24" w:rsidRPr="00321A2C">
              <w:rPr>
                <w:rStyle w:val="Hyperlink"/>
                <w:noProof/>
              </w:rPr>
              <w:t xml:space="preserve"> Method</w:t>
            </w:r>
            <w:r w:rsidR="006D2C24">
              <w:rPr>
                <w:noProof/>
                <w:webHidden/>
              </w:rPr>
              <w:tab/>
            </w:r>
            <w:r>
              <w:rPr>
                <w:noProof/>
                <w:webHidden/>
              </w:rPr>
              <w:fldChar w:fldCharType="begin"/>
            </w:r>
            <w:r w:rsidR="006D2C24">
              <w:rPr>
                <w:noProof/>
                <w:webHidden/>
              </w:rPr>
              <w:instrText xml:space="preserve"> PAGEREF _Toc515037925 \h </w:instrText>
            </w:r>
            <w:r>
              <w:rPr>
                <w:noProof/>
                <w:webHidden/>
              </w:rPr>
            </w:r>
            <w:r>
              <w:rPr>
                <w:noProof/>
                <w:webHidden/>
              </w:rPr>
              <w:fldChar w:fldCharType="separate"/>
            </w:r>
            <w:r w:rsidR="006D2C24">
              <w:rPr>
                <w:noProof/>
                <w:webHidden/>
              </w:rPr>
              <w:t>132</w:t>
            </w:r>
            <w:r>
              <w:rPr>
                <w:noProof/>
                <w:webHidden/>
              </w:rPr>
              <w:fldChar w:fldCharType="end"/>
            </w:r>
          </w:hyperlink>
        </w:p>
        <w:p w:rsidR="006D2C24" w:rsidRDefault="0047219C">
          <w:pPr>
            <w:pStyle w:val="TOC20"/>
            <w:rPr>
              <w:rFonts w:asciiTheme="minorHAnsi" w:eastAsiaTheme="minorEastAsia" w:hAnsiTheme="minorHAnsi" w:cstheme="minorBidi"/>
              <w:noProof/>
              <w:kern w:val="0"/>
              <w:lang w:val="en-IN" w:eastAsia="en-IN"/>
            </w:rPr>
          </w:pPr>
          <w:hyperlink w:anchor="_Toc515037926" w:history="1">
            <w:r w:rsidR="006D2C24" w:rsidRPr="00321A2C">
              <w:rPr>
                <w:rStyle w:val="Hyperlink"/>
                <w:noProof/>
              </w:rPr>
              <w:t>Data Abstraction, Data Encapsulation, and Information Hiding</w:t>
            </w:r>
            <w:r w:rsidR="006D2C24">
              <w:rPr>
                <w:noProof/>
                <w:webHidden/>
              </w:rPr>
              <w:tab/>
            </w:r>
            <w:r>
              <w:rPr>
                <w:noProof/>
                <w:webHidden/>
              </w:rPr>
              <w:fldChar w:fldCharType="begin"/>
            </w:r>
            <w:r w:rsidR="006D2C24">
              <w:rPr>
                <w:noProof/>
                <w:webHidden/>
              </w:rPr>
              <w:instrText xml:space="preserve"> PAGEREF _Toc515037926 \h </w:instrText>
            </w:r>
            <w:r>
              <w:rPr>
                <w:noProof/>
                <w:webHidden/>
              </w:rPr>
            </w:r>
            <w:r>
              <w:rPr>
                <w:noProof/>
                <w:webHidden/>
              </w:rPr>
              <w:fldChar w:fldCharType="separate"/>
            </w:r>
            <w:r w:rsidR="006D2C24">
              <w:rPr>
                <w:noProof/>
                <w:webHidden/>
              </w:rPr>
              <w:t>134</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927" w:history="1">
            <w:r w:rsidR="006D2C24" w:rsidRPr="00321A2C">
              <w:rPr>
                <w:rStyle w:val="Hyperlink"/>
                <w:noProof/>
              </w:rPr>
              <w:t>Definitions of Terms</w:t>
            </w:r>
            <w:r w:rsidR="006D2C24">
              <w:rPr>
                <w:noProof/>
                <w:webHidden/>
              </w:rPr>
              <w:tab/>
            </w:r>
            <w:r>
              <w:rPr>
                <w:noProof/>
                <w:webHidden/>
              </w:rPr>
              <w:fldChar w:fldCharType="begin"/>
            </w:r>
            <w:r w:rsidR="006D2C24">
              <w:rPr>
                <w:noProof/>
                <w:webHidden/>
              </w:rPr>
              <w:instrText xml:space="preserve"> PAGEREF _Toc515037927 \h </w:instrText>
            </w:r>
            <w:r>
              <w:rPr>
                <w:noProof/>
                <w:webHidden/>
              </w:rPr>
            </w:r>
            <w:r>
              <w:rPr>
                <w:noProof/>
                <w:webHidden/>
              </w:rPr>
              <w:fldChar w:fldCharType="separate"/>
            </w:r>
            <w:r w:rsidR="006D2C24">
              <w:rPr>
                <w:noProof/>
                <w:webHidden/>
              </w:rPr>
              <w:t>134</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928" w:history="1">
            <w:r w:rsidR="006D2C24" w:rsidRPr="00321A2C">
              <w:rPr>
                <w:rStyle w:val="Hyperlink"/>
                <w:rFonts w:ascii="Courier New" w:hAnsi="Courier New" w:cs="Courier New"/>
                <w:noProof/>
              </w:rPr>
              <w:t>__str__</w:t>
            </w:r>
            <w:r w:rsidR="006D2C24" w:rsidRPr="00321A2C">
              <w:rPr>
                <w:rStyle w:val="Hyperlink"/>
                <w:noProof/>
              </w:rPr>
              <w:t xml:space="preserve"> and </w:t>
            </w:r>
            <w:r w:rsidR="006D2C24" w:rsidRPr="00321A2C">
              <w:rPr>
                <w:rStyle w:val="Hyperlink"/>
                <w:rFonts w:ascii="Courier New" w:hAnsi="Courier New" w:cs="Courier New"/>
                <w:noProof/>
              </w:rPr>
              <w:t>__repr__</w:t>
            </w:r>
            <w:r w:rsidR="006D2C24" w:rsidRPr="00321A2C">
              <w:rPr>
                <w:rStyle w:val="Hyperlink"/>
                <w:noProof/>
              </w:rPr>
              <w:t xml:space="preserve"> Methods</w:t>
            </w:r>
            <w:r w:rsidR="006D2C24">
              <w:rPr>
                <w:noProof/>
                <w:webHidden/>
              </w:rPr>
              <w:tab/>
            </w:r>
            <w:r>
              <w:rPr>
                <w:noProof/>
                <w:webHidden/>
              </w:rPr>
              <w:fldChar w:fldCharType="begin"/>
            </w:r>
            <w:r w:rsidR="006D2C24">
              <w:rPr>
                <w:noProof/>
                <w:webHidden/>
              </w:rPr>
              <w:instrText xml:space="preserve"> PAGEREF _Toc515037928 \h </w:instrText>
            </w:r>
            <w:r>
              <w:rPr>
                <w:noProof/>
                <w:webHidden/>
              </w:rPr>
            </w:r>
            <w:r>
              <w:rPr>
                <w:noProof/>
                <w:webHidden/>
              </w:rPr>
              <w:fldChar w:fldCharType="separate"/>
            </w:r>
            <w:r w:rsidR="006D2C24">
              <w:rPr>
                <w:noProof/>
                <w:webHidden/>
              </w:rPr>
              <w:t>137</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929" w:history="1">
            <w:r w:rsidR="006D2C24" w:rsidRPr="00321A2C">
              <w:rPr>
                <w:rStyle w:val="Hyperlink"/>
                <w:noProof/>
              </w:rPr>
              <w:t>Public- Protected- and Private Attributes</w:t>
            </w:r>
            <w:r w:rsidR="006D2C24">
              <w:rPr>
                <w:noProof/>
                <w:webHidden/>
              </w:rPr>
              <w:tab/>
            </w:r>
            <w:r>
              <w:rPr>
                <w:noProof/>
                <w:webHidden/>
              </w:rPr>
              <w:fldChar w:fldCharType="begin"/>
            </w:r>
            <w:r w:rsidR="006D2C24">
              <w:rPr>
                <w:noProof/>
                <w:webHidden/>
              </w:rPr>
              <w:instrText xml:space="preserve"> PAGEREF _Toc515037929 \h </w:instrText>
            </w:r>
            <w:r>
              <w:rPr>
                <w:noProof/>
                <w:webHidden/>
              </w:rPr>
            </w:r>
            <w:r>
              <w:rPr>
                <w:noProof/>
                <w:webHidden/>
              </w:rPr>
              <w:fldChar w:fldCharType="separate"/>
            </w:r>
            <w:r w:rsidR="006D2C24">
              <w:rPr>
                <w:noProof/>
                <w:webHidden/>
              </w:rPr>
              <w:t>143</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930" w:history="1">
            <w:r w:rsidR="006D2C24" w:rsidRPr="00321A2C">
              <w:rPr>
                <w:rStyle w:val="Hyperlink"/>
                <w:noProof/>
              </w:rPr>
              <w:t>Destructor</w:t>
            </w:r>
            <w:r w:rsidR="006D2C24">
              <w:rPr>
                <w:noProof/>
                <w:webHidden/>
              </w:rPr>
              <w:tab/>
            </w:r>
            <w:r>
              <w:rPr>
                <w:noProof/>
                <w:webHidden/>
              </w:rPr>
              <w:fldChar w:fldCharType="begin"/>
            </w:r>
            <w:r w:rsidR="006D2C24">
              <w:rPr>
                <w:noProof/>
                <w:webHidden/>
              </w:rPr>
              <w:instrText xml:space="preserve"> PAGEREF _Toc515037930 \h </w:instrText>
            </w:r>
            <w:r>
              <w:rPr>
                <w:noProof/>
                <w:webHidden/>
              </w:rPr>
            </w:r>
            <w:r>
              <w:rPr>
                <w:noProof/>
                <w:webHidden/>
              </w:rPr>
              <w:fldChar w:fldCharType="separate"/>
            </w:r>
            <w:r w:rsidR="006D2C24">
              <w:rPr>
                <w:noProof/>
                <w:webHidden/>
              </w:rPr>
              <w:t>148</w:t>
            </w:r>
            <w:r>
              <w:rPr>
                <w:noProof/>
                <w:webHidden/>
              </w:rPr>
              <w:fldChar w:fldCharType="end"/>
            </w:r>
          </w:hyperlink>
        </w:p>
        <w:p w:rsidR="006D2C24" w:rsidRDefault="0047219C">
          <w:pPr>
            <w:pStyle w:val="TOC10"/>
            <w:rPr>
              <w:rFonts w:asciiTheme="minorHAnsi" w:eastAsiaTheme="minorEastAsia" w:hAnsiTheme="minorHAnsi" w:cstheme="minorBidi"/>
              <w:color w:val="auto"/>
              <w:kern w:val="0"/>
              <w:lang w:val="en-IN" w:eastAsia="en-IN"/>
            </w:rPr>
          </w:pPr>
          <w:hyperlink w:anchor="_Toc515037931" w:history="1">
            <w:r w:rsidR="006D2C24" w:rsidRPr="00321A2C">
              <w:rPr>
                <w:rStyle w:val="Hyperlink"/>
                <w:rFonts w:asciiTheme="majorHAnsi" w:hAnsiTheme="majorHAnsi"/>
              </w:rPr>
              <w:t>Chapter 11 – Advance Python Concepts</w:t>
            </w:r>
            <w:r w:rsidR="006D2C24">
              <w:rPr>
                <w:webHidden/>
              </w:rPr>
              <w:tab/>
            </w:r>
            <w:r>
              <w:rPr>
                <w:webHidden/>
              </w:rPr>
              <w:fldChar w:fldCharType="begin"/>
            </w:r>
            <w:r w:rsidR="006D2C24">
              <w:rPr>
                <w:webHidden/>
              </w:rPr>
              <w:instrText xml:space="preserve"> PAGEREF _Toc515037931 \h </w:instrText>
            </w:r>
            <w:r>
              <w:rPr>
                <w:webHidden/>
              </w:rPr>
            </w:r>
            <w:r>
              <w:rPr>
                <w:webHidden/>
              </w:rPr>
              <w:fldChar w:fldCharType="separate"/>
            </w:r>
            <w:r w:rsidR="006D2C24">
              <w:rPr>
                <w:webHidden/>
              </w:rPr>
              <w:t>150</w:t>
            </w:r>
            <w:r>
              <w:rPr>
                <w:webHidden/>
              </w:rPr>
              <w:fldChar w:fldCharType="end"/>
            </w:r>
          </w:hyperlink>
        </w:p>
        <w:p w:rsidR="006D2C24" w:rsidRDefault="0047219C">
          <w:pPr>
            <w:pStyle w:val="TOC20"/>
            <w:rPr>
              <w:rFonts w:asciiTheme="minorHAnsi" w:eastAsiaTheme="minorEastAsia" w:hAnsiTheme="minorHAnsi" w:cstheme="minorBidi"/>
              <w:noProof/>
              <w:kern w:val="0"/>
              <w:lang w:val="en-IN" w:eastAsia="en-IN"/>
            </w:rPr>
          </w:pPr>
          <w:hyperlink w:anchor="_Toc515037932" w:history="1">
            <w:r w:rsidR="006D2C24" w:rsidRPr="00321A2C">
              <w:rPr>
                <w:rStyle w:val="Hyperlink"/>
                <w:noProof/>
              </w:rPr>
              <w:t>Command Line Arguments</w:t>
            </w:r>
            <w:r w:rsidR="006D2C24">
              <w:rPr>
                <w:noProof/>
                <w:webHidden/>
              </w:rPr>
              <w:tab/>
            </w:r>
            <w:r>
              <w:rPr>
                <w:noProof/>
                <w:webHidden/>
              </w:rPr>
              <w:fldChar w:fldCharType="begin"/>
            </w:r>
            <w:r w:rsidR="006D2C24">
              <w:rPr>
                <w:noProof/>
                <w:webHidden/>
              </w:rPr>
              <w:instrText xml:space="preserve"> PAGEREF _Toc515037932 \h </w:instrText>
            </w:r>
            <w:r>
              <w:rPr>
                <w:noProof/>
                <w:webHidden/>
              </w:rPr>
            </w:r>
            <w:r>
              <w:rPr>
                <w:noProof/>
                <w:webHidden/>
              </w:rPr>
              <w:fldChar w:fldCharType="separate"/>
            </w:r>
            <w:r w:rsidR="006D2C24">
              <w:rPr>
                <w:noProof/>
                <w:webHidden/>
              </w:rPr>
              <w:t>150</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933" w:history="1">
            <w:r w:rsidR="006D2C24" w:rsidRPr="00321A2C">
              <w:rPr>
                <w:rStyle w:val="Hyperlink"/>
                <w:rFonts w:ascii="Courier New" w:hAnsi="Courier New" w:cs="Courier New"/>
                <w:noProof/>
              </w:rPr>
              <w:t>sys.argv</w:t>
            </w:r>
            <w:r w:rsidR="006D2C24">
              <w:rPr>
                <w:noProof/>
                <w:webHidden/>
              </w:rPr>
              <w:tab/>
            </w:r>
            <w:r>
              <w:rPr>
                <w:noProof/>
                <w:webHidden/>
              </w:rPr>
              <w:fldChar w:fldCharType="begin"/>
            </w:r>
            <w:r w:rsidR="006D2C24">
              <w:rPr>
                <w:noProof/>
                <w:webHidden/>
              </w:rPr>
              <w:instrText xml:space="preserve"> PAGEREF _Toc515037933 \h </w:instrText>
            </w:r>
            <w:r>
              <w:rPr>
                <w:noProof/>
                <w:webHidden/>
              </w:rPr>
            </w:r>
            <w:r>
              <w:rPr>
                <w:noProof/>
                <w:webHidden/>
              </w:rPr>
              <w:fldChar w:fldCharType="separate"/>
            </w:r>
            <w:r w:rsidR="006D2C24">
              <w:rPr>
                <w:noProof/>
                <w:webHidden/>
              </w:rPr>
              <w:t>150</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934" w:history="1">
            <w:r w:rsidR="006D2C24" w:rsidRPr="00321A2C">
              <w:rPr>
                <w:rStyle w:val="Hyperlink"/>
                <w:noProof/>
              </w:rPr>
              <w:t xml:space="preserve">Parsing Command-line Arguments in </w:t>
            </w:r>
            <w:r w:rsidR="006D2C24" w:rsidRPr="00321A2C">
              <w:rPr>
                <w:rStyle w:val="Hyperlink"/>
                <w:rFonts w:ascii="Courier New" w:hAnsi="Courier New" w:cs="Courier New"/>
                <w:noProof/>
              </w:rPr>
              <w:t>sys.argv</w:t>
            </w:r>
            <w:r w:rsidR="006D2C24">
              <w:rPr>
                <w:noProof/>
                <w:webHidden/>
              </w:rPr>
              <w:tab/>
            </w:r>
            <w:r>
              <w:rPr>
                <w:noProof/>
                <w:webHidden/>
              </w:rPr>
              <w:fldChar w:fldCharType="begin"/>
            </w:r>
            <w:r w:rsidR="006D2C24">
              <w:rPr>
                <w:noProof/>
                <w:webHidden/>
              </w:rPr>
              <w:instrText xml:space="preserve"> PAGEREF _Toc515037934 \h </w:instrText>
            </w:r>
            <w:r>
              <w:rPr>
                <w:noProof/>
                <w:webHidden/>
              </w:rPr>
            </w:r>
            <w:r>
              <w:rPr>
                <w:noProof/>
                <w:webHidden/>
              </w:rPr>
              <w:fldChar w:fldCharType="separate"/>
            </w:r>
            <w:r w:rsidR="006D2C24">
              <w:rPr>
                <w:noProof/>
                <w:webHidden/>
              </w:rPr>
              <w:t>150</w:t>
            </w:r>
            <w:r>
              <w:rPr>
                <w:noProof/>
                <w:webHidden/>
              </w:rPr>
              <w:fldChar w:fldCharType="end"/>
            </w:r>
          </w:hyperlink>
        </w:p>
        <w:p w:rsidR="006D2C24" w:rsidRDefault="0047219C">
          <w:pPr>
            <w:pStyle w:val="TOC20"/>
            <w:rPr>
              <w:rFonts w:asciiTheme="minorHAnsi" w:eastAsiaTheme="minorEastAsia" w:hAnsiTheme="minorHAnsi" w:cstheme="minorBidi"/>
              <w:noProof/>
              <w:kern w:val="0"/>
              <w:lang w:val="en-IN" w:eastAsia="en-IN"/>
            </w:rPr>
          </w:pPr>
          <w:hyperlink w:anchor="_Toc515037935" w:history="1">
            <w:r w:rsidR="006D2C24" w:rsidRPr="00321A2C">
              <w:rPr>
                <w:rStyle w:val="Hyperlink"/>
                <w:noProof/>
              </w:rPr>
              <w:t>Working with Iterators, Generators, Closure, Decorators</w:t>
            </w:r>
            <w:r w:rsidR="006D2C24">
              <w:rPr>
                <w:noProof/>
                <w:webHidden/>
              </w:rPr>
              <w:tab/>
            </w:r>
            <w:r>
              <w:rPr>
                <w:noProof/>
                <w:webHidden/>
              </w:rPr>
              <w:fldChar w:fldCharType="begin"/>
            </w:r>
            <w:r w:rsidR="006D2C24">
              <w:rPr>
                <w:noProof/>
                <w:webHidden/>
              </w:rPr>
              <w:instrText xml:space="preserve"> PAGEREF _Toc515037935 \h </w:instrText>
            </w:r>
            <w:r>
              <w:rPr>
                <w:noProof/>
                <w:webHidden/>
              </w:rPr>
            </w:r>
            <w:r>
              <w:rPr>
                <w:noProof/>
                <w:webHidden/>
              </w:rPr>
              <w:fldChar w:fldCharType="separate"/>
            </w:r>
            <w:r w:rsidR="006D2C24">
              <w:rPr>
                <w:noProof/>
                <w:webHidden/>
              </w:rPr>
              <w:t>154</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936" w:history="1">
            <w:r w:rsidR="006D2C24" w:rsidRPr="00321A2C">
              <w:rPr>
                <w:rStyle w:val="Hyperlink"/>
                <w:noProof/>
              </w:rPr>
              <w:t>Iterators</w:t>
            </w:r>
            <w:r w:rsidR="006D2C24">
              <w:rPr>
                <w:noProof/>
                <w:webHidden/>
              </w:rPr>
              <w:tab/>
            </w:r>
            <w:r>
              <w:rPr>
                <w:noProof/>
                <w:webHidden/>
              </w:rPr>
              <w:fldChar w:fldCharType="begin"/>
            </w:r>
            <w:r w:rsidR="006D2C24">
              <w:rPr>
                <w:noProof/>
                <w:webHidden/>
              </w:rPr>
              <w:instrText xml:space="preserve"> PAGEREF _Toc515037936 \h </w:instrText>
            </w:r>
            <w:r>
              <w:rPr>
                <w:noProof/>
                <w:webHidden/>
              </w:rPr>
            </w:r>
            <w:r>
              <w:rPr>
                <w:noProof/>
                <w:webHidden/>
              </w:rPr>
              <w:fldChar w:fldCharType="separate"/>
            </w:r>
            <w:r w:rsidR="006D2C24">
              <w:rPr>
                <w:noProof/>
                <w:webHidden/>
              </w:rPr>
              <w:t>154</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937" w:history="1">
            <w:r w:rsidR="006D2C24" w:rsidRPr="00321A2C">
              <w:rPr>
                <w:rStyle w:val="Hyperlink"/>
                <w:noProof/>
              </w:rPr>
              <w:t>Generators</w:t>
            </w:r>
            <w:r w:rsidR="006D2C24">
              <w:rPr>
                <w:noProof/>
                <w:webHidden/>
              </w:rPr>
              <w:tab/>
            </w:r>
            <w:r>
              <w:rPr>
                <w:noProof/>
                <w:webHidden/>
              </w:rPr>
              <w:fldChar w:fldCharType="begin"/>
            </w:r>
            <w:r w:rsidR="006D2C24">
              <w:rPr>
                <w:noProof/>
                <w:webHidden/>
              </w:rPr>
              <w:instrText xml:space="preserve"> PAGEREF _Toc515037937 \h </w:instrText>
            </w:r>
            <w:r>
              <w:rPr>
                <w:noProof/>
                <w:webHidden/>
              </w:rPr>
            </w:r>
            <w:r>
              <w:rPr>
                <w:noProof/>
                <w:webHidden/>
              </w:rPr>
              <w:fldChar w:fldCharType="separate"/>
            </w:r>
            <w:r w:rsidR="006D2C24">
              <w:rPr>
                <w:noProof/>
                <w:webHidden/>
              </w:rPr>
              <w:t>157</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938" w:history="1">
            <w:r w:rsidR="006D2C24" w:rsidRPr="00321A2C">
              <w:rPr>
                <w:rStyle w:val="Hyperlink"/>
                <w:noProof/>
              </w:rPr>
              <w:t>Closure</w:t>
            </w:r>
            <w:r w:rsidR="006D2C24">
              <w:rPr>
                <w:noProof/>
                <w:webHidden/>
              </w:rPr>
              <w:tab/>
            </w:r>
            <w:r>
              <w:rPr>
                <w:noProof/>
                <w:webHidden/>
              </w:rPr>
              <w:fldChar w:fldCharType="begin"/>
            </w:r>
            <w:r w:rsidR="006D2C24">
              <w:rPr>
                <w:noProof/>
                <w:webHidden/>
              </w:rPr>
              <w:instrText xml:space="preserve"> PAGEREF _Toc515037938 \h </w:instrText>
            </w:r>
            <w:r>
              <w:rPr>
                <w:noProof/>
                <w:webHidden/>
              </w:rPr>
            </w:r>
            <w:r>
              <w:rPr>
                <w:noProof/>
                <w:webHidden/>
              </w:rPr>
              <w:fldChar w:fldCharType="separate"/>
            </w:r>
            <w:r w:rsidR="006D2C24">
              <w:rPr>
                <w:noProof/>
                <w:webHidden/>
              </w:rPr>
              <w:t>159</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939" w:history="1">
            <w:r w:rsidR="006D2C24" w:rsidRPr="00321A2C">
              <w:rPr>
                <w:rStyle w:val="Hyperlink"/>
                <w:noProof/>
              </w:rPr>
              <w:t>Decorators</w:t>
            </w:r>
            <w:r w:rsidR="006D2C24">
              <w:rPr>
                <w:noProof/>
                <w:webHidden/>
              </w:rPr>
              <w:tab/>
            </w:r>
            <w:r>
              <w:rPr>
                <w:noProof/>
                <w:webHidden/>
              </w:rPr>
              <w:fldChar w:fldCharType="begin"/>
            </w:r>
            <w:r w:rsidR="006D2C24">
              <w:rPr>
                <w:noProof/>
                <w:webHidden/>
              </w:rPr>
              <w:instrText xml:space="preserve"> PAGEREF _Toc515037939 \h </w:instrText>
            </w:r>
            <w:r>
              <w:rPr>
                <w:noProof/>
                <w:webHidden/>
              </w:rPr>
            </w:r>
            <w:r>
              <w:rPr>
                <w:noProof/>
                <w:webHidden/>
              </w:rPr>
              <w:fldChar w:fldCharType="separate"/>
            </w:r>
            <w:r w:rsidR="006D2C24">
              <w:rPr>
                <w:noProof/>
                <w:webHidden/>
              </w:rPr>
              <w:t>162</w:t>
            </w:r>
            <w:r>
              <w:rPr>
                <w:noProof/>
                <w:webHidden/>
              </w:rPr>
              <w:fldChar w:fldCharType="end"/>
            </w:r>
          </w:hyperlink>
        </w:p>
        <w:p w:rsidR="006D2C24" w:rsidRDefault="0047219C">
          <w:pPr>
            <w:pStyle w:val="TOC10"/>
            <w:rPr>
              <w:rFonts w:asciiTheme="minorHAnsi" w:eastAsiaTheme="minorEastAsia" w:hAnsiTheme="minorHAnsi" w:cstheme="minorBidi"/>
              <w:color w:val="auto"/>
              <w:kern w:val="0"/>
              <w:lang w:val="en-IN" w:eastAsia="en-IN"/>
            </w:rPr>
          </w:pPr>
          <w:hyperlink w:anchor="_Toc515037940" w:history="1">
            <w:r w:rsidR="006D2C24" w:rsidRPr="00321A2C">
              <w:rPr>
                <w:rStyle w:val="Hyperlink"/>
                <w:rFonts w:asciiTheme="majorHAnsi" w:hAnsiTheme="majorHAnsi"/>
              </w:rPr>
              <w:t>Chapter 12 – Introduction to Threads in Python</w:t>
            </w:r>
            <w:r w:rsidR="006D2C24">
              <w:rPr>
                <w:webHidden/>
              </w:rPr>
              <w:tab/>
            </w:r>
            <w:r>
              <w:rPr>
                <w:webHidden/>
              </w:rPr>
              <w:fldChar w:fldCharType="begin"/>
            </w:r>
            <w:r w:rsidR="006D2C24">
              <w:rPr>
                <w:webHidden/>
              </w:rPr>
              <w:instrText xml:space="preserve"> PAGEREF _Toc515037940 \h </w:instrText>
            </w:r>
            <w:r>
              <w:rPr>
                <w:webHidden/>
              </w:rPr>
            </w:r>
            <w:r>
              <w:rPr>
                <w:webHidden/>
              </w:rPr>
              <w:fldChar w:fldCharType="separate"/>
            </w:r>
            <w:r w:rsidR="006D2C24">
              <w:rPr>
                <w:webHidden/>
              </w:rPr>
              <w:t>168</w:t>
            </w:r>
            <w:r>
              <w:rPr>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941" w:history="1">
            <w:r w:rsidR="006D2C24" w:rsidRPr="00321A2C">
              <w:rPr>
                <w:rStyle w:val="Hyperlink"/>
                <w:noProof/>
              </w:rPr>
              <w:t>Threading</w:t>
            </w:r>
            <w:r w:rsidR="006D2C24">
              <w:rPr>
                <w:noProof/>
                <w:webHidden/>
              </w:rPr>
              <w:tab/>
            </w:r>
            <w:r>
              <w:rPr>
                <w:noProof/>
                <w:webHidden/>
              </w:rPr>
              <w:fldChar w:fldCharType="begin"/>
            </w:r>
            <w:r w:rsidR="006D2C24">
              <w:rPr>
                <w:noProof/>
                <w:webHidden/>
              </w:rPr>
              <w:instrText xml:space="preserve"> PAGEREF _Toc515037941 \h </w:instrText>
            </w:r>
            <w:r>
              <w:rPr>
                <w:noProof/>
                <w:webHidden/>
              </w:rPr>
            </w:r>
            <w:r>
              <w:rPr>
                <w:noProof/>
                <w:webHidden/>
              </w:rPr>
              <w:fldChar w:fldCharType="separate"/>
            </w:r>
            <w:r w:rsidR="006D2C24">
              <w:rPr>
                <w:noProof/>
                <w:webHidden/>
              </w:rPr>
              <w:t>168</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942" w:history="1">
            <w:r w:rsidR="006D2C24" w:rsidRPr="00321A2C">
              <w:rPr>
                <w:rStyle w:val="Hyperlink"/>
                <w:noProof/>
              </w:rPr>
              <w:t>Thread Objects</w:t>
            </w:r>
            <w:r w:rsidR="006D2C24">
              <w:rPr>
                <w:noProof/>
                <w:webHidden/>
              </w:rPr>
              <w:tab/>
            </w:r>
            <w:r>
              <w:rPr>
                <w:noProof/>
                <w:webHidden/>
              </w:rPr>
              <w:fldChar w:fldCharType="begin"/>
            </w:r>
            <w:r w:rsidR="006D2C24">
              <w:rPr>
                <w:noProof/>
                <w:webHidden/>
              </w:rPr>
              <w:instrText xml:space="preserve"> PAGEREF _Toc515037942 \h </w:instrText>
            </w:r>
            <w:r>
              <w:rPr>
                <w:noProof/>
                <w:webHidden/>
              </w:rPr>
            </w:r>
            <w:r>
              <w:rPr>
                <w:noProof/>
                <w:webHidden/>
              </w:rPr>
              <w:fldChar w:fldCharType="separate"/>
            </w:r>
            <w:r w:rsidR="006D2C24">
              <w:rPr>
                <w:noProof/>
                <w:webHidden/>
              </w:rPr>
              <w:t>168</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943" w:history="1">
            <w:r w:rsidR="006D2C24" w:rsidRPr="00321A2C">
              <w:rPr>
                <w:rStyle w:val="Hyperlink"/>
                <w:noProof/>
              </w:rPr>
              <w:t>Determining the Current Thread</w:t>
            </w:r>
            <w:r w:rsidR="006D2C24">
              <w:rPr>
                <w:noProof/>
                <w:webHidden/>
              </w:rPr>
              <w:tab/>
            </w:r>
            <w:r>
              <w:rPr>
                <w:noProof/>
                <w:webHidden/>
              </w:rPr>
              <w:fldChar w:fldCharType="begin"/>
            </w:r>
            <w:r w:rsidR="006D2C24">
              <w:rPr>
                <w:noProof/>
                <w:webHidden/>
              </w:rPr>
              <w:instrText xml:space="preserve"> PAGEREF _Toc515037943 \h </w:instrText>
            </w:r>
            <w:r>
              <w:rPr>
                <w:noProof/>
                <w:webHidden/>
              </w:rPr>
            </w:r>
            <w:r>
              <w:rPr>
                <w:noProof/>
                <w:webHidden/>
              </w:rPr>
              <w:fldChar w:fldCharType="separate"/>
            </w:r>
            <w:r w:rsidR="006D2C24">
              <w:rPr>
                <w:noProof/>
                <w:webHidden/>
              </w:rPr>
              <w:t>170</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944" w:history="1">
            <w:r w:rsidR="006D2C24" w:rsidRPr="00321A2C">
              <w:rPr>
                <w:rStyle w:val="Hyperlink"/>
                <w:noProof/>
              </w:rPr>
              <w:t>Daemon vs. Non-Daemon Threads</w:t>
            </w:r>
            <w:r w:rsidR="006D2C24">
              <w:rPr>
                <w:noProof/>
                <w:webHidden/>
              </w:rPr>
              <w:tab/>
            </w:r>
            <w:r>
              <w:rPr>
                <w:noProof/>
                <w:webHidden/>
              </w:rPr>
              <w:fldChar w:fldCharType="begin"/>
            </w:r>
            <w:r w:rsidR="006D2C24">
              <w:rPr>
                <w:noProof/>
                <w:webHidden/>
              </w:rPr>
              <w:instrText xml:space="preserve"> PAGEREF _Toc515037944 \h </w:instrText>
            </w:r>
            <w:r>
              <w:rPr>
                <w:noProof/>
                <w:webHidden/>
              </w:rPr>
            </w:r>
            <w:r>
              <w:rPr>
                <w:noProof/>
                <w:webHidden/>
              </w:rPr>
              <w:fldChar w:fldCharType="separate"/>
            </w:r>
            <w:r w:rsidR="006D2C24">
              <w:rPr>
                <w:noProof/>
                <w:webHidden/>
              </w:rPr>
              <w:t>173</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945" w:history="1">
            <w:r w:rsidR="006D2C24" w:rsidRPr="00321A2C">
              <w:rPr>
                <w:rStyle w:val="Hyperlink"/>
                <w:noProof/>
              </w:rPr>
              <w:t>Enumerating all Threads</w:t>
            </w:r>
            <w:r w:rsidR="006D2C24">
              <w:rPr>
                <w:noProof/>
                <w:webHidden/>
              </w:rPr>
              <w:tab/>
            </w:r>
            <w:r>
              <w:rPr>
                <w:noProof/>
                <w:webHidden/>
              </w:rPr>
              <w:fldChar w:fldCharType="begin"/>
            </w:r>
            <w:r w:rsidR="006D2C24">
              <w:rPr>
                <w:noProof/>
                <w:webHidden/>
              </w:rPr>
              <w:instrText xml:space="preserve"> PAGEREF _Toc515037945 \h </w:instrText>
            </w:r>
            <w:r>
              <w:rPr>
                <w:noProof/>
                <w:webHidden/>
              </w:rPr>
            </w:r>
            <w:r>
              <w:rPr>
                <w:noProof/>
                <w:webHidden/>
              </w:rPr>
              <w:fldChar w:fldCharType="separate"/>
            </w:r>
            <w:r w:rsidR="006D2C24">
              <w:rPr>
                <w:noProof/>
                <w:webHidden/>
              </w:rPr>
              <w:t>177</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946" w:history="1">
            <w:r w:rsidR="006D2C24" w:rsidRPr="00321A2C">
              <w:rPr>
                <w:rStyle w:val="Hyperlink"/>
                <w:noProof/>
              </w:rPr>
              <w:t>Subclassing Thread</w:t>
            </w:r>
            <w:r w:rsidR="006D2C24">
              <w:rPr>
                <w:noProof/>
                <w:webHidden/>
              </w:rPr>
              <w:tab/>
            </w:r>
            <w:r>
              <w:rPr>
                <w:noProof/>
                <w:webHidden/>
              </w:rPr>
              <w:fldChar w:fldCharType="begin"/>
            </w:r>
            <w:r w:rsidR="006D2C24">
              <w:rPr>
                <w:noProof/>
                <w:webHidden/>
              </w:rPr>
              <w:instrText xml:space="preserve"> PAGEREF _Toc515037946 \h </w:instrText>
            </w:r>
            <w:r>
              <w:rPr>
                <w:noProof/>
                <w:webHidden/>
              </w:rPr>
            </w:r>
            <w:r>
              <w:rPr>
                <w:noProof/>
                <w:webHidden/>
              </w:rPr>
              <w:fldChar w:fldCharType="separate"/>
            </w:r>
            <w:r w:rsidR="006D2C24">
              <w:rPr>
                <w:noProof/>
                <w:webHidden/>
              </w:rPr>
              <w:t>178</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947" w:history="1">
            <w:r w:rsidR="006D2C24" w:rsidRPr="00321A2C">
              <w:rPr>
                <w:rStyle w:val="Hyperlink"/>
                <w:noProof/>
              </w:rPr>
              <w:t>Timer Threads</w:t>
            </w:r>
            <w:r w:rsidR="006D2C24">
              <w:rPr>
                <w:noProof/>
                <w:webHidden/>
              </w:rPr>
              <w:tab/>
            </w:r>
            <w:r>
              <w:rPr>
                <w:noProof/>
                <w:webHidden/>
              </w:rPr>
              <w:fldChar w:fldCharType="begin"/>
            </w:r>
            <w:r w:rsidR="006D2C24">
              <w:rPr>
                <w:noProof/>
                <w:webHidden/>
              </w:rPr>
              <w:instrText xml:space="preserve"> PAGEREF _Toc515037947 \h </w:instrText>
            </w:r>
            <w:r>
              <w:rPr>
                <w:noProof/>
                <w:webHidden/>
              </w:rPr>
            </w:r>
            <w:r>
              <w:rPr>
                <w:noProof/>
                <w:webHidden/>
              </w:rPr>
              <w:fldChar w:fldCharType="separate"/>
            </w:r>
            <w:r w:rsidR="006D2C24">
              <w:rPr>
                <w:noProof/>
                <w:webHidden/>
              </w:rPr>
              <w:t>180</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948" w:history="1">
            <w:r w:rsidR="006D2C24" w:rsidRPr="00321A2C">
              <w:rPr>
                <w:rStyle w:val="Hyperlink"/>
                <w:noProof/>
              </w:rPr>
              <w:t>Signaling Between Threads</w:t>
            </w:r>
            <w:r w:rsidR="006D2C24">
              <w:rPr>
                <w:noProof/>
                <w:webHidden/>
              </w:rPr>
              <w:tab/>
            </w:r>
            <w:r>
              <w:rPr>
                <w:noProof/>
                <w:webHidden/>
              </w:rPr>
              <w:fldChar w:fldCharType="begin"/>
            </w:r>
            <w:r w:rsidR="006D2C24">
              <w:rPr>
                <w:noProof/>
                <w:webHidden/>
              </w:rPr>
              <w:instrText xml:space="preserve"> PAGEREF _Toc515037948 \h </w:instrText>
            </w:r>
            <w:r>
              <w:rPr>
                <w:noProof/>
                <w:webHidden/>
              </w:rPr>
            </w:r>
            <w:r>
              <w:rPr>
                <w:noProof/>
                <w:webHidden/>
              </w:rPr>
              <w:fldChar w:fldCharType="separate"/>
            </w:r>
            <w:r w:rsidR="006D2C24">
              <w:rPr>
                <w:noProof/>
                <w:webHidden/>
              </w:rPr>
              <w:t>182</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949" w:history="1">
            <w:r w:rsidR="006D2C24" w:rsidRPr="00321A2C">
              <w:rPr>
                <w:rStyle w:val="Hyperlink"/>
                <w:noProof/>
              </w:rPr>
              <w:t>Controlling Access to Resources</w:t>
            </w:r>
            <w:r w:rsidR="006D2C24">
              <w:rPr>
                <w:noProof/>
                <w:webHidden/>
              </w:rPr>
              <w:tab/>
            </w:r>
            <w:r>
              <w:rPr>
                <w:noProof/>
                <w:webHidden/>
              </w:rPr>
              <w:fldChar w:fldCharType="begin"/>
            </w:r>
            <w:r w:rsidR="006D2C24">
              <w:rPr>
                <w:noProof/>
                <w:webHidden/>
              </w:rPr>
              <w:instrText xml:space="preserve"> PAGEREF _Toc515037949 \h </w:instrText>
            </w:r>
            <w:r>
              <w:rPr>
                <w:noProof/>
                <w:webHidden/>
              </w:rPr>
            </w:r>
            <w:r>
              <w:rPr>
                <w:noProof/>
                <w:webHidden/>
              </w:rPr>
              <w:fldChar w:fldCharType="separate"/>
            </w:r>
            <w:r w:rsidR="006D2C24">
              <w:rPr>
                <w:noProof/>
                <w:webHidden/>
              </w:rPr>
              <w:t>184</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950" w:history="1">
            <w:r w:rsidR="006D2C24" w:rsidRPr="00321A2C">
              <w:rPr>
                <w:rStyle w:val="Hyperlink"/>
                <w:noProof/>
              </w:rPr>
              <w:t>Re-entrant Locks</w:t>
            </w:r>
            <w:r w:rsidR="006D2C24">
              <w:rPr>
                <w:noProof/>
                <w:webHidden/>
              </w:rPr>
              <w:tab/>
            </w:r>
            <w:r>
              <w:rPr>
                <w:noProof/>
                <w:webHidden/>
              </w:rPr>
              <w:fldChar w:fldCharType="begin"/>
            </w:r>
            <w:r w:rsidR="006D2C24">
              <w:rPr>
                <w:noProof/>
                <w:webHidden/>
              </w:rPr>
              <w:instrText xml:space="preserve"> PAGEREF _Toc515037950 \h </w:instrText>
            </w:r>
            <w:r>
              <w:rPr>
                <w:noProof/>
                <w:webHidden/>
              </w:rPr>
            </w:r>
            <w:r>
              <w:rPr>
                <w:noProof/>
                <w:webHidden/>
              </w:rPr>
              <w:fldChar w:fldCharType="separate"/>
            </w:r>
            <w:r w:rsidR="006D2C24">
              <w:rPr>
                <w:noProof/>
                <w:webHidden/>
              </w:rPr>
              <w:t>188</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951" w:history="1">
            <w:r w:rsidR="006D2C24" w:rsidRPr="00321A2C">
              <w:rPr>
                <w:rStyle w:val="Hyperlink"/>
                <w:noProof/>
              </w:rPr>
              <w:t>Lock as Context Managers</w:t>
            </w:r>
            <w:r w:rsidR="006D2C24">
              <w:rPr>
                <w:noProof/>
                <w:webHidden/>
              </w:rPr>
              <w:tab/>
            </w:r>
            <w:r>
              <w:rPr>
                <w:noProof/>
                <w:webHidden/>
              </w:rPr>
              <w:fldChar w:fldCharType="begin"/>
            </w:r>
            <w:r w:rsidR="006D2C24">
              <w:rPr>
                <w:noProof/>
                <w:webHidden/>
              </w:rPr>
              <w:instrText xml:space="preserve"> PAGEREF _Toc515037951 \h </w:instrText>
            </w:r>
            <w:r>
              <w:rPr>
                <w:noProof/>
                <w:webHidden/>
              </w:rPr>
            </w:r>
            <w:r>
              <w:rPr>
                <w:noProof/>
                <w:webHidden/>
              </w:rPr>
              <w:fldChar w:fldCharType="separate"/>
            </w:r>
            <w:r w:rsidR="006D2C24">
              <w:rPr>
                <w:noProof/>
                <w:webHidden/>
              </w:rPr>
              <w:t>190</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952" w:history="1">
            <w:r w:rsidR="006D2C24" w:rsidRPr="00321A2C">
              <w:rPr>
                <w:rStyle w:val="Hyperlink"/>
                <w:noProof/>
              </w:rPr>
              <w:t>Synchronizing Threads</w:t>
            </w:r>
            <w:r w:rsidR="006D2C24">
              <w:rPr>
                <w:noProof/>
                <w:webHidden/>
              </w:rPr>
              <w:tab/>
            </w:r>
            <w:r>
              <w:rPr>
                <w:noProof/>
                <w:webHidden/>
              </w:rPr>
              <w:fldChar w:fldCharType="begin"/>
            </w:r>
            <w:r w:rsidR="006D2C24">
              <w:rPr>
                <w:noProof/>
                <w:webHidden/>
              </w:rPr>
              <w:instrText xml:space="preserve"> PAGEREF _Toc515037952 \h </w:instrText>
            </w:r>
            <w:r>
              <w:rPr>
                <w:noProof/>
                <w:webHidden/>
              </w:rPr>
            </w:r>
            <w:r>
              <w:rPr>
                <w:noProof/>
                <w:webHidden/>
              </w:rPr>
              <w:fldChar w:fldCharType="separate"/>
            </w:r>
            <w:r w:rsidR="006D2C24">
              <w:rPr>
                <w:noProof/>
                <w:webHidden/>
              </w:rPr>
              <w:t>191</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953" w:history="1">
            <w:r w:rsidR="006D2C24" w:rsidRPr="00321A2C">
              <w:rPr>
                <w:rStyle w:val="Hyperlink"/>
                <w:noProof/>
              </w:rPr>
              <w:t>Limiting Concurrent Access to Resources</w:t>
            </w:r>
            <w:r w:rsidR="006D2C24">
              <w:rPr>
                <w:noProof/>
                <w:webHidden/>
              </w:rPr>
              <w:tab/>
            </w:r>
            <w:r>
              <w:rPr>
                <w:noProof/>
                <w:webHidden/>
              </w:rPr>
              <w:fldChar w:fldCharType="begin"/>
            </w:r>
            <w:r w:rsidR="006D2C24">
              <w:rPr>
                <w:noProof/>
                <w:webHidden/>
              </w:rPr>
              <w:instrText xml:space="preserve"> PAGEREF _Toc515037953 \h </w:instrText>
            </w:r>
            <w:r>
              <w:rPr>
                <w:noProof/>
                <w:webHidden/>
              </w:rPr>
            </w:r>
            <w:r>
              <w:rPr>
                <w:noProof/>
                <w:webHidden/>
              </w:rPr>
              <w:fldChar w:fldCharType="separate"/>
            </w:r>
            <w:r w:rsidR="006D2C24">
              <w:rPr>
                <w:noProof/>
                <w:webHidden/>
              </w:rPr>
              <w:t>196</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954" w:history="1">
            <w:r w:rsidR="006D2C24" w:rsidRPr="00321A2C">
              <w:rPr>
                <w:rStyle w:val="Hyperlink"/>
                <w:noProof/>
              </w:rPr>
              <w:t>Thread-specific Data</w:t>
            </w:r>
            <w:r w:rsidR="006D2C24">
              <w:rPr>
                <w:noProof/>
                <w:webHidden/>
              </w:rPr>
              <w:tab/>
            </w:r>
            <w:r>
              <w:rPr>
                <w:noProof/>
                <w:webHidden/>
              </w:rPr>
              <w:fldChar w:fldCharType="begin"/>
            </w:r>
            <w:r w:rsidR="006D2C24">
              <w:rPr>
                <w:noProof/>
                <w:webHidden/>
              </w:rPr>
              <w:instrText xml:space="preserve"> PAGEREF _Toc515037954 \h </w:instrText>
            </w:r>
            <w:r>
              <w:rPr>
                <w:noProof/>
                <w:webHidden/>
              </w:rPr>
            </w:r>
            <w:r>
              <w:rPr>
                <w:noProof/>
                <w:webHidden/>
              </w:rPr>
              <w:fldChar w:fldCharType="separate"/>
            </w:r>
            <w:r w:rsidR="006D2C24">
              <w:rPr>
                <w:noProof/>
                <w:webHidden/>
              </w:rPr>
              <w:t>199</w:t>
            </w:r>
            <w:r>
              <w:rPr>
                <w:noProof/>
                <w:webHidden/>
              </w:rPr>
              <w:fldChar w:fldCharType="end"/>
            </w:r>
          </w:hyperlink>
        </w:p>
        <w:p w:rsidR="006D2C24" w:rsidRDefault="0047219C">
          <w:pPr>
            <w:pStyle w:val="TOC10"/>
            <w:rPr>
              <w:rFonts w:asciiTheme="minorHAnsi" w:eastAsiaTheme="minorEastAsia" w:hAnsiTheme="minorHAnsi" w:cstheme="minorBidi"/>
              <w:color w:val="auto"/>
              <w:kern w:val="0"/>
              <w:lang w:val="en-IN" w:eastAsia="en-IN"/>
            </w:rPr>
          </w:pPr>
          <w:hyperlink w:anchor="_Toc515037955" w:history="1">
            <w:r w:rsidR="006D2C24" w:rsidRPr="00321A2C">
              <w:rPr>
                <w:rStyle w:val="Hyperlink"/>
                <w:rFonts w:asciiTheme="majorHAnsi" w:hAnsiTheme="majorHAnsi"/>
              </w:rPr>
              <w:t>Chapter 13 – Internet Programming</w:t>
            </w:r>
            <w:r w:rsidR="006D2C24">
              <w:rPr>
                <w:webHidden/>
              </w:rPr>
              <w:tab/>
            </w:r>
            <w:r>
              <w:rPr>
                <w:webHidden/>
              </w:rPr>
              <w:fldChar w:fldCharType="begin"/>
            </w:r>
            <w:r w:rsidR="006D2C24">
              <w:rPr>
                <w:webHidden/>
              </w:rPr>
              <w:instrText xml:space="preserve"> PAGEREF _Toc515037955 \h </w:instrText>
            </w:r>
            <w:r>
              <w:rPr>
                <w:webHidden/>
              </w:rPr>
            </w:r>
            <w:r>
              <w:rPr>
                <w:webHidden/>
              </w:rPr>
              <w:fldChar w:fldCharType="separate"/>
            </w:r>
            <w:r w:rsidR="006D2C24">
              <w:rPr>
                <w:webHidden/>
              </w:rPr>
              <w:t>202</w:t>
            </w:r>
            <w:r>
              <w:rPr>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956" w:history="1">
            <w:r w:rsidR="006D2C24" w:rsidRPr="00321A2C">
              <w:rPr>
                <w:rStyle w:val="Hyperlink"/>
                <w:noProof/>
              </w:rPr>
              <w:t>Overview of Python CGI Programming</w:t>
            </w:r>
            <w:r w:rsidR="006D2C24">
              <w:rPr>
                <w:noProof/>
                <w:webHidden/>
              </w:rPr>
              <w:tab/>
            </w:r>
            <w:r>
              <w:rPr>
                <w:noProof/>
                <w:webHidden/>
              </w:rPr>
              <w:fldChar w:fldCharType="begin"/>
            </w:r>
            <w:r w:rsidR="006D2C24">
              <w:rPr>
                <w:noProof/>
                <w:webHidden/>
              </w:rPr>
              <w:instrText xml:space="preserve"> PAGEREF _Toc515037956 \h </w:instrText>
            </w:r>
            <w:r>
              <w:rPr>
                <w:noProof/>
                <w:webHidden/>
              </w:rPr>
            </w:r>
            <w:r>
              <w:rPr>
                <w:noProof/>
                <w:webHidden/>
              </w:rPr>
              <w:fldChar w:fldCharType="separate"/>
            </w:r>
            <w:r w:rsidR="006D2C24">
              <w:rPr>
                <w:noProof/>
                <w:webHidden/>
              </w:rPr>
              <w:t>202</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957" w:history="1">
            <w:r w:rsidR="006D2C24" w:rsidRPr="00321A2C">
              <w:rPr>
                <w:rStyle w:val="Hyperlink"/>
                <w:noProof/>
              </w:rPr>
              <w:t>About Common Gateway Interface (CGI)</w:t>
            </w:r>
            <w:r w:rsidR="006D2C24">
              <w:rPr>
                <w:noProof/>
                <w:webHidden/>
              </w:rPr>
              <w:tab/>
            </w:r>
            <w:r>
              <w:rPr>
                <w:noProof/>
                <w:webHidden/>
              </w:rPr>
              <w:fldChar w:fldCharType="begin"/>
            </w:r>
            <w:r w:rsidR="006D2C24">
              <w:rPr>
                <w:noProof/>
                <w:webHidden/>
              </w:rPr>
              <w:instrText xml:space="preserve"> PAGEREF _Toc515037957 \h </w:instrText>
            </w:r>
            <w:r>
              <w:rPr>
                <w:noProof/>
                <w:webHidden/>
              </w:rPr>
            </w:r>
            <w:r>
              <w:rPr>
                <w:noProof/>
                <w:webHidden/>
              </w:rPr>
              <w:fldChar w:fldCharType="separate"/>
            </w:r>
            <w:r w:rsidR="006D2C24">
              <w:rPr>
                <w:noProof/>
                <w:webHidden/>
              </w:rPr>
              <w:t>202</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958" w:history="1">
            <w:r w:rsidR="006D2C24" w:rsidRPr="00321A2C">
              <w:rPr>
                <w:rStyle w:val="Hyperlink"/>
                <w:noProof/>
              </w:rPr>
              <w:t>Configuring Apache Web Server for CGI</w:t>
            </w:r>
            <w:r w:rsidR="006D2C24">
              <w:rPr>
                <w:noProof/>
                <w:webHidden/>
              </w:rPr>
              <w:tab/>
            </w:r>
            <w:r>
              <w:rPr>
                <w:noProof/>
                <w:webHidden/>
              </w:rPr>
              <w:fldChar w:fldCharType="begin"/>
            </w:r>
            <w:r w:rsidR="006D2C24">
              <w:rPr>
                <w:noProof/>
                <w:webHidden/>
              </w:rPr>
              <w:instrText xml:space="preserve"> PAGEREF _Toc515037958 \h </w:instrText>
            </w:r>
            <w:r>
              <w:rPr>
                <w:noProof/>
                <w:webHidden/>
              </w:rPr>
            </w:r>
            <w:r>
              <w:rPr>
                <w:noProof/>
                <w:webHidden/>
              </w:rPr>
              <w:fldChar w:fldCharType="separate"/>
            </w:r>
            <w:r w:rsidR="006D2C24">
              <w:rPr>
                <w:noProof/>
                <w:webHidden/>
              </w:rPr>
              <w:t>202</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959" w:history="1">
            <w:r w:rsidR="006D2C24" w:rsidRPr="00321A2C">
              <w:rPr>
                <w:rStyle w:val="Hyperlink"/>
                <w:noProof/>
              </w:rPr>
              <w:t>Writing the First CGI Program</w:t>
            </w:r>
            <w:r w:rsidR="006D2C24">
              <w:rPr>
                <w:noProof/>
                <w:webHidden/>
              </w:rPr>
              <w:tab/>
            </w:r>
            <w:r>
              <w:rPr>
                <w:noProof/>
                <w:webHidden/>
              </w:rPr>
              <w:fldChar w:fldCharType="begin"/>
            </w:r>
            <w:r w:rsidR="006D2C24">
              <w:rPr>
                <w:noProof/>
                <w:webHidden/>
              </w:rPr>
              <w:instrText xml:space="preserve"> PAGEREF _Toc515037959 \h </w:instrText>
            </w:r>
            <w:r>
              <w:rPr>
                <w:noProof/>
                <w:webHidden/>
              </w:rPr>
            </w:r>
            <w:r>
              <w:rPr>
                <w:noProof/>
                <w:webHidden/>
              </w:rPr>
              <w:fldChar w:fldCharType="separate"/>
            </w:r>
            <w:r w:rsidR="006D2C24">
              <w:rPr>
                <w:noProof/>
                <w:webHidden/>
              </w:rPr>
              <w:t>204</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960" w:history="1">
            <w:r w:rsidR="006D2C24" w:rsidRPr="00321A2C">
              <w:rPr>
                <w:rStyle w:val="Hyperlink"/>
                <w:noProof/>
              </w:rPr>
              <w:t>CGI Environment Variables</w:t>
            </w:r>
            <w:r w:rsidR="006D2C24">
              <w:rPr>
                <w:noProof/>
                <w:webHidden/>
              </w:rPr>
              <w:tab/>
            </w:r>
            <w:r>
              <w:rPr>
                <w:noProof/>
                <w:webHidden/>
              </w:rPr>
              <w:fldChar w:fldCharType="begin"/>
            </w:r>
            <w:r w:rsidR="006D2C24">
              <w:rPr>
                <w:noProof/>
                <w:webHidden/>
              </w:rPr>
              <w:instrText xml:space="preserve"> PAGEREF _Toc515037960 \h </w:instrText>
            </w:r>
            <w:r>
              <w:rPr>
                <w:noProof/>
                <w:webHidden/>
              </w:rPr>
            </w:r>
            <w:r>
              <w:rPr>
                <w:noProof/>
                <w:webHidden/>
              </w:rPr>
              <w:fldChar w:fldCharType="separate"/>
            </w:r>
            <w:r w:rsidR="006D2C24">
              <w:rPr>
                <w:noProof/>
                <w:webHidden/>
              </w:rPr>
              <w:t>205</w:t>
            </w:r>
            <w:r>
              <w:rPr>
                <w:noProof/>
                <w:webHidden/>
              </w:rPr>
              <w:fldChar w:fldCharType="end"/>
            </w:r>
          </w:hyperlink>
        </w:p>
        <w:p w:rsidR="006D2C24" w:rsidRDefault="0047219C">
          <w:pPr>
            <w:pStyle w:val="TOC20"/>
            <w:rPr>
              <w:rFonts w:asciiTheme="minorHAnsi" w:eastAsiaTheme="minorEastAsia" w:hAnsiTheme="minorHAnsi" w:cstheme="minorBidi"/>
              <w:noProof/>
              <w:kern w:val="0"/>
              <w:lang w:val="en-IN" w:eastAsia="en-IN"/>
            </w:rPr>
          </w:pPr>
          <w:hyperlink w:anchor="_Toc515037961" w:history="1">
            <w:r w:rsidR="006D2C24" w:rsidRPr="00321A2C">
              <w:rPr>
                <w:rStyle w:val="Hyperlink"/>
                <w:noProof/>
              </w:rPr>
              <w:t>Working with Databases</w:t>
            </w:r>
            <w:r w:rsidR="006D2C24">
              <w:rPr>
                <w:noProof/>
                <w:webHidden/>
              </w:rPr>
              <w:tab/>
            </w:r>
            <w:r>
              <w:rPr>
                <w:noProof/>
                <w:webHidden/>
              </w:rPr>
              <w:fldChar w:fldCharType="begin"/>
            </w:r>
            <w:r w:rsidR="006D2C24">
              <w:rPr>
                <w:noProof/>
                <w:webHidden/>
              </w:rPr>
              <w:instrText xml:space="preserve"> PAGEREF _Toc515037961 \h </w:instrText>
            </w:r>
            <w:r>
              <w:rPr>
                <w:noProof/>
                <w:webHidden/>
              </w:rPr>
            </w:r>
            <w:r>
              <w:rPr>
                <w:noProof/>
                <w:webHidden/>
              </w:rPr>
              <w:fldChar w:fldCharType="separate"/>
            </w:r>
            <w:r w:rsidR="006D2C24">
              <w:rPr>
                <w:noProof/>
                <w:webHidden/>
              </w:rPr>
              <w:t>206</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962" w:history="1">
            <w:r w:rsidR="006D2C24" w:rsidRPr="00321A2C">
              <w:rPr>
                <w:rStyle w:val="Hyperlink"/>
                <w:rFonts w:ascii="Courier New" w:hAnsi="Courier New" w:cs="Courier New"/>
                <w:noProof/>
              </w:rPr>
              <w:t>pymysql</w:t>
            </w:r>
            <w:r w:rsidR="006D2C24">
              <w:rPr>
                <w:noProof/>
                <w:webHidden/>
              </w:rPr>
              <w:tab/>
            </w:r>
            <w:r>
              <w:rPr>
                <w:noProof/>
                <w:webHidden/>
              </w:rPr>
              <w:fldChar w:fldCharType="begin"/>
            </w:r>
            <w:r w:rsidR="006D2C24">
              <w:rPr>
                <w:noProof/>
                <w:webHidden/>
              </w:rPr>
              <w:instrText xml:space="preserve"> PAGEREF _Toc515037962 \h </w:instrText>
            </w:r>
            <w:r>
              <w:rPr>
                <w:noProof/>
                <w:webHidden/>
              </w:rPr>
            </w:r>
            <w:r>
              <w:rPr>
                <w:noProof/>
                <w:webHidden/>
              </w:rPr>
              <w:fldChar w:fldCharType="separate"/>
            </w:r>
            <w:r w:rsidR="006D2C24">
              <w:rPr>
                <w:noProof/>
                <w:webHidden/>
              </w:rPr>
              <w:t>206</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963" w:history="1">
            <w:r w:rsidR="006D2C24" w:rsidRPr="00321A2C">
              <w:rPr>
                <w:rStyle w:val="Hyperlink"/>
                <w:noProof/>
              </w:rPr>
              <w:t xml:space="preserve">Installing </w:t>
            </w:r>
            <w:r w:rsidR="006D2C24" w:rsidRPr="00321A2C">
              <w:rPr>
                <w:rStyle w:val="Hyperlink"/>
                <w:rFonts w:ascii="Courier New" w:hAnsi="Courier New" w:cs="Courier New"/>
                <w:noProof/>
              </w:rPr>
              <w:t>pymysql</w:t>
            </w:r>
            <w:r w:rsidR="006D2C24">
              <w:rPr>
                <w:noProof/>
                <w:webHidden/>
              </w:rPr>
              <w:tab/>
            </w:r>
            <w:r>
              <w:rPr>
                <w:noProof/>
                <w:webHidden/>
              </w:rPr>
              <w:fldChar w:fldCharType="begin"/>
            </w:r>
            <w:r w:rsidR="006D2C24">
              <w:rPr>
                <w:noProof/>
                <w:webHidden/>
              </w:rPr>
              <w:instrText xml:space="preserve"> PAGEREF _Toc515037963 \h </w:instrText>
            </w:r>
            <w:r>
              <w:rPr>
                <w:noProof/>
                <w:webHidden/>
              </w:rPr>
            </w:r>
            <w:r>
              <w:rPr>
                <w:noProof/>
                <w:webHidden/>
              </w:rPr>
              <w:fldChar w:fldCharType="separate"/>
            </w:r>
            <w:r w:rsidR="006D2C24">
              <w:rPr>
                <w:noProof/>
                <w:webHidden/>
              </w:rPr>
              <w:t>206</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964" w:history="1">
            <w:r w:rsidR="006D2C24" w:rsidRPr="00321A2C">
              <w:rPr>
                <w:rStyle w:val="Hyperlink"/>
                <w:noProof/>
              </w:rPr>
              <w:t>Database Operations</w:t>
            </w:r>
            <w:r w:rsidR="006D2C24">
              <w:rPr>
                <w:noProof/>
                <w:webHidden/>
              </w:rPr>
              <w:tab/>
            </w:r>
            <w:r>
              <w:rPr>
                <w:noProof/>
                <w:webHidden/>
              </w:rPr>
              <w:fldChar w:fldCharType="begin"/>
            </w:r>
            <w:r w:rsidR="006D2C24">
              <w:rPr>
                <w:noProof/>
                <w:webHidden/>
              </w:rPr>
              <w:instrText xml:space="preserve"> PAGEREF _Toc515037964 \h </w:instrText>
            </w:r>
            <w:r>
              <w:rPr>
                <w:noProof/>
                <w:webHidden/>
              </w:rPr>
            </w:r>
            <w:r>
              <w:rPr>
                <w:noProof/>
                <w:webHidden/>
              </w:rPr>
              <w:fldChar w:fldCharType="separate"/>
            </w:r>
            <w:r w:rsidR="006D2C24">
              <w:rPr>
                <w:noProof/>
                <w:webHidden/>
              </w:rPr>
              <w:t>206</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965" w:history="1">
            <w:r w:rsidR="006D2C24" w:rsidRPr="00321A2C">
              <w:rPr>
                <w:rStyle w:val="Hyperlink"/>
                <w:noProof/>
              </w:rPr>
              <w:t>Setting Database Connection and Creating Database Table</w:t>
            </w:r>
            <w:r w:rsidR="006D2C24">
              <w:rPr>
                <w:noProof/>
                <w:webHidden/>
              </w:rPr>
              <w:tab/>
            </w:r>
            <w:r>
              <w:rPr>
                <w:noProof/>
                <w:webHidden/>
              </w:rPr>
              <w:fldChar w:fldCharType="begin"/>
            </w:r>
            <w:r w:rsidR="006D2C24">
              <w:rPr>
                <w:noProof/>
                <w:webHidden/>
              </w:rPr>
              <w:instrText xml:space="preserve"> PAGEREF _Toc515037965 \h </w:instrText>
            </w:r>
            <w:r>
              <w:rPr>
                <w:noProof/>
                <w:webHidden/>
              </w:rPr>
            </w:r>
            <w:r>
              <w:rPr>
                <w:noProof/>
                <w:webHidden/>
              </w:rPr>
              <w:fldChar w:fldCharType="separate"/>
            </w:r>
            <w:r w:rsidR="006D2C24">
              <w:rPr>
                <w:noProof/>
                <w:webHidden/>
              </w:rPr>
              <w:t>207</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966" w:history="1">
            <w:r w:rsidR="006D2C24" w:rsidRPr="00321A2C">
              <w:rPr>
                <w:rStyle w:val="Hyperlink"/>
                <w:noProof/>
              </w:rPr>
              <w:t>Disconnecting from Database</w:t>
            </w:r>
            <w:r w:rsidR="006D2C24">
              <w:rPr>
                <w:noProof/>
                <w:webHidden/>
              </w:rPr>
              <w:tab/>
            </w:r>
            <w:r>
              <w:rPr>
                <w:noProof/>
                <w:webHidden/>
              </w:rPr>
              <w:fldChar w:fldCharType="begin"/>
            </w:r>
            <w:r w:rsidR="006D2C24">
              <w:rPr>
                <w:noProof/>
                <w:webHidden/>
              </w:rPr>
              <w:instrText xml:space="preserve"> PAGEREF _Toc515037966 \h </w:instrText>
            </w:r>
            <w:r>
              <w:rPr>
                <w:noProof/>
                <w:webHidden/>
              </w:rPr>
            </w:r>
            <w:r>
              <w:rPr>
                <w:noProof/>
                <w:webHidden/>
              </w:rPr>
              <w:fldChar w:fldCharType="separate"/>
            </w:r>
            <w:r w:rsidR="006D2C24">
              <w:rPr>
                <w:noProof/>
                <w:webHidden/>
              </w:rPr>
              <w:t>209</w:t>
            </w:r>
            <w:r>
              <w:rPr>
                <w:noProof/>
                <w:webHidden/>
              </w:rPr>
              <w:fldChar w:fldCharType="end"/>
            </w:r>
          </w:hyperlink>
        </w:p>
        <w:p w:rsidR="006D2C24" w:rsidRDefault="0047219C">
          <w:pPr>
            <w:pStyle w:val="TOC20"/>
            <w:rPr>
              <w:rFonts w:asciiTheme="minorHAnsi" w:eastAsiaTheme="minorEastAsia" w:hAnsiTheme="minorHAnsi" w:cstheme="minorBidi"/>
              <w:noProof/>
              <w:kern w:val="0"/>
              <w:lang w:val="en-IN" w:eastAsia="en-IN"/>
            </w:rPr>
          </w:pPr>
          <w:hyperlink w:anchor="_Toc515037967" w:history="1">
            <w:r w:rsidR="006D2C24" w:rsidRPr="00321A2C">
              <w:rPr>
                <w:rStyle w:val="Hyperlink"/>
                <w:noProof/>
              </w:rPr>
              <w:t>Testing the Final Product</w:t>
            </w:r>
            <w:r w:rsidR="006D2C24">
              <w:rPr>
                <w:noProof/>
                <w:webHidden/>
              </w:rPr>
              <w:tab/>
            </w:r>
            <w:r>
              <w:rPr>
                <w:noProof/>
                <w:webHidden/>
              </w:rPr>
              <w:fldChar w:fldCharType="begin"/>
            </w:r>
            <w:r w:rsidR="006D2C24">
              <w:rPr>
                <w:noProof/>
                <w:webHidden/>
              </w:rPr>
              <w:instrText xml:space="preserve"> PAGEREF _Toc515037967 \h </w:instrText>
            </w:r>
            <w:r>
              <w:rPr>
                <w:noProof/>
                <w:webHidden/>
              </w:rPr>
            </w:r>
            <w:r>
              <w:rPr>
                <w:noProof/>
                <w:webHidden/>
              </w:rPr>
              <w:fldChar w:fldCharType="separate"/>
            </w:r>
            <w:r w:rsidR="006D2C24">
              <w:rPr>
                <w:noProof/>
                <w:webHidden/>
              </w:rPr>
              <w:t>209</w:t>
            </w:r>
            <w:r>
              <w:rPr>
                <w:noProof/>
                <w:webHidden/>
              </w:rPr>
              <w:fldChar w:fldCharType="end"/>
            </w:r>
          </w:hyperlink>
        </w:p>
        <w:p w:rsidR="006D2C24" w:rsidRDefault="0047219C">
          <w:pPr>
            <w:pStyle w:val="TOC10"/>
            <w:rPr>
              <w:rFonts w:asciiTheme="minorHAnsi" w:eastAsiaTheme="minorEastAsia" w:hAnsiTheme="minorHAnsi" w:cstheme="minorBidi"/>
              <w:color w:val="auto"/>
              <w:kern w:val="0"/>
              <w:lang w:val="en-IN" w:eastAsia="en-IN"/>
            </w:rPr>
          </w:pPr>
          <w:hyperlink w:anchor="_Toc515037968" w:history="1">
            <w:r w:rsidR="006D2C24" w:rsidRPr="00321A2C">
              <w:rPr>
                <w:rStyle w:val="Hyperlink"/>
                <w:rFonts w:asciiTheme="majorHAnsi" w:hAnsiTheme="majorHAnsi"/>
              </w:rPr>
              <w:t>Chapter 14 – Network and Graphical User Interface Programming</w:t>
            </w:r>
            <w:r w:rsidR="006D2C24">
              <w:rPr>
                <w:webHidden/>
              </w:rPr>
              <w:tab/>
            </w:r>
            <w:r>
              <w:rPr>
                <w:webHidden/>
              </w:rPr>
              <w:fldChar w:fldCharType="begin"/>
            </w:r>
            <w:r w:rsidR="006D2C24">
              <w:rPr>
                <w:webHidden/>
              </w:rPr>
              <w:instrText xml:space="preserve"> PAGEREF _Toc515037968 \h </w:instrText>
            </w:r>
            <w:r>
              <w:rPr>
                <w:webHidden/>
              </w:rPr>
            </w:r>
            <w:r>
              <w:rPr>
                <w:webHidden/>
              </w:rPr>
              <w:fldChar w:fldCharType="separate"/>
            </w:r>
            <w:r w:rsidR="006D2C24">
              <w:rPr>
                <w:webHidden/>
              </w:rPr>
              <w:t>211</w:t>
            </w:r>
            <w:r>
              <w:rPr>
                <w:webHidden/>
              </w:rPr>
              <w:fldChar w:fldCharType="end"/>
            </w:r>
          </w:hyperlink>
        </w:p>
        <w:p w:rsidR="006D2C24" w:rsidRDefault="0047219C">
          <w:pPr>
            <w:pStyle w:val="TOC20"/>
            <w:rPr>
              <w:rFonts w:asciiTheme="minorHAnsi" w:eastAsiaTheme="minorEastAsia" w:hAnsiTheme="minorHAnsi" w:cstheme="minorBidi"/>
              <w:noProof/>
              <w:kern w:val="0"/>
              <w:lang w:val="en-IN" w:eastAsia="en-IN"/>
            </w:rPr>
          </w:pPr>
          <w:hyperlink w:anchor="_Toc515037969" w:history="1">
            <w:r w:rsidR="006D2C24" w:rsidRPr="00321A2C">
              <w:rPr>
                <w:rStyle w:val="Hyperlink"/>
                <w:noProof/>
              </w:rPr>
              <w:t>Socket Programming</w:t>
            </w:r>
            <w:r w:rsidR="006D2C24">
              <w:rPr>
                <w:noProof/>
                <w:webHidden/>
              </w:rPr>
              <w:tab/>
            </w:r>
            <w:r>
              <w:rPr>
                <w:noProof/>
                <w:webHidden/>
              </w:rPr>
              <w:fldChar w:fldCharType="begin"/>
            </w:r>
            <w:r w:rsidR="006D2C24">
              <w:rPr>
                <w:noProof/>
                <w:webHidden/>
              </w:rPr>
              <w:instrText xml:space="preserve"> PAGEREF _Toc515037969 \h </w:instrText>
            </w:r>
            <w:r>
              <w:rPr>
                <w:noProof/>
                <w:webHidden/>
              </w:rPr>
            </w:r>
            <w:r>
              <w:rPr>
                <w:noProof/>
                <w:webHidden/>
              </w:rPr>
              <w:fldChar w:fldCharType="separate"/>
            </w:r>
            <w:r w:rsidR="006D2C24">
              <w:rPr>
                <w:noProof/>
                <w:webHidden/>
              </w:rPr>
              <w:t>211</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970" w:history="1">
            <w:r w:rsidR="006D2C24" w:rsidRPr="00321A2C">
              <w:rPr>
                <w:rStyle w:val="Hyperlink"/>
                <w:noProof/>
              </w:rPr>
              <w:t>Overview of Sockets</w:t>
            </w:r>
            <w:r w:rsidR="006D2C24">
              <w:rPr>
                <w:noProof/>
                <w:webHidden/>
              </w:rPr>
              <w:tab/>
            </w:r>
            <w:r>
              <w:rPr>
                <w:noProof/>
                <w:webHidden/>
              </w:rPr>
              <w:fldChar w:fldCharType="begin"/>
            </w:r>
            <w:r w:rsidR="006D2C24">
              <w:rPr>
                <w:noProof/>
                <w:webHidden/>
              </w:rPr>
              <w:instrText xml:space="preserve"> PAGEREF _Toc515037970 \h </w:instrText>
            </w:r>
            <w:r>
              <w:rPr>
                <w:noProof/>
                <w:webHidden/>
              </w:rPr>
            </w:r>
            <w:r>
              <w:rPr>
                <w:noProof/>
                <w:webHidden/>
              </w:rPr>
              <w:fldChar w:fldCharType="separate"/>
            </w:r>
            <w:r w:rsidR="006D2C24">
              <w:rPr>
                <w:noProof/>
                <w:webHidden/>
              </w:rPr>
              <w:t>211</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971" w:history="1">
            <w:r w:rsidR="006D2C24" w:rsidRPr="00321A2C">
              <w:rPr>
                <w:rStyle w:val="Hyperlink"/>
                <w:noProof/>
              </w:rPr>
              <w:t xml:space="preserve">The </w:t>
            </w:r>
            <w:r w:rsidR="006D2C24" w:rsidRPr="00321A2C">
              <w:rPr>
                <w:rStyle w:val="Hyperlink"/>
                <w:rFonts w:ascii="Courier New" w:hAnsi="Courier New" w:cs="Courier New"/>
                <w:noProof/>
              </w:rPr>
              <w:t>socket</w:t>
            </w:r>
            <w:r w:rsidR="006D2C24" w:rsidRPr="00321A2C">
              <w:rPr>
                <w:rStyle w:val="Hyperlink"/>
                <w:noProof/>
              </w:rPr>
              <w:t xml:space="preserve"> Module</w:t>
            </w:r>
            <w:r w:rsidR="006D2C24">
              <w:rPr>
                <w:noProof/>
                <w:webHidden/>
              </w:rPr>
              <w:tab/>
            </w:r>
            <w:r>
              <w:rPr>
                <w:noProof/>
                <w:webHidden/>
              </w:rPr>
              <w:fldChar w:fldCharType="begin"/>
            </w:r>
            <w:r w:rsidR="006D2C24">
              <w:rPr>
                <w:noProof/>
                <w:webHidden/>
              </w:rPr>
              <w:instrText xml:space="preserve"> PAGEREF _Toc515037971 \h </w:instrText>
            </w:r>
            <w:r>
              <w:rPr>
                <w:noProof/>
                <w:webHidden/>
              </w:rPr>
            </w:r>
            <w:r>
              <w:rPr>
                <w:noProof/>
                <w:webHidden/>
              </w:rPr>
              <w:fldChar w:fldCharType="separate"/>
            </w:r>
            <w:r w:rsidR="006D2C24">
              <w:rPr>
                <w:noProof/>
                <w:webHidden/>
              </w:rPr>
              <w:t>211</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972" w:history="1">
            <w:r w:rsidR="006D2C24" w:rsidRPr="00321A2C">
              <w:rPr>
                <w:rStyle w:val="Hyperlink"/>
                <w:noProof/>
              </w:rPr>
              <w:t xml:space="preserve">The </w:t>
            </w:r>
            <w:r w:rsidR="006D2C24" w:rsidRPr="00321A2C">
              <w:rPr>
                <w:rStyle w:val="Hyperlink"/>
                <w:rFonts w:ascii="Courier New" w:hAnsi="Courier New" w:cs="Courier New"/>
                <w:noProof/>
              </w:rPr>
              <w:t>socket</w:t>
            </w:r>
            <w:r w:rsidR="006D2C24" w:rsidRPr="00321A2C">
              <w:rPr>
                <w:rStyle w:val="Hyperlink"/>
                <w:noProof/>
              </w:rPr>
              <w:t xml:space="preserve"> Methods</w:t>
            </w:r>
            <w:r w:rsidR="006D2C24">
              <w:rPr>
                <w:noProof/>
                <w:webHidden/>
              </w:rPr>
              <w:tab/>
            </w:r>
            <w:r>
              <w:rPr>
                <w:noProof/>
                <w:webHidden/>
              </w:rPr>
              <w:fldChar w:fldCharType="begin"/>
            </w:r>
            <w:r w:rsidR="006D2C24">
              <w:rPr>
                <w:noProof/>
                <w:webHidden/>
              </w:rPr>
              <w:instrText xml:space="preserve"> PAGEREF _Toc515037972 \h </w:instrText>
            </w:r>
            <w:r>
              <w:rPr>
                <w:noProof/>
                <w:webHidden/>
              </w:rPr>
            </w:r>
            <w:r>
              <w:rPr>
                <w:noProof/>
                <w:webHidden/>
              </w:rPr>
              <w:fldChar w:fldCharType="separate"/>
            </w:r>
            <w:r w:rsidR="006D2C24">
              <w:rPr>
                <w:noProof/>
                <w:webHidden/>
              </w:rPr>
              <w:t>212</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973" w:history="1">
            <w:r w:rsidR="006D2C24" w:rsidRPr="00321A2C">
              <w:rPr>
                <w:rStyle w:val="Hyperlink"/>
                <w:noProof/>
              </w:rPr>
              <w:t>Creating Server Socket and Client Socket</w:t>
            </w:r>
            <w:r w:rsidR="006D2C24">
              <w:rPr>
                <w:noProof/>
                <w:webHidden/>
              </w:rPr>
              <w:tab/>
            </w:r>
            <w:r>
              <w:rPr>
                <w:noProof/>
                <w:webHidden/>
              </w:rPr>
              <w:fldChar w:fldCharType="begin"/>
            </w:r>
            <w:r w:rsidR="006D2C24">
              <w:rPr>
                <w:noProof/>
                <w:webHidden/>
              </w:rPr>
              <w:instrText xml:space="preserve"> PAGEREF _Toc515037973 \h </w:instrText>
            </w:r>
            <w:r>
              <w:rPr>
                <w:noProof/>
                <w:webHidden/>
              </w:rPr>
            </w:r>
            <w:r>
              <w:rPr>
                <w:noProof/>
                <w:webHidden/>
              </w:rPr>
              <w:fldChar w:fldCharType="separate"/>
            </w:r>
            <w:r w:rsidR="006D2C24">
              <w:rPr>
                <w:noProof/>
                <w:webHidden/>
              </w:rPr>
              <w:t>214</w:t>
            </w:r>
            <w:r>
              <w:rPr>
                <w:noProof/>
                <w:webHidden/>
              </w:rPr>
              <w:fldChar w:fldCharType="end"/>
            </w:r>
          </w:hyperlink>
        </w:p>
        <w:p w:rsidR="006D2C24" w:rsidRDefault="0047219C">
          <w:pPr>
            <w:pStyle w:val="TOC20"/>
            <w:rPr>
              <w:rFonts w:asciiTheme="minorHAnsi" w:eastAsiaTheme="minorEastAsia" w:hAnsiTheme="minorHAnsi" w:cstheme="minorBidi"/>
              <w:noProof/>
              <w:kern w:val="0"/>
              <w:lang w:val="en-IN" w:eastAsia="en-IN"/>
            </w:rPr>
          </w:pPr>
          <w:hyperlink w:anchor="_Toc515037974" w:history="1">
            <w:r w:rsidR="006D2C24" w:rsidRPr="00321A2C">
              <w:rPr>
                <w:rStyle w:val="Hyperlink"/>
                <w:noProof/>
              </w:rPr>
              <w:t>Working with XML Files</w:t>
            </w:r>
            <w:r w:rsidR="006D2C24">
              <w:rPr>
                <w:noProof/>
                <w:webHidden/>
              </w:rPr>
              <w:tab/>
            </w:r>
            <w:r>
              <w:rPr>
                <w:noProof/>
                <w:webHidden/>
              </w:rPr>
              <w:fldChar w:fldCharType="begin"/>
            </w:r>
            <w:r w:rsidR="006D2C24">
              <w:rPr>
                <w:noProof/>
                <w:webHidden/>
              </w:rPr>
              <w:instrText xml:space="preserve"> PAGEREF _Toc515037974 \h </w:instrText>
            </w:r>
            <w:r>
              <w:rPr>
                <w:noProof/>
                <w:webHidden/>
              </w:rPr>
            </w:r>
            <w:r>
              <w:rPr>
                <w:noProof/>
                <w:webHidden/>
              </w:rPr>
              <w:fldChar w:fldCharType="separate"/>
            </w:r>
            <w:r w:rsidR="006D2C24">
              <w:rPr>
                <w:noProof/>
                <w:webHidden/>
              </w:rPr>
              <w:t>215</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975" w:history="1">
            <w:r w:rsidR="006D2C24" w:rsidRPr="00321A2C">
              <w:rPr>
                <w:rStyle w:val="Hyperlink"/>
                <w:noProof/>
              </w:rPr>
              <w:t>About XML</w:t>
            </w:r>
            <w:r w:rsidR="006D2C24">
              <w:rPr>
                <w:noProof/>
                <w:webHidden/>
              </w:rPr>
              <w:tab/>
            </w:r>
            <w:r>
              <w:rPr>
                <w:noProof/>
                <w:webHidden/>
              </w:rPr>
              <w:fldChar w:fldCharType="begin"/>
            </w:r>
            <w:r w:rsidR="006D2C24">
              <w:rPr>
                <w:noProof/>
                <w:webHidden/>
              </w:rPr>
              <w:instrText xml:space="preserve"> PAGEREF _Toc515037975 \h </w:instrText>
            </w:r>
            <w:r>
              <w:rPr>
                <w:noProof/>
                <w:webHidden/>
              </w:rPr>
            </w:r>
            <w:r>
              <w:rPr>
                <w:noProof/>
                <w:webHidden/>
              </w:rPr>
              <w:fldChar w:fldCharType="separate"/>
            </w:r>
            <w:r w:rsidR="006D2C24">
              <w:rPr>
                <w:noProof/>
                <w:webHidden/>
              </w:rPr>
              <w:t>215</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976" w:history="1">
            <w:r w:rsidR="006D2C24" w:rsidRPr="00321A2C">
              <w:rPr>
                <w:rStyle w:val="Hyperlink"/>
                <w:noProof/>
              </w:rPr>
              <w:t>Parsing XML with SAX APIs</w:t>
            </w:r>
            <w:r w:rsidR="006D2C24">
              <w:rPr>
                <w:noProof/>
                <w:webHidden/>
              </w:rPr>
              <w:tab/>
            </w:r>
            <w:r>
              <w:rPr>
                <w:noProof/>
                <w:webHidden/>
              </w:rPr>
              <w:fldChar w:fldCharType="begin"/>
            </w:r>
            <w:r w:rsidR="006D2C24">
              <w:rPr>
                <w:noProof/>
                <w:webHidden/>
              </w:rPr>
              <w:instrText xml:space="preserve"> PAGEREF _Toc515037976 \h </w:instrText>
            </w:r>
            <w:r>
              <w:rPr>
                <w:noProof/>
                <w:webHidden/>
              </w:rPr>
            </w:r>
            <w:r>
              <w:rPr>
                <w:noProof/>
                <w:webHidden/>
              </w:rPr>
              <w:fldChar w:fldCharType="separate"/>
            </w:r>
            <w:r w:rsidR="006D2C24">
              <w:rPr>
                <w:noProof/>
                <w:webHidden/>
              </w:rPr>
              <w:t>215</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977" w:history="1">
            <w:r w:rsidR="006D2C24" w:rsidRPr="00321A2C">
              <w:rPr>
                <w:rStyle w:val="Hyperlink"/>
                <w:noProof/>
              </w:rPr>
              <w:t>Parsing XML with DOM APIs</w:t>
            </w:r>
            <w:r w:rsidR="006D2C24">
              <w:rPr>
                <w:noProof/>
                <w:webHidden/>
              </w:rPr>
              <w:tab/>
            </w:r>
            <w:r>
              <w:rPr>
                <w:noProof/>
                <w:webHidden/>
              </w:rPr>
              <w:fldChar w:fldCharType="begin"/>
            </w:r>
            <w:r w:rsidR="006D2C24">
              <w:rPr>
                <w:noProof/>
                <w:webHidden/>
              </w:rPr>
              <w:instrText xml:space="preserve"> PAGEREF _Toc515037977 \h </w:instrText>
            </w:r>
            <w:r>
              <w:rPr>
                <w:noProof/>
                <w:webHidden/>
              </w:rPr>
            </w:r>
            <w:r>
              <w:rPr>
                <w:noProof/>
                <w:webHidden/>
              </w:rPr>
              <w:fldChar w:fldCharType="separate"/>
            </w:r>
            <w:r w:rsidR="006D2C24">
              <w:rPr>
                <w:noProof/>
                <w:webHidden/>
              </w:rPr>
              <w:t>216</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978" w:history="1">
            <w:r w:rsidR="006D2C24" w:rsidRPr="00321A2C">
              <w:rPr>
                <w:rStyle w:val="Hyperlink"/>
                <w:noProof/>
              </w:rPr>
              <w:t>Parsing XML Document Using Python</w:t>
            </w:r>
            <w:r w:rsidR="006D2C24">
              <w:rPr>
                <w:noProof/>
                <w:webHidden/>
              </w:rPr>
              <w:tab/>
            </w:r>
            <w:r>
              <w:rPr>
                <w:noProof/>
                <w:webHidden/>
              </w:rPr>
              <w:fldChar w:fldCharType="begin"/>
            </w:r>
            <w:r w:rsidR="006D2C24">
              <w:rPr>
                <w:noProof/>
                <w:webHidden/>
              </w:rPr>
              <w:instrText xml:space="preserve"> PAGEREF _Toc515037978 \h </w:instrText>
            </w:r>
            <w:r>
              <w:rPr>
                <w:noProof/>
                <w:webHidden/>
              </w:rPr>
            </w:r>
            <w:r>
              <w:rPr>
                <w:noProof/>
                <w:webHidden/>
              </w:rPr>
              <w:fldChar w:fldCharType="separate"/>
            </w:r>
            <w:r w:rsidR="006D2C24">
              <w:rPr>
                <w:noProof/>
                <w:webHidden/>
              </w:rPr>
              <w:t>218</w:t>
            </w:r>
            <w:r>
              <w:rPr>
                <w:noProof/>
                <w:webHidden/>
              </w:rPr>
              <w:fldChar w:fldCharType="end"/>
            </w:r>
          </w:hyperlink>
        </w:p>
        <w:p w:rsidR="006D2C24" w:rsidRDefault="0047219C">
          <w:pPr>
            <w:pStyle w:val="TOC20"/>
            <w:rPr>
              <w:rFonts w:asciiTheme="minorHAnsi" w:eastAsiaTheme="minorEastAsia" w:hAnsiTheme="minorHAnsi" w:cstheme="minorBidi"/>
              <w:noProof/>
              <w:kern w:val="0"/>
              <w:lang w:val="en-IN" w:eastAsia="en-IN"/>
            </w:rPr>
          </w:pPr>
          <w:hyperlink w:anchor="_Toc515037979" w:history="1">
            <w:r w:rsidR="006D2C24" w:rsidRPr="00321A2C">
              <w:rPr>
                <w:rStyle w:val="Hyperlink"/>
                <w:noProof/>
              </w:rPr>
              <w:t>Developing GUIs</w:t>
            </w:r>
            <w:r w:rsidR="006D2C24">
              <w:rPr>
                <w:noProof/>
                <w:webHidden/>
              </w:rPr>
              <w:tab/>
            </w:r>
            <w:r>
              <w:rPr>
                <w:noProof/>
                <w:webHidden/>
              </w:rPr>
              <w:fldChar w:fldCharType="begin"/>
            </w:r>
            <w:r w:rsidR="006D2C24">
              <w:rPr>
                <w:noProof/>
                <w:webHidden/>
              </w:rPr>
              <w:instrText xml:space="preserve"> PAGEREF _Toc515037979 \h </w:instrText>
            </w:r>
            <w:r>
              <w:rPr>
                <w:noProof/>
                <w:webHidden/>
              </w:rPr>
            </w:r>
            <w:r>
              <w:rPr>
                <w:noProof/>
                <w:webHidden/>
              </w:rPr>
              <w:fldChar w:fldCharType="separate"/>
            </w:r>
            <w:r w:rsidR="006D2C24">
              <w:rPr>
                <w:noProof/>
                <w:webHidden/>
              </w:rPr>
              <w:t>221</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980" w:history="1">
            <w:r w:rsidR="006D2C24" w:rsidRPr="00321A2C">
              <w:rPr>
                <w:rStyle w:val="Hyperlink"/>
                <w:noProof/>
              </w:rPr>
              <w:t>Overview</w:t>
            </w:r>
            <w:r w:rsidR="006D2C24">
              <w:rPr>
                <w:noProof/>
                <w:webHidden/>
              </w:rPr>
              <w:tab/>
            </w:r>
            <w:r>
              <w:rPr>
                <w:noProof/>
                <w:webHidden/>
              </w:rPr>
              <w:fldChar w:fldCharType="begin"/>
            </w:r>
            <w:r w:rsidR="006D2C24">
              <w:rPr>
                <w:noProof/>
                <w:webHidden/>
              </w:rPr>
              <w:instrText xml:space="preserve"> PAGEREF _Toc515037980 \h </w:instrText>
            </w:r>
            <w:r>
              <w:rPr>
                <w:noProof/>
                <w:webHidden/>
              </w:rPr>
            </w:r>
            <w:r>
              <w:rPr>
                <w:noProof/>
                <w:webHidden/>
              </w:rPr>
              <w:fldChar w:fldCharType="separate"/>
            </w:r>
            <w:r w:rsidR="006D2C24">
              <w:rPr>
                <w:noProof/>
                <w:webHidden/>
              </w:rPr>
              <w:t>221</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981" w:history="1">
            <w:r w:rsidR="006D2C24" w:rsidRPr="00321A2C">
              <w:rPr>
                <w:rStyle w:val="Hyperlink"/>
                <w:noProof/>
              </w:rPr>
              <w:t>Tkinter Programming</w:t>
            </w:r>
            <w:r w:rsidR="006D2C24">
              <w:rPr>
                <w:noProof/>
                <w:webHidden/>
              </w:rPr>
              <w:tab/>
            </w:r>
            <w:r>
              <w:rPr>
                <w:noProof/>
                <w:webHidden/>
              </w:rPr>
              <w:fldChar w:fldCharType="begin"/>
            </w:r>
            <w:r w:rsidR="006D2C24">
              <w:rPr>
                <w:noProof/>
                <w:webHidden/>
              </w:rPr>
              <w:instrText xml:space="preserve"> PAGEREF _Toc515037981 \h </w:instrText>
            </w:r>
            <w:r>
              <w:rPr>
                <w:noProof/>
                <w:webHidden/>
              </w:rPr>
            </w:r>
            <w:r>
              <w:rPr>
                <w:noProof/>
                <w:webHidden/>
              </w:rPr>
              <w:fldChar w:fldCharType="separate"/>
            </w:r>
            <w:r w:rsidR="006D2C24">
              <w:rPr>
                <w:noProof/>
                <w:webHidden/>
              </w:rPr>
              <w:t>221</w:t>
            </w:r>
            <w:r>
              <w:rPr>
                <w:noProof/>
                <w:webHidden/>
              </w:rPr>
              <w:fldChar w:fldCharType="end"/>
            </w:r>
          </w:hyperlink>
        </w:p>
        <w:p w:rsidR="006D2C24" w:rsidRDefault="0047219C">
          <w:pPr>
            <w:pStyle w:val="TOC20"/>
            <w:rPr>
              <w:rFonts w:asciiTheme="minorHAnsi" w:eastAsiaTheme="minorEastAsia" w:hAnsiTheme="minorHAnsi" w:cstheme="minorBidi"/>
              <w:noProof/>
              <w:kern w:val="0"/>
              <w:lang w:val="en-IN" w:eastAsia="en-IN"/>
            </w:rPr>
          </w:pPr>
          <w:hyperlink w:anchor="_Toc515037982" w:history="1">
            <w:r w:rsidR="006D2C24" w:rsidRPr="00321A2C">
              <w:rPr>
                <w:rStyle w:val="Hyperlink"/>
                <w:noProof/>
              </w:rPr>
              <w:t>Sending Emails in Python (SMTP)</w:t>
            </w:r>
            <w:r w:rsidR="006D2C24">
              <w:rPr>
                <w:noProof/>
                <w:webHidden/>
              </w:rPr>
              <w:tab/>
            </w:r>
            <w:r>
              <w:rPr>
                <w:noProof/>
                <w:webHidden/>
              </w:rPr>
              <w:fldChar w:fldCharType="begin"/>
            </w:r>
            <w:r w:rsidR="006D2C24">
              <w:rPr>
                <w:noProof/>
                <w:webHidden/>
              </w:rPr>
              <w:instrText xml:space="preserve"> PAGEREF _Toc515037982 \h </w:instrText>
            </w:r>
            <w:r>
              <w:rPr>
                <w:noProof/>
                <w:webHidden/>
              </w:rPr>
            </w:r>
            <w:r>
              <w:rPr>
                <w:noProof/>
                <w:webHidden/>
              </w:rPr>
              <w:fldChar w:fldCharType="separate"/>
            </w:r>
            <w:r w:rsidR="006D2C24">
              <w:rPr>
                <w:noProof/>
                <w:webHidden/>
              </w:rPr>
              <w:t>224</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983" w:history="1">
            <w:r w:rsidR="006D2C24" w:rsidRPr="00321A2C">
              <w:rPr>
                <w:rStyle w:val="Hyperlink"/>
                <w:noProof/>
              </w:rPr>
              <w:t>Overview of SMTP</w:t>
            </w:r>
            <w:r w:rsidR="006D2C24">
              <w:rPr>
                <w:noProof/>
                <w:webHidden/>
              </w:rPr>
              <w:tab/>
            </w:r>
            <w:r>
              <w:rPr>
                <w:noProof/>
                <w:webHidden/>
              </w:rPr>
              <w:fldChar w:fldCharType="begin"/>
            </w:r>
            <w:r w:rsidR="006D2C24">
              <w:rPr>
                <w:noProof/>
                <w:webHidden/>
              </w:rPr>
              <w:instrText xml:space="preserve"> PAGEREF _Toc515037983 \h </w:instrText>
            </w:r>
            <w:r>
              <w:rPr>
                <w:noProof/>
                <w:webHidden/>
              </w:rPr>
            </w:r>
            <w:r>
              <w:rPr>
                <w:noProof/>
                <w:webHidden/>
              </w:rPr>
              <w:fldChar w:fldCharType="separate"/>
            </w:r>
            <w:r w:rsidR="006D2C24">
              <w:rPr>
                <w:noProof/>
                <w:webHidden/>
              </w:rPr>
              <w:t>224</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984" w:history="1">
            <w:r w:rsidR="006D2C24" w:rsidRPr="00321A2C">
              <w:rPr>
                <w:rStyle w:val="Hyperlink"/>
                <w:noProof/>
              </w:rPr>
              <w:t>Sending an E-mail using Python</w:t>
            </w:r>
            <w:r w:rsidR="006D2C24">
              <w:rPr>
                <w:noProof/>
                <w:webHidden/>
              </w:rPr>
              <w:tab/>
            </w:r>
            <w:r>
              <w:rPr>
                <w:noProof/>
                <w:webHidden/>
              </w:rPr>
              <w:fldChar w:fldCharType="begin"/>
            </w:r>
            <w:r w:rsidR="006D2C24">
              <w:rPr>
                <w:noProof/>
                <w:webHidden/>
              </w:rPr>
              <w:instrText xml:space="preserve"> PAGEREF _Toc515037984 \h </w:instrText>
            </w:r>
            <w:r>
              <w:rPr>
                <w:noProof/>
                <w:webHidden/>
              </w:rPr>
            </w:r>
            <w:r>
              <w:rPr>
                <w:noProof/>
                <w:webHidden/>
              </w:rPr>
              <w:fldChar w:fldCharType="separate"/>
            </w:r>
            <w:r w:rsidR="006D2C24">
              <w:rPr>
                <w:noProof/>
                <w:webHidden/>
              </w:rPr>
              <w:t>224</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985" w:history="1">
            <w:r w:rsidR="006D2C24" w:rsidRPr="00321A2C">
              <w:rPr>
                <w:rStyle w:val="Hyperlink"/>
                <w:noProof/>
              </w:rPr>
              <w:t>Sending Attachments as an E-mail</w:t>
            </w:r>
            <w:r w:rsidR="006D2C24">
              <w:rPr>
                <w:noProof/>
                <w:webHidden/>
              </w:rPr>
              <w:tab/>
            </w:r>
            <w:r>
              <w:rPr>
                <w:noProof/>
                <w:webHidden/>
              </w:rPr>
              <w:fldChar w:fldCharType="begin"/>
            </w:r>
            <w:r w:rsidR="006D2C24">
              <w:rPr>
                <w:noProof/>
                <w:webHidden/>
              </w:rPr>
              <w:instrText xml:space="preserve"> PAGEREF _Toc515037985 \h </w:instrText>
            </w:r>
            <w:r>
              <w:rPr>
                <w:noProof/>
                <w:webHidden/>
              </w:rPr>
            </w:r>
            <w:r>
              <w:rPr>
                <w:noProof/>
                <w:webHidden/>
              </w:rPr>
              <w:fldChar w:fldCharType="separate"/>
            </w:r>
            <w:r w:rsidR="006D2C24">
              <w:rPr>
                <w:noProof/>
                <w:webHidden/>
              </w:rPr>
              <w:t>225</w:t>
            </w:r>
            <w:r>
              <w:rPr>
                <w:noProof/>
                <w:webHidden/>
              </w:rPr>
              <w:fldChar w:fldCharType="end"/>
            </w:r>
          </w:hyperlink>
        </w:p>
        <w:p w:rsidR="006D2C24" w:rsidRDefault="0047219C">
          <w:pPr>
            <w:pStyle w:val="TOC20"/>
            <w:rPr>
              <w:rFonts w:asciiTheme="minorHAnsi" w:eastAsiaTheme="minorEastAsia" w:hAnsiTheme="minorHAnsi" w:cstheme="minorBidi"/>
              <w:noProof/>
              <w:kern w:val="0"/>
              <w:lang w:val="en-IN" w:eastAsia="en-IN"/>
            </w:rPr>
          </w:pPr>
          <w:hyperlink w:anchor="_Toc515037986" w:history="1">
            <w:r w:rsidR="006D2C24" w:rsidRPr="00321A2C">
              <w:rPr>
                <w:rStyle w:val="Hyperlink"/>
                <w:noProof/>
              </w:rPr>
              <w:t>Integrating Python with other Language</w:t>
            </w:r>
            <w:r w:rsidR="006D2C24">
              <w:rPr>
                <w:noProof/>
                <w:webHidden/>
              </w:rPr>
              <w:tab/>
            </w:r>
            <w:r>
              <w:rPr>
                <w:noProof/>
                <w:webHidden/>
              </w:rPr>
              <w:fldChar w:fldCharType="begin"/>
            </w:r>
            <w:r w:rsidR="006D2C24">
              <w:rPr>
                <w:noProof/>
                <w:webHidden/>
              </w:rPr>
              <w:instrText xml:space="preserve"> PAGEREF _Toc515037986 \h </w:instrText>
            </w:r>
            <w:r>
              <w:rPr>
                <w:noProof/>
                <w:webHidden/>
              </w:rPr>
            </w:r>
            <w:r>
              <w:rPr>
                <w:noProof/>
                <w:webHidden/>
              </w:rPr>
              <w:fldChar w:fldCharType="separate"/>
            </w:r>
            <w:r w:rsidR="006D2C24">
              <w:rPr>
                <w:noProof/>
                <w:webHidden/>
              </w:rPr>
              <w:t>228</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987" w:history="1">
            <w:r w:rsidR="006D2C24" w:rsidRPr="00321A2C">
              <w:rPr>
                <w:rStyle w:val="Hyperlink"/>
                <w:noProof/>
              </w:rPr>
              <w:t>C/C++ Tools</w:t>
            </w:r>
            <w:r w:rsidR="006D2C24">
              <w:rPr>
                <w:noProof/>
                <w:webHidden/>
              </w:rPr>
              <w:tab/>
            </w:r>
            <w:r>
              <w:rPr>
                <w:noProof/>
                <w:webHidden/>
              </w:rPr>
              <w:fldChar w:fldCharType="begin"/>
            </w:r>
            <w:r w:rsidR="006D2C24">
              <w:rPr>
                <w:noProof/>
                <w:webHidden/>
              </w:rPr>
              <w:instrText xml:space="preserve"> PAGEREF _Toc515037987 \h </w:instrText>
            </w:r>
            <w:r>
              <w:rPr>
                <w:noProof/>
                <w:webHidden/>
              </w:rPr>
            </w:r>
            <w:r>
              <w:rPr>
                <w:noProof/>
                <w:webHidden/>
              </w:rPr>
              <w:fldChar w:fldCharType="separate"/>
            </w:r>
            <w:r w:rsidR="006D2C24">
              <w:rPr>
                <w:noProof/>
                <w:webHidden/>
              </w:rPr>
              <w:t>228</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988" w:history="1">
            <w:r w:rsidR="006D2C24" w:rsidRPr="00321A2C">
              <w:rPr>
                <w:rStyle w:val="Hyperlink"/>
                <w:noProof/>
              </w:rPr>
              <w:t>C/C++ BindingGenerators</w:t>
            </w:r>
            <w:r w:rsidR="006D2C24">
              <w:rPr>
                <w:noProof/>
                <w:webHidden/>
              </w:rPr>
              <w:tab/>
            </w:r>
            <w:r>
              <w:rPr>
                <w:noProof/>
                <w:webHidden/>
              </w:rPr>
              <w:fldChar w:fldCharType="begin"/>
            </w:r>
            <w:r w:rsidR="006D2C24">
              <w:rPr>
                <w:noProof/>
                <w:webHidden/>
              </w:rPr>
              <w:instrText xml:space="preserve"> PAGEREF _Toc515037988 \h </w:instrText>
            </w:r>
            <w:r>
              <w:rPr>
                <w:noProof/>
                <w:webHidden/>
              </w:rPr>
            </w:r>
            <w:r>
              <w:rPr>
                <w:noProof/>
                <w:webHidden/>
              </w:rPr>
              <w:fldChar w:fldCharType="separate"/>
            </w:r>
            <w:r w:rsidR="006D2C24">
              <w:rPr>
                <w:noProof/>
                <w:webHidden/>
              </w:rPr>
              <w:t>229</w:t>
            </w:r>
            <w:r>
              <w:rPr>
                <w:noProof/>
                <w:webHidden/>
              </w:rPr>
              <w:fldChar w:fldCharType="end"/>
            </w:r>
          </w:hyperlink>
        </w:p>
        <w:p w:rsidR="006D2C24" w:rsidRDefault="0047219C">
          <w:pPr>
            <w:pStyle w:val="TOC30"/>
            <w:rPr>
              <w:rFonts w:asciiTheme="minorHAnsi" w:eastAsiaTheme="minorEastAsia" w:hAnsiTheme="minorHAnsi" w:cstheme="minorBidi"/>
              <w:noProof/>
              <w:kern w:val="0"/>
              <w:lang w:val="en-IN" w:eastAsia="en-IN"/>
            </w:rPr>
          </w:pPr>
          <w:hyperlink w:anchor="_Toc515037989" w:history="1">
            <w:r w:rsidR="006D2C24" w:rsidRPr="00321A2C">
              <w:rPr>
                <w:rStyle w:val="Hyperlink"/>
                <w:noProof/>
              </w:rPr>
              <w:t>Java Integration</w:t>
            </w:r>
            <w:r w:rsidR="006D2C24">
              <w:rPr>
                <w:noProof/>
                <w:webHidden/>
              </w:rPr>
              <w:tab/>
            </w:r>
            <w:r>
              <w:rPr>
                <w:noProof/>
                <w:webHidden/>
              </w:rPr>
              <w:fldChar w:fldCharType="begin"/>
            </w:r>
            <w:r w:rsidR="006D2C24">
              <w:rPr>
                <w:noProof/>
                <w:webHidden/>
              </w:rPr>
              <w:instrText xml:space="preserve"> PAGEREF _Toc515037989 \h </w:instrText>
            </w:r>
            <w:r>
              <w:rPr>
                <w:noProof/>
                <w:webHidden/>
              </w:rPr>
            </w:r>
            <w:r>
              <w:rPr>
                <w:noProof/>
                <w:webHidden/>
              </w:rPr>
              <w:fldChar w:fldCharType="separate"/>
            </w:r>
            <w:r w:rsidR="006D2C24">
              <w:rPr>
                <w:noProof/>
                <w:webHidden/>
              </w:rPr>
              <w:t>229</w:t>
            </w:r>
            <w:r>
              <w:rPr>
                <w:noProof/>
                <w:webHidden/>
              </w:rPr>
              <w:fldChar w:fldCharType="end"/>
            </w:r>
          </w:hyperlink>
        </w:p>
        <w:p w:rsidR="006D2C24" w:rsidRDefault="0047219C">
          <w:pPr>
            <w:pStyle w:val="TOC10"/>
            <w:rPr>
              <w:rFonts w:asciiTheme="minorHAnsi" w:eastAsiaTheme="minorEastAsia" w:hAnsiTheme="minorHAnsi" w:cstheme="minorBidi"/>
              <w:color w:val="auto"/>
              <w:kern w:val="0"/>
              <w:lang w:val="en-IN" w:eastAsia="en-IN"/>
            </w:rPr>
          </w:pPr>
          <w:hyperlink w:anchor="_Toc515037990" w:history="1">
            <w:r w:rsidR="006D2C24" w:rsidRPr="00321A2C">
              <w:rPr>
                <w:rStyle w:val="Hyperlink"/>
              </w:rPr>
              <w:t>Sources</w:t>
            </w:r>
            <w:r w:rsidR="006D2C24">
              <w:rPr>
                <w:webHidden/>
              </w:rPr>
              <w:tab/>
            </w:r>
            <w:r>
              <w:rPr>
                <w:webHidden/>
              </w:rPr>
              <w:fldChar w:fldCharType="begin"/>
            </w:r>
            <w:r w:rsidR="006D2C24">
              <w:rPr>
                <w:webHidden/>
              </w:rPr>
              <w:instrText xml:space="preserve"> PAGEREF _Toc515037990 \h </w:instrText>
            </w:r>
            <w:r>
              <w:rPr>
                <w:webHidden/>
              </w:rPr>
            </w:r>
            <w:r>
              <w:rPr>
                <w:webHidden/>
              </w:rPr>
              <w:fldChar w:fldCharType="separate"/>
            </w:r>
            <w:r w:rsidR="006D2C24">
              <w:rPr>
                <w:webHidden/>
              </w:rPr>
              <w:t>230</w:t>
            </w:r>
            <w:r>
              <w:rPr>
                <w:webHidden/>
              </w:rPr>
              <w:fldChar w:fldCharType="end"/>
            </w:r>
          </w:hyperlink>
        </w:p>
        <w:p w:rsidR="006D2C24" w:rsidRDefault="0047219C">
          <w:r>
            <w:rPr>
              <w:b/>
              <w:bCs/>
              <w:noProof/>
            </w:rPr>
            <w:fldChar w:fldCharType="end"/>
          </w:r>
        </w:p>
      </w:sdtContent>
    </w:sdt>
    <w:p w:rsidR="00107428" w:rsidRPr="00324E44" w:rsidRDefault="0047219C" w:rsidP="00272D18">
      <w:pPr>
        <w:pStyle w:val="TOC10"/>
        <w:spacing w:line="276" w:lineRule="auto"/>
        <w:rPr>
          <w:rFonts w:asciiTheme="majorHAnsi" w:eastAsiaTheme="minorEastAsia" w:hAnsiTheme="majorHAnsi" w:cstheme="minorBidi"/>
          <w:color w:val="auto"/>
          <w:kern w:val="0"/>
        </w:rPr>
      </w:pPr>
      <w:r w:rsidRPr="00324E44">
        <w:rPr>
          <w:rFonts w:asciiTheme="majorHAnsi" w:hAnsiTheme="majorHAnsi"/>
        </w:rPr>
        <w:fldChar w:fldCharType="end"/>
      </w:r>
    </w:p>
    <w:p w:rsidR="007F46E0" w:rsidRPr="00CB02AC" w:rsidRDefault="0047219C" w:rsidP="00272D18">
      <w:pPr>
        <w:pStyle w:val="TOC20"/>
        <w:spacing w:line="276" w:lineRule="auto"/>
        <w:rPr>
          <w:rFonts w:asciiTheme="majorHAnsi" w:eastAsiaTheme="minorEastAsia" w:hAnsiTheme="majorHAnsi" w:cstheme="minorBidi"/>
          <w:noProof/>
          <w:kern w:val="0"/>
        </w:rPr>
      </w:pPr>
      <w:r w:rsidRPr="00324E44">
        <w:rPr>
          <w:rFonts w:asciiTheme="majorHAnsi" w:hAnsiTheme="majorHAnsi"/>
        </w:rPr>
        <w:fldChar w:fldCharType="end"/>
      </w:r>
    </w:p>
    <w:p w:rsidR="007F46E0" w:rsidRPr="00324E44" w:rsidRDefault="007F46E0" w:rsidP="00272D18">
      <w:pPr>
        <w:spacing w:line="276" w:lineRule="auto"/>
        <w:rPr>
          <w:rFonts w:asciiTheme="majorHAnsi" w:hAnsiTheme="majorHAnsi"/>
        </w:rPr>
      </w:pPr>
    </w:p>
    <w:p w:rsidR="007F46E0" w:rsidRPr="00324E44" w:rsidRDefault="0044358A" w:rsidP="00272D18">
      <w:pPr>
        <w:pStyle w:val="Heading1"/>
        <w:spacing w:line="276" w:lineRule="auto"/>
        <w:rPr>
          <w:rFonts w:asciiTheme="majorHAnsi" w:hAnsiTheme="majorHAnsi"/>
        </w:rPr>
      </w:pPr>
      <w:bookmarkStart w:id="0" w:name="_Toc515037797"/>
      <w:r>
        <w:rPr>
          <w:rFonts w:asciiTheme="majorHAnsi" w:hAnsiTheme="majorHAnsi"/>
        </w:rPr>
        <w:t xml:space="preserve">Chapter 01 – </w:t>
      </w:r>
      <w:r w:rsidR="00C02F34">
        <w:rPr>
          <w:rFonts w:asciiTheme="majorHAnsi" w:hAnsiTheme="majorHAnsi"/>
        </w:rPr>
        <w:t>Introduction</w:t>
      </w:r>
      <w:r>
        <w:rPr>
          <w:rFonts w:asciiTheme="majorHAnsi" w:hAnsiTheme="majorHAnsi"/>
        </w:rPr>
        <w:t xml:space="preserve"> to Python</w:t>
      </w:r>
      <w:bookmarkEnd w:id="0"/>
    </w:p>
    <w:p w:rsidR="007F46E0" w:rsidRDefault="00C02F34" w:rsidP="00272D18">
      <w:pPr>
        <w:pStyle w:val="Heading2"/>
        <w:spacing w:line="276" w:lineRule="auto"/>
      </w:pPr>
      <w:bookmarkStart w:id="1" w:name="_Toc515037798"/>
      <w:r>
        <w:t xml:space="preserve">About </w:t>
      </w:r>
      <w:r w:rsidR="0044358A">
        <w:t>Python</w:t>
      </w:r>
      <w:bookmarkEnd w:id="1"/>
    </w:p>
    <w:p w:rsidR="0027644E" w:rsidRPr="0027644E" w:rsidRDefault="0027644E" w:rsidP="0027644E">
      <w:pPr>
        <w:pStyle w:val="Heading3"/>
      </w:pPr>
      <w:bookmarkStart w:id="2" w:name="_Toc515037799"/>
      <w:r w:rsidRPr="003D3845">
        <w:t xml:space="preserve">Python </w:t>
      </w:r>
      <w:r>
        <w:t>and its Origin</w:t>
      </w:r>
      <w:bookmarkEnd w:id="2"/>
    </w:p>
    <w:p w:rsidR="00272D18" w:rsidRDefault="00546ACF" w:rsidP="000C78AD">
      <w:pPr>
        <w:spacing w:line="276" w:lineRule="auto"/>
        <w:ind w:left="720"/>
      </w:pPr>
      <w:r>
        <w:t>Pyt</w:t>
      </w:r>
      <w:r w:rsidR="003D7F4F">
        <w:t>hon is a general-purpose, cross-</w:t>
      </w:r>
      <w:r>
        <w:t xml:space="preserve">platform, and object-oriented scripting language. </w:t>
      </w:r>
      <w:r w:rsidR="001D2E23">
        <w:t xml:space="preserve">Python is a high-level, interpreted language where </w:t>
      </w:r>
      <w:r w:rsidR="006F1E42">
        <w:t xml:space="preserve">the translation of </w:t>
      </w:r>
      <w:r w:rsidR="001D2E23">
        <w:t xml:space="preserve">the code </w:t>
      </w:r>
      <w:r w:rsidR="00786F46">
        <w:t xml:space="preserve">to machine language happens </w:t>
      </w:r>
      <w:r w:rsidR="003D7F4F">
        <w:t>at run</w:t>
      </w:r>
      <w:r w:rsidR="001D2E23">
        <w:t>time.</w:t>
      </w:r>
    </w:p>
    <w:p w:rsidR="001B18FB" w:rsidRDefault="00546ACF" w:rsidP="000C78AD">
      <w:pPr>
        <w:spacing w:line="276" w:lineRule="auto"/>
        <w:ind w:left="720"/>
      </w:pPr>
      <w:r>
        <w:t xml:space="preserve">Python was created in </w:t>
      </w:r>
      <w:r w:rsidR="003D7F4F">
        <w:t xml:space="preserve">the </w:t>
      </w:r>
      <w:r>
        <w:t xml:space="preserve">early 1980s by Guido van Rossum at the National Research Institute for Mathematics and Computer Science in </w:t>
      </w:r>
      <w:r w:rsidR="003D7F4F">
        <w:t xml:space="preserve">the </w:t>
      </w:r>
      <w:r>
        <w:t>Netherlands.</w:t>
      </w:r>
      <w:r w:rsidR="00272D18">
        <w:t xml:space="preserve"> Guido named it after ‘Monty Python Flying Circus’, a British comedy series</w:t>
      </w:r>
      <w:r w:rsidR="001A3658">
        <w:t xml:space="preserve">, the scripts of which he was reading when he began implementing Python. </w:t>
      </w:r>
    </w:p>
    <w:p w:rsidR="001A3658" w:rsidRDefault="001A3658" w:rsidP="000C78AD">
      <w:pPr>
        <w:spacing w:line="276" w:lineRule="auto"/>
        <w:ind w:left="720"/>
      </w:pPr>
      <w:r>
        <w:t xml:space="preserve">Python was released to </w:t>
      </w:r>
      <w:r w:rsidR="003D7F4F">
        <w:t xml:space="preserve">the </w:t>
      </w:r>
      <w:r>
        <w:t xml:space="preserve">public in 1991 and was introduced as a successor of </w:t>
      </w:r>
      <w:r w:rsidR="001D2E23">
        <w:t>the ABC (All Basic Code) language.</w:t>
      </w:r>
    </w:p>
    <w:p w:rsidR="0027644E" w:rsidRDefault="0027644E" w:rsidP="00272D18">
      <w:pPr>
        <w:pStyle w:val="Heading3"/>
        <w:spacing w:line="276" w:lineRule="auto"/>
      </w:pPr>
    </w:p>
    <w:p w:rsidR="00706B09" w:rsidRPr="003D3845" w:rsidRDefault="00706B09" w:rsidP="00272D18">
      <w:pPr>
        <w:pStyle w:val="Heading3"/>
        <w:spacing w:line="276" w:lineRule="auto"/>
      </w:pPr>
      <w:bookmarkStart w:id="3" w:name="_Toc515037800"/>
      <w:r w:rsidRPr="003D3845">
        <w:t>Is Python a good language for beginning programmers?</w:t>
      </w:r>
      <w:bookmarkEnd w:id="3"/>
    </w:p>
    <w:p w:rsidR="00BA5C69" w:rsidRDefault="0027644E" w:rsidP="000C78AD">
      <w:pPr>
        <w:spacing w:line="276" w:lineRule="auto"/>
        <w:ind w:left="720"/>
      </w:pPr>
      <w:r>
        <w:t xml:space="preserve">While it is very common to start students with procedural and statically-typed languages, </w:t>
      </w:r>
      <w:r w:rsidR="00F36427">
        <w:t xml:space="preserve">Python is one of the most popular languages among beginners. </w:t>
      </w:r>
      <w:r w:rsidR="00BA5C69">
        <w:t>Python strives to provide a simple, yet powerful syntax in contrast to other popular languages such as Java, C, C++, and C#.</w:t>
      </w:r>
    </w:p>
    <w:p w:rsidR="00F36427" w:rsidRDefault="00F36427" w:rsidP="000C78AD">
      <w:pPr>
        <w:spacing w:line="276" w:lineRule="auto"/>
        <w:ind w:left="0" w:firstLine="720"/>
      </w:pPr>
      <w:r>
        <w:t>There are various reasons for th</w:t>
      </w:r>
      <w:r w:rsidR="00A517A3">
        <w:t>e</w:t>
      </w:r>
      <w:r>
        <w:t xml:space="preserve"> popularity</w:t>
      </w:r>
      <w:r w:rsidR="00A517A3">
        <w:t xml:space="preserve">of Python </w:t>
      </w:r>
      <w:r w:rsidR="00BA5C69">
        <w:t xml:space="preserve">among beginner programmers. </w:t>
      </w:r>
    </w:p>
    <w:p w:rsidR="00F36427" w:rsidRDefault="00F36427" w:rsidP="00B629BA">
      <w:pPr>
        <w:pStyle w:val="ListParagraph"/>
        <w:numPr>
          <w:ilvl w:val="0"/>
          <w:numId w:val="15"/>
        </w:numPr>
      </w:pPr>
      <w:r>
        <w:t xml:space="preserve">It uses </w:t>
      </w:r>
      <w:r w:rsidR="008647A4">
        <w:t xml:space="preserve">simple and consistent </w:t>
      </w:r>
      <w:r>
        <w:t xml:space="preserve">English-like </w:t>
      </w:r>
      <w:r w:rsidR="0027644E">
        <w:t>syntax</w:t>
      </w:r>
      <w:r w:rsidR="004F0504">
        <w:t xml:space="preserve"> that is easy to </w:t>
      </w:r>
      <w:r>
        <w:t>read and write.</w:t>
      </w:r>
    </w:p>
    <w:p w:rsidR="004F0504" w:rsidRDefault="008647A4" w:rsidP="00B629BA">
      <w:pPr>
        <w:pStyle w:val="ListParagraph"/>
        <w:numPr>
          <w:ilvl w:val="0"/>
          <w:numId w:val="15"/>
        </w:numPr>
      </w:pPr>
      <w:r>
        <w:t xml:space="preserve">It has a large standard </w:t>
      </w:r>
      <w:r w:rsidRPr="00FF1C78">
        <w:t xml:space="preserve">library of </w:t>
      </w:r>
      <w:r w:rsidR="00A75911" w:rsidRPr="00FF1C78">
        <w:t>predefined functions and modules</w:t>
      </w:r>
      <w:r w:rsidR="004F0504" w:rsidRPr="00FF1C78">
        <w:t xml:space="preserve"> that can be</w:t>
      </w:r>
      <w:r w:rsidR="004F0504">
        <w:t xml:space="preserve"> used to build realistic projects/applications early on. </w:t>
      </w:r>
    </w:p>
    <w:p w:rsidR="008647A4" w:rsidRDefault="004F0504" w:rsidP="00B629BA">
      <w:pPr>
        <w:pStyle w:val="ListParagraph"/>
        <w:numPr>
          <w:ilvl w:val="0"/>
          <w:numId w:val="15"/>
        </w:numPr>
      </w:pPr>
      <w:r>
        <w:t>Using the standard library also teaches students about code reuse.</w:t>
      </w:r>
    </w:p>
    <w:p w:rsidR="00F36427" w:rsidRDefault="00F36427" w:rsidP="00B629BA">
      <w:pPr>
        <w:pStyle w:val="ListParagraph"/>
        <w:numPr>
          <w:ilvl w:val="0"/>
          <w:numId w:val="15"/>
        </w:numPr>
      </w:pPr>
      <w:r>
        <w:t>It works equally well for simple and complex applications.</w:t>
      </w:r>
    </w:p>
    <w:p w:rsidR="008647A4" w:rsidRPr="00FF1C78" w:rsidRDefault="008647A4" w:rsidP="00B629BA">
      <w:pPr>
        <w:pStyle w:val="ListParagraph"/>
        <w:numPr>
          <w:ilvl w:val="0"/>
          <w:numId w:val="15"/>
        </w:numPr>
      </w:pPr>
      <w:r>
        <w:t xml:space="preserve">It allows you to concentrate on programming skills likes problem decomposition and data </w:t>
      </w:r>
      <w:r w:rsidRPr="00FF1C78">
        <w:t>type design rather than getting lost in difficult syntaxes.</w:t>
      </w:r>
    </w:p>
    <w:p w:rsidR="00BA5C69" w:rsidRPr="00FF1C78" w:rsidRDefault="00FF1C78" w:rsidP="00B629BA">
      <w:pPr>
        <w:pStyle w:val="ListParagraph"/>
        <w:numPr>
          <w:ilvl w:val="0"/>
          <w:numId w:val="15"/>
        </w:numPr>
      </w:pPr>
      <w:r w:rsidRPr="00FF1C78">
        <w:t>It can be extended by adding t</w:t>
      </w:r>
      <w:r w:rsidR="00BA5C69" w:rsidRPr="00FF1C78">
        <w:t>hird-party modules such as PyGame</w:t>
      </w:r>
      <w:r w:rsidRPr="00FF1C78">
        <w:t xml:space="preserve"> (used for developing games) to help increase students’ reach. </w:t>
      </w:r>
    </w:p>
    <w:p w:rsidR="00F36427" w:rsidRDefault="00F36427" w:rsidP="00272D18">
      <w:pPr>
        <w:spacing w:line="276" w:lineRule="auto"/>
        <w:ind w:left="0"/>
      </w:pPr>
    </w:p>
    <w:p w:rsidR="00BA4E4B" w:rsidRDefault="00BA4E4B" w:rsidP="00272D18">
      <w:pPr>
        <w:spacing w:line="276" w:lineRule="auto"/>
        <w:ind w:left="0"/>
      </w:pPr>
    </w:p>
    <w:p w:rsidR="00A77CCB" w:rsidRDefault="00A77CCB" w:rsidP="00272D18">
      <w:pPr>
        <w:spacing w:line="276" w:lineRule="auto"/>
        <w:ind w:left="0"/>
      </w:pPr>
    </w:p>
    <w:p w:rsidR="00BA5C69" w:rsidRDefault="00BA5C69">
      <w:pPr>
        <w:spacing w:after="0"/>
        <w:ind w:left="0"/>
        <w:rPr>
          <w:rFonts w:asciiTheme="majorHAnsi" w:hAnsiTheme="majorHAnsi"/>
          <w:kern w:val="28"/>
          <w:sz w:val="28"/>
          <w:szCs w:val="28"/>
        </w:rPr>
      </w:pPr>
      <w:r>
        <w:br w:type="page"/>
      </w:r>
    </w:p>
    <w:p w:rsidR="00C02F34" w:rsidRDefault="0044358A" w:rsidP="00272D18">
      <w:pPr>
        <w:pStyle w:val="Heading3"/>
        <w:spacing w:line="276" w:lineRule="auto"/>
      </w:pPr>
      <w:bookmarkStart w:id="4" w:name="_Toc515037801"/>
      <w:r>
        <w:lastRenderedPageBreak/>
        <w:t>Features of Python</w:t>
      </w:r>
      <w:bookmarkEnd w:id="4"/>
    </w:p>
    <w:p w:rsidR="00EB2F85" w:rsidRPr="00EB2F85" w:rsidRDefault="00EB2F85" w:rsidP="00A76951">
      <w:r>
        <w:t>Let us now take a look at the key features of the Python language:</w:t>
      </w:r>
    </w:p>
    <w:p w:rsidR="00F50928" w:rsidRPr="00F50928" w:rsidRDefault="00F50928" w:rsidP="00B629BA">
      <w:pPr>
        <w:pStyle w:val="ListParagraph"/>
        <w:numPr>
          <w:ilvl w:val="0"/>
          <w:numId w:val="16"/>
        </w:numPr>
      </w:pPr>
      <w:r w:rsidRPr="00A76951">
        <w:rPr>
          <w:b/>
          <w:bCs/>
        </w:rPr>
        <w:t>Open source:</w:t>
      </w:r>
      <w:r w:rsidR="008D245D">
        <w:t xml:space="preserve">Python is an open </w:t>
      </w:r>
      <w:r w:rsidR="008D245D" w:rsidRPr="00F50928">
        <w:t>source software</w:t>
      </w:r>
      <w:r w:rsidR="008D245D">
        <w:t>. T</w:t>
      </w:r>
      <w:r w:rsidR="00EB2F85">
        <w:t xml:space="preserve">he source code of Python is available </w:t>
      </w:r>
      <w:r w:rsidR="008D245D">
        <w:t xml:space="preserve">to everyoneat no cost. </w:t>
      </w:r>
      <w:r w:rsidR="00706B09">
        <w:br/>
      </w:r>
    </w:p>
    <w:p w:rsidR="00F50928" w:rsidRPr="00F50928" w:rsidRDefault="00F50928" w:rsidP="00B629BA">
      <w:pPr>
        <w:pStyle w:val="ListParagraph"/>
        <w:numPr>
          <w:ilvl w:val="0"/>
          <w:numId w:val="16"/>
        </w:numPr>
      </w:pPr>
      <w:r w:rsidRPr="00A76951">
        <w:rPr>
          <w:b/>
          <w:bCs/>
        </w:rPr>
        <w:t>Object-Oriented:</w:t>
      </w:r>
      <w:r w:rsidRPr="00F50928">
        <w:t xml:space="preserve"> Python is a</w:t>
      </w:r>
      <w:r w:rsidR="00EB2F85">
        <w:t xml:space="preserve">n </w:t>
      </w:r>
      <w:r w:rsidRPr="00F50928">
        <w:t xml:space="preserve">object-oriented programming language </w:t>
      </w:r>
      <w:r w:rsidR="00EB2F85">
        <w:t xml:space="preserve">that </w:t>
      </w:r>
      <w:r w:rsidRPr="00F50928">
        <w:t>includes features such as classes, inheritance, objects</w:t>
      </w:r>
      <w:r w:rsidR="003D7F4F">
        <w:t>,</w:t>
      </w:r>
      <w:r w:rsidRPr="00F50928">
        <w:t xml:space="preserve"> and overloading.</w:t>
      </w:r>
      <w:r w:rsidR="00706B09">
        <w:br/>
      </w:r>
    </w:p>
    <w:p w:rsidR="00706B09" w:rsidRDefault="00F50928" w:rsidP="00B629BA">
      <w:pPr>
        <w:pStyle w:val="ListParagraph"/>
        <w:numPr>
          <w:ilvl w:val="0"/>
          <w:numId w:val="16"/>
        </w:numPr>
      </w:pPr>
      <w:r w:rsidRPr="00A76951">
        <w:rPr>
          <w:b/>
          <w:bCs/>
        </w:rPr>
        <w:t xml:space="preserve">Ease of learning: </w:t>
      </w:r>
      <w:r w:rsidR="00EB2F85" w:rsidRPr="00A76951">
        <w:rPr>
          <w:bCs/>
        </w:rPr>
        <w:t>As discussed earlier,</w:t>
      </w:r>
      <w:r w:rsidRPr="00F50928">
        <w:t xml:space="preserve">Python </w:t>
      </w:r>
      <w:r w:rsidR="008D245D">
        <w:t>has easy-to-</w:t>
      </w:r>
      <w:r w:rsidR="00EB2F85">
        <w:t xml:space="preserve">learn syntax (more English like syntax) and </w:t>
      </w:r>
      <w:r w:rsidR="008D245D">
        <w:t xml:space="preserve">has </w:t>
      </w:r>
      <w:r w:rsidR="00EB2F85">
        <w:t xml:space="preserve">a large standard library that makes it a </w:t>
      </w:r>
      <w:r w:rsidRPr="00F50928">
        <w:t xml:space="preserve">beginner’s language. </w:t>
      </w:r>
      <w:r w:rsidR="00706B09">
        <w:br/>
      </w:r>
    </w:p>
    <w:p w:rsidR="00F50928" w:rsidRPr="004239CA" w:rsidRDefault="00F50928" w:rsidP="00B629BA">
      <w:pPr>
        <w:pStyle w:val="ListParagraph"/>
        <w:numPr>
          <w:ilvl w:val="0"/>
          <w:numId w:val="16"/>
        </w:numPr>
      </w:pPr>
      <w:r w:rsidRPr="00A76951">
        <w:rPr>
          <w:b/>
          <w:bCs/>
        </w:rPr>
        <w:t>Interactive:</w:t>
      </w:r>
      <w:r w:rsidR="004239CA" w:rsidRPr="00A76951">
        <w:rPr>
          <w:bCs/>
        </w:rPr>
        <w:t xml:space="preserve">Python's interactive mode makes it easy to test short snippets of code. There's also a bundled development environment called IDLE. </w:t>
      </w:r>
      <w:r w:rsidR="00706B09" w:rsidRPr="004239CA">
        <w:br/>
      </w:r>
    </w:p>
    <w:p w:rsidR="00F50928" w:rsidRPr="004239CA" w:rsidRDefault="00F50928" w:rsidP="00B629BA">
      <w:pPr>
        <w:pStyle w:val="ListParagraph"/>
        <w:numPr>
          <w:ilvl w:val="0"/>
          <w:numId w:val="16"/>
        </w:numPr>
      </w:pPr>
      <w:r w:rsidRPr="00A76951">
        <w:rPr>
          <w:b/>
          <w:bCs/>
        </w:rPr>
        <w:t xml:space="preserve">Extendable: </w:t>
      </w:r>
      <w:r w:rsidRPr="00A76951">
        <w:rPr>
          <w:bCs/>
        </w:rPr>
        <w:t xml:space="preserve">Python is often referred to as a ‘glue’ language. </w:t>
      </w:r>
      <w:r w:rsidR="004239CA" w:rsidRPr="00A76951">
        <w:rPr>
          <w:bCs/>
        </w:rPr>
        <w:t>It is easily extended by adding new modules implemented in a compiled language such as C or C++.</w:t>
      </w:r>
      <w:r w:rsidR="00706B09" w:rsidRPr="004239CA">
        <w:br/>
      </w:r>
    </w:p>
    <w:p w:rsidR="00F50928" w:rsidRPr="00A76951" w:rsidRDefault="004239CA" w:rsidP="00B629BA">
      <w:pPr>
        <w:pStyle w:val="ListParagraph"/>
        <w:numPr>
          <w:ilvl w:val="0"/>
          <w:numId w:val="16"/>
        </w:numPr>
        <w:rPr>
          <w:b/>
          <w:bCs/>
        </w:rPr>
      </w:pPr>
      <w:r w:rsidRPr="00A76951">
        <w:rPr>
          <w:b/>
          <w:bCs/>
        </w:rPr>
        <w:t xml:space="preserve">Standard </w:t>
      </w:r>
      <w:r w:rsidR="00F50928" w:rsidRPr="00A76951">
        <w:rPr>
          <w:b/>
          <w:bCs/>
        </w:rPr>
        <w:t xml:space="preserve">Libraries: </w:t>
      </w:r>
      <w:r w:rsidR="00F50928" w:rsidRPr="00A76951">
        <w:rPr>
          <w:bCs/>
        </w:rPr>
        <w:t xml:space="preserve">Python </w:t>
      </w:r>
      <w:r w:rsidRPr="00A76951">
        <w:rPr>
          <w:bCs/>
        </w:rPr>
        <w:t>comes with a large standard library that supports many common programming tasks such as connecting to web servers, searching text with regular expressions, reading and modifying files.</w:t>
      </w:r>
      <w:r w:rsidR="00706B09" w:rsidRPr="00A76951">
        <w:rPr>
          <w:b/>
          <w:bCs/>
        </w:rPr>
        <w:br/>
      </w:r>
    </w:p>
    <w:p w:rsidR="00F50928" w:rsidRPr="00F50928" w:rsidRDefault="00F50928" w:rsidP="00B629BA">
      <w:pPr>
        <w:pStyle w:val="ListParagraph"/>
        <w:numPr>
          <w:ilvl w:val="0"/>
          <w:numId w:val="16"/>
        </w:numPr>
      </w:pPr>
      <w:r w:rsidRPr="00A76951">
        <w:rPr>
          <w:b/>
        </w:rPr>
        <w:t>Support</w:t>
      </w:r>
      <w:r w:rsidRPr="00F50928">
        <w:t xml:space="preserve">: </w:t>
      </w:r>
      <w:r w:rsidR="008D245D">
        <w:t>Y</w:t>
      </w:r>
      <w:r w:rsidR="00EB2F85">
        <w:t xml:space="preserve">ou can get continuous support from the online Python community in case you are stuck anywhere while developing your code. </w:t>
      </w:r>
      <w:r w:rsidR="00706B09">
        <w:br/>
      </w:r>
    </w:p>
    <w:p w:rsidR="00F50928" w:rsidRPr="00F50928" w:rsidRDefault="00F50928" w:rsidP="00B629BA">
      <w:pPr>
        <w:pStyle w:val="ListParagraph"/>
        <w:numPr>
          <w:ilvl w:val="0"/>
          <w:numId w:val="16"/>
        </w:numPr>
      </w:pPr>
      <w:r w:rsidRPr="00A76951">
        <w:rPr>
          <w:b/>
          <w:bCs/>
        </w:rPr>
        <w:t xml:space="preserve">High-Level Language: </w:t>
      </w:r>
      <w:r w:rsidR="008D245D" w:rsidRPr="00A76951">
        <w:rPr>
          <w:bCs/>
        </w:rPr>
        <w:t>Python is</w:t>
      </w:r>
      <w:r w:rsidR="00A517A3" w:rsidRPr="00A76951">
        <w:rPr>
          <w:bCs/>
        </w:rPr>
        <w:t>a</w:t>
      </w:r>
      <w:r w:rsidR="008D245D">
        <w:t>h</w:t>
      </w:r>
      <w:r w:rsidR="008D245D" w:rsidRPr="00F50928">
        <w:t>igh</w:t>
      </w:r>
      <w:r w:rsidRPr="00F50928">
        <w:t>-level language</w:t>
      </w:r>
      <w:r w:rsidR="008D245D">
        <w:t>, which means it’s</w:t>
      </w:r>
      <w:r w:rsidRPr="00F50928">
        <w:t xml:space="preserve"> closer to human language</w:t>
      </w:r>
      <w:r w:rsidR="008D245D">
        <w:t xml:space="preserve"> and </w:t>
      </w:r>
      <w:r w:rsidR="00E30B64">
        <w:t>is usually independent of computer hardware</w:t>
      </w:r>
      <w:r w:rsidRPr="00F50928">
        <w:t xml:space="preserve">. </w:t>
      </w:r>
      <w:r w:rsidR="00706B09">
        <w:br/>
      </w:r>
    </w:p>
    <w:p w:rsidR="003D3845" w:rsidRPr="00A76951" w:rsidRDefault="00F50928" w:rsidP="00B629BA">
      <w:pPr>
        <w:pStyle w:val="ListParagraph"/>
        <w:numPr>
          <w:ilvl w:val="0"/>
          <w:numId w:val="16"/>
        </w:numPr>
        <w:rPr>
          <w:b/>
          <w:bCs/>
          <w:sz w:val="20"/>
          <w:szCs w:val="20"/>
        </w:rPr>
      </w:pPr>
      <w:r w:rsidRPr="00A76951">
        <w:rPr>
          <w:b/>
          <w:bCs/>
        </w:rPr>
        <w:t xml:space="preserve">Portable: </w:t>
      </w:r>
      <w:r w:rsidR="00C106FF" w:rsidRPr="00A76951">
        <w:rPr>
          <w:bCs/>
        </w:rPr>
        <w:t xml:space="preserve">Python is aportable language, which means that it can run on most of the platforms without making a lot of changes to the source code. Python </w:t>
      </w:r>
      <w:r w:rsidRPr="00A76951">
        <w:rPr>
          <w:bCs/>
        </w:rPr>
        <w:t>can be used on Linux, Windows, Macintosh, Solaris, OS/2and many such platforms.</w:t>
      </w:r>
    </w:p>
    <w:p w:rsidR="005B2511" w:rsidRDefault="005B2511">
      <w:pPr>
        <w:spacing w:after="0"/>
        <w:ind w:left="0"/>
        <w:rPr>
          <w:rFonts w:asciiTheme="majorHAnsi" w:hAnsiTheme="majorHAnsi"/>
          <w:kern w:val="28"/>
          <w:sz w:val="28"/>
          <w:szCs w:val="28"/>
        </w:rPr>
      </w:pPr>
      <w:r>
        <w:br w:type="page"/>
      </w:r>
    </w:p>
    <w:p w:rsidR="00AC5AF0" w:rsidRDefault="0044358A" w:rsidP="00272D18">
      <w:pPr>
        <w:pStyle w:val="Heading3"/>
        <w:spacing w:line="276" w:lineRule="auto"/>
      </w:pPr>
      <w:bookmarkStart w:id="5" w:name="_Toc515037802"/>
      <w:r w:rsidRPr="003D3845">
        <w:lastRenderedPageBreak/>
        <w:t>When is Python Used?</w:t>
      </w:r>
      <w:bookmarkEnd w:id="5"/>
    </w:p>
    <w:p w:rsidR="00A76951" w:rsidRPr="00363A96" w:rsidRDefault="00A76951" w:rsidP="00A76951">
      <w:r>
        <w:t>Python is a commonly-used language for scripting in the following cases:</w:t>
      </w:r>
    </w:p>
    <w:p w:rsidR="00A76951" w:rsidRDefault="00A76951" w:rsidP="00B629BA">
      <w:pPr>
        <w:pStyle w:val="ListParagraph"/>
        <w:numPr>
          <w:ilvl w:val="0"/>
          <w:numId w:val="17"/>
        </w:numPr>
      </w:pPr>
      <w:r>
        <w:t>System utilities (system admin tools, command line programs).</w:t>
      </w:r>
    </w:p>
    <w:p w:rsidR="00A76951" w:rsidRDefault="00A76951" w:rsidP="00B629BA">
      <w:pPr>
        <w:pStyle w:val="ListParagraph"/>
        <w:numPr>
          <w:ilvl w:val="0"/>
          <w:numId w:val="17"/>
        </w:numPr>
      </w:pPr>
      <w:r>
        <w:t>Web development</w:t>
      </w:r>
    </w:p>
    <w:p w:rsidR="00A76951" w:rsidRDefault="00A76951" w:rsidP="00B629BA">
      <w:pPr>
        <w:pStyle w:val="ListParagraph"/>
        <w:numPr>
          <w:ilvl w:val="0"/>
          <w:numId w:val="17"/>
        </w:numPr>
      </w:pPr>
      <w:r>
        <w:t>Graphical User Interfaces (Tkinter, gtk, Qt).</w:t>
      </w:r>
    </w:p>
    <w:p w:rsidR="00A76951" w:rsidRDefault="00A76951" w:rsidP="00B629BA">
      <w:pPr>
        <w:pStyle w:val="ListParagraph"/>
        <w:numPr>
          <w:ilvl w:val="0"/>
          <w:numId w:val="17"/>
        </w:numPr>
      </w:pPr>
      <w:r>
        <w:t>Internet scripting</w:t>
      </w:r>
    </w:p>
    <w:p w:rsidR="00A76951" w:rsidRDefault="00A76951" w:rsidP="00B629BA">
      <w:pPr>
        <w:pStyle w:val="ListParagraph"/>
        <w:numPr>
          <w:ilvl w:val="0"/>
          <w:numId w:val="17"/>
        </w:numPr>
      </w:pPr>
      <w:r>
        <w:t>Embedded scripting</w:t>
      </w:r>
    </w:p>
    <w:p w:rsidR="00A76951" w:rsidRDefault="00A76951" w:rsidP="00B629BA">
      <w:pPr>
        <w:pStyle w:val="ListParagraph"/>
        <w:numPr>
          <w:ilvl w:val="0"/>
          <w:numId w:val="17"/>
        </w:numPr>
      </w:pPr>
      <w:r>
        <w:t>Database access and programming</w:t>
      </w:r>
    </w:p>
    <w:p w:rsidR="00A76951" w:rsidRDefault="00A76951" w:rsidP="00B629BA">
      <w:pPr>
        <w:pStyle w:val="ListParagraph"/>
        <w:numPr>
          <w:ilvl w:val="0"/>
          <w:numId w:val="17"/>
        </w:numPr>
      </w:pPr>
      <w:r>
        <w:t>Game programming</w:t>
      </w:r>
    </w:p>
    <w:p w:rsidR="00A76951" w:rsidRDefault="00A76951" w:rsidP="00B629BA">
      <w:pPr>
        <w:pStyle w:val="ListParagraph"/>
        <w:numPr>
          <w:ilvl w:val="0"/>
          <w:numId w:val="17"/>
        </w:numPr>
      </w:pPr>
      <w:r>
        <w:t>Rapid prototyping and development</w:t>
      </w:r>
    </w:p>
    <w:p w:rsidR="00A76951" w:rsidRDefault="00A76951" w:rsidP="00B629BA">
      <w:pPr>
        <w:pStyle w:val="ListParagraph"/>
        <w:numPr>
          <w:ilvl w:val="0"/>
          <w:numId w:val="17"/>
        </w:numPr>
      </w:pPr>
      <w:r>
        <w:t>Distributed programming</w:t>
      </w:r>
    </w:p>
    <w:p w:rsidR="007E6CDF" w:rsidRDefault="00A76951" w:rsidP="00A76951">
      <w:r>
        <w:t xml:space="preserve">Let’s take a deeper look at role of python in the following domains: </w:t>
      </w:r>
    </w:p>
    <w:p w:rsidR="007E6CDF" w:rsidRDefault="007E6CDF" w:rsidP="00A76951">
      <w:r w:rsidRPr="007E6CDF">
        <w:rPr>
          <w:b/>
        </w:rPr>
        <w:t>Python on the Desktop</w:t>
      </w:r>
      <w:r>
        <w:t>: You can write desktop applications in Python using frameworks such as WxPython</w:t>
      </w:r>
      <w:r w:rsidR="002729D2">
        <w:t>, Tkinter,</w:t>
      </w:r>
      <w:r>
        <w:t xml:space="preserve"> or PyGTK. However, most desktop applications are still written in compiled languages such as C, C++ or C#. The frameworks for these languages tend to have more sophisticated development tools and the resulting programs are often easier to distribute, as they do not require the </w:t>
      </w:r>
      <w:r w:rsidR="005E13D8">
        <w:t xml:space="preserve">user to have Python installed. </w:t>
      </w:r>
    </w:p>
    <w:p w:rsidR="007E6CDF" w:rsidRDefault="007E6CDF" w:rsidP="00A76951">
      <w:r>
        <w:t xml:space="preserve">Python has good graphical development tools, including Wing IDE and the Eclipse PyDev extensions. However, most Python developers work "Unix style" with standalone text editors and terminals. On platforms like Java or .Net, environments such as Microsoft's Visual Studio will always offer tighter integration with the programming language. </w:t>
      </w:r>
    </w:p>
    <w:p w:rsidR="007E6CDF" w:rsidRDefault="007E6CDF" w:rsidP="00A76951">
      <w:r w:rsidRPr="007E6CDF">
        <w:rPr>
          <w:b/>
        </w:rPr>
        <w:t xml:space="preserve">Python for the Web: </w:t>
      </w:r>
      <w:r>
        <w:t xml:space="preserve">In fact, several successful rapid Web application frameworks are available for Python, each with its own slant. Many also share components. The most popular include Django, Pylons, TurboGears, CherryPy, Zope and Grok (which is based on Zope). </w:t>
      </w:r>
    </w:p>
    <w:p w:rsidR="00A76951" w:rsidRDefault="007E6CDF" w:rsidP="00A76951">
      <w:r>
        <w:t xml:space="preserve">These frameworks are all suitable for serious applications. </w:t>
      </w:r>
      <w:r w:rsidR="00A76951">
        <w:t xml:space="preserve">For example, </w:t>
      </w:r>
    </w:p>
    <w:p w:rsidR="00A76951" w:rsidRDefault="007E6CDF" w:rsidP="00B629BA">
      <w:pPr>
        <w:pStyle w:val="ListParagraph"/>
        <w:numPr>
          <w:ilvl w:val="0"/>
          <w:numId w:val="18"/>
        </w:numPr>
      </w:pPr>
      <w:r>
        <w:t xml:space="preserve">Zope, was a pioneering open-source application server that helped prove Python's viability in the enterprise (although many Python developers these days feel it is a little "unPythonic"). </w:t>
      </w:r>
    </w:p>
    <w:p w:rsidR="00A76951" w:rsidRDefault="007E6CDF" w:rsidP="00B629BA">
      <w:pPr>
        <w:pStyle w:val="ListParagraph"/>
        <w:numPr>
          <w:ilvl w:val="0"/>
          <w:numId w:val="18"/>
        </w:numPr>
      </w:pPr>
      <w:r>
        <w:t xml:space="preserve">Plone, a popular open-source content management system—to which the author is a contributor—runs on Zope and has been implemented in organizations such as Novell and Oxfam. </w:t>
      </w:r>
    </w:p>
    <w:p w:rsidR="00A76951" w:rsidRDefault="007E6CDF" w:rsidP="00B629BA">
      <w:pPr>
        <w:pStyle w:val="ListParagraph"/>
        <w:numPr>
          <w:ilvl w:val="0"/>
          <w:numId w:val="18"/>
        </w:numPr>
      </w:pPr>
      <w:r>
        <w:t xml:space="preserve">The high-traffic Reddit.com runs Pylons. </w:t>
      </w:r>
    </w:p>
    <w:p w:rsidR="007E6CDF" w:rsidRDefault="007E6CDF" w:rsidP="00B629BA">
      <w:pPr>
        <w:pStyle w:val="ListParagraph"/>
        <w:numPr>
          <w:ilvl w:val="0"/>
          <w:numId w:val="18"/>
        </w:numPr>
      </w:pPr>
      <w:r>
        <w:t>The Revver.com video sharing site uses Django.</w:t>
      </w:r>
    </w:p>
    <w:p w:rsidR="007E6CDF" w:rsidRDefault="007E6CDF" w:rsidP="00A76951">
      <w:r>
        <w:t>Deploying a Python Web application is usually straightforward, although not quite as easy as deploying a PHP application in Apache. Database connectivity is very well catered to by object/relational mappers such as SQLAlchemy. However, most Python Web frameworks have yet to catch up to enterprise-grade application servers for Java or .Net in terms of support for high-availability clustering, failover and server management.</w:t>
      </w:r>
    </w:p>
    <w:p w:rsidR="007E6CDF" w:rsidRDefault="007E6CDF" w:rsidP="00A76951">
      <w:r>
        <w:t xml:space="preserve">The main disadvantage of using Python in an enterprise setting is that Python programmers can be harder to find than, say, Java developers. Python is easy to pick up for an experienced programmer, but the plethora of books, training courses and certifications in the Java world cannot be matched by Python. </w:t>
      </w:r>
    </w:p>
    <w:p w:rsidR="007E6CDF" w:rsidRDefault="007E6CDF" w:rsidP="00A76951">
      <w:r>
        <w:lastRenderedPageBreak/>
        <w:t xml:space="preserve">Furthermore, the power and expressivity that Python offers means that it may require more skilled developers. Java or C# are more restrictive by design, forcing programmers to adhere to stricter rules around type safety and interface compliance. For some, that hinders productivity. For others, it reduces mistakes or accidents of design. </w:t>
      </w:r>
    </w:p>
    <w:p w:rsidR="007E6CDF" w:rsidRDefault="007E6CDF" w:rsidP="00A76951">
      <w:pPr>
        <w:rPr>
          <w:b/>
        </w:rPr>
      </w:pPr>
      <w:r>
        <w:t>Finally, application integration concerns may dictate a certain language or platform. However, in today's service-oriented, heterogeneous systems landscape, it is entirely possible to—for example—write a Web service in Python that plugs into a Java service bus and is ultimately consumed by a Visual Basic program.</w:t>
      </w:r>
      <w:r w:rsidR="002729D2" w:rsidRPr="00036E70">
        <w:rPr>
          <w:b/>
        </w:rPr>
        <w:t xml:space="preserve">Python for Data Science </w:t>
      </w:r>
    </w:p>
    <w:p w:rsidR="00A00B91" w:rsidRPr="00A00B91" w:rsidRDefault="00A00B91" w:rsidP="00A00B91">
      <w:r w:rsidRPr="00A00B91">
        <w:t xml:space="preserve">Python </w:t>
      </w:r>
      <w:r>
        <w:t>is</w:t>
      </w:r>
      <w:r w:rsidRPr="00A00B91">
        <w:t xml:space="preserve"> a popular scientific language and a rising star for machine learning. </w:t>
      </w:r>
      <w:r>
        <w:t xml:space="preserve">It is often compared with R andthe </w:t>
      </w:r>
      <w:r w:rsidRPr="00A00B91">
        <w:t>matrix handling in NumPy may challenge MATLAB and communication tools like IPython are very attractive and a step into the future of reproducibility.</w:t>
      </w:r>
    </w:p>
    <w:p w:rsidR="00A00B91" w:rsidRPr="00A00B91" w:rsidRDefault="00A00B91" w:rsidP="00A00B91">
      <w:r>
        <w:t>T</w:t>
      </w:r>
      <w:r w:rsidRPr="00A00B91">
        <w:t>he SciPy stack for machine learning and data analysis can be used for one-off projects, and frameworks like scikit-learn are mature enough to be used in production systems.</w:t>
      </w:r>
    </w:p>
    <w:p w:rsidR="00036E70" w:rsidRPr="00A00B91" w:rsidRDefault="00036E70" w:rsidP="00A00B91">
      <w:pPr>
        <w:rPr>
          <w:b/>
        </w:rPr>
      </w:pPr>
      <w:r w:rsidRPr="00A00B91">
        <w:rPr>
          <w:b/>
        </w:rPr>
        <w:t>P</w:t>
      </w:r>
      <w:r w:rsidR="00A00B91">
        <w:rPr>
          <w:b/>
        </w:rPr>
        <w:t>ython for Artificial Intelligence (AI)</w:t>
      </w:r>
    </w:p>
    <w:p w:rsidR="00036E70" w:rsidRPr="00036E70" w:rsidRDefault="00036E70" w:rsidP="00A00B91">
      <w:r w:rsidRPr="00036E70">
        <w:t>Python is a language with the best compilation of Lisp and Java both</w:t>
      </w:r>
      <w:r>
        <w:t xml:space="preserve"> (these languages are used for AI as well)</w:t>
      </w:r>
      <w:r w:rsidRPr="00036E70">
        <w:t xml:space="preserve">.According to </w:t>
      </w:r>
      <w:r>
        <w:t xml:space="preserve">Peter </w:t>
      </w:r>
      <w:r w:rsidRPr="00036E70">
        <w:t>Norvig</w:t>
      </w:r>
      <w:r>
        <w:t xml:space="preserve"> (</w:t>
      </w:r>
      <w:r w:rsidRPr="00A00B91">
        <w:rPr>
          <w:i/>
          <w:sz w:val="20"/>
        </w:rPr>
        <w:t>an American computer scientist and fellow and councilor of the Association for the Advancement of Artificial Intelligence</w:t>
      </w:r>
      <w:r>
        <w:t>)</w:t>
      </w:r>
      <w:r w:rsidRPr="00036E70">
        <w:t xml:space="preserve"> is his text comparing Lisp to Python, these two languages are very similar to each other with some minor differences. There also exists JPython, giving access to the Java GUIs. This is the reason behind Peter Norvig choosing JPython to translate his programs from his AI book. As JPython allowed him to have portable GUI demos, and portable http/ftp/html libraries. Therefore, it is very good to use as AI language.</w:t>
      </w:r>
    </w:p>
    <w:p w:rsidR="00036E70" w:rsidRPr="00036E70" w:rsidRDefault="00036E70" w:rsidP="00A00B91">
      <w:r w:rsidRPr="00036E70">
        <w:t>Benefits of Using Python over the Other Programming Languages for AI</w:t>
      </w:r>
      <w:r>
        <w:t>:</w:t>
      </w:r>
    </w:p>
    <w:p w:rsidR="00036E70" w:rsidRPr="00036E70" w:rsidRDefault="00036E70" w:rsidP="00B629BA">
      <w:pPr>
        <w:pStyle w:val="ListParagraph"/>
        <w:numPr>
          <w:ilvl w:val="0"/>
          <w:numId w:val="19"/>
        </w:numPr>
      </w:pPr>
      <w:r w:rsidRPr="00036E70">
        <w:t>Good quality documentation.</w:t>
      </w:r>
    </w:p>
    <w:p w:rsidR="00036E70" w:rsidRPr="00036E70" w:rsidRDefault="00036E70" w:rsidP="00B629BA">
      <w:pPr>
        <w:pStyle w:val="ListParagraph"/>
        <w:numPr>
          <w:ilvl w:val="0"/>
          <w:numId w:val="19"/>
        </w:numPr>
      </w:pPr>
      <w:r w:rsidRPr="00036E70">
        <w:t>Platform agnostic, and present in virtually every *nix distribution.</w:t>
      </w:r>
    </w:p>
    <w:p w:rsidR="00036E70" w:rsidRPr="00036E70" w:rsidRDefault="00036E70" w:rsidP="00B629BA">
      <w:pPr>
        <w:pStyle w:val="ListParagraph"/>
        <w:numPr>
          <w:ilvl w:val="0"/>
          <w:numId w:val="19"/>
        </w:numPr>
      </w:pPr>
      <w:r w:rsidRPr="00036E70">
        <w:t>Easy and fast to learn in comparison to any other OOP language.</w:t>
      </w:r>
    </w:p>
    <w:p w:rsidR="00036E70" w:rsidRPr="00036E70" w:rsidRDefault="00036E70" w:rsidP="00B629BA">
      <w:pPr>
        <w:pStyle w:val="ListParagraph"/>
        <w:numPr>
          <w:ilvl w:val="0"/>
          <w:numId w:val="19"/>
        </w:numPr>
      </w:pPr>
      <w:r w:rsidRPr="00036E70">
        <w:t>Python has many image intensive libraries like Python Imaging Library, VTK and Maya 3D Visualization Toolkits, Numeric Python, Scientific Python and many other tools available for numeric and scientific applications.</w:t>
      </w:r>
    </w:p>
    <w:p w:rsidR="00036E70" w:rsidRPr="00036E70" w:rsidRDefault="00036E70" w:rsidP="00B629BA">
      <w:pPr>
        <w:pStyle w:val="ListParagraph"/>
        <w:numPr>
          <w:ilvl w:val="0"/>
          <w:numId w:val="19"/>
        </w:numPr>
      </w:pPr>
      <w:r w:rsidRPr="00036E70">
        <w:t>Python is very well designed, fast, robust, portable, and scalable. These are evidently the most important factors for AI applications.</w:t>
      </w:r>
    </w:p>
    <w:p w:rsidR="00036E70" w:rsidRPr="00036E70" w:rsidRDefault="00036E70" w:rsidP="00B629BA">
      <w:pPr>
        <w:pStyle w:val="ListParagraph"/>
        <w:numPr>
          <w:ilvl w:val="0"/>
          <w:numId w:val="19"/>
        </w:numPr>
      </w:pPr>
      <w:r w:rsidRPr="00036E70">
        <w:t>Useful for a really broad range of programming tasks from little shell scripts to enterprise web applications to scientific uses.</w:t>
      </w:r>
    </w:p>
    <w:p w:rsidR="00036E70" w:rsidRDefault="00036E70" w:rsidP="00B629BA">
      <w:pPr>
        <w:pStyle w:val="ListParagraph"/>
        <w:numPr>
          <w:ilvl w:val="0"/>
          <w:numId w:val="19"/>
        </w:numPr>
      </w:pPr>
      <w:r w:rsidRPr="00036E70">
        <w:t>Last but not the least, it is Open Source</w:t>
      </w:r>
      <w:r>
        <w:t xml:space="preserve"> and has g</w:t>
      </w:r>
      <w:r w:rsidRPr="00036E70">
        <w:t>ood community supp</w:t>
      </w:r>
      <w:r>
        <w:t>ort available</w:t>
      </w:r>
      <w:r w:rsidRPr="00036E70">
        <w:t>.</w:t>
      </w:r>
    </w:p>
    <w:p w:rsidR="00A00B91" w:rsidRPr="00036E70" w:rsidRDefault="00A00B91" w:rsidP="00B629BA">
      <w:pPr>
        <w:pStyle w:val="ListParagraph"/>
        <w:numPr>
          <w:ilvl w:val="0"/>
          <w:numId w:val="19"/>
        </w:numPr>
      </w:pPr>
    </w:p>
    <w:p w:rsidR="00C02F34" w:rsidRPr="003D3845" w:rsidRDefault="0044358A" w:rsidP="00272D18">
      <w:pPr>
        <w:pStyle w:val="Heading3"/>
        <w:spacing w:line="276" w:lineRule="auto"/>
      </w:pPr>
      <w:bookmarkStart w:id="6" w:name="_Toc515037803"/>
      <w:r w:rsidRPr="003D3845">
        <w:t>History of Python</w:t>
      </w:r>
      <w:bookmarkEnd w:id="6"/>
    </w:p>
    <w:p w:rsidR="003D36F4" w:rsidRDefault="003D36F4" w:rsidP="003D36F4">
      <w:pPr>
        <w:spacing w:line="276" w:lineRule="auto"/>
        <w:ind w:left="720"/>
      </w:pPr>
      <w:r>
        <w:t>Python was released to the public in 1991 and was introduced as a successor of the ABC (All Basic Code) language.</w:t>
      </w:r>
    </w:p>
    <w:p w:rsidR="00F50928" w:rsidRDefault="00C106FF" w:rsidP="000C78AD">
      <w:pPr>
        <w:spacing w:line="276" w:lineRule="auto"/>
        <w:ind w:left="720"/>
      </w:pPr>
      <w:r>
        <w:t xml:space="preserve">Since 1991, several versions of Python have been released. The current stable release is version 3.2 and the most active release in the market is 2.x. </w:t>
      </w:r>
    </w:p>
    <w:p w:rsidR="00F50928" w:rsidRDefault="00F50928" w:rsidP="000C78AD">
      <w:pPr>
        <w:spacing w:line="276" w:lineRule="auto"/>
        <w:ind w:left="720"/>
      </w:pPr>
      <w:r>
        <w:lastRenderedPageBreak/>
        <w:t xml:space="preserve">Python is </w:t>
      </w:r>
      <w:r w:rsidR="00E91D52">
        <w:t xml:space="preserve">a </w:t>
      </w:r>
      <w:r>
        <w:t>very stable</w:t>
      </w:r>
      <w:r w:rsidR="00E91D52">
        <w:t xml:space="preserve"> language</w:t>
      </w:r>
      <w:r>
        <w:t xml:space="preserve">. Since 1991, </w:t>
      </w:r>
      <w:r w:rsidR="00A517A3">
        <w:t xml:space="preserve">Python has been </w:t>
      </w:r>
      <w:r>
        <w:t xml:space="preserve">released at regular intervals of about 6 to 18 months. </w:t>
      </w:r>
      <w:r w:rsidR="00A517A3">
        <w:t>The time difference between majo</w:t>
      </w:r>
      <w:r w:rsidR="00B169F3">
        <w:t>r releases is usually 18 months</w:t>
      </w:r>
      <w:r w:rsidR="00A517A3">
        <w:t>.</w:t>
      </w:r>
    </w:p>
    <w:p w:rsidR="00103FD0" w:rsidRDefault="00A517A3" w:rsidP="000C78AD">
      <w:pPr>
        <w:spacing w:line="276" w:lineRule="auto"/>
        <w:ind w:left="720"/>
      </w:pPr>
      <w:r>
        <w:t xml:space="preserve">You can download the current version of Python from the </w:t>
      </w:r>
      <w:hyperlink r:id="rId9" w:history="1">
        <w:r w:rsidRPr="00F545FE">
          <w:rPr>
            <w:rStyle w:val="Hyperlink"/>
          </w:rPr>
          <w:t>Python Download page</w:t>
        </w:r>
      </w:hyperlink>
      <w:r>
        <w:t xml:space="preserve">. On the download page, you will find production ready versions of Python 2.x and 3.x. While Python 3 represents the future of the language, </w:t>
      </w:r>
      <w:r w:rsidR="00103FD0">
        <w:t xml:space="preserve">availability of third party software for Python 2 is higher than that for Python 3. </w:t>
      </w:r>
    </w:p>
    <w:p w:rsidR="00A517A3" w:rsidRPr="00565897" w:rsidRDefault="00103FD0" w:rsidP="000C78AD">
      <w:pPr>
        <w:spacing w:line="276" w:lineRule="auto"/>
        <w:ind w:left="0" w:firstLine="720"/>
        <w:rPr>
          <w:i/>
          <w:sz w:val="20"/>
        </w:rPr>
      </w:pPr>
      <w:r w:rsidRPr="00565897">
        <w:rPr>
          <w:b/>
          <w:i/>
          <w:sz w:val="20"/>
        </w:rPr>
        <w:t>Note:</w:t>
      </w:r>
      <w:r w:rsidRPr="00565897">
        <w:rPr>
          <w:i/>
          <w:sz w:val="20"/>
        </w:rPr>
        <w:t xml:space="preserve"> Usually, the code in Python 2 code must be changed to be able to run on Python 3.</w:t>
      </w:r>
    </w:p>
    <w:p w:rsidR="00E91D52" w:rsidRDefault="00E91D52" w:rsidP="000C78AD">
      <w:pPr>
        <w:spacing w:after="0" w:line="276" w:lineRule="auto"/>
        <w:ind w:left="0" w:firstLine="720"/>
      </w:pPr>
      <w:r>
        <w:t>Let us take a look at some of the differences between Python 2.x and Python 3.x</w:t>
      </w:r>
      <w:ins w:id="7" w:author="M" w:date="2018-05-18T14:01:00Z">
        <w:r w:rsidR="003D36F4">
          <w:t>.</w:t>
        </w:r>
      </w:ins>
    </w:p>
    <w:p w:rsidR="00E91D52" w:rsidRDefault="00E91D52" w:rsidP="00272D18">
      <w:pPr>
        <w:spacing w:after="0" w:line="276" w:lineRule="auto"/>
        <w:ind w:left="0"/>
      </w:pPr>
    </w:p>
    <w:tbl>
      <w:tblPr>
        <w:tblStyle w:val="ListTable4"/>
        <w:tblW w:w="10020" w:type="dxa"/>
        <w:tblInd w:w="607" w:type="dxa"/>
        <w:tblLook w:val="04A0"/>
      </w:tblPr>
      <w:tblGrid>
        <w:gridCol w:w="1667"/>
        <w:gridCol w:w="2991"/>
        <w:gridCol w:w="2778"/>
        <w:gridCol w:w="2584"/>
      </w:tblGrid>
      <w:tr w:rsidR="00F6557A" w:rsidTr="00B17C3B">
        <w:trPr>
          <w:cnfStyle w:val="100000000000"/>
        </w:trPr>
        <w:tc>
          <w:tcPr>
            <w:cnfStyle w:val="001000000000"/>
            <w:tcW w:w="1667" w:type="dxa"/>
          </w:tcPr>
          <w:p w:rsidR="00F6557A" w:rsidRDefault="00F6557A" w:rsidP="00272D18">
            <w:pPr>
              <w:spacing w:after="0" w:line="276" w:lineRule="auto"/>
              <w:ind w:left="0"/>
            </w:pPr>
            <w:r>
              <w:t>Points of Difference</w:t>
            </w:r>
          </w:p>
        </w:tc>
        <w:tc>
          <w:tcPr>
            <w:tcW w:w="2991" w:type="dxa"/>
          </w:tcPr>
          <w:p w:rsidR="00F6557A" w:rsidRDefault="00F6557A" w:rsidP="00272D18">
            <w:pPr>
              <w:spacing w:after="0" w:line="276" w:lineRule="auto"/>
              <w:ind w:left="0"/>
              <w:cnfStyle w:val="100000000000"/>
            </w:pPr>
            <w:r>
              <w:t>Explanation</w:t>
            </w:r>
          </w:p>
        </w:tc>
        <w:tc>
          <w:tcPr>
            <w:tcW w:w="2778" w:type="dxa"/>
          </w:tcPr>
          <w:p w:rsidR="00060CFD" w:rsidRDefault="00F6557A" w:rsidP="00272D18">
            <w:pPr>
              <w:spacing w:after="0" w:line="276" w:lineRule="auto"/>
              <w:ind w:left="0"/>
              <w:cnfStyle w:val="100000000000"/>
            </w:pPr>
            <w:r>
              <w:t>Python 2</w:t>
            </w:r>
          </w:p>
          <w:p w:rsidR="00F6557A" w:rsidRDefault="00060CFD" w:rsidP="00272D18">
            <w:pPr>
              <w:spacing w:after="0" w:line="276" w:lineRule="auto"/>
              <w:ind w:left="0"/>
              <w:cnfStyle w:val="100000000000"/>
            </w:pPr>
            <w:r>
              <w:t>(</w:t>
            </w:r>
            <w:r w:rsidR="00E07B8C">
              <w:t>Example</w:t>
            </w:r>
            <w:r>
              <w:t>)</w:t>
            </w:r>
          </w:p>
        </w:tc>
        <w:tc>
          <w:tcPr>
            <w:tcW w:w="2584" w:type="dxa"/>
          </w:tcPr>
          <w:p w:rsidR="00060CFD" w:rsidRDefault="00F6557A" w:rsidP="00272D18">
            <w:pPr>
              <w:spacing w:after="0" w:line="276" w:lineRule="auto"/>
              <w:ind w:left="0"/>
              <w:cnfStyle w:val="100000000000"/>
            </w:pPr>
            <w:r>
              <w:t>Python 3</w:t>
            </w:r>
          </w:p>
          <w:p w:rsidR="00F6557A" w:rsidRDefault="00060CFD" w:rsidP="00272D18">
            <w:pPr>
              <w:spacing w:after="0" w:line="276" w:lineRule="auto"/>
              <w:ind w:left="0"/>
              <w:cnfStyle w:val="100000000000"/>
            </w:pPr>
            <w:r>
              <w:t>(</w:t>
            </w:r>
            <w:r w:rsidR="00E07B8C">
              <w:t>Example</w:t>
            </w:r>
            <w:r>
              <w:t>)</w:t>
            </w:r>
          </w:p>
        </w:tc>
      </w:tr>
      <w:tr w:rsidR="00C21602" w:rsidTr="00B17C3B">
        <w:trPr>
          <w:cnfStyle w:val="000000100000"/>
        </w:trPr>
        <w:tc>
          <w:tcPr>
            <w:cnfStyle w:val="001000000000"/>
            <w:tcW w:w="1667" w:type="dxa"/>
          </w:tcPr>
          <w:p w:rsidR="00C21602" w:rsidRDefault="00C21602" w:rsidP="00C21602">
            <w:pPr>
              <w:spacing w:after="0" w:line="276" w:lineRule="auto"/>
              <w:ind w:left="0"/>
            </w:pPr>
            <w:r>
              <w:t>Print Statement</w:t>
            </w:r>
          </w:p>
        </w:tc>
        <w:tc>
          <w:tcPr>
            <w:tcW w:w="2991" w:type="dxa"/>
          </w:tcPr>
          <w:p w:rsidR="00C21602" w:rsidRDefault="00C21602" w:rsidP="00C21602">
            <w:pPr>
              <w:spacing w:after="0" w:line="276" w:lineRule="auto"/>
              <w:ind w:left="0"/>
              <w:cnfStyle w:val="000000100000"/>
            </w:pPr>
            <w:r>
              <w:t xml:space="preserve">In Python 3, the print statement has been replaced with a </w:t>
            </w:r>
            <w:r w:rsidRPr="00E07B8C">
              <w:rPr>
                <w:rFonts w:ascii="Courier New" w:hAnsi="Courier New" w:cs="Courier New"/>
              </w:rPr>
              <w:t>print()</w:t>
            </w:r>
            <w:r w:rsidR="00A374F6">
              <w:t xml:space="preserve"> function</w:t>
            </w:r>
            <w:r>
              <w:t>.</w:t>
            </w:r>
          </w:p>
          <w:p w:rsidR="00C21602" w:rsidRDefault="00C21602" w:rsidP="00C21602">
            <w:pPr>
              <w:spacing w:after="0" w:line="276" w:lineRule="auto"/>
              <w:ind w:left="0"/>
              <w:cnfStyle w:val="000000100000"/>
            </w:pPr>
          </w:p>
        </w:tc>
        <w:tc>
          <w:tcPr>
            <w:tcW w:w="2778" w:type="dxa"/>
          </w:tcPr>
          <w:p w:rsidR="00C21602" w:rsidRPr="00C21602" w:rsidRDefault="00C21602" w:rsidP="00C21602">
            <w:pP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0"/>
              <w:cnfStyle w:val="000000100000"/>
              <w:rPr>
                <w:rFonts w:ascii="Courier New" w:hAnsi="Courier New" w:cs="Courier New"/>
                <w:sz w:val="20"/>
                <w:szCs w:val="20"/>
              </w:rPr>
            </w:pPr>
            <w:r w:rsidRPr="00C21602">
              <w:rPr>
                <w:rFonts w:ascii="Courier New" w:hAnsi="Courier New" w:cs="Courier New"/>
                <w:sz w:val="20"/>
                <w:szCs w:val="20"/>
              </w:rPr>
              <w:t>&gt;&gt;&gt; print "Hello World"</w:t>
            </w:r>
          </w:p>
          <w:p w:rsidR="00C21602" w:rsidRDefault="00C21602" w:rsidP="00C21602">
            <w:pPr>
              <w:spacing w:after="0" w:line="276" w:lineRule="auto"/>
              <w:ind w:left="0"/>
              <w:cnfStyle w:val="000000100000"/>
            </w:pPr>
            <w:r w:rsidRPr="00C21602">
              <w:rPr>
                <w:rFonts w:ascii="Courier New" w:hAnsi="Courier New" w:cs="Courier New"/>
                <w:sz w:val="20"/>
                <w:szCs w:val="20"/>
              </w:rPr>
              <w:t>Hello World</w:t>
            </w:r>
          </w:p>
        </w:tc>
        <w:tc>
          <w:tcPr>
            <w:tcW w:w="2584" w:type="dxa"/>
          </w:tcPr>
          <w:p w:rsidR="00C21602" w:rsidRPr="00C81743" w:rsidRDefault="00C21602" w:rsidP="00C216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0"/>
              <w:cnfStyle w:val="000000100000"/>
              <w:rPr>
                <w:rFonts w:ascii="Courier New" w:hAnsi="Courier New" w:cs="Courier New"/>
                <w:sz w:val="20"/>
                <w:szCs w:val="20"/>
              </w:rPr>
            </w:pPr>
            <w:r w:rsidRPr="00C81743">
              <w:rPr>
                <w:rFonts w:ascii="Courier New" w:hAnsi="Courier New" w:cs="Courier New"/>
                <w:sz w:val="20"/>
                <w:szCs w:val="20"/>
              </w:rPr>
              <w:t>&gt;&gt;&gt; print("Hello World")</w:t>
            </w:r>
          </w:p>
          <w:p w:rsidR="00C21602" w:rsidRDefault="00C21602" w:rsidP="00C21602">
            <w:pPr>
              <w:spacing w:after="0" w:line="276" w:lineRule="auto"/>
              <w:ind w:left="0"/>
              <w:cnfStyle w:val="000000100000"/>
            </w:pPr>
            <w:r w:rsidRPr="00C81743">
              <w:rPr>
                <w:rFonts w:ascii="Courier New" w:hAnsi="Courier New" w:cs="Courier New"/>
                <w:sz w:val="20"/>
                <w:szCs w:val="20"/>
              </w:rPr>
              <w:t>Hello World</w:t>
            </w:r>
          </w:p>
        </w:tc>
      </w:tr>
      <w:tr w:rsidR="00C21602" w:rsidTr="00B17C3B">
        <w:trPr>
          <w:trHeight w:val="2128"/>
        </w:trPr>
        <w:tc>
          <w:tcPr>
            <w:cnfStyle w:val="001000000000"/>
            <w:tcW w:w="1667" w:type="dxa"/>
          </w:tcPr>
          <w:p w:rsidR="00C21602" w:rsidRDefault="00C21602" w:rsidP="00C21602">
            <w:pPr>
              <w:spacing w:after="0" w:line="276" w:lineRule="auto"/>
              <w:ind w:left="0"/>
            </w:pPr>
            <w:r>
              <w:t>Unicode</w:t>
            </w:r>
          </w:p>
        </w:tc>
        <w:tc>
          <w:tcPr>
            <w:tcW w:w="2991" w:type="dxa"/>
          </w:tcPr>
          <w:p w:rsidR="009114EC" w:rsidRDefault="009114EC" w:rsidP="00C21602">
            <w:pPr>
              <w:spacing w:after="0" w:line="276" w:lineRule="auto"/>
              <w:ind w:left="0"/>
              <w:cnfStyle w:val="000000000000"/>
            </w:pPr>
            <w:r>
              <w:t xml:space="preserve">In Python 2, </w:t>
            </w:r>
            <w:r w:rsidR="00C62CAC">
              <w:t>a</w:t>
            </w:r>
            <w:r w:rsidR="00A374F6">
              <w:rPr>
                <w:rFonts w:ascii="Courier New" w:hAnsi="Courier New" w:cs="Courier New"/>
              </w:rPr>
              <w:t>str</w:t>
            </w:r>
            <w:r w:rsidRPr="00A374F6">
              <w:rPr>
                <w:rFonts w:ascii="Courier New" w:hAnsi="Courier New" w:cs="Courier New"/>
              </w:rPr>
              <w:t>()</w:t>
            </w:r>
            <w:r>
              <w:t xml:space="preserve"> type is used for </w:t>
            </w:r>
            <w:r w:rsidR="00C62CAC">
              <w:t xml:space="preserve">text and bytes/binary values. To save a string value as Unicode, you need to indicate the same. </w:t>
            </w:r>
          </w:p>
          <w:p w:rsidR="00226A29" w:rsidRDefault="00226A29" w:rsidP="00C21602">
            <w:pPr>
              <w:spacing w:after="0" w:line="276" w:lineRule="auto"/>
              <w:ind w:left="0"/>
              <w:cnfStyle w:val="000000000000"/>
            </w:pPr>
          </w:p>
          <w:p w:rsidR="00C62CAC" w:rsidRDefault="00C62CAC" w:rsidP="00C21602">
            <w:pPr>
              <w:spacing w:after="0" w:line="276" w:lineRule="auto"/>
              <w:ind w:left="0"/>
              <w:cnfStyle w:val="000000000000"/>
            </w:pPr>
            <w:r>
              <w:t xml:space="preserve">In Python 3, the </w:t>
            </w:r>
            <w:r w:rsidR="00A374F6">
              <w:rPr>
                <w:rFonts w:ascii="Courier New" w:hAnsi="Courier New" w:cs="Courier New"/>
              </w:rPr>
              <w:t>str</w:t>
            </w:r>
            <w:r w:rsidR="00226A29" w:rsidRPr="00A374F6">
              <w:rPr>
                <w:rFonts w:ascii="Courier New" w:hAnsi="Courier New" w:cs="Courier New"/>
              </w:rPr>
              <w:t>()</w:t>
            </w:r>
            <w:r w:rsidR="00226A29">
              <w:t xml:space="preserve"> type stores Unicode values, by default. </w:t>
            </w:r>
          </w:p>
          <w:p w:rsidR="00C21602" w:rsidRDefault="00C21602" w:rsidP="00C21602">
            <w:pPr>
              <w:spacing w:after="0" w:line="276" w:lineRule="auto"/>
              <w:ind w:left="0"/>
              <w:cnfStyle w:val="000000000000"/>
            </w:pPr>
          </w:p>
        </w:tc>
        <w:tc>
          <w:tcPr>
            <w:tcW w:w="2778" w:type="dxa"/>
          </w:tcPr>
          <w:p w:rsidR="00C21602" w:rsidRPr="00E07B8C" w:rsidRDefault="00C21602" w:rsidP="00C216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cnfStyle w:val="000000000000"/>
              <w:rPr>
                <w:rFonts w:ascii="Courier New" w:hAnsi="Courier New" w:cs="Courier New"/>
                <w:sz w:val="20"/>
                <w:szCs w:val="20"/>
              </w:rPr>
            </w:pPr>
            <w:r w:rsidRPr="00E07B8C">
              <w:rPr>
                <w:rFonts w:ascii="Courier New" w:hAnsi="Courier New" w:cs="Courier New"/>
                <w:sz w:val="20"/>
                <w:szCs w:val="20"/>
              </w:rPr>
              <w:t>&gt;&gt;&gt; print "Python" + b" Unicode"</w:t>
            </w:r>
          </w:p>
          <w:p w:rsidR="00C21602" w:rsidRPr="00E07B8C" w:rsidRDefault="00C21602" w:rsidP="00C216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cnfStyle w:val="000000000000"/>
              <w:rPr>
                <w:rFonts w:ascii="Courier New" w:hAnsi="Courier New" w:cs="Courier New"/>
                <w:sz w:val="20"/>
                <w:szCs w:val="20"/>
              </w:rPr>
            </w:pPr>
            <w:r w:rsidRPr="00E07B8C">
              <w:rPr>
                <w:rFonts w:ascii="Courier New" w:hAnsi="Courier New" w:cs="Courier New"/>
                <w:sz w:val="20"/>
                <w:szCs w:val="20"/>
              </w:rPr>
              <w:t>Python Unicode</w:t>
            </w:r>
          </w:p>
          <w:p w:rsidR="00C21602" w:rsidRPr="00E07B8C" w:rsidRDefault="00C21602" w:rsidP="00C21602">
            <w:pPr>
              <w:spacing w:after="0" w:line="276" w:lineRule="auto"/>
              <w:ind w:left="0"/>
              <w:cnfStyle w:val="000000000000"/>
            </w:pPr>
            <w:r w:rsidRPr="00E07B8C">
              <w:rPr>
                <w:rFonts w:ascii="Courier New" w:hAnsi="Courier New" w:cs="Courier New"/>
                <w:sz w:val="20"/>
                <w:szCs w:val="20"/>
              </w:rPr>
              <w:t>&gt;&gt;&gt;</w:t>
            </w:r>
          </w:p>
        </w:tc>
        <w:tc>
          <w:tcPr>
            <w:tcW w:w="2584" w:type="dxa"/>
          </w:tcPr>
          <w:p w:rsidR="00C21602" w:rsidRPr="00C81743" w:rsidRDefault="00C21602" w:rsidP="00C216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cnfStyle w:val="000000000000"/>
              <w:rPr>
                <w:rFonts w:ascii="Courier New" w:hAnsi="Courier New" w:cs="Courier New"/>
                <w:sz w:val="20"/>
                <w:szCs w:val="20"/>
              </w:rPr>
            </w:pPr>
            <w:r w:rsidRPr="00C81743">
              <w:rPr>
                <w:rFonts w:ascii="Courier New" w:hAnsi="Courier New" w:cs="Courier New"/>
                <w:sz w:val="20"/>
                <w:szCs w:val="20"/>
              </w:rPr>
              <w:t>&gt;&gt;&gt; print(" Python", type(b" Unicode"))</w:t>
            </w:r>
          </w:p>
          <w:p w:rsidR="00C21602" w:rsidRPr="00C81743" w:rsidRDefault="00C21602" w:rsidP="00C216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cnfStyle w:val="000000000000"/>
              <w:rPr>
                <w:rFonts w:ascii="Courier New" w:hAnsi="Courier New" w:cs="Courier New"/>
                <w:sz w:val="20"/>
                <w:szCs w:val="20"/>
              </w:rPr>
            </w:pPr>
            <w:r w:rsidRPr="00C81743">
              <w:rPr>
                <w:rFonts w:ascii="Courier New" w:hAnsi="Courier New" w:cs="Courier New"/>
                <w:sz w:val="20"/>
                <w:szCs w:val="20"/>
              </w:rPr>
              <w:t>Python &lt;class 'bytes'&gt;</w:t>
            </w:r>
          </w:p>
          <w:p w:rsidR="00C21602" w:rsidRDefault="00C21602" w:rsidP="00C21602">
            <w:pPr>
              <w:spacing w:after="0" w:line="276" w:lineRule="auto"/>
              <w:ind w:left="0"/>
              <w:cnfStyle w:val="000000000000"/>
            </w:pPr>
            <w:r w:rsidRPr="00C81743">
              <w:rPr>
                <w:rFonts w:ascii="Courier New" w:hAnsi="Courier New" w:cs="Courier New"/>
                <w:sz w:val="20"/>
                <w:szCs w:val="20"/>
              </w:rPr>
              <w:t>&gt;&gt;&gt;</w:t>
            </w:r>
          </w:p>
        </w:tc>
      </w:tr>
      <w:tr w:rsidR="00C21602" w:rsidTr="00B17C3B">
        <w:trPr>
          <w:cnfStyle w:val="000000100000"/>
        </w:trPr>
        <w:tc>
          <w:tcPr>
            <w:cnfStyle w:val="001000000000"/>
            <w:tcW w:w="1667" w:type="dxa"/>
          </w:tcPr>
          <w:p w:rsidR="00C21602" w:rsidRDefault="00C21602" w:rsidP="00C21602">
            <w:pPr>
              <w:spacing w:after="0" w:line="276" w:lineRule="auto"/>
              <w:ind w:left="0"/>
            </w:pPr>
            <w:r>
              <w:t>Data input</w:t>
            </w:r>
          </w:p>
        </w:tc>
        <w:tc>
          <w:tcPr>
            <w:tcW w:w="2991" w:type="dxa"/>
          </w:tcPr>
          <w:p w:rsidR="00C21602" w:rsidRPr="00C81743" w:rsidRDefault="00C21602" w:rsidP="00C21602">
            <w:pPr>
              <w:ind w:left="0"/>
              <w:cnfStyle w:val="000000100000"/>
            </w:pPr>
            <w:r>
              <w:t>Python 2</w:t>
            </w:r>
            <w:r w:rsidRPr="00C81743">
              <w:t>:</w:t>
            </w:r>
            <w:r w:rsidRPr="00C81743">
              <w:br/>
            </w:r>
            <w:r w:rsidRPr="0006532B">
              <w:rPr>
                <w:rFonts w:ascii="Courier New" w:hAnsi="Courier New" w:cs="Courier New"/>
              </w:rPr>
              <w:t>raw_input([prompt])</w:t>
            </w:r>
            <w:r w:rsidRPr="00C81743">
              <w:t xml:space="preserve"> - If the prompt argument is present, it is written to standard output without a trailing newline. The function then reads a line from input, converts it to a string (stripping a trailing newline), and returns that. When </w:t>
            </w:r>
            <w:r w:rsidRPr="0006532B">
              <w:rPr>
                <w:rFonts w:ascii="Courier New" w:hAnsi="Courier New" w:cs="Courier New"/>
              </w:rPr>
              <w:t>EOF</w:t>
            </w:r>
            <w:r w:rsidRPr="00C81743">
              <w:t xml:space="preserve"> is read, </w:t>
            </w:r>
            <w:r w:rsidRPr="0006532B">
              <w:rPr>
                <w:rFonts w:ascii="Courier New" w:hAnsi="Courier New" w:cs="Courier New"/>
              </w:rPr>
              <w:t>EOFError</w:t>
            </w:r>
            <w:r w:rsidRPr="00C81743">
              <w:t xml:space="preserve"> is raised.</w:t>
            </w:r>
          </w:p>
          <w:p w:rsidR="00C21602" w:rsidRPr="00C81743" w:rsidRDefault="00C21602" w:rsidP="00C21602">
            <w:pPr>
              <w:ind w:left="0"/>
              <w:cnfStyle w:val="000000100000"/>
            </w:pPr>
            <w:r w:rsidRPr="00C81743">
              <w:t>Python 3 :</w:t>
            </w:r>
            <w:r w:rsidRPr="00C81743">
              <w:br/>
            </w:r>
            <w:r w:rsidRPr="0006532B">
              <w:rPr>
                <w:rFonts w:ascii="Courier New" w:hAnsi="Courier New" w:cs="Courier New"/>
              </w:rPr>
              <w:t>input([prompt])</w:t>
            </w:r>
            <w:r w:rsidRPr="00C81743">
              <w:t xml:space="preserve"> - If the prompt argument is present, it is written to standard output without a trailing newline. The function then reads a line from input, converts it to a string </w:t>
            </w:r>
            <w:r w:rsidRPr="00C81743">
              <w:lastRenderedPageBreak/>
              <w:t xml:space="preserve">(stripping a trailing newline), and returns that. When </w:t>
            </w:r>
            <w:r w:rsidRPr="0006532B">
              <w:rPr>
                <w:rFonts w:ascii="Courier New" w:hAnsi="Courier New" w:cs="Courier New"/>
              </w:rPr>
              <w:t>EOF</w:t>
            </w:r>
            <w:r w:rsidRPr="00C81743">
              <w:t xml:space="preserve"> is read, </w:t>
            </w:r>
            <w:r w:rsidRPr="0006532B">
              <w:rPr>
                <w:rFonts w:ascii="Courier New" w:hAnsi="Courier New" w:cs="Courier New"/>
              </w:rPr>
              <w:t>EOFError</w:t>
            </w:r>
            <w:r w:rsidRPr="00C81743">
              <w:t xml:space="preserve"> is raised.</w:t>
            </w:r>
          </w:p>
          <w:p w:rsidR="00C21602" w:rsidRDefault="00C21602" w:rsidP="00C21602">
            <w:pPr>
              <w:spacing w:after="0" w:line="276" w:lineRule="auto"/>
              <w:ind w:left="0"/>
              <w:cnfStyle w:val="000000100000"/>
            </w:pPr>
          </w:p>
        </w:tc>
        <w:tc>
          <w:tcPr>
            <w:tcW w:w="2778" w:type="dxa"/>
          </w:tcPr>
          <w:p w:rsidR="00C21602" w:rsidRDefault="00C21602" w:rsidP="00C21602">
            <w:pPr>
              <w:spacing w:after="0" w:line="276" w:lineRule="auto"/>
              <w:ind w:left="0"/>
              <w:cnfStyle w:val="000000100000"/>
            </w:pPr>
            <w:r w:rsidRPr="00B96013">
              <w:rPr>
                <w:rFonts w:ascii="Courier New" w:hAnsi="Courier New" w:cs="Courier New"/>
                <w:sz w:val="20"/>
                <w:szCs w:val="20"/>
              </w:rPr>
              <w:lastRenderedPageBreak/>
              <w:t>&gt;&gt;&gt;data_input2 = raw_input()</w:t>
            </w:r>
          </w:p>
        </w:tc>
        <w:tc>
          <w:tcPr>
            <w:tcW w:w="2584" w:type="dxa"/>
          </w:tcPr>
          <w:p w:rsidR="00C21602" w:rsidRDefault="00C21602" w:rsidP="00C21602">
            <w:pPr>
              <w:spacing w:after="0" w:line="276" w:lineRule="auto"/>
              <w:ind w:left="0"/>
              <w:cnfStyle w:val="000000100000"/>
            </w:pPr>
            <w:r w:rsidRPr="00C81743">
              <w:rPr>
                <w:rFonts w:ascii="Courier New" w:hAnsi="Courier New" w:cs="Courier New"/>
                <w:sz w:val="20"/>
                <w:szCs w:val="20"/>
              </w:rPr>
              <w:t>&gt;&gt;&gt;data_input3 = input()</w:t>
            </w:r>
          </w:p>
        </w:tc>
      </w:tr>
      <w:tr w:rsidR="00531D16" w:rsidTr="00B17C3B">
        <w:tc>
          <w:tcPr>
            <w:cnfStyle w:val="001000000000"/>
            <w:tcW w:w="1667" w:type="dxa"/>
          </w:tcPr>
          <w:p w:rsidR="00531D16" w:rsidRDefault="00531D16" w:rsidP="00C21602">
            <w:pPr>
              <w:spacing w:after="0" w:line="276" w:lineRule="auto"/>
              <w:ind w:left="0"/>
            </w:pPr>
            <w:r>
              <w:lastRenderedPageBreak/>
              <w:t>Integer Division</w:t>
            </w:r>
          </w:p>
        </w:tc>
        <w:tc>
          <w:tcPr>
            <w:tcW w:w="2991" w:type="dxa"/>
          </w:tcPr>
          <w:p w:rsidR="00531D16" w:rsidRDefault="00226A29" w:rsidP="00226A29">
            <w:pPr>
              <w:ind w:left="0"/>
              <w:cnfStyle w:val="000000000000"/>
            </w:pPr>
            <w:r>
              <w:t>In Python 2, the result of any division was rounded off to the nearest integer; whereas, in Python 3, the exact value of the division is shown as the output.</w:t>
            </w:r>
          </w:p>
        </w:tc>
        <w:tc>
          <w:tcPr>
            <w:tcW w:w="2778" w:type="dxa"/>
          </w:tcPr>
          <w:p w:rsidR="00531D16" w:rsidRDefault="002729D2" w:rsidP="00226A29">
            <w:pPr>
              <w:spacing w:after="0" w:line="276" w:lineRule="auto"/>
              <w:ind w:left="0"/>
              <w:cnfStyle w:val="000000000000"/>
              <w:rPr>
                <w:rFonts w:ascii="Courier New" w:hAnsi="Courier New" w:cs="Courier New"/>
                <w:sz w:val="20"/>
                <w:szCs w:val="20"/>
              </w:rPr>
            </w:pPr>
            <w:r>
              <w:rPr>
                <w:rFonts w:ascii="Courier New" w:hAnsi="Courier New" w:cs="Courier New"/>
                <w:sz w:val="20"/>
                <w:szCs w:val="20"/>
              </w:rPr>
              <w:t>&gt;&gt;3/2</w:t>
            </w:r>
          </w:p>
          <w:p w:rsidR="002729D2" w:rsidRPr="00B96013" w:rsidRDefault="002729D2" w:rsidP="00226A29">
            <w:pPr>
              <w:spacing w:after="0" w:line="276" w:lineRule="auto"/>
              <w:ind w:left="0"/>
              <w:cnfStyle w:val="000000000000"/>
              <w:rPr>
                <w:rFonts w:ascii="Courier New" w:hAnsi="Courier New" w:cs="Courier New"/>
                <w:sz w:val="20"/>
                <w:szCs w:val="20"/>
              </w:rPr>
            </w:pPr>
            <w:r>
              <w:rPr>
                <w:rFonts w:ascii="Courier New" w:hAnsi="Courier New" w:cs="Courier New"/>
                <w:sz w:val="20"/>
                <w:szCs w:val="20"/>
              </w:rPr>
              <w:t>1</w:t>
            </w:r>
          </w:p>
        </w:tc>
        <w:tc>
          <w:tcPr>
            <w:tcW w:w="2584" w:type="dxa"/>
          </w:tcPr>
          <w:p w:rsidR="00531D16" w:rsidRDefault="002729D2" w:rsidP="00C21602">
            <w:pPr>
              <w:spacing w:after="0" w:line="276" w:lineRule="auto"/>
              <w:ind w:left="0"/>
              <w:cnfStyle w:val="000000000000"/>
              <w:rPr>
                <w:rFonts w:ascii="Courier New" w:hAnsi="Courier New" w:cs="Courier New"/>
                <w:sz w:val="20"/>
                <w:szCs w:val="20"/>
              </w:rPr>
            </w:pPr>
            <w:r>
              <w:rPr>
                <w:rFonts w:ascii="Courier New" w:hAnsi="Courier New" w:cs="Courier New"/>
                <w:sz w:val="20"/>
                <w:szCs w:val="20"/>
              </w:rPr>
              <w:t>&gt;&gt;&gt;3/2</w:t>
            </w:r>
          </w:p>
          <w:p w:rsidR="002729D2" w:rsidRPr="00C81743" w:rsidRDefault="002729D2" w:rsidP="00C21602">
            <w:pPr>
              <w:spacing w:after="0" w:line="276" w:lineRule="auto"/>
              <w:ind w:left="0"/>
              <w:cnfStyle w:val="000000000000"/>
              <w:rPr>
                <w:rFonts w:ascii="Courier New" w:hAnsi="Courier New" w:cs="Courier New"/>
                <w:sz w:val="20"/>
                <w:szCs w:val="20"/>
              </w:rPr>
            </w:pPr>
            <w:r>
              <w:rPr>
                <w:rFonts w:ascii="Courier New" w:hAnsi="Courier New" w:cs="Courier New"/>
                <w:sz w:val="20"/>
                <w:szCs w:val="20"/>
              </w:rPr>
              <w:t>1.5</w:t>
            </w:r>
          </w:p>
        </w:tc>
      </w:tr>
      <w:tr w:rsidR="00531D16" w:rsidTr="00B17C3B">
        <w:trPr>
          <w:cnfStyle w:val="000000100000"/>
        </w:trPr>
        <w:tc>
          <w:tcPr>
            <w:cnfStyle w:val="001000000000"/>
            <w:tcW w:w="1667" w:type="dxa"/>
          </w:tcPr>
          <w:p w:rsidR="00531D16" w:rsidRDefault="00531D16" w:rsidP="00C21602">
            <w:pPr>
              <w:spacing w:after="0" w:line="276" w:lineRule="auto"/>
              <w:ind w:left="0"/>
            </w:pPr>
            <w:r w:rsidRPr="0006532B">
              <w:rPr>
                <w:rFonts w:ascii="Courier New" w:hAnsi="Courier New" w:cs="Courier New"/>
              </w:rPr>
              <w:t>xrange()</w:t>
            </w:r>
            <w:r>
              <w:t xml:space="preserve"> Function Removed</w:t>
            </w:r>
          </w:p>
        </w:tc>
        <w:tc>
          <w:tcPr>
            <w:tcW w:w="2991" w:type="dxa"/>
          </w:tcPr>
          <w:p w:rsidR="00C078CE" w:rsidRDefault="00AA4521" w:rsidP="00AA4521">
            <w:pPr>
              <w:ind w:left="0"/>
              <w:cnfStyle w:val="000000100000"/>
            </w:pPr>
            <w:r>
              <w:t>In Pyt</w:t>
            </w:r>
            <w:r w:rsidR="002729D2">
              <w:t xml:space="preserve">hon 2, the </w:t>
            </w:r>
            <w:r w:rsidR="002729D2" w:rsidRPr="0006532B">
              <w:rPr>
                <w:rFonts w:ascii="Courier New" w:hAnsi="Courier New" w:cs="Courier New"/>
              </w:rPr>
              <w:t>range()</w:t>
            </w:r>
            <w:r w:rsidR="002729D2">
              <w:t xml:space="preserve"> function is </w:t>
            </w:r>
            <w:r>
              <w:t xml:space="preserve">used to represent a list and the </w:t>
            </w:r>
            <w:r w:rsidRPr="0006532B">
              <w:rPr>
                <w:rFonts w:ascii="Courier New" w:hAnsi="Courier New" w:cs="Courier New"/>
              </w:rPr>
              <w:t>xrange()</w:t>
            </w:r>
            <w:r>
              <w:t xml:space="preserve"> function is used to display an </w:t>
            </w:r>
            <w:r w:rsidR="003D1EE3" w:rsidRPr="0006532B">
              <w:rPr>
                <w:rFonts w:ascii="Courier New" w:hAnsi="Courier New" w:cs="Courier New"/>
              </w:rPr>
              <w:t>xrange</w:t>
            </w:r>
            <w:r w:rsidR="002F4A6A">
              <w:rPr>
                <w:rFonts w:ascii="Courier New" w:hAnsi="Courier New" w:cs="Courier New"/>
              </w:rPr>
              <w:t>()</w:t>
            </w:r>
            <w:r>
              <w:t>object</w:t>
            </w:r>
            <w:r w:rsidR="003D1EE3">
              <w:t>.</w:t>
            </w:r>
          </w:p>
          <w:p w:rsidR="00C078CE" w:rsidRDefault="00C078CE" w:rsidP="00F73973">
            <w:pPr>
              <w:ind w:left="0"/>
              <w:cnfStyle w:val="000000100000"/>
            </w:pPr>
            <w:r>
              <w:t xml:space="preserve">In Python 3, </w:t>
            </w:r>
            <w:r w:rsidR="00F73973">
              <w:t xml:space="preserve">the </w:t>
            </w:r>
            <w:r w:rsidR="00F73973" w:rsidRPr="0006532B">
              <w:rPr>
                <w:rFonts w:ascii="Courier New" w:hAnsi="Courier New" w:cs="Courier New"/>
              </w:rPr>
              <w:t>xrange()</w:t>
            </w:r>
            <w:r w:rsidR="00F73973">
              <w:t xml:space="preserve"> function is removed and the range() function will behave like the </w:t>
            </w:r>
            <w:r w:rsidR="00F73973" w:rsidRPr="0006532B">
              <w:rPr>
                <w:rFonts w:ascii="Courier New" w:hAnsi="Courier New" w:cs="Courier New"/>
              </w:rPr>
              <w:t>xrange()</w:t>
            </w:r>
            <w:r w:rsidR="00F73973">
              <w:t xml:space="preserve"> function of Python 2. </w:t>
            </w:r>
          </w:p>
        </w:tc>
        <w:tc>
          <w:tcPr>
            <w:tcW w:w="2778" w:type="dxa"/>
          </w:tcPr>
          <w:p w:rsidR="00531D16" w:rsidRDefault="003D1EE3" w:rsidP="00C21602">
            <w:pPr>
              <w:spacing w:after="0" w:line="276" w:lineRule="auto"/>
              <w:ind w:left="0"/>
              <w:cnfStyle w:val="000000100000"/>
              <w:rPr>
                <w:rFonts w:ascii="Courier New" w:hAnsi="Courier New" w:cs="Courier New"/>
                <w:sz w:val="20"/>
                <w:szCs w:val="20"/>
              </w:rPr>
            </w:pPr>
            <w:r>
              <w:rPr>
                <w:rFonts w:ascii="Courier New" w:hAnsi="Courier New" w:cs="Courier New"/>
                <w:sz w:val="20"/>
                <w:szCs w:val="20"/>
              </w:rPr>
              <w:t>&gt;&gt;&gt;for i in xrange(3):</w:t>
            </w:r>
          </w:p>
          <w:p w:rsidR="003D1EE3" w:rsidRDefault="003D1EE3" w:rsidP="00C21602">
            <w:pPr>
              <w:spacing w:after="0" w:line="276" w:lineRule="auto"/>
              <w:ind w:left="0"/>
              <w:cnfStyle w:val="000000100000"/>
              <w:rPr>
                <w:rFonts w:ascii="Courier New" w:hAnsi="Courier New" w:cs="Courier New"/>
                <w:sz w:val="20"/>
                <w:szCs w:val="20"/>
              </w:rPr>
            </w:pPr>
            <w:r>
              <w:rPr>
                <w:rFonts w:ascii="Courier New" w:hAnsi="Courier New" w:cs="Courier New"/>
                <w:sz w:val="20"/>
                <w:szCs w:val="20"/>
              </w:rPr>
              <w:t>...    print(i)</w:t>
            </w:r>
          </w:p>
          <w:p w:rsidR="003D1EE3" w:rsidRDefault="003D1EE3" w:rsidP="00C21602">
            <w:pPr>
              <w:spacing w:after="0" w:line="276" w:lineRule="auto"/>
              <w:ind w:left="0"/>
              <w:cnfStyle w:val="000000100000"/>
              <w:rPr>
                <w:rFonts w:ascii="Courier New" w:hAnsi="Courier New" w:cs="Courier New"/>
                <w:sz w:val="20"/>
                <w:szCs w:val="20"/>
              </w:rPr>
            </w:pPr>
            <w:r>
              <w:rPr>
                <w:rFonts w:ascii="Courier New" w:hAnsi="Courier New" w:cs="Courier New"/>
                <w:sz w:val="20"/>
                <w:szCs w:val="20"/>
              </w:rPr>
              <w:t xml:space="preserve">... </w:t>
            </w:r>
          </w:p>
          <w:p w:rsidR="003D1EE3" w:rsidRDefault="003D1EE3" w:rsidP="00C21602">
            <w:pPr>
              <w:spacing w:after="0" w:line="276" w:lineRule="auto"/>
              <w:ind w:left="0"/>
              <w:cnfStyle w:val="000000100000"/>
              <w:rPr>
                <w:rFonts w:ascii="Courier New" w:hAnsi="Courier New" w:cs="Courier New"/>
                <w:sz w:val="20"/>
                <w:szCs w:val="20"/>
              </w:rPr>
            </w:pPr>
            <w:r>
              <w:rPr>
                <w:rFonts w:ascii="Courier New" w:hAnsi="Courier New" w:cs="Courier New"/>
                <w:sz w:val="20"/>
                <w:szCs w:val="20"/>
              </w:rPr>
              <w:t>0</w:t>
            </w:r>
          </w:p>
          <w:p w:rsidR="003D1EE3" w:rsidRDefault="003D1EE3" w:rsidP="00C21602">
            <w:pPr>
              <w:spacing w:after="0" w:line="276" w:lineRule="auto"/>
              <w:ind w:left="0"/>
              <w:cnfStyle w:val="000000100000"/>
              <w:rPr>
                <w:rFonts w:ascii="Courier New" w:hAnsi="Courier New" w:cs="Courier New"/>
                <w:sz w:val="20"/>
                <w:szCs w:val="20"/>
              </w:rPr>
            </w:pPr>
            <w:r>
              <w:rPr>
                <w:rFonts w:ascii="Courier New" w:hAnsi="Courier New" w:cs="Courier New"/>
                <w:sz w:val="20"/>
                <w:szCs w:val="20"/>
              </w:rPr>
              <w:t>1</w:t>
            </w:r>
          </w:p>
          <w:p w:rsidR="003D1EE3" w:rsidRPr="00B96013" w:rsidRDefault="003D1EE3" w:rsidP="00C21602">
            <w:pPr>
              <w:spacing w:after="0" w:line="276" w:lineRule="auto"/>
              <w:ind w:left="0"/>
              <w:cnfStyle w:val="000000100000"/>
              <w:rPr>
                <w:rFonts w:ascii="Courier New" w:hAnsi="Courier New" w:cs="Courier New"/>
                <w:sz w:val="20"/>
                <w:szCs w:val="20"/>
              </w:rPr>
            </w:pPr>
            <w:r>
              <w:rPr>
                <w:rFonts w:ascii="Courier New" w:hAnsi="Courier New" w:cs="Courier New"/>
                <w:sz w:val="20"/>
                <w:szCs w:val="20"/>
              </w:rPr>
              <w:t>2</w:t>
            </w:r>
          </w:p>
        </w:tc>
        <w:tc>
          <w:tcPr>
            <w:tcW w:w="2584" w:type="dxa"/>
          </w:tcPr>
          <w:p w:rsidR="003D1EE3" w:rsidRDefault="003D1EE3" w:rsidP="003D1EE3">
            <w:pPr>
              <w:spacing w:after="0" w:line="276" w:lineRule="auto"/>
              <w:ind w:left="0"/>
              <w:cnfStyle w:val="000000100000"/>
              <w:rPr>
                <w:rFonts w:ascii="Courier New" w:hAnsi="Courier New" w:cs="Courier New"/>
                <w:sz w:val="20"/>
                <w:szCs w:val="20"/>
              </w:rPr>
            </w:pPr>
            <w:r>
              <w:rPr>
                <w:rFonts w:ascii="Courier New" w:hAnsi="Courier New" w:cs="Courier New"/>
                <w:sz w:val="20"/>
                <w:szCs w:val="20"/>
              </w:rPr>
              <w:t>&gt;&gt;&gt;for i in range(3):</w:t>
            </w:r>
          </w:p>
          <w:p w:rsidR="003D1EE3" w:rsidRDefault="003D1EE3" w:rsidP="003D1EE3">
            <w:pPr>
              <w:spacing w:after="0" w:line="276" w:lineRule="auto"/>
              <w:ind w:left="0"/>
              <w:cnfStyle w:val="000000100000"/>
              <w:rPr>
                <w:rFonts w:ascii="Courier New" w:hAnsi="Courier New" w:cs="Courier New"/>
                <w:sz w:val="20"/>
                <w:szCs w:val="20"/>
              </w:rPr>
            </w:pPr>
            <w:r>
              <w:rPr>
                <w:rFonts w:ascii="Courier New" w:hAnsi="Courier New" w:cs="Courier New"/>
                <w:sz w:val="20"/>
                <w:szCs w:val="20"/>
              </w:rPr>
              <w:t>...    print(i)</w:t>
            </w:r>
          </w:p>
          <w:p w:rsidR="003D1EE3" w:rsidRDefault="003D1EE3" w:rsidP="003D1EE3">
            <w:pPr>
              <w:spacing w:after="0" w:line="276" w:lineRule="auto"/>
              <w:ind w:left="0"/>
              <w:cnfStyle w:val="000000100000"/>
              <w:rPr>
                <w:rFonts w:ascii="Courier New" w:hAnsi="Courier New" w:cs="Courier New"/>
                <w:sz w:val="20"/>
                <w:szCs w:val="20"/>
              </w:rPr>
            </w:pPr>
            <w:r>
              <w:rPr>
                <w:rFonts w:ascii="Courier New" w:hAnsi="Courier New" w:cs="Courier New"/>
                <w:sz w:val="20"/>
                <w:szCs w:val="20"/>
              </w:rPr>
              <w:t xml:space="preserve">... </w:t>
            </w:r>
          </w:p>
          <w:p w:rsidR="003D1EE3" w:rsidRDefault="003D1EE3" w:rsidP="003D1EE3">
            <w:pPr>
              <w:spacing w:after="0" w:line="276" w:lineRule="auto"/>
              <w:ind w:left="0"/>
              <w:cnfStyle w:val="000000100000"/>
              <w:rPr>
                <w:rFonts w:ascii="Courier New" w:hAnsi="Courier New" w:cs="Courier New"/>
                <w:sz w:val="20"/>
                <w:szCs w:val="20"/>
              </w:rPr>
            </w:pPr>
            <w:r>
              <w:rPr>
                <w:rFonts w:ascii="Courier New" w:hAnsi="Courier New" w:cs="Courier New"/>
                <w:sz w:val="20"/>
                <w:szCs w:val="20"/>
              </w:rPr>
              <w:t>0</w:t>
            </w:r>
          </w:p>
          <w:p w:rsidR="003D1EE3" w:rsidRDefault="003D1EE3" w:rsidP="003D1EE3">
            <w:pPr>
              <w:spacing w:after="0" w:line="276" w:lineRule="auto"/>
              <w:ind w:left="0"/>
              <w:cnfStyle w:val="000000100000"/>
              <w:rPr>
                <w:rFonts w:ascii="Courier New" w:hAnsi="Courier New" w:cs="Courier New"/>
                <w:sz w:val="20"/>
                <w:szCs w:val="20"/>
              </w:rPr>
            </w:pPr>
            <w:r>
              <w:rPr>
                <w:rFonts w:ascii="Courier New" w:hAnsi="Courier New" w:cs="Courier New"/>
                <w:sz w:val="20"/>
                <w:szCs w:val="20"/>
              </w:rPr>
              <w:t>1</w:t>
            </w:r>
          </w:p>
          <w:p w:rsidR="00531D16" w:rsidRPr="00C81743" w:rsidRDefault="003D1EE3" w:rsidP="003D1EE3">
            <w:pPr>
              <w:spacing w:after="0" w:line="276" w:lineRule="auto"/>
              <w:ind w:left="0"/>
              <w:cnfStyle w:val="000000100000"/>
              <w:rPr>
                <w:rFonts w:ascii="Courier New" w:hAnsi="Courier New" w:cs="Courier New"/>
                <w:sz w:val="20"/>
                <w:szCs w:val="20"/>
              </w:rPr>
            </w:pPr>
            <w:r>
              <w:rPr>
                <w:rFonts w:ascii="Courier New" w:hAnsi="Courier New" w:cs="Courier New"/>
                <w:sz w:val="20"/>
                <w:szCs w:val="20"/>
              </w:rPr>
              <w:t>2</w:t>
            </w:r>
          </w:p>
        </w:tc>
      </w:tr>
      <w:tr w:rsidR="00531D16" w:rsidTr="00B17C3B">
        <w:tc>
          <w:tcPr>
            <w:cnfStyle w:val="001000000000"/>
            <w:tcW w:w="1667" w:type="dxa"/>
          </w:tcPr>
          <w:p w:rsidR="00531D16" w:rsidRDefault="00531D16" w:rsidP="00C21602">
            <w:pPr>
              <w:spacing w:after="0" w:line="276" w:lineRule="auto"/>
              <w:ind w:left="0"/>
            </w:pPr>
            <w:r>
              <w:t>Raise Exception</w:t>
            </w:r>
          </w:p>
        </w:tc>
        <w:tc>
          <w:tcPr>
            <w:tcW w:w="2991" w:type="dxa"/>
          </w:tcPr>
          <w:p w:rsidR="00531D16" w:rsidRDefault="00F73973" w:rsidP="00C21602">
            <w:pPr>
              <w:ind w:left="0"/>
              <w:cnfStyle w:val="000000000000"/>
            </w:pPr>
            <w:r>
              <w:t>In Python 2, exception arguments are accepted with or without parenthesis; whereas, in Python 3, a syntax error is raised if the exception arguments are not enclosed in parenthesis.</w:t>
            </w:r>
          </w:p>
        </w:tc>
        <w:tc>
          <w:tcPr>
            <w:tcW w:w="2778" w:type="dxa"/>
          </w:tcPr>
          <w:p w:rsidR="003D1EE3" w:rsidRPr="003D1EE3" w:rsidRDefault="003D1EE3" w:rsidP="003D1EE3">
            <w:pPr>
              <w:spacing w:after="0" w:line="276" w:lineRule="auto"/>
              <w:ind w:left="0"/>
              <w:cnfStyle w:val="000000000000"/>
              <w:rPr>
                <w:rFonts w:ascii="Courier New" w:hAnsi="Courier New" w:cs="Courier New"/>
                <w:sz w:val="20"/>
                <w:szCs w:val="20"/>
              </w:rPr>
            </w:pPr>
            <w:r w:rsidRPr="003D1EE3">
              <w:rPr>
                <w:rFonts w:ascii="Courier New" w:hAnsi="Courier New" w:cs="Courier New"/>
                <w:sz w:val="20"/>
                <w:szCs w:val="20"/>
              </w:rPr>
              <w:t>raise IOError, "file error" #This is accepted in Python 2</w:t>
            </w:r>
          </w:p>
          <w:p w:rsidR="003D1EE3" w:rsidRDefault="003D1EE3" w:rsidP="003D1EE3">
            <w:pPr>
              <w:spacing w:after="0" w:line="276" w:lineRule="auto"/>
              <w:ind w:left="0"/>
              <w:cnfStyle w:val="000000000000"/>
              <w:rPr>
                <w:rFonts w:ascii="Courier New" w:hAnsi="Courier New" w:cs="Courier New"/>
                <w:sz w:val="20"/>
                <w:szCs w:val="20"/>
              </w:rPr>
            </w:pPr>
          </w:p>
          <w:p w:rsidR="00531D16" w:rsidRPr="00B96013" w:rsidRDefault="003D1EE3" w:rsidP="003D1EE3">
            <w:pPr>
              <w:spacing w:after="0" w:line="276" w:lineRule="auto"/>
              <w:ind w:left="0"/>
              <w:cnfStyle w:val="000000000000"/>
              <w:rPr>
                <w:rFonts w:ascii="Courier New" w:hAnsi="Courier New" w:cs="Courier New"/>
                <w:sz w:val="20"/>
                <w:szCs w:val="20"/>
              </w:rPr>
            </w:pPr>
            <w:r w:rsidRPr="003D1EE3">
              <w:rPr>
                <w:rFonts w:ascii="Courier New" w:hAnsi="Courier New" w:cs="Courier New"/>
                <w:sz w:val="20"/>
                <w:szCs w:val="20"/>
              </w:rPr>
              <w:t>raise IOError("file error") #This is also accepted in Python 2</w:t>
            </w:r>
          </w:p>
        </w:tc>
        <w:tc>
          <w:tcPr>
            <w:tcW w:w="2584" w:type="dxa"/>
          </w:tcPr>
          <w:p w:rsidR="00531D16" w:rsidRPr="00C81743" w:rsidRDefault="003D1EE3" w:rsidP="00C21602">
            <w:pPr>
              <w:spacing w:after="0" w:line="276" w:lineRule="auto"/>
              <w:ind w:left="0"/>
              <w:cnfStyle w:val="000000000000"/>
              <w:rPr>
                <w:rFonts w:ascii="Courier New" w:hAnsi="Courier New" w:cs="Courier New"/>
                <w:sz w:val="20"/>
                <w:szCs w:val="20"/>
              </w:rPr>
            </w:pPr>
            <w:r w:rsidRPr="003D1EE3">
              <w:rPr>
                <w:rFonts w:ascii="Courier New" w:hAnsi="Courier New" w:cs="Courier New"/>
                <w:sz w:val="20"/>
                <w:szCs w:val="20"/>
              </w:rPr>
              <w:t>raise IOError, "file error" #syntax error is raised in Python 3</w:t>
            </w:r>
          </w:p>
        </w:tc>
      </w:tr>
      <w:tr w:rsidR="00531D16" w:rsidTr="00B17C3B">
        <w:trPr>
          <w:cnfStyle w:val="000000100000"/>
        </w:trPr>
        <w:tc>
          <w:tcPr>
            <w:cnfStyle w:val="001000000000"/>
            <w:tcW w:w="1667" w:type="dxa"/>
          </w:tcPr>
          <w:p w:rsidR="00531D16" w:rsidRDefault="00531D16" w:rsidP="00C21602">
            <w:pPr>
              <w:spacing w:after="0" w:line="276" w:lineRule="auto"/>
              <w:ind w:left="0"/>
            </w:pPr>
            <w:r w:rsidRPr="00531D16">
              <w:t>Arguments in Exceptions</w:t>
            </w:r>
          </w:p>
        </w:tc>
        <w:tc>
          <w:tcPr>
            <w:tcW w:w="2991" w:type="dxa"/>
          </w:tcPr>
          <w:p w:rsidR="00531D16" w:rsidRDefault="00DB7F92" w:rsidP="00C21602">
            <w:pPr>
              <w:ind w:left="0"/>
              <w:cnfStyle w:val="000000100000"/>
            </w:pPr>
            <w:r>
              <w:t>In Python 3, you need to use the ‘</w:t>
            </w:r>
            <w:r w:rsidRPr="0006532B">
              <w:rPr>
                <w:rFonts w:ascii="Courier New" w:hAnsi="Courier New" w:cs="Courier New"/>
              </w:rPr>
              <w:t>as’</w:t>
            </w:r>
            <w:r>
              <w:t xml:space="preserve"> keyword</w:t>
            </w:r>
            <w:r w:rsidR="006C2CF3">
              <w:t xml:space="preserve"> to declare arguments to exceptions. </w:t>
            </w:r>
          </w:p>
        </w:tc>
        <w:tc>
          <w:tcPr>
            <w:tcW w:w="2778" w:type="dxa"/>
          </w:tcPr>
          <w:p w:rsidR="003D1EE3" w:rsidRDefault="003D1EE3" w:rsidP="003D1EE3">
            <w:pPr>
              <w:spacing w:after="0" w:line="276" w:lineRule="auto"/>
              <w:ind w:left="0"/>
              <w:cnfStyle w:val="000000100000"/>
              <w:rPr>
                <w:rFonts w:ascii="Courier New" w:hAnsi="Courier New" w:cs="Courier New"/>
                <w:sz w:val="20"/>
                <w:szCs w:val="20"/>
              </w:rPr>
            </w:pPr>
            <w:r>
              <w:rPr>
                <w:rFonts w:ascii="Courier New" w:hAnsi="Courier New" w:cs="Courier New"/>
                <w:sz w:val="20"/>
                <w:szCs w:val="20"/>
              </w:rPr>
              <w:t xml:space="preserve">except testerror, e: </w:t>
            </w:r>
          </w:p>
          <w:p w:rsidR="003D1EE3" w:rsidRPr="003D1EE3" w:rsidRDefault="003D1EE3" w:rsidP="003D1EE3">
            <w:pPr>
              <w:spacing w:after="0" w:line="276" w:lineRule="auto"/>
              <w:ind w:left="0"/>
              <w:cnfStyle w:val="000000100000"/>
              <w:rPr>
                <w:rFonts w:ascii="Courier New" w:hAnsi="Courier New" w:cs="Courier New"/>
                <w:sz w:val="20"/>
                <w:szCs w:val="20"/>
              </w:rPr>
            </w:pPr>
            <w:r>
              <w:rPr>
                <w:rFonts w:ascii="Courier New" w:hAnsi="Courier New" w:cs="Courier New"/>
                <w:sz w:val="20"/>
                <w:szCs w:val="20"/>
              </w:rPr>
              <w:t>print “exception is”, e</w:t>
            </w:r>
          </w:p>
          <w:p w:rsidR="00531D16" w:rsidRPr="00B96013" w:rsidRDefault="00531D16" w:rsidP="003D1EE3">
            <w:pPr>
              <w:spacing w:after="0" w:line="276" w:lineRule="auto"/>
              <w:ind w:left="0"/>
              <w:cnfStyle w:val="000000100000"/>
              <w:rPr>
                <w:rFonts w:ascii="Courier New" w:hAnsi="Courier New" w:cs="Courier New"/>
                <w:sz w:val="20"/>
                <w:szCs w:val="20"/>
              </w:rPr>
            </w:pPr>
          </w:p>
        </w:tc>
        <w:tc>
          <w:tcPr>
            <w:tcW w:w="2584" w:type="dxa"/>
          </w:tcPr>
          <w:p w:rsidR="00531D16" w:rsidRDefault="003D1EE3" w:rsidP="003D1EE3">
            <w:pPr>
              <w:spacing w:after="0" w:line="276" w:lineRule="auto"/>
              <w:ind w:left="0"/>
              <w:cnfStyle w:val="000000100000"/>
              <w:rPr>
                <w:rFonts w:ascii="Courier New" w:hAnsi="Courier New" w:cs="Courier New"/>
                <w:sz w:val="20"/>
                <w:szCs w:val="20"/>
              </w:rPr>
            </w:pPr>
            <w:r>
              <w:rPr>
                <w:rFonts w:ascii="Courier New" w:hAnsi="Courier New" w:cs="Courier New"/>
                <w:sz w:val="20"/>
                <w:szCs w:val="20"/>
              </w:rPr>
              <w:t>except testerror as e</w:t>
            </w:r>
            <w:r w:rsidRPr="003D1EE3">
              <w:rPr>
                <w:rFonts w:ascii="Courier New" w:hAnsi="Courier New" w:cs="Courier New"/>
                <w:sz w:val="20"/>
                <w:szCs w:val="20"/>
              </w:rPr>
              <w:t xml:space="preserve">: </w:t>
            </w:r>
          </w:p>
          <w:p w:rsidR="003D1EE3" w:rsidRPr="003D1EE3" w:rsidRDefault="003D1EE3" w:rsidP="003D1EE3">
            <w:pPr>
              <w:spacing w:after="0" w:line="276" w:lineRule="auto"/>
              <w:ind w:left="0"/>
              <w:cnfStyle w:val="000000100000"/>
              <w:rPr>
                <w:rFonts w:ascii="Courier New" w:hAnsi="Courier New" w:cs="Courier New"/>
                <w:sz w:val="20"/>
                <w:szCs w:val="20"/>
              </w:rPr>
            </w:pPr>
            <w:r>
              <w:rPr>
                <w:rFonts w:ascii="Courier New" w:hAnsi="Courier New" w:cs="Courier New"/>
                <w:sz w:val="20"/>
                <w:szCs w:val="20"/>
              </w:rPr>
              <w:t>print(“exception is”, e)</w:t>
            </w:r>
          </w:p>
          <w:p w:rsidR="003D1EE3" w:rsidRPr="00C81743" w:rsidRDefault="003D1EE3" w:rsidP="003D1EE3">
            <w:pPr>
              <w:spacing w:after="0" w:line="276" w:lineRule="auto"/>
              <w:ind w:left="0"/>
              <w:cnfStyle w:val="000000100000"/>
              <w:rPr>
                <w:rFonts w:ascii="Courier New" w:hAnsi="Courier New" w:cs="Courier New"/>
                <w:sz w:val="20"/>
                <w:szCs w:val="20"/>
              </w:rPr>
            </w:pPr>
          </w:p>
        </w:tc>
      </w:tr>
      <w:tr w:rsidR="00531D16" w:rsidTr="00B17C3B">
        <w:tc>
          <w:tcPr>
            <w:cnfStyle w:val="001000000000"/>
            <w:tcW w:w="1667" w:type="dxa"/>
          </w:tcPr>
          <w:p w:rsidR="00531D16" w:rsidRPr="00531D16" w:rsidRDefault="00531D16" w:rsidP="00C21602">
            <w:pPr>
              <w:spacing w:after="0" w:line="276" w:lineRule="auto"/>
              <w:ind w:left="0"/>
            </w:pPr>
            <w:r w:rsidRPr="0006532B">
              <w:rPr>
                <w:rFonts w:ascii="Courier New" w:hAnsi="Courier New" w:cs="Courier New"/>
                <w:bCs w:val="0"/>
              </w:rPr>
              <w:t>next()</w:t>
            </w:r>
            <w:r w:rsidRPr="00531D16">
              <w:t xml:space="preserve"> Function and </w:t>
            </w:r>
            <w:r w:rsidRPr="0006532B">
              <w:rPr>
                <w:rFonts w:ascii="Courier New" w:hAnsi="Courier New" w:cs="Courier New"/>
              </w:rPr>
              <w:t>.next()</w:t>
            </w:r>
            <w:r w:rsidRPr="00531D16">
              <w:t xml:space="preserve"> Method</w:t>
            </w:r>
          </w:p>
        </w:tc>
        <w:tc>
          <w:tcPr>
            <w:tcW w:w="2991" w:type="dxa"/>
          </w:tcPr>
          <w:p w:rsidR="003D1EE3" w:rsidRPr="008E4553" w:rsidRDefault="003D1EE3" w:rsidP="003D1EE3">
            <w:pPr>
              <w:pStyle w:val="CommentText"/>
              <w:ind w:left="0"/>
              <w:cnfStyle w:val="000000000000"/>
              <w:rPr>
                <w:rFonts w:asciiTheme="majorHAnsi" w:hAnsiTheme="majorHAnsi"/>
                <w:sz w:val="22"/>
              </w:rPr>
            </w:pPr>
            <w:r w:rsidRPr="008E4553">
              <w:rPr>
                <w:rFonts w:asciiTheme="majorHAnsi" w:hAnsiTheme="majorHAnsi"/>
                <w:sz w:val="22"/>
              </w:rPr>
              <w:t xml:space="preserve">In Python 2, </w:t>
            </w:r>
            <w:r w:rsidRPr="0006532B">
              <w:rPr>
                <w:rFonts w:ascii="Courier New" w:hAnsi="Courier New" w:cs="Courier New"/>
                <w:sz w:val="22"/>
                <w:szCs w:val="22"/>
              </w:rPr>
              <w:t>next()</w:t>
            </w:r>
            <w:r w:rsidRPr="008E4553">
              <w:rPr>
                <w:rFonts w:asciiTheme="majorHAnsi" w:hAnsiTheme="majorHAnsi"/>
                <w:sz w:val="22"/>
              </w:rPr>
              <w:t xml:space="preserve"> as a method of generator object, is allowed. In Python 2, the </w:t>
            </w:r>
            <w:r w:rsidRPr="0006532B">
              <w:rPr>
                <w:rFonts w:ascii="Courier New" w:hAnsi="Courier New" w:cs="Courier New"/>
                <w:sz w:val="22"/>
                <w:szCs w:val="22"/>
              </w:rPr>
              <w:t>next()</w:t>
            </w:r>
            <w:r w:rsidRPr="008E4553">
              <w:rPr>
                <w:rFonts w:asciiTheme="majorHAnsi" w:hAnsiTheme="majorHAnsi"/>
                <w:sz w:val="22"/>
              </w:rPr>
              <w:t xml:space="preserve"> function, to iterate over generator object, is also accepted. </w:t>
            </w:r>
          </w:p>
          <w:p w:rsidR="00531D16" w:rsidRDefault="003D1EE3" w:rsidP="003D1EE3">
            <w:pPr>
              <w:pStyle w:val="CommentText"/>
              <w:ind w:left="0"/>
              <w:cnfStyle w:val="000000000000"/>
            </w:pPr>
            <w:r w:rsidRPr="008E4553">
              <w:rPr>
                <w:rFonts w:asciiTheme="majorHAnsi" w:hAnsiTheme="majorHAnsi"/>
                <w:sz w:val="22"/>
              </w:rPr>
              <w:t xml:space="preserve">In Python 3, however, </w:t>
            </w:r>
            <w:r w:rsidRPr="0006532B">
              <w:rPr>
                <w:rFonts w:ascii="Courier New" w:hAnsi="Courier New" w:cs="Courier New"/>
                <w:sz w:val="22"/>
                <w:szCs w:val="22"/>
              </w:rPr>
              <w:t xml:space="preserve">next() </w:t>
            </w:r>
            <w:r w:rsidRPr="008E4553">
              <w:rPr>
                <w:rFonts w:asciiTheme="majorHAnsi" w:hAnsiTheme="majorHAnsi"/>
                <w:sz w:val="22"/>
              </w:rPr>
              <w:t xml:space="preserve">as a generator method is discontinued and raises </w:t>
            </w:r>
            <w:r w:rsidRPr="0006532B">
              <w:rPr>
                <w:rFonts w:ascii="Courier New" w:hAnsi="Courier New" w:cs="Courier New"/>
                <w:sz w:val="22"/>
                <w:szCs w:val="22"/>
              </w:rPr>
              <w:t>AttributeError</w:t>
            </w:r>
            <w:r w:rsidRPr="008E4553">
              <w:rPr>
                <w:rFonts w:asciiTheme="majorHAnsi" w:hAnsiTheme="majorHAnsi"/>
                <w:sz w:val="22"/>
              </w:rPr>
              <w:t>.</w:t>
            </w:r>
          </w:p>
        </w:tc>
        <w:tc>
          <w:tcPr>
            <w:tcW w:w="2778" w:type="dxa"/>
          </w:tcPr>
          <w:p w:rsidR="008E4553" w:rsidRPr="008E4553" w:rsidRDefault="008E4553" w:rsidP="008E4553">
            <w:pPr>
              <w:spacing w:after="0" w:line="276" w:lineRule="auto"/>
              <w:ind w:left="0"/>
              <w:cnfStyle w:val="000000000000"/>
              <w:rPr>
                <w:rFonts w:ascii="Courier New" w:hAnsi="Courier New" w:cs="Courier New"/>
                <w:sz w:val="20"/>
                <w:szCs w:val="20"/>
              </w:rPr>
            </w:pPr>
            <w:r w:rsidRPr="008E4553">
              <w:rPr>
                <w:rFonts w:ascii="Courier New" w:hAnsi="Courier New" w:cs="Courier New"/>
                <w:sz w:val="20"/>
                <w:szCs w:val="20"/>
              </w:rPr>
              <w:t>gen = (letter for letter in 'Hello World') # creates generator object</w:t>
            </w:r>
          </w:p>
          <w:p w:rsidR="008E4553" w:rsidRDefault="008E4553" w:rsidP="008E4553">
            <w:pPr>
              <w:spacing w:after="0" w:line="276" w:lineRule="auto"/>
              <w:ind w:left="0"/>
              <w:cnfStyle w:val="000000000000"/>
              <w:rPr>
                <w:rFonts w:ascii="Courier New" w:hAnsi="Courier New" w:cs="Courier New"/>
                <w:sz w:val="20"/>
                <w:szCs w:val="20"/>
              </w:rPr>
            </w:pPr>
          </w:p>
          <w:p w:rsidR="008E4553" w:rsidRDefault="008E4553" w:rsidP="008E4553">
            <w:pPr>
              <w:spacing w:after="0" w:line="276" w:lineRule="auto"/>
              <w:ind w:left="0"/>
              <w:cnfStyle w:val="000000000000"/>
              <w:rPr>
                <w:rFonts w:ascii="Courier New" w:hAnsi="Courier New" w:cs="Courier New"/>
                <w:sz w:val="20"/>
                <w:szCs w:val="20"/>
              </w:rPr>
            </w:pPr>
            <w:r w:rsidRPr="008E4553">
              <w:rPr>
                <w:rFonts w:ascii="Courier New" w:hAnsi="Courier New" w:cs="Courier New"/>
                <w:sz w:val="20"/>
                <w:szCs w:val="20"/>
              </w:rPr>
              <w:t xml:space="preserve">next(my_generator) </w:t>
            </w:r>
          </w:p>
          <w:p w:rsidR="008E4553" w:rsidRPr="008E4553" w:rsidRDefault="008E4553" w:rsidP="008E4553">
            <w:pPr>
              <w:spacing w:after="0" w:line="276" w:lineRule="auto"/>
              <w:ind w:left="0"/>
              <w:cnfStyle w:val="000000000000"/>
              <w:rPr>
                <w:rFonts w:ascii="Courier New" w:hAnsi="Courier New" w:cs="Courier New"/>
                <w:sz w:val="20"/>
                <w:szCs w:val="20"/>
              </w:rPr>
            </w:pPr>
            <w:r w:rsidRPr="008E4553">
              <w:rPr>
                <w:rFonts w:ascii="Courier New" w:hAnsi="Courier New" w:cs="Courier New"/>
                <w:sz w:val="20"/>
                <w:szCs w:val="20"/>
              </w:rPr>
              <w:t>#allowed in Python 2 and Python 3</w:t>
            </w:r>
          </w:p>
          <w:p w:rsidR="00531D16" w:rsidRPr="00B96013" w:rsidRDefault="00531D16" w:rsidP="008E4553">
            <w:pPr>
              <w:spacing w:after="0" w:line="276" w:lineRule="auto"/>
              <w:ind w:left="0"/>
              <w:cnfStyle w:val="000000000000"/>
              <w:rPr>
                <w:rFonts w:ascii="Courier New" w:hAnsi="Courier New" w:cs="Courier New"/>
                <w:sz w:val="20"/>
                <w:szCs w:val="20"/>
              </w:rPr>
            </w:pPr>
          </w:p>
        </w:tc>
        <w:tc>
          <w:tcPr>
            <w:tcW w:w="2584" w:type="dxa"/>
          </w:tcPr>
          <w:p w:rsidR="00531D16" w:rsidRPr="00C81743" w:rsidRDefault="008E4553" w:rsidP="00C21602">
            <w:pPr>
              <w:spacing w:after="0" w:line="276" w:lineRule="auto"/>
              <w:ind w:left="0"/>
              <w:cnfStyle w:val="000000000000"/>
              <w:rPr>
                <w:rFonts w:ascii="Courier New" w:hAnsi="Courier New" w:cs="Courier New"/>
                <w:sz w:val="20"/>
                <w:szCs w:val="20"/>
              </w:rPr>
            </w:pPr>
            <w:r w:rsidRPr="008E4553">
              <w:rPr>
                <w:rFonts w:ascii="Courier New" w:hAnsi="Courier New" w:cs="Courier New"/>
                <w:sz w:val="20"/>
                <w:szCs w:val="20"/>
              </w:rPr>
              <w:t>my_generator.next() #allowed in Python 2. raises AttributeError in Python 3</w:t>
            </w:r>
          </w:p>
        </w:tc>
      </w:tr>
      <w:tr w:rsidR="008E4553" w:rsidTr="00562D38">
        <w:trPr>
          <w:cnfStyle w:val="000000100000"/>
        </w:trPr>
        <w:tc>
          <w:tcPr>
            <w:cnfStyle w:val="001000000000"/>
            <w:tcW w:w="1667" w:type="dxa"/>
          </w:tcPr>
          <w:p w:rsidR="008E4553" w:rsidRPr="00531D16" w:rsidRDefault="008E4553" w:rsidP="00C21602">
            <w:pPr>
              <w:spacing w:after="0" w:line="276" w:lineRule="auto"/>
              <w:ind w:left="0"/>
            </w:pPr>
            <w:r w:rsidRPr="009114EC">
              <w:t>2to3 Utility</w:t>
            </w:r>
          </w:p>
        </w:tc>
        <w:tc>
          <w:tcPr>
            <w:tcW w:w="8353" w:type="dxa"/>
            <w:gridSpan w:val="3"/>
          </w:tcPr>
          <w:p w:rsidR="008E4553" w:rsidRPr="00C81743" w:rsidRDefault="008E4553" w:rsidP="00C21602">
            <w:pPr>
              <w:spacing w:after="0" w:line="276" w:lineRule="auto"/>
              <w:ind w:left="0"/>
              <w:cnfStyle w:val="000000100000"/>
              <w:rPr>
                <w:rFonts w:ascii="Courier New" w:hAnsi="Courier New" w:cs="Courier New"/>
                <w:sz w:val="20"/>
                <w:szCs w:val="20"/>
              </w:rPr>
            </w:pPr>
            <w:r>
              <w:t xml:space="preserve">This utility makes it easy to convert a Python 2.x code to Python 3.x. </w:t>
            </w:r>
            <w:r w:rsidRPr="008E4553">
              <w:t>It reads Python 2.x source code and applies a series of fixers to transform it into a valid Python 3.x code.</w:t>
            </w:r>
          </w:p>
        </w:tc>
      </w:tr>
    </w:tbl>
    <w:p w:rsidR="000C08C9" w:rsidRDefault="000C08C9" w:rsidP="005573C7">
      <w:pPr>
        <w:spacing w:after="0" w:line="276" w:lineRule="auto"/>
        <w:ind w:left="0"/>
      </w:pPr>
    </w:p>
    <w:p w:rsidR="0017301F" w:rsidRDefault="0017301F">
      <w:pPr>
        <w:spacing w:after="0"/>
        <w:ind w:left="0"/>
        <w:rPr>
          <w:ins w:id="8" w:author="M" w:date="2018-05-25T18:00:00Z"/>
        </w:rPr>
      </w:pPr>
      <w:ins w:id="9" w:author="M" w:date="2018-05-25T18:00:00Z">
        <w:r>
          <w:br w:type="page"/>
        </w:r>
      </w:ins>
    </w:p>
    <w:p w:rsidR="0017301F" w:rsidRPr="00324E44" w:rsidRDefault="0017301F" w:rsidP="0017301F">
      <w:pPr>
        <w:pStyle w:val="Heading1"/>
        <w:tabs>
          <w:tab w:val="left" w:pos="8340"/>
        </w:tabs>
        <w:spacing w:line="276" w:lineRule="auto"/>
        <w:rPr>
          <w:rFonts w:asciiTheme="majorHAnsi" w:hAnsiTheme="majorHAnsi"/>
        </w:rPr>
      </w:pPr>
      <w:bookmarkStart w:id="10" w:name="_Toc510104228"/>
      <w:bookmarkStart w:id="11" w:name="_Toc512848474"/>
      <w:bookmarkStart w:id="12" w:name="_Toc514971250"/>
      <w:bookmarkStart w:id="13" w:name="_Toc515037804"/>
      <w:r>
        <w:rPr>
          <w:rFonts w:asciiTheme="majorHAnsi" w:hAnsiTheme="majorHAnsi"/>
        </w:rPr>
        <w:lastRenderedPageBreak/>
        <w:t>Chapter 02 – Setting up Python Environment</w:t>
      </w:r>
      <w:bookmarkEnd w:id="10"/>
      <w:bookmarkEnd w:id="11"/>
      <w:bookmarkEnd w:id="12"/>
      <w:bookmarkEnd w:id="13"/>
      <w:r>
        <w:rPr>
          <w:rFonts w:asciiTheme="majorHAnsi" w:hAnsiTheme="majorHAnsi"/>
        </w:rPr>
        <w:tab/>
      </w:r>
    </w:p>
    <w:p w:rsidR="0017301F" w:rsidRDefault="0017301F" w:rsidP="0017301F">
      <w:pPr>
        <w:pStyle w:val="Heading2"/>
        <w:spacing w:line="276" w:lineRule="auto"/>
      </w:pPr>
      <w:bookmarkStart w:id="14" w:name="_Toc510104229"/>
      <w:bookmarkStart w:id="15" w:name="_Toc512848475"/>
      <w:bookmarkStart w:id="16" w:name="_Toc514971251"/>
      <w:bookmarkStart w:id="17" w:name="_Toc515037805"/>
      <w:r>
        <w:t>Installing Python</w:t>
      </w:r>
      <w:bookmarkEnd w:id="14"/>
      <w:bookmarkEnd w:id="15"/>
      <w:bookmarkEnd w:id="16"/>
      <w:bookmarkEnd w:id="17"/>
    </w:p>
    <w:p w:rsidR="0017301F" w:rsidRDefault="0017301F" w:rsidP="0017301F">
      <w:pPr>
        <w:spacing w:line="276" w:lineRule="auto"/>
        <w:ind w:left="720"/>
      </w:pPr>
      <w:r>
        <w:t xml:space="preserve">Python is a portable or cross-platform language, which means that it can run on multiple platforms, including Windows, Macintosh, UNIX variants, MS-DOS, and OS/2. Let us see the steps to install Python on Windows and Macintosh systems. </w:t>
      </w:r>
    </w:p>
    <w:p w:rsidR="0017301F" w:rsidRDefault="0017301F" w:rsidP="0017301F">
      <w:pPr>
        <w:pStyle w:val="Heading3"/>
        <w:spacing w:line="276" w:lineRule="auto"/>
      </w:pPr>
      <w:bookmarkStart w:id="18" w:name="_Toc510104230"/>
      <w:bookmarkStart w:id="19" w:name="_Toc512848476"/>
      <w:bookmarkStart w:id="20" w:name="_Toc514971252"/>
      <w:bookmarkStart w:id="21" w:name="_Toc515037806"/>
      <w:r>
        <w:t>Installing Python on Windows</w:t>
      </w:r>
      <w:bookmarkEnd w:id="18"/>
      <w:bookmarkEnd w:id="19"/>
      <w:bookmarkEnd w:id="20"/>
      <w:bookmarkEnd w:id="21"/>
    </w:p>
    <w:p w:rsidR="0017301F" w:rsidRPr="00495082" w:rsidRDefault="0017301F" w:rsidP="0017301F">
      <w:pPr>
        <w:ind w:left="0" w:firstLine="426"/>
      </w:pPr>
      <w:bookmarkStart w:id="22" w:name="_Toc510104231"/>
      <w:r w:rsidRPr="00495082">
        <w:t>Here are the steps to install Python on Windows machine.</w:t>
      </w:r>
    </w:p>
    <w:p w:rsidR="0017301F" w:rsidRDefault="0017301F" w:rsidP="00B629BA">
      <w:pPr>
        <w:pStyle w:val="ListParagraph"/>
        <w:numPr>
          <w:ilvl w:val="0"/>
          <w:numId w:val="20"/>
        </w:numPr>
        <w:ind w:left="426" w:hanging="426"/>
      </w:pPr>
      <w:r w:rsidRPr="00495082">
        <w:t xml:space="preserve">Open a Web browser and go to </w:t>
      </w:r>
      <w:hyperlink r:id="rId10" w:history="1">
        <w:r w:rsidRPr="00562C98">
          <w:rPr>
            <w:rStyle w:val="Hyperlink"/>
          </w:rPr>
          <w:t>https://www.python.org/downloads/</w:t>
        </w:r>
      </w:hyperlink>
      <w:r>
        <w:t>.</w:t>
      </w:r>
    </w:p>
    <w:p w:rsidR="0017301F" w:rsidRDefault="0017301F" w:rsidP="0017301F">
      <w:pPr>
        <w:pStyle w:val="ListParagraph"/>
        <w:ind w:left="426"/>
      </w:pPr>
      <w:r>
        <w:t>The Downloads page of the Python Web site opens.</w:t>
      </w:r>
    </w:p>
    <w:p w:rsidR="0017301F" w:rsidRDefault="0017301F" w:rsidP="0017301F">
      <w:pPr>
        <w:pStyle w:val="ListParagraph"/>
        <w:ind w:left="426"/>
      </w:pPr>
    </w:p>
    <w:p w:rsidR="0017301F" w:rsidRDefault="0017301F" w:rsidP="0017301F">
      <w:pPr>
        <w:pStyle w:val="ListParagraph"/>
        <w:ind w:left="426"/>
      </w:pPr>
      <w:r>
        <w:rPr>
          <w:noProof/>
        </w:rPr>
        <w:drawing>
          <wp:inline distT="0" distB="0" distL="0" distR="0">
            <wp:extent cx="5186477" cy="2471466"/>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ythonDownload.pn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05940" cy="2480740"/>
                    </a:xfrm>
                    <a:prstGeom prst="rect">
                      <a:avLst/>
                    </a:prstGeom>
                  </pic:spPr>
                </pic:pic>
              </a:graphicData>
            </a:graphic>
          </wp:inline>
        </w:drawing>
      </w:r>
    </w:p>
    <w:p w:rsidR="0017301F" w:rsidRPr="00495082" w:rsidRDefault="0017301F" w:rsidP="0017301F">
      <w:pPr>
        <w:pStyle w:val="ListParagraph"/>
        <w:ind w:left="426"/>
      </w:pPr>
    </w:p>
    <w:p w:rsidR="0017301F" w:rsidRDefault="0017301F" w:rsidP="00B629BA">
      <w:pPr>
        <w:pStyle w:val="ListParagraph"/>
        <w:numPr>
          <w:ilvl w:val="0"/>
          <w:numId w:val="20"/>
        </w:numPr>
        <w:ind w:left="426" w:hanging="426"/>
      </w:pPr>
      <w:r>
        <w:t xml:space="preserve">Click the </w:t>
      </w:r>
      <w:r w:rsidRPr="008D5C59">
        <w:rPr>
          <w:b/>
        </w:rPr>
        <w:t>Download Python</w:t>
      </w:r>
      <w:r>
        <w:t xml:space="preserve"> button for the version that you want to install. </w:t>
      </w:r>
    </w:p>
    <w:p w:rsidR="0017301F" w:rsidRDefault="0017301F" w:rsidP="0017301F">
      <w:pPr>
        <w:pStyle w:val="ListParagraph"/>
        <w:ind w:left="426"/>
      </w:pPr>
    </w:p>
    <w:p w:rsidR="0017301F" w:rsidRPr="00495082" w:rsidRDefault="0017301F" w:rsidP="0017301F">
      <w:pPr>
        <w:pStyle w:val="ListParagraph"/>
        <w:ind w:left="426"/>
      </w:pPr>
      <w:r w:rsidRPr="00534FA8">
        <w:rPr>
          <w:b/>
        </w:rPr>
        <w:t>Note</w:t>
      </w:r>
      <w:r>
        <w:t xml:space="preserve">: A Windows system must support Microsoft installer 2.0 to run Python installer. </w:t>
      </w:r>
    </w:p>
    <w:p w:rsidR="0017301F" w:rsidRDefault="0017301F" w:rsidP="0017301F">
      <w:pPr>
        <w:pStyle w:val="ListParagraph"/>
        <w:ind w:left="426"/>
      </w:pPr>
    </w:p>
    <w:p w:rsidR="0017301F" w:rsidRDefault="0017301F" w:rsidP="0017301F">
      <w:pPr>
        <w:spacing w:after="0"/>
        <w:ind w:left="0"/>
      </w:pPr>
      <w:r>
        <w:br w:type="page"/>
      </w:r>
    </w:p>
    <w:p w:rsidR="0017301F" w:rsidRDefault="0017301F" w:rsidP="00B629BA">
      <w:pPr>
        <w:pStyle w:val="ListParagraph"/>
        <w:numPr>
          <w:ilvl w:val="0"/>
          <w:numId w:val="20"/>
        </w:numPr>
        <w:ind w:left="426" w:hanging="426"/>
      </w:pPr>
      <w:r>
        <w:lastRenderedPageBreak/>
        <w:t xml:space="preserve">Run the Python installer (python-xyz.exe) and click </w:t>
      </w:r>
      <w:r w:rsidRPr="008B7083">
        <w:rPr>
          <w:b/>
        </w:rPr>
        <w:t>Install Now.</w:t>
      </w:r>
    </w:p>
    <w:p w:rsidR="0017301F" w:rsidRPr="00550AAB" w:rsidRDefault="0017301F" w:rsidP="0017301F">
      <w:pPr>
        <w:ind w:left="426"/>
        <w:rPr>
          <w:sz w:val="20"/>
        </w:rPr>
      </w:pPr>
      <w:r w:rsidRPr="00550AAB">
        <w:rPr>
          <w:b/>
          <w:sz w:val="20"/>
        </w:rPr>
        <w:t>Note</w:t>
      </w:r>
      <w:r w:rsidRPr="00550AAB">
        <w:rPr>
          <w:sz w:val="20"/>
        </w:rPr>
        <w:t xml:space="preserve">: </w:t>
      </w:r>
      <w:r w:rsidRPr="00550AAB">
        <w:rPr>
          <w:i/>
          <w:sz w:val="20"/>
        </w:rPr>
        <w:t xml:space="preserve">You can also check the </w:t>
      </w:r>
      <w:r w:rsidRPr="00550AAB">
        <w:rPr>
          <w:b/>
          <w:i/>
          <w:sz w:val="20"/>
        </w:rPr>
        <w:t>Add Python 3.6 to PATH</w:t>
      </w:r>
      <w:r w:rsidRPr="00550AAB">
        <w:rPr>
          <w:i/>
          <w:sz w:val="20"/>
        </w:rPr>
        <w:t xml:space="preserve"> option to add the path</w:t>
      </w:r>
      <w:r>
        <w:rPr>
          <w:i/>
          <w:sz w:val="20"/>
        </w:rPr>
        <w:t xml:space="preserve"> at the time of installation only</w:t>
      </w:r>
      <w:r w:rsidRPr="00550AAB">
        <w:rPr>
          <w:i/>
          <w:sz w:val="20"/>
        </w:rPr>
        <w:t>.</w:t>
      </w:r>
    </w:p>
    <w:p w:rsidR="0017301F" w:rsidRDefault="0017301F" w:rsidP="0017301F">
      <w:pPr>
        <w:pStyle w:val="ListParagraph"/>
        <w:ind w:left="426"/>
      </w:pPr>
      <w:r>
        <w:rPr>
          <w:noProof/>
        </w:rPr>
        <w:drawing>
          <wp:inline distT="0" distB="0" distL="0" distR="0">
            <wp:extent cx="5299850" cy="32626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staller.pn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99850" cy="3262670"/>
                    </a:xfrm>
                    <a:prstGeom prst="rect">
                      <a:avLst/>
                    </a:prstGeom>
                  </pic:spPr>
                </pic:pic>
              </a:graphicData>
            </a:graphic>
          </wp:inline>
        </w:drawing>
      </w:r>
    </w:p>
    <w:p w:rsidR="0017301F" w:rsidRDefault="0017301F" w:rsidP="00B629BA">
      <w:pPr>
        <w:pStyle w:val="ListParagraph"/>
        <w:numPr>
          <w:ilvl w:val="0"/>
          <w:numId w:val="20"/>
        </w:numPr>
        <w:ind w:left="426" w:hanging="426"/>
      </w:pPr>
      <w:r>
        <w:t>To start with, follow the steps in the installation wizard and accept the default settings to complete the installation.</w:t>
      </w:r>
    </w:p>
    <w:p w:rsidR="0017301F" w:rsidRDefault="0017301F" w:rsidP="0017301F">
      <w:pPr>
        <w:pStyle w:val="ListParagraph"/>
        <w:ind w:left="426"/>
      </w:pPr>
    </w:p>
    <w:p w:rsidR="0017301F" w:rsidRDefault="0017301F" w:rsidP="0017301F">
      <w:pPr>
        <w:pStyle w:val="ListParagraph"/>
        <w:ind w:left="426"/>
      </w:pPr>
      <w:r>
        <w:rPr>
          <w:noProof/>
        </w:rPr>
        <w:drawing>
          <wp:inline distT="0" distB="0" distL="0" distR="0">
            <wp:extent cx="5347411" cy="3292029"/>
            <wp:effectExtent l="0" t="0" r="571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stallation wizard.pn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67897" cy="3304641"/>
                    </a:xfrm>
                    <a:prstGeom prst="rect">
                      <a:avLst/>
                    </a:prstGeom>
                  </pic:spPr>
                </pic:pic>
              </a:graphicData>
            </a:graphic>
          </wp:inline>
        </w:drawing>
      </w:r>
    </w:p>
    <w:p w:rsidR="0017301F" w:rsidRDefault="0017301F" w:rsidP="0017301F">
      <w:pPr>
        <w:pStyle w:val="ListParagraph"/>
        <w:ind w:left="426"/>
      </w:pPr>
    </w:p>
    <w:p w:rsidR="0017301F" w:rsidRDefault="0017301F" w:rsidP="0017301F">
      <w:pPr>
        <w:spacing w:after="0"/>
        <w:ind w:left="0"/>
      </w:pPr>
      <w:r>
        <w:br w:type="page"/>
      </w:r>
    </w:p>
    <w:p w:rsidR="0017301F" w:rsidRDefault="0017301F" w:rsidP="00B629BA">
      <w:pPr>
        <w:pStyle w:val="ListParagraph"/>
        <w:numPr>
          <w:ilvl w:val="0"/>
          <w:numId w:val="20"/>
        </w:numPr>
        <w:ind w:left="426" w:hanging="426"/>
      </w:pPr>
      <w:r>
        <w:lastRenderedPageBreak/>
        <w:t xml:space="preserve">Navigate to </w:t>
      </w:r>
      <w:r w:rsidRPr="00C072B7">
        <w:t>C:\Users\</w:t>
      </w:r>
      <w:r>
        <w:t>&lt;your username&gt;</w:t>
      </w:r>
      <w:r w:rsidRPr="00C072B7">
        <w:t>\AppData\Local\Programs\Python\Python36-32</w:t>
      </w:r>
      <w:r>
        <w:t xml:space="preserve"> on your Windows system.</w:t>
      </w:r>
    </w:p>
    <w:p w:rsidR="0017301F" w:rsidRDefault="0017301F" w:rsidP="00B629BA">
      <w:pPr>
        <w:pStyle w:val="ListParagraph"/>
        <w:numPr>
          <w:ilvl w:val="0"/>
          <w:numId w:val="20"/>
        </w:numPr>
        <w:ind w:left="426" w:hanging="426"/>
      </w:pPr>
      <w:r>
        <w:t xml:space="preserve">Double-click </w:t>
      </w:r>
      <w:r w:rsidRPr="00E83842">
        <w:rPr>
          <w:b/>
        </w:rPr>
        <w:t>python.exe</w:t>
      </w:r>
      <w:r>
        <w:t xml:space="preserve"> and the following window will appear.</w:t>
      </w:r>
    </w:p>
    <w:p w:rsidR="0017301F" w:rsidRDefault="0017301F" w:rsidP="0017301F">
      <w:pPr>
        <w:pStyle w:val="ListParagraph"/>
        <w:ind w:left="426"/>
      </w:pPr>
    </w:p>
    <w:p w:rsidR="0017301F" w:rsidRDefault="0017301F" w:rsidP="0017301F">
      <w:pPr>
        <w:pStyle w:val="ListParagraph"/>
        <w:ind w:left="426"/>
      </w:pPr>
      <w:r>
        <w:rPr>
          <w:noProof/>
        </w:rPr>
        <w:drawing>
          <wp:inline distT="0" distB="0" distL="0" distR="0">
            <wp:extent cx="5760720" cy="3013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ythoncommand.pn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3013075"/>
                    </a:xfrm>
                    <a:prstGeom prst="rect">
                      <a:avLst/>
                    </a:prstGeom>
                  </pic:spPr>
                </pic:pic>
              </a:graphicData>
            </a:graphic>
          </wp:inline>
        </w:drawing>
      </w:r>
    </w:p>
    <w:p w:rsidR="0017301F" w:rsidRDefault="0017301F" w:rsidP="0017301F">
      <w:pPr>
        <w:pStyle w:val="ListParagraph"/>
        <w:ind w:left="426"/>
      </w:pPr>
    </w:p>
    <w:p w:rsidR="0017301F" w:rsidRDefault="0017301F" w:rsidP="0017301F">
      <w:pPr>
        <w:spacing w:after="0"/>
        <w:ind w:left="0"/>
        <w:rPr>
          <w:rFonts w:asciiTheme="majorHAnsi" w:hAnsiTheme="majorHAnsi"/>
          <w:kern w:val="28"/>
          <w:sz w:val="28"/>
          <w:szCs w:val="28"/>
        </w:rPr>
      </w:pPr>
    </w:p>
    <w:p w:rsidR="0017301F" w:rsidRDefault="0017301F" w:rsidP="0017301F">
      <w:pPr>
        <w:spacing w:after="0"/>
        <w:ind w:left="0"/>
        <w:rPr>
          <w:rFonts w:asciiTheme="majorHAnsi" w:hAnsiTheme="majorHAnsi"/>
          <w:kern w:val="28"/>
          <w:sz w:val="28"/>
          <w:szCs w:val="28"/>
        </w:rPr>
      </w:pPr>
      <w:r>
        <w:br w:type="page"/>
      </w:r>
    </w:p>
    <w:p w:rsidR="0017301F" w:rsidRPr="003D3845" w:rsidRDefault="0017301F" w:rsidP="0017301F">
      <w:pPr>
        <w:pStyle w:val="Heading3"/>
        <w:spacing w:line="276" w:lineRule="auto"/>
      </w:pPr>
      <w:bookmarkStart w:id="23" w:name="_Toc512848477"/>
      <w:bookmarkStart w:id="24" w:name="_Toc514971253"/>
      <w:bookmarkStart w:id="25" w:name="_Toc515037807"/>
      <w:r w:rsidRPr="00227EFC">
        <w:lastRenderedPageBreak/>
        <w:t xml:space="preserve">Installing Python </w:t>
      </w:r>
      <w:r>
        <w:t>on</w:t>
      </w:r>
      <w:bookmarkEnd w:id="22"/>
      <w:r>
        <w:t>Linux</w:t>
      </w:r>
      <w:bookmarkEnd w:id="23"/>
      <w:bookmarkEnd w:id="24"/>
      <w:bookmarkEnd w:id="25"/>
    </w:p>
    <w:p w:rsidR="0017301F" w:rsidRPr="00E5361B" w:rsidRDefault="0017301F" w:rsidP="0017301F">
      <w:pPr>
        <w:pStyle w:val="Heading4"/>
        <w:ind w:left="0"/>
      </w:pPr>
      <w:r w:rsidRPr="00E5361B">
        <w:t>Prerequisites</w:t>
      </w:r>
    </w:p>
    <w:p w:rsidR="0017301F" w:rsidRPr="00E5361B" w:rsidRDefault="0017301F" w:rsidP="0017301F">
      <w:r>
        <w:t>To follow these installation steps</w:t>
      </w:r>
      <w:r w:rsidRPr="00E5361B">
        <w:t>, you will need:</w:t>
      </w:r>
    </w:p>
    <w:p w:rsidR="0017301F" w:rsidRPr="00E5361B" w:rsidRDefault="0017301F" w:rsidP="00B629BA">
      <w:pPr>
        <w:pStyle w:val="ListParagraph"/>
        <w:numPr>
          <w:ilvl w:val="0"/>
          <w:numId w:val="28"/>
        </w:numPr>
      </w:pPr>
      <w:r w:rsidRPr="00E5361B">
        <w:t>One Ubuntu 14.04 Droplet.</w:t>
      </w:r>
    </w:p>
    <w:p w:rsidR="0017301F" w:rsidRPr="00E5361B" w:rsidRDefault="0017301F" w:rsidP="00B629BA">
      <w:pPr>
        <w:pStyle w:val="ListParagraph"/>
        <w:numPr>
          <w:ilvl w:val="0"/>
          <w:numId w:val="28"/>
        </w:numPr>
      </w:pPr>
      <w:r w:rsidRPr="00E5361B">
        <w:t>A sudo non-root user, which you can set up by following</w:t>
      </w:r>
      <w:hyperlink r:id="rId15" w:history="1">
        <w:r>
          <w:t>the steps listed below</w:t>
        </w:r>
      </w:hyperlink>
      <w:r w:rsidRPr="00E5361B">
        <w:t>.</w:t>
      </w:r>
    </w:p>
    <w:p w:rsidR="0017301F" w:rsidRPr="00E5361B" w:rsidRDefault="0017301F" w:rsidP="0017301F">
      <w:pPr>
        <w:pStyle w:val="Heading4"/>
        <w:ind w:left="0"/>
      </w:pPr>
      <w:r w:rsidRPr="00E5361B">
        <w:t>Making Python 3 the Default</w:t>
      </w:r>
    </w:p>
    <w:p w:rsidR="0017301F" w:rsidRDefault="0017301F" w:rsidP="0017301F">
      <w:r w:rsidRPr="00E5361B">
        <w:t>In this step, we will set Python 3 as the default for our</w:t>
      </w:r>
      <w:r w:rsidRPr="000523C7">
        <w:t>python</w:t>
      </w:r>
      <w:r w:rsidRPr="00E5361B">
        <w:t>command.</w:t>
      </w:r>
    </w:p>
    <w:p w:rsidR="0017301F" w:rsidRDefault="0017301F" w:rsidP="0017301F">
      <w:r w:rsidRPr="00E5361B">
        <w:t>First, check your current Python version.</w:t>
      </w:r>
    </w:p>
    <w:p w:rsidR="0017301F" w:rsidRPr="000523C7" w:rsidRDefault="0017301F" w:rsidP="0017301F">
      <w:pPr>
        <w:rPr>
          <w:rFonts w:ascii="Courier New" w:hAnsi="Courier New" w:cs="Courier New"/>
          <w:color w:val="3A3A3A"/>
        </w:rPr>
      </w:pPr>
      <w:r w:rsidRPr="000523C7">
        <w:rPr>
          <w:rFonts w:ascii="Courier New" w:hAnsi="Courier New" w:cs="Courier New"/>
          <w:color w:val="3A3A3A"/>
        </w:rPr>
        <w:t>python --version</w:t>
      </w:r>
    </w:p>
    <w:p w:rsidR="0017301F" w:rsidRPr="000523C7" w:rsidRDefault="0017301F" w:rsidP="0017301F">
      <w:r w:rsidRPr="000523C7">
        <w:rPr>
          <w:rFonts w:asciiTheme="majorHAnsi" w:hAnsiTheme="majorHAnsi" w:cs="Arial"/>
          <w:color w:val="000000"/>
        </w:rPr>
        <w:t xml:space="preserve">On </w:t>
      </w:r>
      <w:r w:rsidRPr="000523C7">
        <w:t xml:space="preserve">a fresh Ubuntu 14.04 server, this will output: </w:t>
      </w:r>
    </w:p>
    <w:p w:rsidR="0017301F" w:rsidRPr="000523C7" w:rsidRDefault="0017301F" w:rsidP="0017301F">
      <w:pPr>
        <w:rPr>
          <w:rFonts w:ascii="Courier New" w:hAnsi="Courier New" w:cs="Courier New"/>
        </w:rPr>
      </w:pPr>
      <w:r w:rsidRPr="000523C7">
        <w:rPr>
          <w:rFonts w:ascii="Courier New" w:hAnsi="Courier New" w:cs="Courier New"/>
        </w:rPr>
        <w:t>Python 2.7.6</w:t>
      </w:r>
    </w:p>
    <w:p w:rsidR="0017301F" w:rsidRPr="000523C7" w:rsidRDefault="0017301F" w:rsidP="0017301F">
      <w:pPr>
        <w:rPr>
          <w:rFonts w:asciiTheme="majorHAnsi" w:hAnsiTheme="majorHAnsi"/>
        </w:rPr>
      </w:pPr>
      <w:r w:rsidRPr="000523C7">
        <w:t>We would</w:t>
      </w:r>
      <w:r w:rsidRPr="000523C7">
        <w:rPr>
          <w:rFonts w:asciiTheme="majorHAnsi" w:hAnsiTheme="majorHAnsi"/>
        </w:rPr>
        <w:t xml:space="preserve"> like to have</w:t>
      </w:r>
      <w:r w:rsidRPr="000523C7">
        <w:rPr>
          <w:rFonts w:ascii="Courier New" w:hAnsi="Courier New" w:cs="Courier New"/>
        </w:rPr>
        <w:t>python</w:t>
      </w:r>
      <w:r w:rsidRPr="000523C7">
        <w:rPr>
          <w:rFonts w:asciiTheme="majorHAnsi" w:hAnsiTheme="majorHAnsi"/>
        </w:rPr>
        <w:t>run Python 3. So first, let's remove the old 2.7 binary.</w:t>
      </w:r>
    </w:p>
    <w:p w:rsidR="0017301F" w:rsidRPr="000523C7" w:rsidRDefault="0017301F" w:rsidP="0017301F">
      <w:r w:rsidRPr="00E5361B">
        <w:rPr>
          <w:rFonts w:ascii="Courier New" w:hAnsi="Courier New" w:cs="Courier New"/>
          <w:color w:val="3A3A3A"/>
          <w:sz w:val="21"/>
          <w:szCs w:val="21"/>
        </w:rPr>
        <w:t>sudo rm /usr/bin/python</w:t>
      </w:r>
    </w:p>
    <w:p w:rsidR="0017301F" w:rsidRPr="000523C7" w:rsidRDefault="0017301F" w:rsidP="0017301F">
      <w:r w:rsidRPr="000523C7">
        <w:rPr>
          <w:rFonts w:asciiTheme="majorHAnsi" w:hAnsiTheme="majorHAnsi" w:cs="Arial"/>
          <w:color w:val="000000"/>
        </w:rPr>
        <w:t xml:space="preserve">Next, </w:t>
      </w:r>
      <w:r w:rsidRPr="000523C7">
        <w:t xml:space="preserve">create a symbolic link to the Python 3 binary in its place. </w:t>
      </w:r>
    </w:p>
    <w:p w:rsidR="0017301F" w:rsidRPr="000523C7" w:rsidRDefault="0017301F" w:rsidP="0017301F">
      <w:pPr>
        <w:rPr>
          <w:rFonts w:ascii="Courier New" w:hAnsi="Courier New" w:cs="Courier New"/>
          <w:color w:val="3A3A3A"/>
          <w:sz w:val="21"/>
          <w:szCs w:val="21"/>
        </w:rPr>
      </w:pPr>
      <w:r w:rsidRPr="000523C7">
        <w:rPr>
          <w:rFonts w:ascii="Courier New" w:hAnsi="Courier New" w:cs="Courier New"/>
        </w:rPr>
        <w:t>sudo ln -s /usr</w:t>
      </w:r>
      <w:r w:rsidRPr="000523C7">
        <w:rPr>
          <w:rFonts w:ascii="Courier New" w:hAnsi="Courier New" w:cs="Courier New"/>
          <w:color w:val="3A3A3A"/>
          <w:sz w:val="21"/>
          <w:szCs w:val="21"/>
        </w:rPr>
        <w:t>/bin/python3 /usr/bin/python</w:t>
      </w:r>
    </w:p>
    <w:p w:rsidR="0017301F" w:rsidRPr="000523C7" w:rsidRDefault="0017301F" w:rsidP="0017301F">
      <w:r>
        <w:t xml:space="preserve">If you run </w:t>
      </w:r>
      <w:r w:rsidRPr="000523C7">
        <w:rPr>
          <w:rFonts w:ascii="Courier New" w:hAnsi="Courier New" w:cs="Courier New"/>
        </w:rPr>
        <w:t xml:space="preserve">python </w:t>
      </w:r>
      <w:r>
        <w:rPr>
          <w:rFonts w:ascii="Courier New" w:hAnsi="Courier New" w:cs="Courier New"/>
        </w:rPr>
        <w:t>–</w:t>
      </w:r>
      <w:r w:rsidRPr="000523C7">
        <w:rPr>
          <w:rFonts w:ascii="Courier New" w:hAnsi="Courier New" w:cs="Courier New"/>
        </w:rPr>
        <w:t>version</w:t>
      </w:r>
      <w:r w:rsidRPr="000523C7">
        <w:t xml:space="preserve">again, you </w:t>
      </w:r>
      <w:r>
        <w:t xml:space="preserve">will now see </w:t>
      </w:r>
      <w:r w:rsidRPr="000523C7">
        <w:rPr>
          <w:rFonts w:ascii="Courier New" w:hAnsi="Courier New" w:cs="Courier New"/>
        </w:rPr>
        <w:t>Python 3.4.0</w:t>
      </w:r>
      <w:r w:rsidRPr="000523C7">
        <w:t>.</w:t>
      </w:r>
    </w:p>
    <w:p w:rsidR="0017301F" w:rsidRDefault="0017301F" w:rsidP="0017301F">
      <w:pPr>
        <w:spacing w:after="0"/>
        <w:ind w:left="0"/>
        <w:rPr>
          <w:rFonts w:asciiTheme="majorHAnsi" w:hAnsiTheme="majorHAnsi"/>
          <w:kern w:val="28"/>
          <w:sz w:val="28"/>
          <w:szCs w:val="28"/>
        </w:rPr>
      </w:pPr>
      <w:r>
        <w:br w:type="page"/>
      </w:r>
    </w:p>
    <w:p w:rsidR="0017301F" w:rsidRDefault="0017301F" w:rsidP="0017301F">
      <w:pPr>
        <w:pStyle w:val="Heading3"/>
        <w:spacing w:line="276" w:lineRule="auto"/>
      </w:pPr>
      <w:bookmarkStart w:id="26" w:name="_Toc512848478"/>
      <w:bookmarkStart w:id="27" w:name="_Toc515037808"/>
      <w:bookmarkStart w:id="28" w:name="_Toc514971254"/>
      <w:r>
        <w:lastRenderedPageBreak/>
        <w:t>Setting Up System Path</w:t>
      </w:r>
      <w:bookmarkEnd w:id="26"/>
      <w:bookmarkEnd w:id="27"/>
      <w:bookmarkEnd w:id="28"/>
    </w:p>
    <w:p w:rsidR="0017301F" w:rsidRDefault="0017301F" w:rsidP="0017301F">
      <w:pPr>
        <w:spacing w:after="0"/>
        <w:ind w:left="0"/>
      </w:pPr>
      <w:bookmarkStart w:id="29" w:name="_Toc510104232"/>
      <w:r w:rsidRPr="001404CE">
        <w:t>To run Python conveniently from a command prompt, you might consider changing some default environment variables in Windows. While the installer provides an option to configure the PATH and PATHEXT variables for you, this is only reliable for a single, system-wide installation. If you regularly use multiple versions of Python, consider using the Python Launcher for Windows.</w:t>
      </w:r>
    </w:p>
    <w:p w:rsidR="0017301F" w:rsidRDefault="0017301F" w:rsidP="0017301F">
      <w:pPr>
        <w:spacing w:after="0"/>
        <w:ind w:left="0"/>
      </w:pPr>
    </w:p>
    <w:p w:rsidR="0017301F" w:rsidRDefault="0017301F" w:rsidP="0017301F">
      <w:pPr>
        <w:tabs>
          <w:tab w:val="left" w:pos="442"/>
        </w:tabs>
        <w:spacing w:after="0"/>
        <w:ind w:left="0"/>
      </w:pPr>
      <w:r>
        <w:t>To add the Python directory to the path for a particular session in Windows, at the command prompt, type:</w:t>
      </w:r>
    </w:p>
    <w:p w:rsidR="0017301F" w:rsidRDefault="0017301F" w:rsidP="0017301F">
      <w:pPr>
        <w:tabs>
          <w:tab w:val="left" w:pos="442"/>
        </w:tabs>
        <w:spacing w:after="0"/>
        <w:ind w:left="0"/>
      </w:pPr>
      <w:r w:rsidRPr="005C0F2B">
        <w:rPr>
          <w:rFonts w:ascii="Courier New" w:hAnsi="Courier New" w:cs="Courier New"/>
        </w:rPr>
        <w:t>path %path%;C:\Python</w:t>
      </w:r>
    </w:p>
    <w:p w:rsidR="0017301F" w:rsidRDefault="0017301F" w:rsidP="0017301F">
      <w:pPr>
        <w:tabs>
          <w:tab w:val="left" w:pos="442"/>
        </w:tabs>
        <w:spacing w:after="0"/>
        <w:ind w:left="0"/>
      </w:pPr>
      <w:r>
        <w:t xml:space="preserve">and press </w:t>
      </w:r>
      <w:r w:rsidRPr="005C0F2B">
        <w:rPr>
          <w:b/>
        </w:rPr>
        <w:t>Enter</w:t>
      </w:r>
      <w:r>
        <w:t>.</w:t>
      </w:r>
    </w:p>
    <w:p w:rsidR="0017301F" w:rsidRDefault="0017301F" w:rsidP="0017301F">
      <w:pPr>
        <w:tabs>
          <w:tab w:val="left" w:pos="442"/>
        </w:tabs>
        <w:spacing w:after="0"/>
        <w:ind w:left="0"/>
      </w:pPr>
    </w:p>
    <w:p w:rsidR="0017301F" w:rsidRPr="005C0F2B" w:rsidRDefault="0017301F" w:rsidP="0017301F">
      <w:pPr>
        <w:tabs>
          <w:tab w:val="left" w:pos="442"/>
        </w:tabs>
        <w:spacing w:after="0"/>
        <w:ind w:left="0"/>
        <w:rPr>
          <w:sz w:val="20"/>
        </w:rPr>
      </w:pPr>
      <w:r w:rsidRPr="005C0F2B">
        <w:rPr>
          <w:b/>
          <w:sz w:val="20"/>
        </w:rPr>
        <w:t>Note:</w:t>
      </w:r>
      <w:r w:rsidRPr="005C0F2B">
        <w:rPr>
          <w:i/>
          <w:sz w:val="20"/>
        </w:rPr>
        <w:t xml:space="preserve">Here, </w:t>
      </w:r>
      <w:r w:rsidRPr="005C0F2B">
        <w:rPr>
          <w:rFonts w:ascii="Courier New" w:hAnsi="Courier New" w:cs="Courier New"/>
          <w:i/>
          <w:sz w:val="20"/>
        </w:rPr>
        <w:t>C:\Python</w:t>
      </w:r>
      <w:r w:rsidRPr="005C0F2B">
        <w:rPr>
          <w:i/>
          <w:sz w:val="20"/>
        </w:rPr>
        <w:t xml:space="preserve"> is the path of the Python directory.</w:t>
      </w:r>
    </w:p>
    <w:p w:rsidR="0017301F" w:rsidRDefault="0017301F" w:rsidP="0017301F">
      <w:pPr>
        <w:spacing w:after="0"/>
        <w:ind w:left="0"/>
      </w:pPr>
    </w:p>
    <w:p w:rsidR="0017301F" w:rsidRDefault="0017301F" w:rsidP="0017301F">
      <w:pPr>
        <w:spacing w:after="0"/>
        <w:ind w:left="0"/>
      </w:pPr>
      <w:r>
        <w:t>Here are important environment variables, which are recognized by Python:</w:t>
      </w:r>
    </w:p>
    <w:tbl>
      <w:tblPr>
        <w:tblStyle w:val="ListTable4"/>
        <w:tblW w:w="0" w:type="auto"/>
        <w:tblLook w:val="04A0"/>
      </w:tblPr>
      <w:tblGrid>
        <w:gridCol w:w="2288"/>
        <w:gridCol w:w="6774"/>
      </w:tblGrid>
      <w:tr w:rsidR="0017301F" w:rsidTr="00562D38">
        <w:trPr>
          <w:cnfStyle w:val="100000000000"/>
        </w:trPr>
        <w:tc>
          <w:tcPr>
            <w:cnfStyle w:val="001000000000"/>
            <w:tcW w:w="2288" w:type="dxa"/>
          </w:tcPr>
          <w:p w:rsidR="0017301F" w:rsidRDefault="0017301F" w:rsidP="00562D38">
            <w:pPr>
              <w:spacing w:after="0"/>
              <w:ind w:left="0"/>
            </w:pPr>
            <w:r>
              <w:t>Variable</w:t>
            </w:r>
          </w:p>
        </w:tc>
        <w:tc>
          <w:tcPr>
            <w:tcW w:w="6774" w:type="dxa"/>
          </w:tcPr>
          <w:p w:rsidR="0017301F" w:rsidRDefault="0017301F" w:rsidP="00562D38">
            <w:pPr>
              <w:spacing w:after="0"/>
              <w:ind w:left="0"/>
              <w:cnfStyle w:val="100000000000"/>
            </w:pPr>
            <w:r>
              <w:t>Description</w:t>
            </w:r>
          </w:p>
        </w:tc>
      </w:tr>
      <w:tr w:rsidR="0017301F" w:rsidTr="00562D38">
        <w:trPr>
          <w:cnfStyle w:val="000000100000"/>
        </w:trPr>
        <w:tc>
          <w:tcPr>
            <w:cnfStyle w:val="001000000000"/>
            <w:tcW w:w="2288" w:type="dxa"/>
          </w:tcPr>
          <w:p w:rsidR="0017301F" w:rsidRPr="005C0F2B" w:rsidRDefault="0017301F" w:rsidP="00562D38">
            <w:pPr>
              <w:spacing w:after="0"/>
              <w:ind w:left="0"/>
              <w:rPr>
                <w:rFonts w:ascii="Courier New" w:hAnsi="Courier New" w:cs="Courier New"/>
                <w:b w:val="0"/>
              </w:rPr>
            </w:pPr>
            <w:r w:rsidRPr="005C0F2B">
              <w:rPr>
                <w:rFonts w:ascii="Courier New" w:hAnsi="Courier New" w:cs="Courier New"/>
                <w:b w:val="0"/>
              </w:rPr>
              <w:t>PYTHONPATH</w:t>
            </w:r>
          </w:p>
          <w:p w:rsidR="0017301F" w:rsidRPr="005C0F2B" w:rsidRDefault="0017301F" w:rsidP="00562D38">
            <w:pPr>
              <w:spacing w:after="0"/>
              <w:ind w:left="0"/>
              <w:rPr>
                <w:rFonts w:ascii="Courier New" w:hAnsi="Courier New" w:cs="Courier New"/>
                <w:b w:val="0"/>
              </w:rPr>
            </w:pPr>
          </w:p>
        </w:tc>
        <w:tc>
          <w:tcPr>
            <w:tcW w:w="6774" w:type="dxa"/>
          </w:tcPr>
          <w:p w:rsidR="0017301F" w:rsidRDefault="0017301F" w:rsidP="00562D38">
            <w:pPr>
              <w:spacing w:after="0"/>
              <w:ind w:left="0"/>
              <w:cnfStyle w:val="000000100000"/>
            </w:pPr>
            <w:r>
              <w:t xml:space="preserve">It has a role similar to </w:t>
            </w:r>
            <w:r w:rsidRPr="005C0F2B">
              <w:rPr>
                <w:rFonts w:ascii="Courier New" w:hAnsi="Courier New" w:cs="Courier New"/>
              </w:rPr>
              <w:t>PATH</w:t>
            </w:r>
            <w:r>
              <w:t xml:space="preserve">. This variable tells the Python interpreter where to locate the module files imported into a program. It should include the Python source library directory and the directories containing Python source code. </w:t>
            </w:r>
            <w:r w:rsidRPr="00FF64F6">
              <w:rPr>
                <w:rFonts w:ascii="Courier New" w:hAnsi="Courier New" w:cs="Courier New"/>
              </w:rPr>
              <w:t>PYTHONPATH</w:t>
            </w:r>
            <w:r>
              <w:t xml:space="preserve"> is sometimes preset by the Python installer.</w:t>
            </w:r>
          </w:p>
        </w:tc>
      </w:tr>
      <w:tr w:rsidR="0017301F" w:rsidTr="00562D38">
        <w:tc>
          <w:tcPr>
            <w:cnfStyle w:val="001000000000"/>
            <w:tcW w:w="2288" w:type="dxa"/>
          </w:tcPr>
          <w:p w:rsidR="0017301F" w:rsidRPr="005C0F2B" w:rsidRDefault="0017301F" w:rsidP="00562D38">
            <w:pPr>
              <w:spacing w:after="0"/>
              <w:ind w:left="0"/>
              <w:rPr>
                <w:rFonts w:ascii="Courier New" w:hAnsi="Courier New" w:cs="Courier New"/>
                <w:b w:val="0"/>
              </w:rPr>
            </w:pPr>
            <w:r w:rsidRPr="005C0F2B">
              <w:rPr>
                <w:rFonts w:ascii="Courier New" w:hAnsi="Courier New" w:cs="Courier New"/>
                <w:b w:val="0"/>
              </w:rPr>
              <w:t>PYTHONSTARTUP</w:t>
            </w:r>
          </w:p>
          <w:p w:rsidR="0017301F" w:rsidRPr="005C0F2B" w:rsidRDefault="0017301F" w:rsidP="00562D38">
            <w:pPr>
              <w:spacing w:after="0"/>
              <w:ind w:left="0"/>
              <w:rPr>
                <w:rFonts w:ascii="Courier New" w:hAnsi="Courier New" w:cs="Courier New"/>
                <w:b w:val="0"/>
              </w:rPr>
            </w:pPr>
          </w:p>
        </w:tc>
        <w:tc>
          <w:tcPr>
            <w:tcW w:w="6774" w:type="dxa"/>
          </w:tcPr>
          <w:p w:rsidR="0017301F" w:rsidRDefault="0017301F" w:rsidP="00562D38">
            <w:pPr>
              <w:spacing w:after="0"/>
              <w:ind w:left="0"/>
              <w:cnfStyle w:val="000000000000"/>
            </w:pPr>
            <w:r>
              <w:t xml:space="preserve">It contains the path of an initialization file containing Python source code. It is executed every time you start the interpreter. It is named as .pythonrc.py in Unix and it contains commands that load utilities or modify </w:t>
            </w:r>
            <w:r w:rsidRPr="00FF64F6">
              <w:rPr>
                <w:rFonts w:ascii="Courier New" w:hAnsi="Courier New" w:cs="Courier New"/>
              </w:rPr>
              <w:t>PYTHONPATH</w:t>
            </w:r>
            <w:r>
              <w:t>.</w:t>
            </w:r>
          </w:p>
        </w:tc>
      </w:tr>
      <w:tr w:rsidR="0017301F" w:rsidTr="00562D38">
        <w:trPr>
          <w:cnfStyle w:val="000000100000"/>
        </w:trPr>
        <w:tc>
          <w:tcPr>
            <w:cnfStyle w:val="001000000000"/>
            <w:tcW w:w="2288" w:type="dxa"/>
          </w:tcPr>
          <w:p w:rsidR="0017301F" w:rsidRPr="005C0F2B" w:rsidRDefault="0017301F" w:rsidP="00562D38">
            <w:pPr>
              <w:spacing w:after="0"/>
              <w:ind w:left="0"/>
              <w:rPr>
                <w:rFonts w:ascii="Courier New" w:hAnsi="Courier New" w:cs="Courier New"/>
                <w:b w:val="0"/>
              </w:rPr>
            </w:pPr>
            <w:r w:rsidRPr="005C0F2B">
              <w:rPr>
                <w:rFonts w:ascii="Courier New" w:hAnsi="Courier New" w:cs="Courier New"/>
                <w:b w:val="0"/>
              </w:rPr>
              <w:t>PYTHONCASEOK</w:t>
            </w:r>
          </w:p>
          <w:p w:rsidR="0017301F" w:rsidRPr="005C0F2B" w:rsidRDefault="0017301F" w:rsidP="00562D38">
            <w:pPr>
              <w:spacing w:after="0"/>
              <w:ind w:left="0"/>
              <w:rPr>
                <w:rFonts w:ascii="Courier New" w:hAnsi="Courier New" w:cs="Courier New"/>
                <w:b w:val="0"/>
              </w:rPr>
            </w:pPr>
          </w:p>
        </w:tc>
        <w:tc>
          <w:tcPr>
            <w:tcW w:w="6774" w:type="dxa"/>
          </w:tcPr>
          <w:p w:rsidR="0017301F" w:rsidRDefault="0017301F" w:rsidP="00562D38">
            <w:pPr>
              <w:spacing w:after="0"/>
              <w:ind w:left="0"/>
              <w:cnfStyle w:val="000000100000"/>
            </w:pPr>
            <w:r>
              <w:t>It is used in Windows to instruct Python to find the first case-insensitive match in an import statement. Set this variable to any value to activate it.</w:t>
            </w:r>
          </w:p>
        </w:tc>
      </w:tr>
      <w:tr w:rsidR="0017301F" w:rsidTr="00562D38">
        <w:tc>
          <w:tcPr>
            <w:cnfStyle w:val="001000000000"/>
            <w:tcW w:w="2288" w:type="dxa"/>
          </w:tcPr>
          <w:p w:rsidR="0017301F" w:rsidRPr="005C0F2B" w:rsidRDefault="0017301F" w:rsidP="00562D38">
            <w:pPr>
              <w:spacing w:after="0"/>
              <w:ind w:left="0"/>
              <w:rPr>
                <w:rFonts w:ascii="Courier New" w:hAnsi="Courier New" w:cs="Courier New"/>
                <w:b w:val="0"/>
              </w:rPr>
            </w:pPr>
            <w:r w:rsidRPr="005C0F2B">
              <w:rPr>
                <w:rFonts w:ascii="Courier New" w:hAnsi="Courier New" w:cs="Courier New"/>
                <w:b w:val="0"/>
              </w:rPr>
              <w:t>PYTHONHOME</w:t>
            </w:r>
          </w:p>
          <w:p w:rsidR="0017301F" w:rsidRPr="005C0F2B" w:rsidRDefault="0017301F" w:rsidP="00562D38">
            <w:pPr>
              <w:spacing w:after="0"/>
              <w:ind w:left="0"/>
              <w:rPr>
                <w:rFonts w:ascii="Courier New" w:hAnsi="Courier New" w:cs="Courier New"/>
                <w:b w:val="0"/>
              </w:rPr>
            </w:pPr>
          </w:p>
        </w:tc>
        <w:tc>
          <w:tcPr>
            <w:tcW w:w="6774" w:type="dxa"/>
          </w:tcPr>
          <w:p w:rsidR="0017301F" w:rsidRDefault="0017301F" w:rsidP="00562D38">
            <w:pPr>
              <w:spacing w:after="0"/>
              <w:ind w:left="0"/>
              <w:cnfStyle w:val="000000000000"/>
            </w:pPr>
            <w:r>
              <w:t xml:space="preserve">It is an alternative module search path. It is usually embedded in the </w:t>
            </w:r>
            <w:r w:rsidRPr="00FF64F6">
              <w:rPr>
                <w:rFonts w:ascii="Courier New" w:hAnsi="Courier New" w:cs="Courier New"/>
              </w:rPr>
              <w:t>PYTHONSTARTUP</w:t>
            </w:r>
            <w:r>
              <w:t xml:space="preserve"> or </w:t>
            </w:r>
            <w:r w:rsidRPr="00FF64F6">
              <w:rPr>
                <w:rFonts w:ascii="Courier New" w:hAnsi="Courier New" w:cs="Courier New"/>
              </w:rPr>
              <w:t>PYTHONPATH</w:t>
            </w:r>
            <w:r>
              <w:t xml:space="preserve"> directories to make switching module libraries easy</w:t>
            </w:r>
          </w:p>
        </w:tc>
      </w:tr>
    </w:tbl>
    <w:p w:rsidR="0017301F" w:rsidRDefault="0017301F" w:rsidP="0017301F">
      <w:pPr>
        <w:spacing w:after="0"/>
        <w:ind w:left="0"/>
      </w:pPr>
    </w:p>
    <w:p w:rsidR="0017301F" w:rsidRDefault="0017301F" w:rsidP="0017301F">
      <w:pPr>
        <w:spacing w:after="0"/>
        <w:ind w:left="0"/>
        <w:rPr>
          <w:rFonts w:asciiTheme="majorHAnsi" w:hAnsiTheme="majorHAnsi"/>
          <w:kern w:val="28"/>
          <w:sz w:val="28"/>
          <w:szCs w:val="28"/>
        </w:rPr>
      </w:pPr>
      <w:r>
        <w:br w:type="page"/>
      </w:r>
    </w:p>
    <w:p w:rsidR="0017301F" w:rsidRDefault="0017301F" w:rsidP="0017301F">
      <w:pPr>
        <w:pStyle w:val="Heading3"/>
      </w:pPr>
      <w:bookmarkStart w:id="30" w:name="_GoBack"/>
      <w:bookmarkStart w:id="31" w:name="_Toc512848479"/>
      <w:bookmarkStart w:id="32" w:name="_Toc514971255"/>
      <w:bookmarkStart w:id="33" w:name="_Toc515037809"/>
      <w:bookmarkEnd w:id="30"/>
      <w:r>
        <w:lastRenderedPageBreak/>
        <w:t>Python Virtual Machine</w:t>
      </w:r>
      <w:bookmarkEnd w:id="31"/>
      <w:bookmarkEnd w:id="32"/>
      <w:bookmarkEnd w:id="33"/>
    </w:p>
    <w:p w:rsidR="00314C80" w:rsidRDefault="00314C80" w:rsidP="00314C80">
      <w:pPr>
        <w:pStyle w:val="ListParagraph"/>
        <w:numPr>
          <w:ilvl w:val="0"/>
          <w:numId w:val="106"/>
        </w:numPr>
      </w:pPr>
      <w:r>
        <w:t>Virtual machine part of interpreter executes Python byte code</w:t>
      </w:r>
    </w:p>
    <w:p w:rsidR="00314C80" w:rsidRDefault="00314C80" w:rsidP="00314C80">
      <w:pPr>
        <w:pStyle w:val="ListParagraph"/>
        <w:numPr>
          <w:ilvl w:val="1"/>
          <w:numId w:val="106"/>
        </w:numPr>
      </w:pPr>
      <w:r>
        <w:t>Simple stack machine</w:t>
      </w:r>
    </w:p>
    <w:p w:rsidR="00314C80" w:rsidRDefault="00314C80" w:rsidP="00314C80">
      <w:pPr>
        <w:pStyle w:val="ListParagraph"/>
        <w:numPr>
          <w:ilvl w:val="1"/>
          <w:numId w:val="106"/>
        </w:numPr>
      </w:pPr>
      <w:r>
        <w:rPr>
          <w:rFonts w:ascii="Courier New" w:hAnsi="Courier New" w:cs="Courier New"/>
        </w:rPr>
        <w:t>PyObject*</w:t>
      </w:r>
      <w:r>
        <w:t xml:space="preserve"> stack – byte codes operate on objects</w:t>
      </w:r>
    </w:p>
    <w:p w:rsidR="00314C80" w:rsidRDefault="00314C80" w:rsidP="00314C80">
      <w:pPr>
        <w:pStyle w:val="ListParagraph"/>
        <w:numPr>
          <w:ilvl w:val="2"/>
          <w:numId w:val="106"/>
        </w:numPr>
      </w:pPr>
      <w:r>
        <w:t>Stack frames are allocated on the heap</w:t>
      </w:r>
    </w:p>
    <w:p w:rsidR="00314C80" w:rsidRDefault="00314C80" w:rsidP="00314C80">
      <w:pPr>
        <w:pStyle w:val="ListParagraph"/>
        <w:numPr>
          <w:ilvl w:val="1"/>
          <w:numId w:val="106"/>
        </w:numPr>
      </w:pPr>
      <w:r>
        <w:t>C stack frames point to heap stack frames</w:t>
      </w:r>
    </w:p>
    <w:p w:rsidR="00314C80" w:rsidRDefault="00314C80" w:rsidP="00314C80">
      <w:pPr>
        <w:pStyle w:val="ListParagraph"/>
        <w:numPr>
          <w:ilvl w:val="0"/>
          <w:numId w:val="106"/>
        </w:numPr>
      </w:pPr>
      <w:r>
        <w:t>Some high-level byte codes (</w:t>
      </w:r>
      <w:r>
        <w:rPr>
          <w:rFonts w:ascii="Courier New" w:hAnsi="Courier New" w:cs="Courier New"/>
        </w:rPr>
        <w:t>“PRINT”</w:t>
      </w:r>
      <w:r>
        <w:t>)</w:t>
      </w:r>
    </w:p>
    <w:p w:rsidR="00314C80" w:rsidRDefault="00314C80" w:rsidP="00314C80">
      <w:pPr>
        <w:pStyle w:val="ListParagraph"/>
        <w:numPr>
          <w:ilvl w:val="0"/>
          <w:numId w:val="106"/>
        </w:numPr>
      </w:pPr>
      <w:r>
        <w:t>VM knows nearly nothing about C representation of specific Python types</w:t>
      </w:r>
    </w:p>
    <w:p w:rsidR="00314C80" w:rsidRDefault="00314C80" w:rsidP="00314C80">
      <w:pPr>
        <w:pStyle w:val="ListParagraph"/>
        <w:numPr>
          <w:ilvl w:val="0"/>
          <w:numId w:val="106"/>
        </w:numPr>
        <w:tabs>
          <w:tab w:val="left" w:pos="5556"/>
        </w:tabs>
      </w:pPr>
      <w:r>
        <w:t xml:space="preserve">Python objects know nothing about the VM. </w:t>
      </w:r>
    </w:p>
    <w:p w:rsidR="00314C80" w:rsidRDefault="00314C80" w:rsidP="00314C80">
      <w:pPr>
        <w:pStyle w:val="Heading4"/>
        <w:ind w:left="0"/>
      </w:pPr>
      <w:r>
        <w:t>Memory Management</w:t>
      </w:r>
    </w:p>
    <w:p w:rsidR="00314C80" w:rsidRDefault="00314C80" w:rsidP="00314C80">
      <w:r>
        <w:rPr>
          <w:noProof/>
        </w:rPr>
        <w:drawing>
          <wp:inline distT="0" distB="0" distL="0" distR="0">
            <wp:extent cx="4845050" cy="29413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45050" cy="2941320"/>
                    </a:xfrm>
                    <a:prstGeom prst="rect">
                      <a:avLst/>
                    </a:prstGeom>
                    <a:noFill/>
                    <a:ln>
                      <a:noFill/>
                    </a:ln>
                  </pic:spPr>
                </pic:pic>
              </a:graphicData>
            </a:graphic>
          </wp:inline>
        </w:drawing>
      </w:r>
    </w:p>
    <w:p w:rsidR="00314C80" w:rsidRDefault="00314C80" w:rsidP="00314C80">
      <w:pPr>
        <w:pStyle w:val="Heading4"/>
        <w:ind w:left="0"/>
      </w:pPr>
      <w:r>
        <w:t>Object Allocator</w:t>
      </w:r>
    </w:p>
    <w:p w:rsidR="00314C80" w:rsidRDefault="00314C80" w:rsidP="00314C80">
      <w:pPr>
        <w:pStyle w:val="ListParagraph"/>
        <w:numPr>
          <w:ilvl w:val="0"/>
          <w:numId w:val="107"/>
        </w:numPr>
      </w:pPr>
      <w:r>
        <w:t>By design, many very small allocation requests</w:t>
      </w:r>
    </w:p>
    <w:p w:rsidR="00314C80" w:rsidRDefault="00314C80" w:rsidP="00314C80">
      <w:pPr>
        <w:pStyle w:val="ListParagraph"/>
        <w:numPr>
          <w:ilvl w:val="1"/>
          <w:numId w:val="107"/>
        </w:numPr>
      </w:pPr>
      <w:r>
        <w:t>Everything is an object!</w:t>
      </w:r>
    </w:p>
    <w:p w:rsidR="00314C80" w:rsidRDefault="00314C80" w:rsidP="00314C80">
      <w:pPr>
        <w:pStyle w:val="ListParagraph"/>
        <w:numPr>
          <w:ilvl w:val="0"/>
          <w:numId w:val="107"/>
        </w:numPr>
      </w:pPr>
      <w:r>
        <w:t>Special optimization for performance (obmalloc.c)</w:t>
      </w:r>
    </w:p>
    <w:p w:rsidR="00314C80" w:rsidRDefault="00314C80" w:rsidP="00314C80">
      <w:pPr>
        <w:pStyle w:val="ListParagraph"/>
        <w:numPr>
          <w:ilvl w:val="1"/>
          <w:numId w:val="107"/>
        </w:numPr>
      </w:pPr>
      <w:r>
        <w:t>Requests &gt;256 bytes handled by malloc</w:t>
      </w:r>
    </w:p>
    <w:p w:rsidR="00314C80" w:rsidRDefault="00314C80" w:rsidP="00314C80">
      <w:pPr>
        <w:pStyle w:val="ListParagraph"/>
        <w:numPr>
          <w:ilvl w:val="1"/>
          <w:numId w:val="107"/>
        </w:numPr>
      </w:pPr>
      <w:r>
        <w:t>Smaller requests sizes are grouped (8 bytes apart)</w:t>
      </w:r>
    </w:p>
    <w:p w:rsidR="00314C80" w:rsidRDefault="00314C80" w:rsidP="00314C80">
      <w:pPr>
        <w:pStyle w:val="ListParagraph"/>
        <w:numPr>
          <w:ilvl w:val="2"/>
          <w:numId w:val="107"/>
        </w:numPr>
      </w:pPr>
      <w:r>
        <w:t>Memory pools of 4k length each (VMM page size), with own free list</w:t>
      </w:r>
    </w:p>
    <w:p w:rsidR="00314C80" w:rsidRDefault="00314C80" w:rsidP="00314C80">
      <w:pPr>
        <w:pStyle w:val="ListParagraph"/>
        <w:numPr>
          <w:ilvl w:val="2"/>
          <w:numId w:val="107"/>
        </w:numPr>
      </w:pPr>
      <w:r>
        <w:t>Pools are used by different request size allocators</w:t>
      </w:r>
    </w:p>
    <w:p w:rsidR="00314C80" w:rsidRDefault="00314C80" w:rsidP="00314C80">
      <w:pPr>
        <w:pStyle w:val="ListParagraph"/>
        <w:numPr>
          <w:ilvl w:val="2"/>
          <w:numId w:val="107"/>
        </w:numPr>
      </w:pPr>
      <w:r>
        <w:t>8 byte alignment of returned address</w:t>
      </w:r>
    </w:p>
    <w:p w:rsidR="00314C80" w:rsidRDefault="00314C80" w:rsidP="00314C80">
      <w:pPr>
        <w:pStyle w:val="Heading4"/>
        <w:ind w:left="0"/>
      </w:pPr>
      <w:r>
        <w:t>Garbage Collector</w:t>
      </w:r>
    </w:p>
    <w:p w:rsidR="00314C80" w:rsidRDefault="00314C80" w:rsidP="00314C80">
      <w:pPr>
        <w:pStyle w:val="ListParagraph"/>
        <w:numPr>
          <w:ilvl w:val="0"/>
          <w:numId w:val="107"/>
        </w:numPr>
      </w:pPr>
      <w:r>
        <w:t>Traditional garbage collection (e.g. mark and sweep) would demand a set of root objects</w:t>
      </w:r>
    </w:p>
    <w:p w:rsidR="00314C80" w:rsidRDefault="00314C80" w:rsidP="00314C80">
      <w:pPr>
        <w:pStyle w:val="ListParagraph"/>
        <w:numPr>
          <w:ilvl w:val="1"/>
          <w:numId w:val="107"/>
        </w:numPr>
      </w:pPr>
      <w:r>
        <w:t>Extension modules can create own Python objects</w:t>
      </w:r>
    </w:p>
    <w:p w:rsidR="00314C80" w:rsidRDefault="00314C80" w:rsidP="00314C80">
      <w:pPr>
        <w:pStyle w:val="ListParagraph"/>
        <w:numPr>
          <w:ilvl w:val="1"/>
          <w:numId w:val="107"/>
        </w:numPr>
      </w:pPr>
      <w:r>
        <w:t>GC for allocated C objects not really portable</w:t>
      </w:r>
    </w:p>
    <w:p w:rsidR="00314C80" w:rsidRDefault="00314C80" w:rsidP="00314C80">
      <w:pPr>
        <w:pStyle w:val="ListParagraph"/>
        <w:numPr>
          <w:ilvl w:val="1"/>
          <w:numId w:val="107"/>
        </w:numPr>
      </w:pPr>
      <w:r>
        <w:t>Traversing all objects is expensive</w:t>
      </w:r>
    </w:p>
    <w:p w:rsidR="00314C80" w:rsidRDefault="00314C80" w:rsidP="00314C80">
      <w:pPr>
        <w:pStyle w:val="ListParagraph"/>
        <w:numPr>
          <w:ilvl w:val="0"/>
          <w:numId w:val="107"/>
        </w:numPr>
      </w:pPr>
      <w:r>
        <w:t>Instead: Simple reference counting</w:t>
      </w:r>
    </w:p>
    <w:p w:rsidR="00314C80" w:rsidRDefault="00314C80" w:rsidP="00314C80">
      <w:pPr>
        <w:pStyle w:val="ListParagraph"/>
        <w:numPr>
          <w:ilvl w:val="1"/>
          <w:numId w:val="107"/>
        </w:numPr>
      </w:pPr>
      <w:r>
        <w:t xml:space="preserve">In </w:t>
      </w:r>
      <w:r>
        <w:rPr>
          <w:rFonts w:ascii="Courier New" w:hAnsi="Courier New" w:cs="Courier New"/>
        </w:rPr>
        <w:t>ob-&gt;_refcnt</w:t>
      </w:r>
      <w:r>
        <w:t xml:space="preserve"> from </w:t>
      </w:r>
      <w:r>
        <w:rPr>
          <w:rFonts w:ascii="Courier New" w:hAnsi="Courier New" w:cs="Courier New"/>
        </w:rPr>
        <w:t>PyObject_HEAD</w:t>
      </w:r>
    </w:p>
    <w:p w:rsidR="00314C80" w:rsidRDefault="00314C80" w:rsidP="00314C80">
      <w:pPr>
        <w:pStyle w:val="ListParagraph"/>
        <w:numPr>
          <w:ilvl w:val="1"/>
          <w:numId w:val="107"/>
        </w:numPr>
      </w:pPr>
      <w:r>
        <w:t xml:space="preserve">Works with every </w:t>
      </w:r>
      <w:r>
        <w:rPr>
          <w:rFonts w:ascii="Courier New" w:hAnsi="Courier New" w:cs="Courier New"/>
        </w:rPr>
        <w:t>malloc()/free()</w:t>
      </w:r>
    </w:p>
    <w:p w:rsidR="00314C80" w:rsidRDefault="00314C80">
      <w:pPr>
        <w:spacing w:after="0"/>
        <w:ind w:left="0"/>
        <w:rPr>
          <w:rFonts w:ascii="Courier New" w:hAnsi="Courier New" w:cs="Courier New"/>
        </w:rPr>
      </w:pPr>
    </w:p>
    <w:p w:rsidR="00314C80" w:rsidRDefault="00314C80" w:rsidP="00314C80">
      <w:pPr>
        <w:pStyle w:val="ListParagraph"/>
        <w:numPr>
          <w:ilvl w:val="0"/>
          <w:numId w:val="107"/>
        </w:numPr>
      </w:pPr>
      <w:r>
        <w:rPr>
          <w:rFonts w:ascii="Courier New" w:hAnsi="Courier New" w:cs="Courier New"/>
        </w:rPr>
        <w:t>PY_DECREF()</w:t>
      </w:r>
      <w:r>
        <w:t xml:space="preserve"> – </w:t>
      </w:r>
      <w:r>
        <w:rPr>
          <w:rFonts w:ascii="Courier New" w:hAnsi="Courier New" w:cs="Courier New"/>
        </w:rPr>
        <w:t>(object.h)</w:t>
      </w:r>
    </w:p>
    <w:p w:rsidR="00314C80" w:rsidRDefault="00314C80" w:rsidP="00314C80">
      <w:pPr>
        <w:pStyle w:val="ListParagraph"/>
        <w:numPr>
          <w:ilvl w:val="1"/>
          <w:numId w:val="107"/>
        </w:numPr>
      </w:pPr>
      <w:r>
        <w:t>Call finalizer when reference count comes to zero</w:t>
      </w:r>
    </w:p>
    <w:p w:rsidR="00314C80" w:rsidRDefault="00314C80" w:rsidP="00314C80">
      <w:pPr>
        <w:pStyle w:val="ListParagraph"/>
        <w:numPr>
          <w:ilvl w:val="0"/>
          <w:numId w:val="107"/>
        </w:numPr>
      </w:pPr>
      <w:r>
        <w:t xml:space="preserve">Functions that create an object set the </w:t>
      </w:r>
      <w:r>
        <w:rPr>
          <w:rFonts w:ascii="Courier New" w:hAnsi="Courier New" w:cs="Courier New"/>
        </w:rPr>
        <w:t>on_refcnt</w:t>
      </w:r>
      <w:r>
        <w:t xml:space="preserve"> to 1, and store it or destroy it by calling </w:t>
      </w:r>
      <w:r>
        <w:rPr>
          <w:rFonts w:ascii="Courier New" w:hAnsi="Courier New" w:cs="Courier New"/>
        </w:rPr>
        <w:t>PY_DECREF</w:t>
      </w:r>
    </w:p>
    <w:p w:rsidR="00314C80" w:rsidRDefault="00314C80" w:rsidP="00314C80">
      <w:pPr>
        <w:pStyle w:val="ListParagraph"/>
        <w:numPr>
          <w:ilvl w:val="1"/>
          <w:numId w:val="107"/>
        </w:numPr>
      </w:pPr>
      <w:r>
        <w:t xml:space="preserve">Some store functions therefore don’t increase the reference counter (e,g, </w:t>
      </w:r>
      <w:r>
        <w:rPr>
          <w:rFonts w:ascii="Courier New" w:hAnsi="Courier New" w:cs="Courier New"/>
        </w:rPr>
        <w:t>PyList_SetItem()</w:t>
      </w:r>
      <w:r>
        <w:t>)</w:t>
      </w:r>
    </w:p>
    <w:p w:rsidR="00314C80" w:rsidRDefault="00314C80" w:rsidP="00314C80">
      <w:pPr>
        <w:pStyle w:val="ListParagraph"/>
        <w:numPr>
          <w:ilvl w:val="0"/>
          <w:numId w:val="107"/>
        </w:numPr>
      </w:pPr>
      <w:r>
        <w:t>Objects can be stucked u tracebacks</w:t>
      </w:r>
    </w:p>
    <w:p w:rsidR="00314C80" w:rsidRDefault="00314C80" w:rsidP="00314C80">
      <w:pPr>
        <w:pStyle w:val="ListParagraph"/>
        <w:numPr>
          <w:ilvl w:val="0"/>
          <w:numId w:val="107"/>
        </w:numPr>
      </w:pPr>
      <w:r>
        <w:t>Weakref module (PEP 205)</w:t>
      </w:r>
    </w:p>
    <w:p w:rsidR="00314C80" w:rsidRDefault="00314C80" w:rsidP="00314C80">
      <w:pPr>
        <w:pStyle w:val="ListParagraph"/>
        <w:numPr>
          <w:ilvl w:val="1"/>
          <w:numId w:val="107"/>
        </w:numPr>
      </w:pPr>
      <w:r>
        <w:t>For object caches (weak dictionaries)</w:t>
      </w:r>
    </w:p>
    <w:p w:rsidR="00314C80" w:rsidRDefault="00314C80" w:rsidP="00314C80">
      <w:pPr>
        <w:pStyle w:val="ListParagraph"/>
        <w:numPr>
          <w:ilvl w:val="1"/>
          <w:numId w:val="107"/>
        </w:numPr>
      </w:pPr>
      <w:r>
        <w:t>For circular references (DOM node relations)</w:t>
      </w:r>
    </w:p>
    <w:p w:rsidR="00314C80" w:rsidRDefault="00314C80" w:rsidP="00314C80">
      <w:pPr>
        <w:pStyle w:val="Heading4"/>
        <w:ind w:left="0"/>
      </w:pPr>
      <w:r>
        <w:t>Circular References</w:t>
      </w:r>
    </w:p>
    <w:p w:rsidR="00314C80" w:rsidRDefault="00314C80" w:rsidP="00314C80">
      <w:pPr>
        <w:ind w:left="720"/>
      </w:pPr>
      <w:r>
        <w:rPr>
          <w:noProof/>
        </w:rPr>
        <w:drawing>
          <wp:inline distT="0" distB="0" distL="0" distR="0">
            <wp:extent cx="4892675" cy="2477135"/>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92675" cy="2477135"/>
                    </a:xfrm>
                    <a:prstGeom prst="rect">
                      <a:avLst/>
                    </a:prstGeom>
                    <a:noFill/>
                    <a:ln>
                      <a:noFill/>
                    </a:ln>
                  </pic:spPr>
                </pic:pic>
              </a:graphicData>
            </a:graphic>
          </wp:inline>
        </w:drawing>
      </w:r>
    </w:p>
    <w:p w:rsidR="00314C80" w:rsidRDefault="00314C80" w:rsidP="00314C80">
      <w:pPr>
        <w:ind w:left="0"/>
      </w:pPr>
    </w:p>
    <w:p w:rsidR="00314C80" w:rsidRDefault="00314C80" w:rsidP="00314C80">
      <w:pPr>
        <w:pStyle w:val="Heading4"/>
        <w:ind w:left="0"/>
      </w:pPr>
      <w:r>
        <w:t>Cyclic Garbage Collector</w:t>
      </w:r>
    </w:p>
    <w:p w:rsidR="00314C80" w:rsidRDefault="00314C80" w:rsidP="00314C80">
      <w:pPr>
        <w:pStyle w:val="ListParagraph"/>
        <w:numPr>
          <w:ilvl w:val="0"/>
          <w:numId w:val="107"/>
        </w:numPr>
      </w:pPr>
      <w:r>
        <w:t>Reference cycle: Unused object(s) even though reference counter is not zero</w:t>
      </w:r>
    </w:p>
    <w:p w:rsidR="00314C80" w:rsidRDefault="00314C80" w:rsidP="00314C80">
      <w:pPr>
        <w:pStyle w:val="ListParagraph"/>
        <w:numPr>
          <w:ilvl w:val="1"/>
          <w:numId w:val="107"/>
        </w:numPr>
      </w:pPr>
      <w:r>
        <w:t>Test is only relevant for container types</w:t>
      </w:r>
    </w:p>
    <w:p w:rsidR="00314C80" w:rsidRDefault="00314C80" w:rsidP="00314C80">
      <w:pPr>
        <w:pStyle w:val="ListParagraph"/>
        <w:numPr>
          <w:ilvl w:val="0"/>
          <w:numId w:val="107"/>
        </w:numPr>
      </w:pPr>
      <w:r>
        <w:t>Usage of double-linked list of all container objects (</w:t>
      </w:r>
      <w:r>
        <w:rPr>
          <w:rFonts w:ascii="Courier New" w:hAnsi="Courier New" w:cs="Courier New"/>
        </w:rPr>
        <w:t>gc_next,gc_pref</w:t>
      </w:r>
      <w:r>
        <w:t>)</w:t>
      </w:r>
    </w:p>
    <w:p w:rsidR="00314C80" w:rsidRDefault="00314C80" w:rsidP="00314C80">
      <w:pPr>
        <w:pStyle w:val="ListParagraph"/>
        <w:numPr>
          <w:ilvl w:val="1"/>
          <w:numId w:val="107"/>
        </w:numPr>
      </w:pPr>
      <w:r>
        <w:t>Determine all containers which are only referenced by themselves</w:t>
      </w:r>
    </w:p>
    <w:p w:rsidR="00314C80" w:rsidRDefault="00314C80" w:rsidP="00314C80">
      <w:pPr>
        <w:pStyle w:val="ListParagraph"/>
        <w:numPr>
          <w:ilvl w:val="0"/>
          <w:numId w:val="107"/>
        </w:numPr>
      </w:pPr>
      <w:r>
        <w:t xml:space="preserve">Objects in cycles with finalizers </w:t>
      </w:r>
      <w:r>
        <w:rPr>
          <w:rFonts w:ascii="Courier New" w:hAnsi="Courier New" w:cs="Courier New"/>
        </w:rPr>
        <w:t>__del()__</w:t>
      </w:r>
      <w:r>
        <w:t xml:space="preserve"> are added to set of uncollectable objects</w:t>
      </w:r>
    </w:p>
    <w:p w:rsidR="00314C80" w:rsidRDefault="00314C80" w:rsidP="00314C80">
      <w:pPr>
        <w:pStyle w:val="ListParagraph"/>
        <w:numPr>
          <w:ilvl w:val="1"/>
          <w:numId w:val="107"/>
        </w:numPr>
      </w:pPr>
      <w:r>
        <w:t>Order of finalizer call in the cycle unclear</w:t>
      </w:r>
    </w:p>
    <w:p w:rsidR="0017301F" w:rsidRDefault="0017301F" w:rsidP="0017301F">
      <w:pPr>
        <w:spacing w:after="0"/>
        <w:ind w:left="0"/>
      </w:pPr>
    </w:p>
    <w:p w:rsidR="0017301F" w:rsidRDefault="0017301F" w:rsidP="0017301F">
      <w:pPr>
        <w:spacing w:after="0"/>
        <w:ind w:left="0"/>
      </w:pPr>
    </w:p>
    <w:p w:rsidR="0017301F" w:rsidRDefault="0017301F" w:rsidP="0017301F">
      <w:pPr>
        <w:spacing w:after="0"/>
        <w:ind w:left="0"/>
      </w:pPr>
      <w:r>
        <w:br w:type="page"/>
      </w:r>
    </w:p>
    <w:p w:rsidR="0017301F" w:rsidRDefault="0017301F" w:rsidP="0017301F">
      <w:pPr>
        <w:pStyle w:val="Heading2"/>
        <w:spacing w:line="276" w:lineRule="auto"/>
      </w:pPr>
      <w:bookmarkStart w:id="34" w:name="_Toc512848480"/>
      <w:bookmarkStart w:id="35" w:name="_Toc514971256"/>
      <w:bookmarkStart w:id="36" w:name="_Toc515037810"/>
      <w:r w:rsidRPr="00227EFC">
        <w:lastRenderedPageBreak/>
        <w:t>Executing Steps in Python</w:t>
      </w:r>
      <w:bookmarkEnd w:id="29"/>
      <w:bookmarkEnd w:id="34"/>
      <w:bookmarkEnd w:id="35"/>
      <w:bookmarkEnd w:id="36"/>
    </w:p>
    <w:p w:rsidR="0017301F" w:rsidRDefault="0017301F" w:rsidP="0017301F">
      <w:pPr>
        <w:spacing w:line="276" w:lineRule="auto"/>
        <w:ind w:left="0"/>
      </w:pPr>
      <w:r>
        <w:t>There are different ways in which you can execute steps in Python. Let us take a look at each of the ways.</w:t>
      </w:r>
    </w:p>
    <w:p w:rsidR="0017301F" w:rsidRDefault="0017301F" w:rsidP="0017301F">
      <w:pPr>
        <w:pStyle w:val="Heading3"/>
        <w:spacing w:line="276" w:lineRule="auto"/>
      </w:pPr>
      <w:bookmarkStart w:id="37" w:name="_Toc510104233"/>
      <w:bookmarkStart w:id="38" w:name="_Toc512848481"/>
      <w:bookmarkStart w:id="39" w:name="_Toc514971257"/>
      <w:bookmarkStart w:id="40" w:name="_Toc515037811"/>
      <w:r w:rsidRPr="002C49E0">
        <w:t>Using the Interactive Shell</w:t>
      </w:r>
      <w:bookmarkEnd w:id="37"/>
      <w:bookmarkEnd w:id="38"/>
      <w:bookmarkEnd w:id="39"/>
      <w:bookmarkEnd w:id="40"/>
    </w:p>
    <w:p w:rsidR="0017301F" w:rsidRDefault="0017301F" w:rsidP="0017301F">
      <w:pPr>
        <w:spacing w:line="276" w:lineRule="auto"/>
        <w:ind w:left="0"/>
      </w:pPr>
      <w:r>
        <w:t>To invoke the Python interpreter on your Windows system:</w:t>
      </w:r>
    </w:p>
    <w:p w:rsidR="0017301F" w:rsidRDefault="0017301F" w:rsidP="00B629BA">
      <w:pPr>
        <w:pStyle w:val="ListParagraph"/>
        <w:numPr>
          <w:ilvl w:val="0"/>
          <w:numId w:val="21"/>
        </w:numPr>
        <w:spacing w:line="276" w:lineRule="auto"/>
      </w:pPr>
      <w:r>
        <w:t>Open the command line.</w:t>
      </w:r>
    </w:p>
    <w:p w:rsidR="0017301F" w:rsidRDefault="0017301F" w:rsidP="0017301F">
      <w:pPr>
        <w:pStyle w:val="ListParagraph"/>
        <w:spacing w:line="276" w:lineRule="auto"/>
      </w:pPr>
      <w:r>
        <w:rPr>
          <w:noProof/>
        </w:rPr>
        <w:drawing>
          <wp:inline distT="0" distB="0" distL="0" distR="0">
            <wp:extent cx="5251312" cy="1143364"/>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md.pn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51312" cy="1143364"/>
                    </a:xfrm>
                    <a:prstGeom prst="rect">
                      <a:avLst/>
                    </a:prstGeom>
                  </pic:spPr>
                </pic:pic>
              </a:graphicData>
            </a:graphic>
          </wp:inline>
        </w:drawing>
      </w:r>
    </w:p>
    <w:p w:rsidR="0017301F" w:rsidRDefault="0017301F" w:rsidP="0017301F">
      <w:pPr>
        <w:pStyle w:val="ListParagraph"/>
        <w:spacing w:line="276" w:lineRule="auto"/>
      </w:pPr>
    </w:p>
    <w:p w:rsidR="0017301F" w:rsidRDefault="0017301F" w:rsidP="00B629BA">
      <w:pPr>
        <w:pStyle w:val="ListParagraph"/>
        <w:numPr>
          <w:ilvl w:val="0"/>
          <w:numId w:val="21"/>
        </w:numPr>
        <w:spacing w:line="276" w:lineRule="auto"/>
      </w:pPr>
      <w:r>
        <w:t xml:space="preserve">Use the </w:t>
      </w:r>
      <w:r w:rsidRPr="009D4A23">
        <w:rPr>
          <w:rFonts w:ascii="Courier New" w:hAnsi="Courier New" w:cs="Courier New"/>
        </w:rPr>
        <w:t>cd</w:t>
      </w:r>
      <w:r>
        <w:t xml:space="preserve"> command to change the directory to the folder where Python is installed. </w:t>
      </w:r>
    </w:p>
    <w:p w:rsidR="0017301F" w:rsidRDefault="0017301F" w:rsidP="0017301F">
      <w:pPr>
        <w:pStyle w:val="ListParagraph"/>
        <w:spacing w:line="276" w:lineRule="auto"/>
      </w:pPr>
      <w:r>
        <w:rPr>
          <w:noProof/>
        </w:rPr>
        <w:drawing>
          <wp:inline distT="0" distB="0" distL="0" distR="0">
            <wp:extent cx="5760720" cy="13309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ep 2.pn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1330960"/>
                    </a:xfrm>
                    <a:prstGeom prst="rect">
                      <a:avLst/>
                    </a:prstGeom>
                  </pic:spPr>
                </pic:pic>
              </a:graphicData>
            </a:graphic>
          </wp:inline>
        </w:drawing>
      </w:r>
    </w:p>
    <w:p w:rsidR="0017301F" w:rsidRDefault="0017301F" w:rsidP="0017301F">
      <w:pPr>
        <w:pStyle w:val="ListParagraph"/>
        <w:spacing w:line="276" w:lineRule="auto"/>
      </w:pPr>
    </w:p>
    <w:p w:rsidR="0017301F" w:rsidRDefault="0017301F" w:rsidP="00B629BA">
      <w:pPr>
        <w:pStyle w:val="ListParagraph"/>
        <w:numPr>
          <w:ilvl w:val="0"/>
          <w:numId w:val="21"/>
        </w:numPr>
        <w:spacing w:line="276" w:lineRule="auto"/>
      </w:pPr>
      <w:r>
        <w:t xml:space="preserve">Type </w:t>
      </w:r>
      <w:r w:rsidRPr="006673A4">
        <w:rPr>
          <w:rFonts w:ascii="Courier New" w:hAnsi="Courier New" w:cs="Courier New"/>
        </w:rPr>
        <w:t>python</w:t>
      </w:r>
      <w:r>
        <w:t xml:space="preserve"> in the command line and press Enter. </w:t>
      </w:r>
    </w:p>
    <w:p w:rsidR="0017301F" w:rsidRDefault="0017301F" w:rsidP="0017301F">
      <w:pPr>
        <w:pStyle w:val="ListParagraph"/>
        <w:spacing w:line="276" w:lineRule="auto"/>
      </w:pPr>
      <w:r>
        <w:rPr>
          <w:noProof/>
        </w:rPr>
        <w:drawing>
          <wp:inline distT="0" distB="0" distL="0" distR="0">
            <wp:extent cx="5760720" cy="13976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ep 3.pn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1397635"/>
                    </a:xfrm>
                    <a:prstGeom prst="rect">
                      <a:avLst/>
                    </a:prstGeom>
                  </pic:spPr>
                </pic:pic>
              </a:graphicData>
            </a:graphic>
          </wp:inline>
        </w:drawing>
      </w:r>
    </w:p>
    <w:p w:rsidR="0017301F" w:rsidRPr="002C49E0" w:rsidRDefault="0017301F" w:rsidP="0017301F">
      <w:pPr>
        <w:spacing w:line="276" w:lineRule="auto"/>
        <w:ind w:left="720"/>
      </w:pPr>
      <w:r>
        <w:t xml:space="preserve">This will open the interactive shell. You can then type your scripts at the Python prompt </w:t>
      </w:r>
      <w:r w:rsidRPr="00E20E85">
        <w:rPr>
          <w:rFonts w:ascii="Courier New" w:hAnsi="Courier New" w:cs="Courier New"/>
        </w:rPr>
        <w:t>&gt;&gt;&gt;</w:t>
      </w:r>
      <w:r>
        <w:t xml:space="preserve"> and execute them.</w:t>
      </w:r>
    </w:p>
    <w:p w:rsidR="0017301F" w:rsidRDefault="0017301F" w:rsidP="0017301F">
      <w:pPr>
        <w:pStyle w:val="Heading3"/>
        <w:spacing w:line="276" w:lineRule="auto"/>
      </w:pPr>
      <w:bookmarkStart w:id="41" w:name="_Toc510104234"/>
    </w:p>
    <w:p w:rsidR="0017301F" w:rsidRDefault="0017301F" w:rsidP="0017301F">
      <w:pPr>
        <w:spacing w:after="0"/>
        <w:ind w:left="0"/>
        <w:rPr>
          <w:rFonts w:asciiTheme="majorHAnsi" w:hAnsiTheme="majorHAnsi"/>
          <w:kern w:val="28"/>
          <w:sz w:val="28"/>
          <w:szCs w:val="28"/>
        </w:rPr>
      </w:pPr>
      <w:r>
        <w:br w:type="page"/>
      </w:r>
    </w:p>
    <w:p w:rsidR="0017301F" w:rsidRDefault="0017301F" w:rsidP="0017301F">
      <w:pPr>
        <w:pStyle w:val="Heading3"/>
        <w:spacing w:line="276" w:lineRule="auto"/>
      </w:pPr>
      <w:bookmarkStart w:id="42" w:name="_Toc512848482"/>
      <w:bookmarkStart w:id="43" w:name="_Toc514971258"/>
      <w:bookmarkStart w:id="44" w:name="_Toc515037812"/>
      <w:r w:rsidRPr="002C49E0">
        <w:lastRenderedPageBreak/>
        <w:t>Using Executable or Script Files</w:t>
      </w:r>
      <w:bookmarkEnd w:id="41"/>
      <w:bookmarkEnd w:id="42"/>
      <w:bookmarkEnd w:id="43"/>
      <w:bookmarkEnd w:id="44"/>
    </w:p>
    <w:p w:rsidR="0017301F" w:rsidRDefault="0017301F" w:rsidP="0017301F">
      <w:pPr>
        <w:ind w:left="0"/>
      </w:pPr>
      <w:r>
        <w:t xml:space="preserve">You can also use any text editing software to write a Python script in a file and then save the file with the .py extension. You can then run the .py file in the Python interactive shell. </w:t>
      </w:r>
    </w:p>
    <w:p w:rsidR="0017301F" w:rsidRDefault="0017301F" w:rsidP="0017301F">
      <w:pPr>
        <w:ind w:left="0"/>
      </w:pPr>
      <w:r>
        <w:t xml:space="preserve">To run the file in the interactive shell, type the .py file name and press Enter. </w:t>
      </w:r>
    </w:p>
    <w:p w:rsidR="0017301F" w:rsidRPr="002C49E0" w:rsidRDefault="0017301F" w:rsidP="0017301F">
      <w:pPr>
        <w:spacing w:line="276" w:lineRule="auto"/>
        <w:ind w:left="0"/>
      </w:pPr>
    </w:p>
    <w:p w:rsidR="0017301F" w:rsidRPr="003D3845" w:rsidRDefault="0017301F" w:rsidP="0017301F">
      <w:pPr>
        <w:pStyle w:val="Heading3"/>
        <w:spacing w:line="276" w:lineRule="auto"/>
      </w:pPr>
      <w:bookmarkStart w:id="45" w:name="_Toc510104235"/>
      <w:bookmarkStart w:id="46" w:name="_Toc512848483"/>
      <w:bookmarkStart w:id="47" w:name="_Toc514971259"/>
      <w:bookmarkStart w:id="48" w:name="_Toc515037813"/>
      <w:r w:rsidRPr="002C49E0">
        <w:t>Using User Interface or IDE</w:t>
      </w:r>
      <w:bookmarkEnd w:id="45"/>
      <w:bookmarkEnd w:id="46"/>
      <w:bookmarkEnd w:id="47"/>
      <w:bookmarkEnd w:id="48"/>
    </w:p>
    <w:p w:rsidR="0017301F" w:rsidRDefault="0017301F" w:rsidP="0017301F">
      <w:pPr>
        <w:ind w:left="0"/>
      </w:pPr>
      <w:r>
        <w:t>Integrated Development Environment (IDE) is a software that makes life easier for a programmer by providing features like code editing, code hints, indentation, and syntax highlighting. An IDE not only provides text editing capabilities but has integrated compiler and debugger that allows you to compile a code on-the-fly.</w:t>
      </w:r>
    </w:p>
    <w:p w:rsidR="0017301F" w:rsidRDefault="0017301F" w:rsidP="0017301F">
      <w:pPr>
        <w:ind w:left="0"/>
      </w:pPr>
      <w:r>
        <w:t>Here are some of the preferred IDEs for Python:</w:t>
      </w:r>
    </w:p>
    <w:p w:rsidR="0017301F" w:rsidRPr="00197989" w:rsidRDefault="0017301F" w:rsidP="00B629BA">
      <w:pPr>
        <w:pStyle w:val="ListParagraph"/>
        <w:numPr>
          <w:ilvl w:val="0"/>
          <w:numId w:val="22"/>
        </w:numPr>
        <w:rPr>
          <w:b/>
        </w:rPr>
      </w:pPr>
      <w:r w:rsidRPr="00197989">
        <w:rPr>
          <w:b/>
        </w:rPr>
        <w:t>Anaconda</w:t>
      </w:r>
    </w:p>
    <w:p w:rsidR="0017301F" w:rsidRDefault="0017301F" w:rsidP="00B629BA">
      <w:pPr>
        <w:pStyle w:val="ListParagraph"/>
        <w:numPr>
          <w:ilvl w:val="0"/>
          <w:numId w:val="22"/>
        </w:numPr>
      </w:pPr>
      <w:r w:rsidRPr="00197989">
        <w:rPr>
          <w:b/>
        </w:rPr>
        <w:t>Spyde</w:t>
      </w:r>
      <w:r>
        <w:rPr>
          <w:b/>
        </w:rPr>
        <w:t>r</w:t>
      </w:r>
    </w:p>
    <w:p w:rsidR="0017301F" w:rsidRPr="00197989" w:rsidRDefault="0017301F" w:rsidP="00B629BA">
      <w:pPr>
        <w:pStyle w:val="ListParagraph"/>
        <w:numPr>
          <w:ilvl w:val="0"/>
          <w:numId w:val="22"/>
        </w:numPr>
        <w:rPr>
          <w:b/>
        </w:rPr>
      </w:pPr>
      <w:r>
        <w:rPr>
          <w:b/>
        </w:rPr>
        <w:t>Jupy</w:t>
      </w:r>
      <w:r w:rsidRPr="00197989">
        <w:rPr>
          <w:b/>
        </w:rPr>
        <w:t>ter</w:t>
      </w:r>
    </w:p>
    <w:p w:rsidR="0017301F" w:rsidRDefault="0017301F" w:rsidP="00B629BA">
      <w:pPr>
        <w:pStyle w:val="ListParagraph"/>
        <w:numPr>
          <w:ilvl w:val="0"/>
          <w:numId w:val="22"/>
        </w:numPr>
      </w:pPr>
      <w:r w:rsidRPr="00197989">
        <w:rPr>
          <w:b/>
        </w:rPr>
        <w:t>Sublime Text</w:t>
      </w:r>
    </w:p>
    <w:p w:rsidR="0017301F" w:rsidRDefault="0017301F" w:rsidP="0017301F">
      <w:pPr>
        <w:ind w:left="0"/>
      </w:pPr>
      <w:r>
        <w:t xml:space="preserve">Let’s take a look at these IDEs in more details. </w:t>
      </w:r>
    </w:p>
    <w:p w:rsidR="0017301F" w:rsidRPr="00B21E5B" w:rsidRDefault="0017301F" w:rsidP="0017301F">
      <w:pPr>
        <w:pStyle w:val="Heading4"/>
        <w:ind w:left="0"/>
        <w:rPr>
          <w:b/>
        </w:rPr>
      </w:pPr>
      <w:bookmarkStart w:id="49" w:name="_Toc512848484"/>
      <w:r w:rsidRPr="00B21E5B">
        <w:rPr>
          <w:b/>
        </w:rPr>
        <w:t>Anaconda</w:t>
      </w:r>
      <w:bookmarkEnd w:id="49"/>
    </w:p>
    <w:p w:rsidR="0017301F" w:rsidRPr="002B2F30" w:rsidRDefault="0017301F" w:rsidP="0017301F">
      <w:pPr>
        <w:ind w:left="0"/>
      </w:pPr>
      <w:r w:rsidRPr="002B2F30">
        <w:t>Anaconda Distribution 5 is a free, easy-to-install package manager, environment manager</w:t>
      </w:r>
      <w:r>
        <w:t>,</w:t>
      </w:r>
      <w:r w:rsidRPr="002B2F30">
        <w:t xml:space="preserve"> and Python distribution with a collection of 1,000+ open source packages with free community support. Anaconda is platform-agnostic, so you can use it whether you are on Windows, macOS or Linux.</w:t>
      </w:r>
    </w:p>
    <w:p w:rsidR="0017301F" w:rsidRDefault="0017301F" w:rsidP="0017301F">
      <w:pPr>
        <w:ind w:left="0"/>
      </w:pPr>
      <w:r>
        <w:t>System requirements</w:t>
      </w:r>
    </w:p>
    <w:p w:rsidR="0017301F" w:rsidRPr="002D7A22" w:rsidRDefault="0017301F" w:rsidP="00B629BA">
      <w:pPr>
        <w:pStyle w:val="ListParagraph"/>
        <w:numPr>
          <w:ilvl w:val="0"/>
          <w:numId w:val="27"/>
        </w:numPr>
      </w:pPr>
      <w:r w:rsidRPr="001F4D94">
        <w:rPr>
          <w:b/>
        </w:rPr>
        <w:t>License</w:t>
      </w:r>
      <w:r w:rsidRPr="002D7A22">
        <w:t>: Free use and redistribution under the terms of the Anaconda End User License Agreement.</w:t>
      </w:r>
    </w:p>
    <w:p w:rsidR="0017301F" w:rsidRPr="002D7A22" w:rsidRDefault="0017301F" w:rsidP="00B629BA">
      <w:pPr>
        <w:pStyle w:val="ListParagraph"/>
        <w:numPr>
          <w:ilvl w:val="0"/>
          <w:numId w:val="27"/>
        </w:numPr>
      </w:pPr>
      <w:r w:rsidRPr="001F4D94">
        <w:rPr>
          <w:b/>
        </w:rPr>
        <w:t>Operating system</w:t>
      </w:r>
      <w:r w:rsidRPr="002D7A22">
        <w:t>: Windows Vista or newer, 64-bit macOS 10.10+, or Linux, including Ubuntu, RedHat, CentOS 6+, and others.</w:t>
      </w:r>
    </w:p>
    <w:p w:rsidR="0017301F" w:rsidRPr="002D7A22" w:rsidRDefault="0017301F" w:rsidP="00B629BA">
      <w:pPr>
        <w:pStyle w:val="ListParagraph"/>
        <w:numPr>
          <w:ilvl w:val="0"/>
          <w:numId w:val="27"/>
        </w:numPr>
      </w:pPr>
      <w:r w:rsidRPr="002D7A22">
        <w:t>Windows XP supported on Anaconda versions 2.2 and earlier. See Old package lists. Download it from our archive.</w:t>
      </w:r>
    </w:p>
    <w:p w:rsidR="0017301F" w:rsidRPr="002D7A22" w:rsidRDefault="0017301F" w:rsidP="00B629BA">
      <w:pPr>
        <w:pStyle w:val="ListParagraph"/>
        <w:numPr>
          <w:ilvl w:val="0"/>
          <w:numId w:val="27"/>
        </w:numPr>
      </w:pPr>
      <w:r w:rsidRPr="000162BB">
        <w:rPr>
          <w:b/>
        </w:rPr>
        <w:t>System architecture</w:t>
      </w:r>
      <w:r w:rsidRPr="002D7A22">
        <w:t>: 64-bit x86, 32-bit x86 with Windows or Linux, Power8 or Power9.</w:t>
      </w:r>
    </w:p>
    <w:p w:rsidR="0017301F" w:rsidRPr="002D7A22" w:rsidRDefault="0017301F" w:rsidP="00B629BA">
      <w:pPr>
        <w:pStyle w:val="ListParagraph"/>
        <w:numPr>
          <w:ilvl w:val="0"/>
          <w:numId w:val="27"/>
        </w:numPr>
      </w:pPr>
      <w:r w:rsidRPr="002D7A22">
        <w:t xml:space="preserve">Minimum </w:t>
      </w:r>
      <w:r w:rsidRPr="000162BB">
        <w:rPr>
          <w:b/>
        </w:rPr>
        <w:t>3 GB</w:t>
      </w:r>
      <w:r w:rsidRPr="002D7A22">
        <w:t xml:space="preserve"> disk space to download and install.</w:t>
      </w:r>
    </w:p>
    <w:p w:rsidR="0017301F" w:rsidRDefault="0017301F" w:rsidP="0017301F">
      <w:pPr>
        <w:spacing w:after="0"/>
        <w:ind w:left="0"/>
      </w:pPr>
      <w:r>
        <w:br w:type="page"/>
      </w:r>
    </w:p>
    <w:p w:rsidR="0017301F" w:rsidRDefault="0017301F" w:rsidP="0017301F">
      <w:pPr>
        <w:ind w:left="0"/>
      </w:pPr>
      <w:r>
        <w:lastRenderedPageBreak/>
        <w:t>Installing Anaconda on Windows</w:t>
      </w:r>
    </w:p>
    <w:p w:rsidR="0017301F" w:rsidRDefault="0017301F" w:rsidP="00B629BA">
      <w:pPr>
        <w:pStyle w:val="ListParagraph"/>
        <w:numPr>
          <w:ilvl w:val="0"/>
          <w:numId w:val="23"/>
        </w:numPr>
      </w:pPr>
      <w:r>
        <w:t>Download the Anaconda Installer.</w:t>
      </w:r>
    </w:p>
    <w:p w:rsidR="0017301F" w:rsidRDefault="0017301F" w:rsidP="00B629BA">
      <w:pPr>
        <w:pStyle w:val="ListParagraph"/>
        <w:numPr>
          <w:ilvl w:val="0"/>
          <w:numId w:val="23"/>
        </w:numPr>
      </w:pPr>
      <w:r>
        <w:t>Double click the installer to launch.</w:t>
      </w:r>
    </w:p>
    <w:p w:rsidR="0017301F" w:rsidRDefault="0017301F" w:rsidP="0017301F">
      <w:pPr>
        <w:pStyle w:val="ListParagraph"/>
      </w:pPr>
      <w:r>
        <w:rPr>
          <w:noProof/>
        </w:rPr>
        <w:drawing>
          <wp:inline distT="0" distB="0" distL="0" distR="0">
            <wp:extent cx="3214425" cy="2372880"/>
            <wp:effectExtent l="0" t="0" r="508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224485" cy="2380307"/>
                    </a:xfrm>
                    <a:prstGeom prst="rect">
                      <a:avLst/>
                    </a:prstGeom>
                  </pic:spPr>
                </pic:pic>
              </a:graphicData>
            </a:graphic>
          </wp:inline>
        </w:drawing>
      </w:r>
    </w:p>
    <w:p w:rsidR="0017301F" w:rsidRDefault="0017301F" w:rsidP="0017301F">
      <w:pPr>
        <w:pStyle w:val="ListParagraph"/>
      </w:pPr>
    </w:p>
    <w:p w:rsidR="0017301F" w:rsidRDefault="0017301F" w:rsidP="0017301F">
      <w:pPr>
        <w:pStyle w:val="ListParagraph"/>
      </w:pPr>
      <w:r>
        <w:rPr>
          <w:noProof/>
        </w:rPr>
        <w:drawing>
          <wp:inline distT="0" distB="0" distL="0" distR="0">
            <wp:extent cx="3311541" cy="257490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20260" cy="2581685"/>
                    </a:xfrm>
                    <a:prstGeom prst="rect">
                      <a:avLst/>
                    </a:prstGeom>
                  </pic:spPr>
                </pic:pic>
              </a:graphicData>
            </a:graphic>
          </wp:inline>
        </w:drawing>
      </w:r>
    </w:p>
    <w:p w:rsidR="0017301F" w:rsidRDefault="0017301F" w:rsidP="0017301F">
      <w:pPr>
        <w:pStyle w:val="ListParagraph"/>
      </w:pPr>
    </w:p>
    <w:p w:rsidR="0017301F" w:rsidRPr="004833E0" w:rsidRDefault="0017301F" w:rsidP="0017301F">
      <w:pPr>
        <w:pStyle w:val="ListParagraph"/>
        <w:rPr>
          <w:sz w:val="20"/>
        </w:rPr>
      </w:pPr>
      <w:r w:rsidRPr="004833E0">
        <w:rPr>
          <w:b/>
          <w:sz w:val="20"/>
        </w:rPr>
        <w:t>NOTE</w:t>
      </w:r>
      <w:r w:rsidRPr="004833E0">
        <w:rPr>
          <w:sz w:val="20"/>
        </w:rPr>
        <w:t xml:space="preserve">: </w:t>
      </w:r>
      <w:r w:rsidRPr="004833E0">
        <w:rPr>
          <w:i/>
          <w:sz w:val="20"/>
        </w:rPr>
        <w:t>To prevent permission errors, do not launch the installer from the Favorites folder.</w:t>
      </w:r>
    </w:p>
    <w:p w:rsidR="0017301F" w:rsidRPr="00660223" w:rsidRDefault="0017301F" w:rsidP="0017301F">
      <w:pPr>
        <w:pStyle w:val="ListParagraph"/>
        <w:rPr>
          <w:i/>
          <w:sz w:val="20"/>
        </w:rPr>
      </w:pPr>
      <w:r w:rsidRPr="004833E0">
        <w:rPr>
          <w:b/>
          <w:sz w:val="20"/>
        </w:rPr>
        <w:t>NOTE</w:t>
      </w:r>
      <w:r w:rsidRPr="004833E0">
        <w:rPr>
          <w:sz w:val="20"/>
        </w:rPr>
        <w:t xml:space="preserve">: </w:t>
      </w:r>
      <w:r w:rsidRPr="004833E0">
        <w:rPr>
          <w:i/>
          <w:sz w:val="20"/>
        </w:rPr>
        <w:t>If you encounter issues during installation, temporarily disable your anti-virus software during install, then re-enable it after the installation concludes. If you installed for all users, uninstall Anaconda and re-install it for your user only and try again.</w:t>
      </w:r>
    </w:p>
    <w:p w:rsidR="0017301F" w:rsidRDefault="0017301F" w:rsidP="00B629BA">
      <w:pPr>
        <w:pStyle w:val="ListParagraph"/>
        <w:numPr>
          <w:ilvl w:val="0"/>
          <w:numId w:val="23"/>
        </w:numPr>
      </w:pPr>
      <w:r>
        <w:t xml:space="preserve">Click </w:t>
      </w:r>
      <w:r w:rsidRPr="00660223">
        <w:rPr>
          <w:b/>
        </w:rPr>
        <w:t>Next</w:t>
      </w:r>
      <w:r>
        <w:t>.</w:t>
      </w:r>
    </w:p>
    <w:p w:rsidR="0017301F" w:rsidRDefault="0017301F" w:rsidP="0017301F">
      <w:pPr>
        <w:spacing w:after="0"/>
        <w:ind w:left="0"/>
      </w:pPr>
      <w:r>
        <w:br w:type="page"/>
      </w:r>
    </w:p>
    <w:p w:rsidR="0017301F" w:rsidRDefault="0017301F" w:rsidP="00B629BA">
      <w:pPr>
        <w:pStyle w:val="ListParagraph"/>
        <w:numPr>
          <w:ilvl w:val="0"/>
          <w:numId w:val="23"/>
        </w:numPr>
      </w:pPr>
      <w:r>
        <w:lastRenderedPageBreak/>
        <w:t xml:space="preserve">Read the licensing terms and click </w:t>
      </w:r>
      <w:r w:rsidRPr="00660223">
        <w:rPr>
          <w:b/>
        </w:rPr>
        <w:t>“I Agree”</w:t>
      </w:r>
      <w:r>
        <w:t>.</w:t>
      </w:r>
    </w:p>
    <w:p w:rsidR="0017301F" w:rsidRDefault="0017301F" w:rsidP="0017301F">
      <w:pPr>
        <w:pStyle w:val="ListParagraph"/>
      </w:pPr>
      <w:r>
        <w:rPr>
          <w:noProof/>
        </w:rPr>
        <w:drawing>
          <wp:inline distT="0" distB="0" distL="0" distR="0">
            <wp:extent cx="3500525" cy="2721851"/>
            <wp:effectExtent l="0" t="0" r="508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506604" cy="2726578"/>
                    </a:xfrm>
                    <a:prstGeom prst="rect">
                      <a:avLst/>
                    </a:prstGeom>
                  </pic:spPr>
                </pic:pic>
              </a:graphicData>
            </a:graphic>
          </wp:inline>
        </w:drawing>
      </w:r>
    </w:p>
    <w:p w:rsidR="0017301F" w:rsidRDefault="0017301F" w:rsidP="0017301F">
      <w:pPr>
        <w:pStyle w:val="ListParagraph"/>
      </w:pPr>
    </w:p>
    <w:p w:rsidR="0017301F" w:rsidRDefault="0017301F" w:rsidP="00B629BA">
      <w:pPr>
        <w:pStyle w:val="ListParagraph"/>
        <w:numPr>
          <w:ilvl w:val="0"/>
          <w:numId w:val="23"/>
        </w:numPr>
      </w:pPr>
      <w:r>
        <w:t xml:space="preserve">Select an install for </w:t>
      </w:r>
      <w:r w:rsidRPr="00660223">
        <w:rPr>
          <w:b/>
        </w:rPr>
        <w:t>“Just Me”</w:t>
      </w:r>
      <w:r>
        <w:t xml:space="preserve"> unless you’re installing for all users (which requires Windows Administrator privileges) and click </w:t>
      </w:r>
      <w:r w:rsidRPr="00660223">
        <w:rPr>
          <w:b/>
        </w:rPr>
        <w:t>Next</w:t>
      </w:r>
      <w:r>
        <w:t>.</w:t>
      </w:r>
    </w:p>
    <w:p w:rsidR="0017301F" w:rsidRDefault="0017301F" w:rsidP="0017301F">
      <w:pPr>
        <w:pStyle w:val="ListParagraph"/>
      </w:pPr>
      <w:r>
        <w:rPr>
          <w:noProof/>
        </w:rPr>
        <w:drawing>
          <wp:inline distT="0" distB="0" distL="0" distR="0">
            <wp:extent cx="3769796" cy="2931224"/>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pn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775358" cy="2935548"/>
                    </a:xfrm>
                    <a:prstGeom prst="rect">
                      <a:avLst/>
                    </a:prstGeom>
                  </pic:spPr>
                </pic:pic>
              </a:graphicData>
            </a:graphic>
          </wp:inline>
        </w:drawing>
      </w:r>
    </w:p>
    <w:p w:rsidR="0017301F" w:rsidRDefault="0017301F" w:rsidP="0017301F">
      <w:pPr>
        <w:spacing w:after="0"/>
        <w:ind w:left="0"/>
      </w:pPr>
      <w:r>
        <w:br w:type="page"/>
      </w:r>
    </w:p>
    <w:p w:rsidR="0017301F" w:rsidRPr="00AD1864" w:rsidRDefault="0017301F" w:rsidP="00B629BA">
      <w:pPr>
        <w:pStyle w:val="ListParagraph"/>
        <w:numPr>
          <w:ilvl w:val="0"/>
          <w:numId w:val="23"/>
        </w:numPr>
        <w:rPr>
          <w:sz w:val="20"/>
        </w:rPr>
      </w:pPr>
      <w:r>
        <w:lastRenderedPageBreak/>
        <w:t xml:space="preserve">Select a destination folder to install Anaconda and click the </w:t>
      </w:r>
      <w:r w:rsidRPr="00660223">
        <w:rPr>
          <w:b/>
        </w:rPr>
        <w:t>Next</w:t>
      </w:r>
      <w:r>
        <w:t xml:space="preserve"> button. </w:t>
      </w:r>
    </w:p>
    <w:p w:rsidR="0017301F" w:rsidRPr="00660223" w:rsidRDefault="0017301F" w:rsidP="0017301F">
      <w:pPr>
        <w:pStyle w:val="ListParagraph"/>
        <w:rPr>
          <w:sz w:val="20"/>
        </w:rPr>
      </w:pPr>
      <w:r w:rsidRPr="00660223">
        <w:rPr>
          <w:b/>
          <w:sz w:val="20"/>
        </w:rPr>
        <w:t>NOTE</w:t>
      </w:r>
      <w:r w:rsidRPr="00660223">
        <w:rPr>
          <w:sz w:val="20"/>
        </w:rPr>
        <w:t xml:space="preserve">: </w:t>
      </w:r>
      <w:r w:rsidRPr="00660223">
        <w:rPr>
          <w:i/>
          <w:sz w:val="20"/>
        </w:rPr>
        <w:t>Install Anaconda to a directory path that does not contain spaces or unicode characters.</w:t>
      </w:r>
    </w:p>
    <w:p w:rsidR="0017301F" w:rsidRDefault="0017301F" w:rsidP="0017301F">
      <w:pPr>
        <w:pStyle w:val="ListParagraph"/>
        <w:rPr>
          <w:i/>
          <w:sz w:val="20"/>
        </w:rPr>
      </w:pPr>
      <w:r w:rsidRPr="004833E0">
        <w:rPr>
          <w:b/>
          <w:sz w:val="20"/>
        </w:rPr>
        <w:t>NOTE</w:t>
      </w:r>
      <w:r w:rsidRPr="004833E0">
        <w:rPr>
          <w:sz w:val="20"/>
        </w:rPr>
        <w:t xml:space="preserve">: </w:t>
      </w:r>
      <w:r w:rsidRPr="004833E0">
        <w:rPr>
          <w:i/>
          <w:sz w:val="20"/>
        </w:rPr>
        <w:t>Do not install as Administrator unless admin privileges are required.</w:t>
      </w:r>
    </w:p>
    <w:p w:rsidR="0017301F" w:rsidRDefault="0017301F" w:rsidP="0017301F">
      <w:pPr>
        <w:pStyle w:val="ListParagraph"/>
        <w:rPr>
          <w:i/>
          <w:sz w:val="20"/>
        </w:rPr>
      </w:pPr>
      <w:r>
        <w:rPr>
          <w:i/>
          <w:noProof/>
          <w:sz w:val="20"/>
        </w:rPr>
        <w:drawing>
          <wp:inline distT="0" distB="0" distL="0" distR="0">
            <wp:extent cx="4114800" cy="3199483"/>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pn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123344" cy="3206127"/>
                    </a:xfrm>
                    <a:prstGeom prst="rect">
                      <a:avLst/>
                    </a:prstGeom>
                  </pic:spPr>
                </pic:pic>
              </a:graphicData>
            </a:graphic>
          </wp:inline>
        </w:drawing>
      </w:r>
    </w:p>
    <w:p w:rsidR="0017301F" w:rsidRDefault="0017301F" w:rsidP="0017301F">
      <w:pPr>
        <w:pStyle w:val="ListParagraph"/>
        <w:rPr>
          <w:i/>
          <w:sz w:val="20"/>
        </w:rPr>
      </w:pPr>
    </w:p>
    <w:p w:rsidR="0017301F" w:rsidRDefault="0017301F" w:rsidP="00B629BA">
      <w:pPr>
        <w:pStyle w:val="ListParagraph"/>
        <w:numPr>
          <w:ilvl w:val="0"/>
          <w:numId w:val="23"/>
        </w:numPr>
      </w:pPr>
      <w:r w:rsidRPr="00B21E5B">
        <w:t xml:space="preserve">Choose whether to add Anaconda to your PATH environment variable. </w:t>
      </w:r>
    </w:p>
    <w:p w:rsidR="0017301F" w:rsidRDefault="0017301F" w:rsidP="0017301F">
      <w:pPr>
        <w:pStyle w:val="ListParagraph"/>
        <w:rPr>
          <w:i/>
          <w:sz w:val="20"/>
        </w:rPr>
      </w:pPr>
      <w:r w:rsidRPr="00660223">
        <w:rPr>
          <w:b/>
          <w:sz w:val="20"/>
        </w:rPr>
        <w:t>NOTE</w:t>
      </w:r>
      <w:r w:rsidRPr="00660223">
        <w:rPr>
          <w:sz w:val="20"/>
        </w:rPr>
        <w:t xml:space="preserve">: </w:t>
      </w:r>
      <w:r w:rsidRPr="00660223">
        <w:rPr>
          <w:i/>
          <w:sz w:val="20"/>
        </w:rPr>
        <w:t>We recommend not adding Anaconda to the PATH environment variable, since this can interfere with other software. Instead, use Anaconda software by opening Anaconda Navigator or the Anaconda Prompt from the Start Menu.</w:t>
      </w:r>
    </w:p>
    <w:p w:rsidR="0017301F" w:rsidRDefault="0017301F" w:rsidP="0017301F">
      <w:pPr>
        <w:pStyle w:val="ListParagraph"/>
        <w:rPr>
          <w:sz w:val="20"/>
        </w:rPr>
      </w:pPr>
      <w:r>
        <w:rPr>
          <w:noProof/>
          <w:sz w:val="20"/>
        </w:rPr>
        <w:drawing>
          <wp:inline distT="0" distB="0" distL="0" distR="0">
            <wp:extent cx="4230806" cy="3289684"/>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png"/>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40446" cy="3297180"/>
                    </a:xfrm>
                    <a:prstGeom prst="rect">
                      <a:avLst/>
                    </a:prstGeom>
                  </pic:spPr>
                </pic:pic>
              </a:graphicData>
            </a:graphic>
          </wp:inline>
        </w:drawing>
      </w:r>
    </w:p>
    <w:p w:rsidR="0017301F" w:rsidRPr="00660223" w:rsidRDefault="0017301F" w:rsidP="0017301F">
      <w:pPr>
        <w:pStyle w:val="ListParagraph"/>
        <w:rPr>
          <w:sz w:val="20"/>
        </w:rPr>
      </w:pPr>
    </w:p>
    <w:p w:rsidR="0017301F" w:rsidRDefault="0017301F" w:rsidP="0017301F">
      <w:pPr>
        <w:pStyle w:val="ListParagraph"/>
      </w:pPr>
      <w:r>
        <w:t xml:space="preserve">Choose whether to register Anaconda as your default Python 3.6. </w:t>
      </w:r>
    </w:p>
    <w:p w:rsidR="0017301F" w:rsidRDefault="0017301F" w:rsidP="0017301F">
      <w:pPr>
        <w:pStyle w:val="ListParagraph"/>
      </w:pPr>
      <w:r>
        <w:t>Unless you plan on installing and running multiple versions of Anaconda, or multiple versions of Python, accept the default and leave this box checked.</w:t>
      </w:r>
    </w:p>
    <w:p w:rsidR="0017301F" w:rsidRDefault="0017301F" w:rsidP="00B629BA">
      <w:pPr>
        <w:pStyle w:val="ListParagraph"/>
        <w:numPr>
          <w:ilvl w:val="0"/>
          <w:numId w:val="23"/>
        </w:numPr>
      </w:pPr>
      <w:r>
        <w:lastRenderedPageBreak/>
        <w:t xml:space="preserve">Click the </w:t>
      </w:r>
      <w:r w:rsidRPr="00660223">
        <w:rPr>
          <w:b/>
        </w:rPr>
        <w:t>Install</w:t>
      </w:r>
      <w:r>
        <w:t xml:space="preserve"> button. If you want to watch the packages Anaconda is installing, click </w:t>
      </w:r>
      <w:r w:rsidRPr="00660223">
        <w:rPr>
          <w:b/>
        </w:rPr>
        <w:t>Show Details</w:t>
      </w:r>
      <w:r>
        <w:t>.</w:t>
      </w:r>
    </w:p>
    <w:p w:rsidR="0017301F" w:rsidRDefault="0017301F" w:rsidP="0017301F">
      <w:pPr>
        <w:pStyle w:val="ListParagraph"/>
      </w:pPr>
      <w:r>
        <w:rPr>
          <w:noProof/>
        </w:rPr>
        <w:drawing>
          <wp:inline distT="0" distB="0" distL="0" distR="0">
            <wp:extent cx="4005618" cy="31145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png"/>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18174" cy="3124351"/>
                    </a:xfrm>
                    <a:prstGeom prst="rect">
                      <a:avLst/>
                    </a:prstGeom>
                  </pic:spPr>
                </pic:pic>
              </a:graphicData>
            </a:graphic>
          </wp:inline>
        </w:drawing>
      </w:r>
    </w:p>
    <w:p w:rsidR="0017301F" w:rsidRDefault="0017301F" w:rsidP="0017301F">
      <w:pPr>
        <w:pStyle w:val="ListParagraph"/>
      </w:pPr>
    </w:p>
    <w:p w:rsidR="0017301F" w:rsidRDefault="0017301F" w:rsidP="0017301F">
      <w:pPr>
        <w:pStyle w:val="ListParagraph"/>
      </w:pPr>
      <w:r>
        <w:rPr>
          <w:noProof/>
        </w:rPr>
        <w:drawing>
          <wp:inline distT="0" distB="0" distL="0" distR="0">
            <wp:extent cx="4019266" cy="312520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png"/>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35819" cy="3138071"/>
                    </a:xfrm>
                    <a:prstGeom prst="rect">
                      <a:avLst/>
                    </a:prstGeom>
                  </pic:spPr>
                </pic:pic>
              </a:graphicData>
            </a:graphic>
          </wp:inline>
        </w:drawing>
      </w:r>
    </w:p>
    <w:p w:rsidR="0017301F" w:rsidRDefault="0017301F" w:rsidP="0017301F">
      <w:pPr>
        <w:spacing w:after="0"/>
        <w:ind w:left="0"/>
      </w:pPr>
      <w:r>
        <w:br w:type="page"/>
      </w:r>
    </w:p>
    <w:p w:rsidR="0017301F" w:rsidRDefault="0017301F" w:rsidP="00B629BA">
      <w:pPr>
        <w:pStyle w:val="ListParagraph"/>
        <w:numPr>
          <w:ilvl w:val="0"/>
          <w:numId w:val="23"/>
        </w:numPr>
      </w:pPr>
      <w:r>
        <w:lastRenderedPageBreak/>
        <w:t xml:space="preserve">Click the </w:t>
      </w:r>
      <w:r w:rsidRPr="00660223">
        <w:rPr>
          <w:b/>
        </w:rPr>
        <w:t>Next</w:t>
      </w:r>
      <w:r>
        <w:t xml:space="preserve"> button.</w:t>
      </w:r>
    </w:p>
    <w:p w:rsidR="0017301F" w:rsidRPr="00BF2177" w:rsidRDefault="0017301F" w:rsidP="0017301F">
      <w:pPr>
        <w:pStyle w:val="ListParagraph"/>
        <w:rPr>
          <w:i/>
          <w:sz w:val="20"/>
          <w:szCs w:val="20"/>
        </w:rPr>
      </w:pPr>
      <w:r w:rsidRPr="00BF2177">
        <w:rPr>
          <w:i/>
          <w:sz w:val="20"/>
          <w:szCs w:val="20"/>
        </w:rPr>
        <w:t>Optional: To install VS Code, click the Install Microsoft VS Code button. After the install completes click the Next button.</w:t>
      </w:r>
    </w:p>
    <w:p w:rsidR="0017301F" w:rsidRPr="00BF2177" w:rsidRDefault="0017301F" w:rsidP="0017301F">
      <w:pPr>
        <w:pStyle w:val="ListParagraph"/>
        <w:rPr>
          <w:i/>
          <w:sz w:val="20"/>
          <w:szCs w:val="20"/>
        </w:rPr>
      </w:pPr>
      <w:r w:rsidRPr="00BF2177">
        <w:rPr>
          <w:i/>
          <w:sz w:val="20"/>
          <w:szCs w:val="20"/>
        </w:rPr>
        <w:t xml:space="preserve">Or to install Anaconda without VS Code, click the </w:t>
      </w:r>
      <w:r w:rsidRPr="00BF2177">
        <w:rPr>
          <w:b/>
          <w:i/>
          <w:sz w:val="20"/>
          <w:szCs w:val="20"/>
        </w:rPr>
        <w:t>Skip</w:t>
      </w:r>
      <w:r w:rsidRPr="00BF2177">
        <w:rPr>
          <w:i/>
          <w:sz w:val="20"/>
          <w:szCs w:val="20"/>
        </w:rPr>
        <w:t xml:space="preserve"> button.</w:t>
      </w:r>
    </w:p>
    <w:p w:rsidR="0017301F" w:rsidRPr="00BF2177" w:rsidRDefault="0017301F" w:rsidP="0017301F">
      <w:pPr>
        <w:pStyle w:val="ListParagraph"/>
        <w:rPr>
          <w:i/>
          <w:sz w:val="20"/>
          <w:szCs w:val="20"/>
        </w:rPr>
      </w:pPr>
      <w:r w:rsidRPr="00BF2177">
        <w:rPr>
          <w:b/>
          <w:i/>
          <w:sz w:val="20"/>
          <w:szCs w:val="20"/>
        </w:rPr>
        <w:t>NOTE</w:t>
      </w:r>
      <w:r w:rsidRPr="00BF2177">
        <w:rPr>
          <w:i/>
          <w:sz w:val="20"/>
          <w:szCs w:val="20"/>
        </w:rPr>
        <w:t>: Installing VS Code with the Anaconda installer requires an internet connection. Offline users may be able to find an offline VS Code installer from Microsoft.</w:t>
      </w:r>
    </w:p>
    <w:p w:rsidR="0017301F" w:rsidRDefault="0017301F" w:rsidP="0017301F">
      <w:pPr>
        <w:pStyle w:val="ListParagraph"/>
        <w:rPr>
          <w:i/>
          <w:sz w:val="20"/>
          <w:u w:val="single"/>
        </w:rPr>
      </w:pPr>
    </w:p>
    <w:p w:rsidR="0017301F" w:rsidRPr="00AD1864" w:rsidRDefault="0017301F" w:rsidP="0017301F">
      <w:pPr>
        <w:pStyle w:val="ListParagraph"/>
        <w:rPr>
          <w:sz w:val="20"/>
          <w:u w:val="single"/>
        </w:rPr>
      </w:pPr>
      <w:r>
        <w:rPr>
          <w:noProof/>
          <w:sz w:val="20"/>
          <w:u w:val="single"/>
        </w:rPr>
        <w:drawing>
          <wp:inline distT="0" distB="0" distL="0" distR="0">
            <wp:extent cx="4135272" cy="3215401"/>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1.png"/>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144400" cy="3222499"/>
                    </a:xfrm>
                    <a:prstGeom prst="rect">
                      <a:avLst/>
                    </a:prstGeom>
                  </pic:spPr>
                </pic:pic>
              </a:graphicData>
            </a:graphic>
          </wp:inline>
        </w:drawing>
      </w:r>
    </w:p>
    <w:p w:rsidR="0017301F" w:rsidRDefault="0017301F" w:rsidP="0017301F">
      <w:pPr>
        <w:spacing w:after="0"/>
        <w:ind w:left="0"/>
      </w:pPr>
      <w:r>
        <w:br w:type="page"/>
      </w:r>
    </w:p>
    <w:p w:rsidR="0017301F" w:rsidRDefault="0017301F" w:rsidP="00B629BA">
      <w:pPr>
        <w:pStyle w:val="ListParagraph"/>
        <w:numPr>
          <w:ilvl w:val="0"/>
          <w:numId w:val="23"/>
        </w:numPr>
      </w:pPr>
      <w:r>
        <w:lastRenderedPageBreak/>
        <w:t xml:space="preserve">After a successful installation you will see the </w:t>
      </w:r>
      <w:r w:rsidRPr="00BF2177">
        <w:rPr>
          <w:b/>
        </w:rPr>
        <w:t>“Thanks for installing Anaconda”</w:t>
      </w:r>
      <w:r>
        <w:t xml:space="preserve"> dialog box. If you wish to read more about Anaconda Cloud package management service and Anaconda support, check the boxes “Learn more about Anaconda Cloud” and “Learn how to get started with Anaconda”. Click the </w:t>
      </w:r>
      <w:r w:rsidRPr="00BF2177">
        <w:rPr>
          <w:b/>
        </w:rPr>
        <w:t>Finish</w:t>
      </w:r>
      <w:r>
        <w:t xml:space="preserve"> button.</w:t>
      </w:r>
    </w:p>
    <w:p w:rsidR="0017301F" w:rsidRDefault="0017301F" w:rsidP="0017301F">
      <w:pPr>
        <w:pStyle w:val="ListParagraph"/>
      </w:pPr>
      <w:r>
        <w:rPr>
          <w:noProof/>
        </w:rPr>
        <w:drawing>
          <wp:inline distT="0" distB="0" distL="0" distR="0">
            <wp:extent cx="3493827" cy="2716642"/>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2.png"/>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511077" cy="2730055"/>
                    </a:xfrm>
                    <a:prstGeom prst="rect">
                      <a:avLst/>
                    </a:prstGeom>
                  </pic:spPr>
                </pic:pic>
              </a:graphicData>
            </a:graphic>
          </wp:inline>
        </w:drawing>
      </w:r>
    </w:p>
    <w:p w:rsidR="0017301F" w:rsidRDefault="0017301F" w:rsidP="00B629BA">
      <w:pPr>
        <w:pStyle w:val="ListParagraph"/>
        <w:numPr>
          <w:ilvl w:val="0"/>
          <w:numId w:val="23"/>
        </w:numPr>
      </w:pPr>
      <w:r w:rsidRPr="00986A85">
        <w:t xml:space="preserve">After your install is complete, verify it by opening Anaconda Navigator, a program that is included with Anaconda: from your Windows Start menu, select the shortcut Anaconda Navigator. </w:t>
      </w:r>
    </w:p>
    <w:p w:rsidR="0017301F" w:rsidRPr="00986A85" w:rsidRDefault="0017301F" w:rsidP="0017301F">
      <w:pPr>
        <w:pStyle w:val="ListParagraph"/>
        <w:rPr>
          <w:sz w:val="20"/>
          <w:szCs w:val="20"/>
        </w:rPr>
      </w:pPr>
      <w:r w:rsidRPr="00986A85">
        <w:rPr>
          <w:b/>
          <w:sz w:val="20"/>
          <w:szCs w:val="20"/>
        </w:rPr>
        <w:t>Note:</w:t>
      </w:r>
      <w:r w:rsidRPr="00986A85">
        <w:rPr>
          <w:i/>
          <w:sz w:val="20"/>
          <w:szCs w:val="20"/>
        </w:rPr>
        <w:t>If Navigator opens, you have successfully installed Anaconda. If not, check that you completed each step above.</w:t>
      </w:r>
    </w:p>
    <w:p w:rsidR="0017301F" w:rsidRPr="00B21E5B" w:rsidRDefault="0017301F" w:rsidP="0017301F">
      <w:pPr>
        <w:pStyle w:val="ListParagraph"/>
      </w:pPr>
      <w:r>
        <w:rPr>
          <w:noProof/>
        </w:rPr>
        <w:drawing>
          <wp:inline distT="0" distB="0" distL="0" distR="0">
            <wp:extent cx="4885899" cy="39821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4.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90059" cy="3985571"/>
                    </a:xfrm>
                    <a:prstGeom prst="rect">
                      <a:avLst/>
                    </a:prstGeom>
                  </pic:spPr>
                </pic:pic>
              </a:graphicData>
            </a:graphic>
          </wp:inline>
        </w:drawing>
      </w:r>
    </w:p>
    <w:p w:rsidR="0017301F" w:rsidRDefault="0017301F" w:rsidP="0017301F">
      <w:pPr>
        <w:spacing w:after="0"/>
        <w:ind w:left="0"/>
        <w:rPr>
          <w:rFonts w:asciiTheme="majorHAnsi" w:hAnsiTheme="majorHAnsi"/>
          <w:kern w:val="28"/>
          <w:sz w:val="24"/>
          <w:szCs w:val="24"/>
        </w:rPr>
      </w:pPr>
      <w:r>
        <w:br w:type="page"/>
      </w:r>
    </w:p>
    <w:p w:rsidR="0017301F" w:rsidRPr="00660223" w:rsidRDefault="0017301F" w:rsidP="0017301F">
      <w:pPr>
        <w:pStyle w:val="Heading4"/>
        <w:ind w:left="0"/>
        <w:rPr>
          <w:b/>
        </w:rPr>
      </w:pPr>
      <w:bookmarkStart w:id="50" w:name="_Toc512848485"/>
      <w:r>
        <w:rPr>
          <w:b/>
        </w:rPr>
        <w:lastRenderedPageBreak/>
        <w:t>s</w:t>
      </w:r>
      <w:r w:rsidRPr="00660223">
        <w:rPr>
          <w:b/>
        </w:rPr>
        <w:t>pyder</w:t>
      </w:r>
      <w:bookmarkEnd w:id="50"/>
    </w:p>
    <w:p w:rsidR="0017301F" w:rsidRDefault="0017301F" w:rsidP="0017301F">
      <w:pPr>
        <w:ind w:left="720"/>
      </w:pPr>
      <w:r>
        <w:t xml:space="preserve">spyder stands for </w:t>
      </w:r>
      <w:r w:rsidRPr="00197989">
        <w:rPr>
          <w:b/>
        </w:rPr>
        <w:t>S</w:t>
      </w:r>
      <w:r w:rsidRPr="00997F67">
        <w:t xml:space="preserve">cientific </w:t>
      </w:r>
      <w:r w:rsidRPr="00197989">
        <w:rPr>
          <w:b/>
        </w:rPr>
        <w:t>PY</w:t>
      </w:r>
      <w:r w:rsidRPr="00997F67">
        <w:t xml:space="preserve">thon </w:t>
      </w:r>
      <w:r w:rsidRPr="00197989">
        <w:rPr>
          <w:b/>
        </w:rPr>
        <w:t>D</w:t>
      </w:r>
      <w:r w:rsidRPr="00997F67">
        <w:t xml:space="preserve">evelopment </w:t>
      </w:r>
      <w:r w:rsidRPr="00197989">
        <w:rPr>
          <w:b/>
        </w:rPr>
        <w:t>E</w:t>
      </w:r>
      <w:r w:rsidRPr="00997F67">
        <w:t>nvi</w:t>
      </w:r>
      <w:r w:rsidRPr="00197989">
        <w:rPr>
          <w:b/>
        </w:rPr>
        <w:t>R</w:t>
      </w:r>
      <w:r w:rsidRPr="00997F67">
        <w:t>onment</w:t>
      </w:r>
      <w:r>
        <w:t>. It is a powerful IDE for writing Python codes and offers features like code editing, testing, and debugging.</w:t>
      </w:r>
    </w:p>
    <w:p w:rsidR="0017301F" w:rsidRDefault="0017301F" w:rsidP="0017301F">
      <w:pPr>
        <w:ind w:left="0" w:firstLine="720"/>
      </w:pPr>
      <w:r>
        <w:t>spyder is already included in these Python Scientific Distributions:</w:t>
      </w:r>
    </w:p>
    <w:p w:rsidR="0017301F" w:rsidRDefault="0017301F" w:rsidP="00B629BA">
      <w:pPr>
        <w:pStyle w:val="ListParagraph"/>
        <w:numPr>
          <w:ilvl w:val="0"/>
          <w:numId w:val="25"/>
        </w:numPr>
      </w:pPr>
      <w:r>
        <w:t>Anaconda</w:t>
      </w:r>
    </w:p>
    <w:p w:rsidR="0017301F" w:rsidRDefault="0017301F" w:rsidP="00B629BA">
      <w:pPr>
        <w:pStyle w:val="ListParagraph"/>
        <w:numPr>
          <w:ilvl w:val="0"/>
          <w:numId w:val="25"/>
        </w:numPr>
      </w:pPr>
      <w:r>
        <w:t>WinPython</w:t>
      </w:r>
    </w:p>
    <w:p w:rsidR="0017301F" w:rsidRDefault="0017301F" w:rsidP="00B629BA">
      <w:pPr>
        <w:pStyle w:val="ListParagraph"/>
        <w:numPr>
          <w:ilvl w:val="0"/>
          <w:numId w:val="25"/>
        </w:numPr>
      </w:pPr>
      <w:r>
        <w:t>Python(x,y)</w:t>
      </w:r>
    </w:p>
    <w:p w:rsidR="0017301F" w:rsidRDefault="0017301F" w:rsidP="0017301F">
      <w:pPr>
        <w:ind w:left="720"/>
      </w:pPr>
      <w:r>
        <w:t>You can start using it immediately after installing one of them (you only need to install one!).</w:t>
      </w:r>
    </w:p>
    <w:p w:rsidR="0017301F" w:rsidRDefault="0017301F" w:rsidP="0017301F">
      <w:pPr>
        <w:ind w:left="0" w:firstLine="720"/>
      </w:pPr>
      <w:r>
        <w:t>If you want to install spyder directly, you need to follow these steps:</w:t>
      </w:r>
    </w:p>
    <w:p w:rsidR="0017301F" w:rsidRDefault="0017301F" w:rsidP="00B629BA">
      <w:pPr>
        <w:pStyle w:val="ListParagraph"/>
        <w:numPr>
          <w:ilvl w:val="0"/>
          <w:numId w:val="24"/>
        </w:numPr>
        <w:ind w:left="1080"/>
      </w:pPr>
      <w:r>
        <w:t>Install the essential requirements:</w:t>
      </w:r>
    </w:p>
    <w:p w:rsidR="0017301F" w:rsidRDefault="0017301F" w:rsidP="00B629BA">
      <w:pPr>
        <w:pStyle w:val="ListParagraph"/>
        <w:numPr>
          <w:ilvl w:val="1"/>
          <w:numId w:val="25"/>
        </w:numPr>
      </w:pPr>
      <w:r>
        <w:t>The Python programming language</w:t>
      </w:r>
    </w:p>
    <w:p w:rsidR="0017301F" w:rsidRDefault="0017301F" w:rsidP="00B629BA">
      <w:pPr>
        <w:pStyle w:val="ListParagraph"/>
        <w:numPr>
          <w:ilvl w:val="1"/>
          <w:numId w:val="25"/>
        </w:numPr>
      </w:pPr>
      <w:r>
        <w:t>PyQt5 (recommended) or PyQt4</w:t>
      </w:r>
    </w:p>
    <w:p w:rsidR="0017301F" w:rsidRDefault="0017301F" w:rsidP="00B629BA">
      <w:pPr>
        <w:pStyle w:val="ListParagraph"/>
        <w:numPr>
          <w:ilvl w:val="0"/>
          <w:numId w:val="24"/>
        </w:numPr>
        <w:ind w:left="1080"/>
      </w:pPr>
      <w:r>
        <w:t>Install spyder and its dependencies by running this command:</w:t>
      </w:r>
    </w:p>
    <w:p w:rsidR="0017301F" w:rsidRPr="00FC2EF1" w:rsidRDefault="0017301F" w:rsidP="0017301F">
      <w:pPr>
        <w:pStyle w:val="ListParagraph"/>
        <w:ind w:left="1080"/>
        <w:rPr>
          <w:rFonts w:ascii="Courier New" w:hAnsi="Courier New" w:cs="Courier New"/>
        </w:rPr>
      </w:pPr>
      <w:r w:rsidRPr="00FC2EF1">
        <w:rPr>
          <w:rFonts w:ascii="Courier New" w:hAnsi="Courier New" w:cs="Courier New"/>
        </w:rPr>
        <w:t>pip install spyder</w:t>
      </w:r>
    </w:p>
    <w:p w:rsidR="0017301F" w:rsidRDefault="0017301F" w:rsidP="0017301F">
      <w:pPr>
        <w:ind w:left="0"/>
      </w:pPr>
    </w:p>
    <w:p w:rsidR="0017301F" w:rsidRDefault="0017301F" w:rsidP="0017301F">
      <w:pPr>
        <w:tabs>
          <w:tab w:val="left" w:pos="698"/>
        </w:tabs>
        <w:ind w:left="0"/>
      </w:pPr>
      <w:r>
        <w:t>Executing Program in s</w:t>
      </w:r>
      <w:r w:rsidRPr="00265D2E">
        <w:t>pyder</w:t>
      </w:r>
    </w:p>
    <w:p w:rsidR="0017301F" w:rsidRDefault="0017301F" w:rsidP="00B629BA">
      <w:pPr>
        <w:pStyle w:val="ListParagraph"/>
        <w:numPr>
          <w:ilvl w:val="0"/>
          <w:numId w:val="26"/>
        </w:numPr>
      </w:pPr>
      <w:r>
        <w:t xml:space="preserve">In the Anaconda Navigator window, click </w:t>
      </w:r>
      <w:r w:rsidRPr="004E1375">
        <w:rPr>
          <w:b/>
        </w:rPr>
        <w:t>Launch</w:t>
      </w:r>
      <w:r>
        <w:t xml:space="preserve"> under spyder. </w:t>
      </w:r>
    </w:p>
    <w:p w:rsidR="0017301F" w:rsidRDefault="0017301F" w:rsidP="0017301F">
      <w:pPr>
        <w:ind w:left="0" w:firstLine="720"/>
      </w:pPr>
      <w:r>
        <w:rPr>
          <w:noProof/>
        </w:rPr>
        <w:drawing>
          <wp:inline distT="0" distB="0" distL="0" distR="0">
            <wp:extent cx="4874930" cy="3973240"/>
            <wp:effectExtent l="0" t="0" r="190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4.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81741" cy="3978791"/>
                    </a:xfrm>
                    <a:prstGeom prst="rect">
                      <a:avLst/>
                    </a:prstGeom>
                  </pic:spPr>
                </pic:pic>
              </a:graphicData>
            </a:graphic>
          </wp:inline>
        </w:drawing>
      </w:r>
    </w:p>
    <w:p w:rsidR="0017301F" w:rsidRDefault="0017301F" w:rsidP="0017301F">
      <w:pPr>
        <w:spacing w:after="0"/>
        <w:ind w:left="0"/>
      </w:pPr>
      <w:r>
        <w:br w:type="page"/>
      </w:r>
    </w:p>
    <w:p w:rsidR="0017301F" w:rsidRDefault="0017301F" w:rsidP="00B629BA">
      <w:pPr>
        <w:pStyle w:val="ListParagraph"/>
        <w:numPr>
          <w:ilvl w:val="0"/>
          <w:numId w:val="26"/>
        </w:numPr>
      </w:pPr>
      <w:r>
        <w:lastRenderedPageBreak/>
        <w:t>In the Spyder editor window, type the program as shown in the image below and press F5 to execute the program.</w:t>
      </w:r>
    </w:p>
    <w:p w:rsidR="0017301F" w:rsidRDefault="0017301F" w:rsidP="0017301F">
      <w:pPr>
        <w:pStyle w:val="ListParagraph"/>
      </w:pPr>
    </w:p>
    <w:p w:rsidR="0017301F" w:rsidRDefault="0017301F" w:rsidP="0017301F">
      <w:pPr>
        <w:pStyle w:val="ListParagraph"/>
      </w:pPr>
      <w:r>
        <w:rPr>
          <w:noProof/>
        </w:rPr>
        <w:drawing>
          <wp:inline distT="0" distB="0" distL="0" distR="0">
            <wp:extent cx="4952046" cy="3568013"/>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5.png"/>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52046" cy="3568013"/>
                    </a:xfrm>
                    <a:prstGeom prst="rect">
                      <a:avLst/>
                    </a:prstGeom>
                  </pic:spPr>
                </pic:pic>
              </a:graphicData>
            </a:graphic>
          </wp:inline>
        </w:drawing>
      </w:r>
    </w:p>
    <w:p w:rsidR="0017301F" w:rsidRDefault="0017301F" w:rsidP="0017301F">
      <w:pPr>
        <w:pStyle w:val="ListParagraph"/>
      </w:pPr>
    </w:p>
    <w:p w:rsidR="0017301F" w:rsidRPr="00F71A2D" w:rsidRDefault="0017301F" w:rsidP="0017301F">
      <w:pPr>
        <w:pStyle w:val="ListParagraph"/>
        <w:rPr>
          <w:i/>
          <w:sz w:val="20"/>
        </w:rPr>
      </w:pPr>
      <w:r w:rsidRPr="00F71A2D">
        <w:rPr>
          <w:b/>
          <w:sz w:val="20"/>
        </w:rPr>
        <w:t>Note:</w:t>
      </w:r>
      <w:r w:rsidRPr="00F71A2D">
        <w:rPr>
          <w:i/>
          <w:sz w:val="20"/>
        </w:rPr>
        <w:t xml:space="preserve">When you execute a program in Spyder editor for the first time, you get the Run settings window where you can modify the run settings for your program. </w:t>
      </w:r>
    </w:p>
    <w:p w:rsidR="0017301F" w:rsidRPr="00265D2E" w:rsidRDefault="0017301F" w:rsidP="0017301F">
      <w:pPr>
        <w:pStyle w:val="ListParagraph"/>
      </w:pPr>
      <w:r>
        <w:rPr>
          <w:noProof/>
        </w:rPr>
        <w:drawing>
          <wp:inline distT="0" distB="0" distL="0" distR="0">
            <wp:extent cx="2703931" cy="3226282"/>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6.png"/>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17711" cy="3242724"/>
                    </a:xfrm>
                    <a:prstGeom prst="rect">
                      <a:avLst/>
                    </a:prstGeom>
                  </pic:spPr>
                </pic:pic>
              </a:graphicData>
            </a:graphic>
          </wp:inline>
        </w:drawing>
      </w:r>
    </w:p>
    <w:p w:rsidR="0017301F" w:rsidRDefault="0017301F" w:rsidP="0017301F">
      <w:pPr>
        <w:spacing w:after="0"/>
        <w:ind w:left="0"/>
        <w:rPr>
          <w:rFonts w:asciiTheme="majorHAnsi" w:hAnsiTheme="majorHAnsi"/>
          <w:b/>
          <w:kern w:val="28"/>
          <w:sz w:val="24"/>
          <w:szCs w:val="24"/>
        </w:rPr>
      </w:pPr>
      <w:bookmarkStart w:id="51" w:name="_Toc512848486"/>
      <w:r>
        <w:rPr>
          <w:b/>
        </w:rPr>
        <w:br w:type="page"/>
      </w:r>
    </w:p>
    <w:p w:rsidR="0017301F" w:rsidRPr="00FC2EF1" w:rsidRDefault="0017301F" w:rsidP="0017301F">
      <w:pPr>
        <w:pStyle w:val="Heading4"/>
        <w:ind w:left="0"/>
        <w:rPr>
          <w:b/>
        </w:rPr>
      </w:pPr>
      <w:r w:rsidRPr="00FC2EF1">
        <w:rPr>
          <w:b/>
        </w:rPr>
        <w:lastRenderedPageBreak/>
        <w:t>Jupyter</w:t>
      </w:r>
      <w:bookmarkEnd w:id="51"/>
    </w:p>
    <w:p w:rsidR="0017301F" w:rsidRDefault="0017301F" w:rsidP="00B629BA">
      <w:pPr>
        <w:pStyle w:val="ListParagraph"/>
        <w:numPr>
          <w:ilvl w:val="0"/>
          <w:numId w:val="29"/>
        </w:numPr>
      </w:pPr>
      <w:r>
        <w:t>Just like Spyder, Jupyter can also be launched from Anaconda Navigator.</w:t>
      </w:r>
    </w:p>
    <w:p w:rsidR="0017301F" w:rsidRPr="00265D2E" w:rsidRDefault="0017301F" w:rsidP="0017301F">
      <w:r>
        <w:rPr>
          <w:noProof/>
        </w:rPr>
        <w:drawing>
          <wp:inline distT="0" distB="0" distL="0" distR="0">
            <wp:extent cx="5760720" cy="46951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4.png"/>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4695190"/>
                    </a:xfrm>
                    <a:prstGeom prst="rect">
                      <a:avLst/>
                    </a:prstGeom>
                  </pic:spPr>
                </pic:pic>
              </a:graphicData>
            </a:graphic>
          </wp:inline>
        </w:drawing>
      </w:r>
    </w:p>
    <w:p w:rsidR="0017301F" w:rsidRDefault="0017301F" w:rsidP="0017301F">
      <w:bookmarkStart w:id="52" w:name="_Toc512848487"/>
      <w:r>
        <w:t xml:space="preserve">Click </w:t>
      </w:r>
      <w:r w:rsidRPr="00592209">
        <w:rPr>
          <w:b/>
        </w:rPr>
        <w:t>Launch</w:t>
      </w:r>
      <w:r>
        <w:t xml:space="preserve"> to open the Jupyter window.</w:t>
      </w:r>
    </w:p>
    <w:p w:rsidR="0017301F" w:rsidRDefault="0017301F" w:rsidP="0017301F">
      <w:r>
        <w:rPr>
          <w:noProof/>
        </w:rPr>
        <w:drawing>
          <wp:inline distT="0" distB="0" distL="0" distR="0">
            <wp:extent cx="4328865" cy="2434032"/>
            <wp:effectExtent l="19050" t="19050" r="14605" b="234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from 2018-05-24 10-45-35.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42924" cy="2441937"/>
                    </a:xfrm>
                    <a:prstGeom prst="rect">
                      <a:avLst/>
                    </a:prstGeom>
                    <a:ln w="3175">
                      <a:solidFill>
                        <a:schemeClr val="tx1"/>
                      </a:solidFill>
                    </a:ln>
                  </pic:spPr>
                </pic:pic>
              </a:graphicData>
            </a:graphic>
          </wp:inline>
        </w:drawing>
      </w:r>
    </w:p>
    <w:p w:rsidR="0017301F" w:rsidRDefault="0017301F" w:rsidP="0017301F">
      <w:pPr>
        <w:spacing w:after="0"/>
        <w:ind w:left="0"/>
      </w:pPr>
      <w:r>
        <w:br w:type="page"/>
      </w:r>
    </w:p>
    <w:p w:rsidR="0017301F" w:rsidRDefault="0017301F" w:rsidP="00B629BA">
      <w:pPr>
        <w:pStyle w:val="ListParagraph"/>
        <w:numPr>
          <w:ilvl w:val="0"/>
          <w:numId w:val="29"/>
        </w:numPr>
      </w:pPr>
      <w:r>
        <w:lastRenderedPageBreak/>
        <w:t xml:space="preserve">Click </w:t>
      </w:r>
      <w:r w:rsidRPr="000162BB">
        <w:rPr>
          <w:b/>
        </w:rPr>
        <w:t>New</w:t>
      </w:r>
      <w:r>
        <w:t>.</w:t>
      </w:r>
    </w:p>
    <w:p w:rsidR="0017301F" w:rsidRDefault="0017301F" w:rsidP="0017301F">
      <w:r>
        <w:rPr>
          <w:noProof/>
        </w:rPr>
        <w:drawing>
          <wp:inline distT="0" distB="0" distL="0" distR="0">
            <wp:extent cx="5058270" cy="2844162"/>
            <wp:effectExtent l="19050" t="19050" r="9525" b="139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from 2018-05-24 10-47-03.png"/>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71688" cy="2851707"/>
                    </a:xfrm>
                    <a:prstGeom prst="rect">
                      <a:avLst/>
                    </a:prstGeom>
                    <a:ln w="3175">
                      <a:solidFill>
                        <a:schemeClr val="tx1"/>
                      </a:solidFill>
                    </a:ln>
                  </pic:spPr>
                </pic:pic>
              </a:graphicData>
            </a:graphic>
          </wp:inline>
        </w:drawing>
      </w:r>
    </w:p>
    <w:p w:rsidR="0017301F" w:rsidRDefault="0017301F" w:rsidP="00B629BA">
      <w:pPr>
        <w:pStyle w:val="ListParagraph"/>
        <w:numPr>
          <w:ilvl w:val="0"/>
          <w:numId w:val="29"/>
        </w:numPr>
      </w:pPr>
      <w:r>
        <w:t xml:space="preserve">Click </w:t>
      </w:r>
      <w:r w:rsidRPr="000162BB">
        <w:rPr>
          <w:b/>
        </w:rPr>
        <w:t>Python 3</w:t>
      </w:r>
      <w:r>
        <w:t xml:space="preserve"> to open a new notebook with Python 3. </w:t>
      </w:r>
    </w:p>
    <w:p w:rsidR="0017301F" w:rsidRDefault="0017301F" w:rsidP="0017301F">
      <w:r>
        <w:rPr>
          <w:noProof/>
        </w:rPr>
        <w:drawing>
          <wp:inline distT="0" distB="0" distL="0" distR="0">
            <wp:extent cx="5084698" cy="2859022"/>
            <wp:effectExtent l="19050" t="19050" r="20955" b="177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from 2018-05-24 10-47-10.pn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92965" cy="2863670"/>
                    </a:xfrm>
                    <a:prstGeom prst="rect">
                      <a:avLst/>
                    </a:prstGeom>
                    <a:ln w="3175">
                      <a:solidFill>
                        <a:schemeClr val="tx1"/>
                      </a:solidFill>
                    </a:ln>
                  </pic:spPr>
                </pic:pic>
              </a:graphicData>
            </a:graphic>
          </wp:inline>
        </w:drawing>
      </w:r>
    </w:p>
    <w:p w:rsidR="0017301F" w:rsidRDefault="0017301F" w:rsidP="0017301F">
      <w:pPr>
        <w:spacing w:after="0"/>
        <w:ind w:left="0"/>
        <w:rPr>
          <w:b/>
        </w:rPr>
      </w:pPr>
      <w:r>
        <w:rPr>
          <w:b/>
        </w:rPr>
        <w:br w:type="page"/>
      </w:r>
    </w:p>
    <w:p w:rsidR="0017301F" w:rsidRPr="0067647C" w:rsidRDefault="0017301F" w:rsidP="0017301F">
      <w:pPr>
        <w:pStyle w:val="ListParagraph"/>
        <w:spacing w:after="0"/>
      </w:pPr>
      <w:r w:rsidRPr="0067647C">
        <w:lastRenderedPageBreak/>
        <w:t>The Jupyter notebook will appear.</w:t>
      </w:r>
    </w:p>
    <w:p w:rsidR="0017301F" w:rsidRPr="0067647C" w:rsidRDefault="0017301F" w:rsidP="0017301F">
      <w:pPr>
        <w:pStyle w:val="ListParagraph"/>
        <w:spacing w:after="0"/>
        <w:rPr>
          <w:b/>
        </w:rPr>
      </w:pPr>
    </w:p>
    <w:p w:rsidR="0017301F" w:rsidRDefault="0017301F" w:rsidP="0017301F">
      <w:r>
        <w:rPr>
          <w:noProof/>
        </w:rPr>
        <w:drawing>
          <wp:inline distT="0" distB="0" distL="0" distR="0">
            <wp:extent cx="5037129" cy="2832275"/>
            <wp:effectExtent l="19050" t="19050" r="11430" b="254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from 2018-05-24 10-47-16.png"/>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42006" cy="2835017"/>
                    </a:xfrm>
                    <a:prstGeom prst="rect">
                      <a:avLst/>
                    </a:prstGeom>
                    <a:ln w="3175">
                      <a:solidFill>
                        <a:schemeClr val="tx1"/>
                      </a:solidFill>
                    </a:ln>
                  </pic:spPr>
                </pic:pic>
              </a:graphicData>
            </a:graphic>
          </wp:inline>
        </w:drawing>
      </w:r>
    </w:p>
    <w:p w:rsidR="0017301F" w:rsidRDefault="0017301F" w:rsidP="00B629BA">
      <w:pPr>
        <w:pStyle w:val="ListParagraph"/>
        <w:numPr>
          <w:ilvl w:val="0"/>
          <w:numId w:val="29"/>
        </w:numPr>
      </w:pPr>
      <w:r>
        <w:t>In the prompt, type print (‘Hello world!’) and press Shift + Enter.</w:t>
      </w:r>
    </w:p>
    <w:p w:rsidR="0017301F" w:rsidRDefault="0017301F" w:rsidP="0017301F">
      <w:r>
        <w:rPr>
          <w:noProof/>
        </w:rPr>
        <w:drawing>
          <wp:inline distT="0" distB="0" distL="0" distR="0">
            <wp:extent cx="4820421" cy="2710424"/>
            <wp:effectExtent l="19050" t="19050" r="18415" b="139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from 2018-05-24 10-47-37.png"/>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24896" cy="2712940"/>
                    </a:xfrm>
                    <a:prstGeom prst="rect">
                      <a:avLst/>
                    </a:prstGeom>
                    <a:ln w="3175">
                      <a:solidFill>
                        <a:schemeClr val="tx1"/>
                      </a:solidFill>
                    </a:ln>
                  </pic:spPr>
                </pic:pic>
              </a:graphicData>
            </a:graphic>
          </wp:inline>
        </w:drawing>
      </w:r>
    </w:p>
    <w:p w:rsidR="0017301F" w:rsidRDefault="0017301F" w:rsidP="0017301F">
      <w:pPr>
        <w:pStyle w:val="Heading4"/>
        <w:ind w:left="0"/>
        <w:rPr>
          <w:b/>
        </w:rPr>
      </w:pPr>
    </w:p>
    <w:p w:rsidR="0017301F" w:rsidRPr="00FC2EF1" w:rsidRDefault="0017301F" w:rsidP="0017301F">
      <w:pPr>
        <w:pStyle w:val="Heading4"/>
        <w:ind w:left="0"/>
        <w:rPr>
          <w:b/>
        </w:rPr>
      </w:pPr>
      <w:r w:rsidRPr="00FC2EF1">
        <w:rPr>
          <w:b/>
        </w:rPr>
        <w:t>Sublime Text</w:t>
      </w:r>
      <w:bookmarkEnd w:id="52"/>
    </w:p>
    <w:p w:rsidR="0017301F" w:rsidRDefault="0017301F" w:rsidP="0017301F">
      <w:pPr>
        <w:ind w:left="0"/>
      </w:pPr>
      <w:r>
        <w:t>The Sublime Text 3 editor Python is an easy-to-use, fast, and lightweight IDE. It also allows to enhance the functionality of the editor by using packages and customizing settings.</w:t>
      </w:r>
    </w:p>
    <w:p w:rsidR="0017301F" w:rsidRDefault="0017301F" w:rsidP="0017301F"/>
    <w:p w:rsidR="0017301F" w:rsidRDefault="0017301F">
      <w:pPr>
        <w:spacing w:after="0"/>
        <w:ind w:left="0"/>
      </w:pPr>
      <w:r>
        <w:br w:type="page"/>
      </w:r>
    </w:p>
    <w:p w:rsidR="0017301F" w:rsidRDefault="0017301F" w:rsidP="0017301F">
      <w:pPr>
        <w:pStyle w:val="Heading1"/>
        <w:spacing w:line="276" w:lineRule="auto"/>
        <w:rPr>
          <w:rFonts w:asciiTheme="majorHAnsi" w:hAnsiTheme="majorHAnsi"/>
        </w:rPr>
      </w:pPr>
      <w:bookmarkStart w:id="53" w:name="_Toc514182299"/>
      <w:bookmarkStart w:id="54" w:name="_Toc515037814"/>
      <w:r>
        <w:rPr>
          <w:rFonts w:asciiTheme="majorHAnsi" w:hAnsiTheme="majorHAnsi"/>
        </w:rPr>
        <w:lastRenderedPageBreak/>
        <w:t xml:space="preserve">Chapter 03 – </w:t>
      </w:r>
      <w:r w:rsidRPr="003C505D">
        <w:rPr>
          <w:rFonts w:asciiTheme="majorHAnsi" w:hAnsiTheme="majorHAnsi"/>
        </w:rPr>
        <w:t>Getting Started with Python Programming</w:t>
      </w:r>
      <w:bookmarkEnd w:id="53"/>
      <w:bookmarkEnd w:id="54"/>
    </w:p>
    <w:p w:rsidR="0017301F" w:rsidRDefault="0017301F" w:rsidP="0017301F">
      <w:pPr>
        <w:pStyle w:val="Heading2"/>
      </w:pPr>
      <w:bookmarkStart w:id="55" w:name="_Toc514182300"/>
      <w:bookmarkStart w:id="56" w:name="_Toc515037815"/>
      <w:r>
        <w:t>Basic Syntax</w:t>
      </w:r>
      <w:bookmarkEnd w:id="55"/>
      <w:bookmarkEnd w:id="56"/>
    </w:p>
    <w:p w:rsidR="0017301F" w:rsidRPr="00C35D21" w:rsidRDefault="0017301F" w:rsidP="0017301F">
      <w:r>
        <w:t xml:space="preserve">Before you start writing codes in Python, it’s important to understand the basic concepts and syntaxes. Let us take a look at these concepts one-by-one with the help of examples. </w:t>
      </w:r>
    </w:p>
    <w:p w:rsidR="0017301F" w:rsidRDefault="0017301F" w:rsidP="0017301F">
      <w:pPr>
        <w:pStyle w:val="Heading3"/>
      </w:pPr>
      <w:bookmarkStart w:id="57" w:name="_Toc514182301"/>
      <w:bookmarkStart w:id="58" w:name="_Toc515037816"/>
      <w:r>
        <w:t>Python Identifier</w:t>
      </w:r>
      <w:bookmarkEnd w:id="57"/>
      <w:bookmarkEnd w:id="58"/>
    </w:p>
    <w:p w:rsidR="0017301F" w:rsidRDefault="0017301F" w:rsidP="0017301F">
      <w:r>
        <w:t xml:space="preserve">Identifiers are the unique names that are used to identify objects, classes, modules, functions or variables. Identifiers are unlimited in length and are case-sensitive. </w:t>
      </w:r>
    </w:p>
    <w:p w:rsidR="0017301F" w:rsidRDefault="0017301F" w:rsidP="0017301F">
      <w:pPr>
        <w:ind w:left="0" w:firstLine="720"/>
      </w:pPr>
      <w:r>
        <w:t>The naming conventions for Python identifiers are as follows:</w:t>
      </w:r>
    </w:p>
    <w:p w:rsidR="0017301F" w:rsidRDefault="0017301F" w:rsidP="00B629BA">
      <w:pPr>
        <w:pStyle w:val="ListParagraph"/>
        <w:numPr>
          <w:ilvl w:val="0"/>
          <w:numId w:val="32"/>
        </w:numPr>
      </w:pPr>
      <w:r>
        <w:t xml:space="preserve">An identifier name can be a combination of uppercase or lowercase letters A through Z, an underscore, and digits 0 through 9. For example, </w:t>
      </w:r>
      <w:r w:rsidRPr="00053438">
        <w:rPr>
          <w:rFonts w:ascii="Courier New" w:hAnsi="Courier New" w:cs="Courier New"/>
        </w:rPr>
        <w:t>myCode</w:t>
      </w:r>
      <w:r w:rsidRPr="00D244BB">
        <w:rPr>
          <w:rFonts w:asciiTheme="majorHAnsi" w:hAnsiTheme="majorHAnsi"/>
        </w:rPr>
        <w:t xml:space="preserve">, </w:t>
      </w:r>
      <w:r w:rsidRPr="00053438">
        <w:rPr>
          <w:rFonts w:ascii="Courier New" w:hAnsi="Courier New" w:cs="Courier New"/>
        </w:rPr>
        <w:t>code_test</w:t>
      </w:r>
      <w:r>
        <w:rPr>
          <w:rFonts w:ascii="Courier New" w:hAnsi="Courier New" w:cs="Courier New"/>
        </w:rPr>
        <w:t>_</w:t>
      </w:r>
      <w:r w:rsidRPr="00053438">
        <w:rPr>
          <w:rFonts w:ascii="Courier New" w:hAnsi="Courier New" w:cs="Courier New"/>
        </w:rPr>
        <w:t>1</w:t>
      </w:r>
      <w:r w:rsidRPr="00D244BB">
        <w:rPr>
          <w:rFonts w:asciiTheme="majorHAnsi" w:hAnsiTheme="majorHAnsi" w:cs="Courier New"/>
        </w:rPr>
        <w:t>,</w:t>
      </w:r>
      <w:r w:rsidRPr="00053438">
        <w:t xml:space="preserve"> and </w:t>
      </w:r>
      <w:r w:rsidRPr="00053438">
        <w:rPr>
          <w:rFonts w:ascii="Courier New" w:hAnsi="Courier New" w:cs="Courier New"/>
        </w:rPr>
        <w:t>this_is_my_code</w:t>
      </w:r>
      <w:r w:rsidRPr="00053438">
        <w:rPr>
          <w:rFonts w:asciiTheme="majorHAnsi" w:hAnsiTheme="majorHAnsi" w:cs="Courier New"/>
        </w:rPr>
        <w:t>.</w:t>
      </w:r>
    </w:p>
    <w:p w:rsidR="0017301F" w:rsidRDefault="0017301F" w:rsidP="00B629BA">
      <w:pPr>
        <w:pStyle w:val="ListParagraph"/>
        <w:numPr>
          <w:ilvl w:val="0"/>
          <w:numId w:val="32"/>
        </w:numPr>
      </w:pPr>
      <w:r>
        <w:t>An identifier name cannot start with a digit/number.</w:t>
      </w:r>
    </w:p>
    <w:p w:rsidR="0017301F" w:rsidRDefault="0017301F" w:rsidP="00B629BA">
      <w:pPr>
        <w:pStyle w:val="ListParagraph"/>
        <w:numPr>
          <w:ilvl w:val="0"/>
          <w:numId w:val="32"/>
        </w:numPr>
      </w:pPr>
      <w:r>
        <w:t xml:space="preserve">An identifier name cannot have a special character, such as </w:t>
      </w:r>
      <w:r w:rsidRPr="00053438">
        <w:t>@, $, and %</w:t>
      </w:r>
      <w:r>
        <w:t>.</w:t>
      </w:r>
    </w:p>
    <w:p w:rsidR="0017301F" w:rsidRPr="00E70E1F" w:rsidRDefault="0017301F" w:rsidP="0017301F">
      <w:pPr>
        <w:ind w:left="0" w:firstLine="720"/>
      </w:pPr>
      <w:r w:rsidRPr="00E70E1F">
        <w:t>Here are naming conventions for Python identifiers-</w:t>
      </w:r>
    </w:p>
    <w:p w:rsidR="0017301F" w:rsidRPr="00E70E1F" w:rsidRDefault="0017301F" w:rsidP="00B629BA">
      <w:pPr>
        <w:pStyle w:val="ListParagraph"/>
        <w:numPr>
          <w:ilvl w:val="0"/>
          <w:numId w:val="31"/>
        </w:numPr>
      </w:pPr>
      <w:r w:rsidRPr="00E70E1F">
        <w:t>Class names start with an uppercase letter. All other identifiers start with a lowercase letter.</w:t>
      </w:r>
    </w:p>
    <w:p w:rsidR="0017301F" w:rsidRPr="00E70E1F" w:rsidRDefault="0017301F" w:rsidP="00B629BA">
      <w:pPr>
        <w:pStyle w:val="ListParagraph"/>
        <w:numPr>
          <w:ilvl w:val="0"/>
          <w:numId w:val="31"/>
        </w:numPr>
      </w:pPr>
      <w:r w:rsidRPr="00E70E1F">
        <w:t>Starting an identifier with a single leading underscore indicates that the identifier is private.</w:t>
      </w:r>
    </w:p>
    <w:p w:rsidR="0017301F" w:rsidRPr="00E70E1F" w:rsidRDefault="0017301F" w:rsidP="00B629BA">
      <w:pPr>
        <w:pStyle w:val="ListParagraph"/>
        <w:numPr>
          <w:ilvl w:val="0"/>
          <w:numId w:val="31"/>
        </w:numPr>
      </w:pPr>
      <w:r w:rsidRPr="00E70E1F">
        <w:t>Starting an identifier with two leading underscores indicates a strong private identifier.</w:t>
      </w:r>
    </w:p>
    <w:p w:rsidR="0017301F" w:rsidRPr="00E70E1F" w:rsidRDefault="0017301F" w:rsidP="00B629BA">
      <w:pPr>
        <w:pStyle w:val="ListParagraph"/>
        <w:numPr>
          <w:ilvl w:val="0"/>
          <w:numId w:val="31"/>
        </w:numPr>
      </w:pPr>
      <w:r w:rsidRPr="00E70E1F">
        <w:t>If the identifier also ends with two trailing underscores, the identifier is a language defined special name.</w:t>
      </w:r>
    </w:p>
    <w:p w:rsidR="0017301F" w:rsidRDefault="0017301F" w:rsidP="0017301F">
      <w:pPr>
        <w:pStyle w:val="Heading3"/>
      </w:pPr>
      <w:bookmarkStart w:id="59" w:name="_Toc514182302"/>
      <w:bookmarkStart w:id="60" w:name="_Toc515037817"/>
      <w:r>
        <w:t>Python Keywords</w:t>
      </w:r>
      <w:bookmarkEnd w:id="59"/>
      <w:bookmarkEnd w:id="60"/>
    </w:p>
    <w:p w:rsidR="0017301F" w:rsidRDefault="0017301F" w:rsidP="0017301F">
      <w:pPr>
        <w:rPr>
          <w:lang w:val="en-IN"/>
        </w:rPr>
      </w:pPr>
      <w:r>
        <w:rPr>
          <w:lang w:val="en-IN"/>
        </w:rPr>
        <w:t xml:space="preserve">Python keywords are the reserved words that </w:t>
      </w:r>
      <w:r w:rsidRPr="00ED450D">
        <w:rPr>
          <w:lang w:val="en-IN"/>
        </w:rPr>
        <w:t>cannot be used as ordinary identifiers. They must be spelled exactly as written here:</w:t>
      </w:r>
    </w:p>
    <w:tbl>
      <w:tblPr>
        <w:tblStyle w:val="TableGrid"/>
        <w:tblW w:w="0" w:type="auto"/>
        <w:tblInd w:w="6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71"/>
        <w:gridCol w:w="2102"/>
        <w:gridCol w:w="2126"/>
      </w:tblGrid>
      <w:tr w:rsidR="0017301F" w:rsidRPr="00E110E4" w:rsidTr="00562D38">
        <w:tc>
          <w:tcPr>
            <w:tcW w:w="2571" w:type="dxa"/>
          </w:tcPr>
          <w:p w:rsidR="0017301F" w:rsidRPr="00E110E4" w:rsidRDefault="0017301F" w:rsidP="00562D38">
            <w:pPr>
              <w:ind w:left="0"/>
              <w:rPr>
                <w:rFonts w:ascii="Courier New" w:hAnsi="Courier New" w:cs="Courier New"/>
                <w:sz w:val="24"/>
                <w:szCs w:val="24"/>
                <w:lang w:val="en-IN"/>
              </w:rPr>
            </w:pPr>
            <w:r>
              <w:rPr>
                <w:rFonts w:ascii="Courier New" w:hAnsi="Courier New" w:cs="Courier New"/>
                <w:lang w:val="en-IN"/>
              </w:rPr>
              <w:t>False</w:t>
            </w:r>
          </w:p>
          <w:p w:rsidR="0017301F" w:rsidRPr="00E110E4" w:rsidRDefault="0017301F" w:rsidP="00562D38">
            <w:pPr>
              <w:ind w:left="0"/>
              <w:rPr>
                <w:rFonts w:ascii="Courier New" w:hAnsi="Courier New" w:cs="Courier New"/>
                <w:lang w:val="en-IN"/>
              </w:rPr>
            </w:pPr>
            <w:r w:rsidRPr="00E110E4">
              <w:rPr>
                <w:rFonts w:ascii="Courier New" w:hAnsi="Courier New" w:cs="Courier New"/>
                <w:lang w:val="en-IN"/>
              </w:rPr>
              <w:t>class</w:t>
            </w:r>
          </w:p>
          <w:p w:rsidR="0017301F" w:rsidRPr="00E110E4" w:rsidRDefault="0017301F" w:rsidP="00562D38">
            <w:pPr>
              <w:ind w:left="0"/>
              <w:rPr>
                <w:rFonts w:ascii="Courier New" w:hAnsi="Courier New" w:cs="Courier New"/>
                <w:lang w:val="en-IN"/>
              </w:rPr>
            </w:pPr>
            <w:r>
              <w:rPr>
                <w:rFonts w:ascii="Courier New" w:hAnsi="Courier New" w:cs="Courier New"/>
                <w:lang w:val="en-IN"/>
              </w:rPr>
              <w:t xml:space="preserve">finally </w:t>
            </w:r>
          </w:p>
          <w:p w:rsidR="0017301F" w:rsidRPr="00E110E4" w:rsidRDefault="0017301F" w:rsidP="00562D38">
            <w:pPr>
              <w:ind w:left="0"/>
              <w:rPr>
                <w:rFonts w:ascii="Courier New" w:hAnsi="Courier New" w:cs="Courier New"/>
                <w:lang w:val="en-IN"/>
              </w:rPr>
            </w:pPr>
            <w:r>
              <w:rPr>
                <w:rFonts w:ascii="Courier New" w:hAnsi="Courier New" w:cs="Courier New"/>
                <w:lang w:val="en-IN"/>
              </w:rPr>
              <w:t>is</w:t>
            </w:r>
          </w:p>
          <w:p w:rsidR="0017301F" w:rsidRPr="00E110E4" w:rsidRDefault="0017301F" w:rsidP="00562D38">
            <w:pPr>
              <w:ind w:left="0"/>
              <w:rPr>
                <w:rFonts w:ascii="Courier New" w:hAnsi="Courier New" w:cs="Courier New"/>
                <w:lang w:val="en-IN"/>
              </w:rPr>
            </w:pPr>
            <w:r>
              <w:rPr>
                <w:rFonts w:ascii="Courier New" w:hAnsi="Courier New" w:cs="Courier New"/>
                <w:lang w:val="en-IN"/>
              </w:rPr>
              <w:t>return</w:t>
            </w:r>
          </w:p>
          <w:p w:rsidR="0017301F" w:rsidRPr="00E110E4" w:rsidRDefault="0017301F" w:rsidP="00562D38">
            <w:pPr>
              <w:ind w:left="0"/>
              <w:rPr>
                <w:rFonts w:ascii="Courier New" w:hAnsi="Courier New" w:cs="Courier New"/>
                <w:lang w:val="en-IN"/>
              </w:rPr>
            </w:pPr>
            <w:r>
              <w:rPr>
                <w:rFonts w:ascii="Courier New" w:hAnsi="Courier New" w:cs="Courier New"/>
                <w:lang w:val="en-IN"/>
              </w:rPr>
              <w:t>None</w:t>
            </w:r>
          </w:p>
          <w:p w:rsidR="0017301F" w:rsidRPr="00E110E4" w:rsidRDefault="0017301F" w:rsidP="00562D38">
            <w:pPr>
              <w:ind w:left="0"/>
              <w:rPr>
                <w:rFonts w:ascii="Courier New" w:hAnsi="Courier New" w:cs="Courier New"/>
                <w:lang w:val="en-IN"/>
              </w:rPr>
            </w:pPr>
            <w:r>
              <w:rPr>
                <w:rFonts w:ascii="Courier New" w:hAnsi="Courier New" w:cs="Courier New"/>
                <w:lang w:val="en-IN"/>
              </w:rPr>
              <w:t>continue</w:t>
            </w:r>
          </w:p>
          <w:p w:rsidR="0017301F" w:rsidRPr="00E110E4" w:rsidRDefault="0017301F" w:rsidP="00562D38">
            <w:pPr>
              <w:ind w:left="0"/>
              <w:rPr>
                <w:rFonts w:ascii="Courier New" w:hAnsi="Courier New" w:cs="Courier New"/>
                <w:lang w:val="en-IN"/>
              </w:rPr>
            </w:pPr>
            <w:r>
              <w:rPr>
                <w:rFonts w:ascii="Courier New" w:hAnsi="Courier New" w:cs="Courier New"/>
                <w:lang w:val="en-IN"/>
              </w:rPr>
              <w:t xml:space="preserve">for </w:t>
            </w:r>
          </w:p>
          <w:p w:rsidR="0017301F" w:rsidRPr="00E110E4" w:rsidRDefault="0017301F" w:rsidP="00562D38">
            <w:pPr>
              <w:ind w:left="0"/>
              <w:rPr>
                <w:rFonts w:ascii="Courier New" w:hAnsi="Courier New" w:cs="Courier New"/>
                <w:lang w:val="en-IN"/>
              </w:rPr>
            </w:pPr>
            <w:r>
              <w:rPr>
                <w:rFonts w:ascii="Courier New" w:hAnsi="Courier New" w:cs="Courier New"/>
                <w:lang w:val="en-IN"/>
              </w:rPr>
              <w:t xml:space="preserve">lambda </w:t>
            </w:r>
          </w:p>
          <w:p w:rsidR="0017301F" w:rsidRPr="00E110E4" w:rsidRDefault="0017301F" w:rsidP="00562D38">
            <w:pPr>
              <w:ind w:left="0"/>
              <w:rPr>
                <w:rFonts w:ascii="Courier New" w:hAnsi="Courier New" w:cs="Courier New"/>
                <w:lang w:val="en-IN"/>
              </w:rPr>
            </w:pPr>
            <w:r>
              <w:rPr>
                <w:rFonts w:ascii="Courier New" w:hAnsi="Courier New" w:cs="Courier New"/>
                <w:lang w:val="en-IN"/>
              </w:rPr>
              <w:t>try</w:t>
            </w:r>
          </w:p>
          <w:p w:rsidR="0017301F" w:rsidRPr="00E110E4" w:rsidRDefault="0017301F" w:rsidP="00562D38">
            <w:pPr>
              <w:ind w:left="0"/>
              <w:rPr>
                <w:rFonts w:ascii="Courier New" w:hAnsi="Courier New" w:cs="Courier New"/>
                <w:lang w:val="en-IN"/>
              </w:rPr>
            </w:pPr>
            <w:r>
              <w:rPr>
                <w:rFonts w:ascii="Courier New" w:hAnsi="Courier New" w:cs="Courier New"/>
                <w:lang w:val="en-IN"/>
              </w:rPr>
              <w:t>True</w:t>
            </w:r>
          </w:p>
        </w:tc>
        <w:tc>
          <w:tcPr>
            <w:tcW w:w="2102" w:type="dxa"/>
          </w:tcPr>
          <w:p w:rsidR="0017301F" w:rsidRPr="00E110E4" w:rsidRDefault="0017301F" w:rsidP="00562D38">
            <w:pPr>
              <w:ind w:left="0"/>
              <w:rPr>
                <w:rFonts w:ascii="Courier New" w:hAnsi="Courier New" w:cs="Courier New"/>
                <w:lang w:val="en-IN"/>
              </w:rPr>
            </w:pPr>
            <w:r>
              <w:rPr>
                <w:rFonts w:ascii="Courier New" w:hAnsi="Courier New" w:cs="Courier New"/>
                <w:lang w:val="en-IN"/>
              </w:rPr>
              <w:t>def</w:t>
            </w:r>
          </w:p>
          <w:p w:rsidR="0017301F" w:rsidRPr="00E110E4" w:rsidRDefault="0017301F" w:rsidP="00562D38">
            <w:pPr>
              <w:ind w:left="0"/>
              <w:rPr>
                <w:rFonts w:ascii="Courier New" w:hAnsi="Courier New" w:cs="Courier New"/>
                <w:lang w:val="en-IN"/>
              </w:rPr>
            </w:pPr>
            <w:r>
              <w:rPr>
                <w:rFonts w:ascii="Courier New" w:hAnsi="Courier New" w:cs="Courier New"/>
                <w:lang w:val="en-IN"/>
              </w:rPr>
              <w:t>from</w:t>
            </w:r>
          </w:p>
          <w:p w:rsidR="0017301F" w:rsidRPr="00E110E4" w:rsidRDefault="0017301F" w:rsidP="00562D38">
            <w:pPr>
              <w:ind w:left="0"/>
              <w:rPr>
                <w:rFonts w:ascii="Courier New" w:hAnsi="Courier New" w:cs="Courier New"/>
                <w:lang w:val="en-IN"/>
              </w:rPr>
            </w:pPr>
            <w:r>
              <w:rPr>
                <w:rFonts w:ascii="Courier New" w:hAnsi="Courier New" w:cs="Courier New"/>
                <w:lang w:val="en-IN"/>
              </w:rPr>
              <w:t>nonlocal</w:t>
            </w:r>
          </w:p>
          <w:p w:rsidR="0017301F" w:rsidRPr="00E110E4" w:rsidRDefault="0017301F" w:rsidP="00562D38">
            <w:pPr>
              <w:ind w:left="0"/>
              <w:rPr>
                <w:rFonts w:ascii="Courier New" w:hAnsi="Courier New" w:cs="Courier New"/>
                <w:lang w:val="en-IN"/>
              </w:rPr>
            </w:pPr>
            <w:r>
              <w:rPr>
                <w:rFonts w:ascii="Courier New" w:hAnsi="Courier New" w:cs="Courier New"/>
                <w:lang w:val="en-IN"/>
              </w:rPr>
              <w:t>while</w:t>
            </w:r>
          </w:p>
          <w:p w:rsidR="0017301F" w:rsidRPr="00E110E4" w:rsidRDefault="0017301F" w:rsidP="00562D38">
            <w:pPr>
              <w:ind w:left="0"/>
              <w:rPr>
                <w:rFonts w:ascii="Courier New" w:hAnsi="Courier New" w:cs="Courier New"/>
                <w:lang w:val="en-IN"/>
              </w:rPr>
            </w:pPr>
            <w:r>
              <w:rPr>
                <w:rFonts w:ascii="Courier New" w:hAnsi="Courier New" w:cs="Courier New"/>
                <w:lang w:val="en-IN"/>
              </w:rPr>
              <w:t>and</w:t>
            </w:r>
          </w:p>
          <w:p w:rsidR="0017301F" w:rsidRPr="00E110E4" w:rsidRDefault="0017301F" w:rsidP="00562D38">
            <w:pPr>
              <w:ind w:left="0"/>
              <w:rPr>
                <w:rFonts w:ascii="Courier New" w:hAnsi="Courier New" w:cs="Courier New"/>
                <w:lang w:val="en-IN"/>
              </w:rPr>
            </w:pPr>
            <w:r>
              <w:rPr>
                <w:rFonts w:ascii="Courier New" w:hAnsi="Courier New" w:cs="Courier New"/>
                <w:lang w:val="en-IN"/>
              </w:rPr>
              <w:t>del</w:t>
            </w:r>
          </w:p>
          <w:p w:rsidR="0017301F" w:rsidRPr="00E110E4" w:rsidRDefault="0017301F" w:rsidP="00562D38">
            <w:pPr>
              <w:ind w:left="0"/>
              <w:rPr>
                <w:rFonts w:ascii="Courier New" w:hAnsi="Courier New" w:cs="Courier New"/>
                <w:lang w:val="en-IN"/>
              </w:rPr>
            </w:pPr>
            <w:r>
              <w:rPr>
                <w:rFonts w:ascii="Courier New" w:hAnsi="Courier New" w:cs="Courier New"/>
                <w:lang w:val="en-IN"/>
              </w:rPr>
              <w:t>global</w:t>
            </w:r>
          </w:p>
          <w:p w:rsidR="0017301F" w:rsidRPr="00E110E4" w:rsidRDefault="0017301F" w:rsidP="00562D38">
            <w:pPr>
              <w:ind w:left="0"/>
              <w:rPr>
                <w:rFonts w:ascii="Courier New" w:hAnsi="Courier New" w:cs="Courier New"/>
                <w:lang w:val="en-IN"/>
              </w:rPr>
            </w:pPr>
            <w:r w:rsidRPr="00E110E4">
              <w:rPr>
                <w:rFonts w:ascii="Courier New" w:hAnsi="Courier New" w:cs="Courier New"/>
                <w:lang w:val="en-IN"/>
              </w:rPr>
              <w:t>not</w:t>
            </w:r>
          </w:p>
          <w:p w:rsidR="0017301F" w:rsidRPr="00E110E4" w:rsidRDefault="0017301F" w:rsidP="00562D38">
            <w:pPr>
              <w:ind w:left="0"/>
              <w:rPr>
                <w:rFonts w:ascii="Courier New" w:hAnsi="Courier New" w:cs="Courier New"/>
                <w:lang w:val="en-IN"/>
              </w:rPr>
            </w:pPr>
            <w:r>
              <w:rPr>
                <w:rFonts w:ascii="Courier New" w:hAnsi="Courier New" w:cs="Courier New"/>
                <w:lang w:val="en-IN"/>
              </w:rPr>
              <w:t xml:space="preserve">with </w:t>
            </w:r>
          </w:p>
          <w:p w:rsidR="0017301F" w:rsidRPr="00E110E4" w:rsidRDefault="0017301F" w:rsidP="00562D38">
            <w:pPr>
              <w:ind w:left="0"/>
              <w:rPr>
                <w:rFonts w:ascii="Courier New" w:hAnsi="Courier New" w:cs="Courier New"/>
                <w:lang w:val="en-IN"/>
              </w:rPr>
            </w:pPr>
            <w:r>
              <w:rPr>
                <w:rFonts w:ascii="Courier New" w:hAnsi="Courier New" w:cs="Courier New"/>
                <w:lang w:val="en-IN"/>
              </w:rPr>
              <w:t>as</w:t>
            </w:r>
          </w:p>
          <w:p w:rsidR="0017301F" w:rsidRPr="00E110E4" w:rsidRDefault="0017301F" w:rsidP="00562D38">
            <w:pPr>
              <w:ind w:left="0"/>
              <w:rPr>
                <w:rFonts w:ascii="Courier New" w:hAnsi="Courier New" w:cs="Courier New"/>
                <w:sz w:val="24"/>
                <w:szCs w:val="24"/>
                <w:lang w:val="en-IN"/>
              </w:rPr>
            </w:pPr>
            <w:r>
              <w:rPr>
                <w:rFonts w:ascii="Courier New" w:hAnsi="Courier New" w:cs="Courier New"/>
                <w:lang w:val="en-IN"/>
              </w:rPr>
              <w:t>elif</w:t>
            </w:r>
          </w:p>
        </w:tc>
        <w:tc>
          <w:tcPr>
            <w:tcW w:w="2126" w:type="dxa"/>
          </w:tcPr>
          <w:p w:rsidR="0017301F" w:rsidRPr="00E110E4" w:rsidRDefault="0017301F" w:rsidP="00562D38">
            <w:pPr>
              <w:ind w:left="0"/>
              <w:rPr>
                <w:rFonts w:ascii="Courier New" w:hAnsi="Courier New" w:cs="Courier New"/>
                <w:lang w:val="en-IN"/>
              </w:rPr>
            </w:pPr>
            <w:r>
              <w:rPr>
                <w:rFonts w:ascii="Courier New" w:hAnsi="Courier New" w:cs="Courier New"/>
                <w:lang w:val="en-IN"/>
              </w:rPr>
              <w:t>if</w:t>
            </w:r>
          </w:p>
          <w:p w:rsidR="0017301F" w:rsidRPr="00E110E4" w:rsidRDefault="0017301F" w:rsidP="00562D38">
            <w:pPr>
              <w:ind w:left="0"/>
              <w:rPr>
                <w:rFonts w:ascii="Courier New" w:hAnsi="Courier New" w:cs="Courier New"/>
                <w:lang w:val="en-IN"/>
              </w:rPr>
            </w:pPr>
            <w:r>
              <w:rPr>
                <w:rFonts w:ascii="Courier New" w:hAnsi="Courier New" w:cs="Courier New"/>
                <w:lang w:val="en-IN"/>
              </w:rPr>
              <w:t>or</w:t>
            </w:r>
          </w:p>
          <w:p w:rsidR="0017301F" w:rsidRPr="00E110E4" w:rsidRDefault="0017301F" w:rsidP="00562D38">
            <w:pPr>
              <w:ind w:left="0"/>
              <w:rPr>
                <w:rFonts w:ascii="Courier New" w:hAnsi="Courier New" w:cs="Courier New"/>
                <w:lang w:val="en-IN"/>
              </w:rPr>
            </w:pPr>
            <w:r>
              <w:rPr>
                <w:rFonts w:ascii="Courier New" w:hAnsi="Courier New" w:cs="Courier New"/>
                <w:lang w:val="en-IN"/>
              </w:rPr>
              <w:t>yield</w:t>
            </w:r>
          </w:p>
          <w:p w:rsidR="0017301F" w:rsidRPr="00E110E4" w:rsidRDefault="0017301F" w:rsidP="00562D38">
            <w:pPr>
              <w:ind w:left="0"/>
              <w:rPr>
                <w:rFonts w:ascii="Courier New" w:hAnsi="Courier New" w:cs="Courier New"/>
                <w:lang w:val="en-IN"/>
              </w:rPr>
            </w:pPr>
            <w:r>
              <w:rPr>
                <w:rFonts w:ascii="Courier New" w:hAnsi="Courier New" w:cs="Courier New"/>
                <w:lang w:val="en-IN"/>
              </w:rPr>
              <w:t xml:space="preserve">assert </w:t>
            </w:r>
          </w:p>
          <w:p w:rsidR="0017301F" w:rsidRPr="00E110E4" w:rsidRDefault="0017301F" w:rsidP="00562D38">
            <w:pPr>
              <w:ind w:left="0"/>
              <w:rPr>
                <w:rFonts w:ascii="Courier New" w:hAnsi="Courier New" w:cs="Courier New"/>
                <w:lang w:val="en-IN"/>
              </w:rPr>
            </w:pPr>
            <w:r>
              <w:rPr>
                <w:rFonts w:ascii="Courier New" w:hAnsi="Courier New" w:cs="Courier New"/>
                <w:lang w:val="en-IN"/>
              </w:rPr>
              <w:t>else</w:t>
            </w:r>
          </w:p>
          <w:p w:rsidR="0017301F" w:rsidRPr="00E110E4" w:rsidRDefault="0017301F" w:rsidP="00562D38">
            <w:pPr>
              <w:ind w:left="0"/>
              <w:rPr>
                <w:rFonts w:ascii="Courier New" w:hAnsi="Courier New" w:cs="Courier New"/>
                <w:lang w:val="en-IN"/>
              </w:rPr>
            </w:pPr>
            <w:r>
              <w:rPr>
                <w:rFonts w:ascii="Courier New" w:hAnsi="Courier New" w:cs="Courier New"/>
                <w:lang w:val="en-IN"/>
              </w:rPr>
              <w:t>import</w:t>
            </w:r>
          </w:p>
          <w:p w:rsidR="0017301F" w:rsidRPr="00E110E4" w:rsidRDefault="0017301F" w:rsidP="00562D38">
            <w:pPr>
              <w:ind w:left="0"/>
              <w:rPr>
                <w:rFonts w:ascii="Courier New" w:hAnsi="Courier New" w:cs="Courier New"/>
                <w:lang w:val="en-IN"/>
              </w:rPr>
            </w:pPr>
            <w:r>
              <w:rPr>
                <w:rFonts w:ascii="Courier New" w:hAnsi="Courier New" w:cs="Courier New"/>
                <w:lang w:val="en-IN"/>
              </w:rPr>
              <w:t>break</w:t>
            </w:r>
          </w:p>
          <w:p w:rsidR="0017301F" w:rsidRDefault="0017301F" w:rsidP="00562D38">
            <w:pPr>
              <w:ind w:left="0"/>
              <w:rPr>
                <w:rFonts w:ascii="Courier New" w:hAnsi="Courier New" w:cs="Courier New"/>
                <w:lang w:val="en-IN"/>
              </w:rPr>
            </w:pPr>
            <w:r>
              <w:rPr>
                <w:rFonts w:ascii="Courier New" w:hAnsi="Courier New" w:cs="Courier New"/>
                <w:lang w:val="en-IN"/>
              </w:rPr>
              <w:t>except</w:t>
            </w:r>
          </w:p>
          <w:p w:rsidR="0017301F" w:rsidRDefault="0017301F" w:rsidP="00562D38">
            <w:pPr>
              <w:ind w:left="0"/>
              <w:rPr>
                <w:rFonts w:ascii="Courier New" w:hAnsi="Courier New" w:cs="Courier New"/>
                <w:lang w:val="en-IN"/>
              </w:rPr>
            </w:pPr>
            <w:r>
              <w:rPr>
                <w:rFonts w:ascii="Courier New" w:hAnsi="Courier New" w:cs="Courier New"/>
                <w:lang w:val="en-IN"/>
              </w:rPr>
              <w:t>in</w:t>
            </w:r>
          </w:p>
          <w:p w:rsidR="0017301F" w:rsidRPr="00E110E4" w:rsidRDefault="0017301F" w:rsidP="00562D38">
            <w:pPr>
              <w:ind w:left="0"/>
              <w:rPr>
                <w:rFonts w:ascii="Courier New" w:hAnsi="Courier New" w:cs="Courier New"/>
                <w:lang w:val="en-IN"/>
              </w:rPr>
            </w:pPr>
            <w:r>
              <w:rPr>
                <w:rFonts w:ascii="Courier New" w:hAnsi="Courier New" w:cs="Courier New"/>
                <w:lang w:val="en-IN"/>
              </w:rPr>
              <w:t>raise</w:t>
            </w:r>
          </w:p>
          <w:p w:rsidR="0017301F" w:rsidRPr="00E110E4" w:rsidRDefault="0017301F" w:rsidP="00562D38">
            <w:pPr>
              <w:ind w:left="0"/>
              <w:rPr>
                <w:rFonts w:ascii="Courier New" w:hAnsi="Courier New" w:cs="Courier New"/>
                <w:lang w:val="en-IN"/>
              </w:rPr>
            </w:pPr>
          </w:p>
        </w:tc>
      </w:tr>
    </w:tbl>
    <w:p w:rsidR="0017301F" w:rsidRDefault="0017301F" w:rsidP="0017301F">
      <w:pPr>
        <w:pStyle w:val="Heading3"/>
      </w:pPr>
      <w:bookmarkStart w:id="61" w:name="_Toc514182303"/>
      <w:bookmarkStart w:id="62" w:name="_Toc515037818"/>
      <w:r w:rsidRPr="0004291E">
        <w:lastRenderedPageBreak/>
        <w:t>Lines and Multi-line Statements</w:t>
      </w:r>
      <w:bookmarkEnd w:id="61"/>
      <w:bookmarkEnd w:id="62"/>
    </w:p>
    <w:p w:rsidR="0017301F" w:rsidRPr="00985AC7" w:rsidRDefault="0017301F" w:rsidP="0017301F">
      <w:r w:rsidRPr="00985AC7">
        <w:t>A Python program is divided into a number of logical lines.</w:t>
      </w:r>
    </w:p>
    <w:p w:rsidR="0017301F" w:rsidRDefault="0017301F" w:rsidP="0017301F">
      <w:r w:rsidRPr="00FA7AEA">
        <w:t>The end of a logical line is represented by the NEWLINE token. Statements cannot cross logical line boundaries except where NEWLINE is allowed by the syntax (</w:t>
      </w:r>
      <w:r>
        <w:t>for example</w:t>
      </w:r>
      <w:r w:rsidRPr="00FA7AEA">
        <w:t xml:space="preserve">, between statements in compound statements). </w:t>
      </w:r>
    </w:p>
    <w:p w:rsidR="0017301F" w:rsidRDefault="0017301F" w:rsidP="0017301F">
      <w:r w:rsidRPr="00FA7AEA">
        <w:t>A logical line is constructed from one or more physical lines by following the explicit or implicit line joining rules.</w:t>
      </w:r>
      <w:r w:rsidRPr="00982EA3">
        <w:t xml:space="preserve">A physical line is a sequence of characters terminated by an </w:t>
      </w:r>
      <w:r>
        <w:br/>
      </w:r>
      <w:r w:rsidRPr="00982EA3">
        <w:t>end-of-line sequence.</w:t>
      </w:r>
    </w:p>
    <w:p w:rsidR="0017301F" w:rsidRDefault="0017301F" w:rsidP="0017301F">
      <w:r w:rsidRPr="00982EA3">
        <w:t>Two or more physical lines may be joined into logical lines using backslash characters (\)</w:t>
      </w:r>
      <w:r>
        <w:t>.</w:t>
      </w:r>
    </w:p>
    <w:p w:rsidR="0017301F" w:rsidRPr="00FF2117" w:rsidRDefault="0017301F" w:rsidP="0017301F">
      <w:pPr>
        <w:ind w:left="0" w:firstLine="720"/>
        <w:rPr>
          <w:b/>
        </w:rPr>
      </w:pPr>
      <w:r w:rsidRPr="00FF2117">
        <w:rPr>
          <w:b/>
        </w:rPr>
        <w:t>Example:</w:t>
      </w:r>
    </w:p>
    <w:p w:rsidR="0017301F" w:rsidRPr="00D14973" w:rsidRDefault="0017301F" w:rsidP="0017301F">
      <w:pPr>
        <w:ind w:left="0" w:firstLine="720"/>
        <w:rPr>
          <w:rFonts w:ascii="Courier New" w:hAnsi="Courier New" w:cs="Courier New"/>
          <w:color w:val="222222"/>
          <w:kern w:val="0"/>
          <w:szCs w:val="24"/>
          <w:lang w:val="en-IN" w:eastAsia="en-IN"/>
        </w:rPr>
      </w:pPr>
      <w:r w:rsidRPr="00D14973">
        <w:rPr>
          <w:rFonts w:ascii="Courier New" w:hAnsi="Courier New" w:cs="Courier New"/>
          <w:color w:val="222222"/>
          <w:kern w:val="0"/>
          <w:szCs w:val="24"/>
          <w:lang w:val="en-IN" w:eastAsia="en-IN"/>
        </w:rPr>
        <w:t>week</w:t>
      </w:r>
      <w:r>
        <w:rPr>
          <w:rFonts w:ascii="Courier New" w:hAnsi="Courier New" w:cs="Courier New"/>
          <w:color w:val="222222"/>
          <w:kern w:val="0"/>
          <w:szCs w:val="24"/>
          <w:lang w:val="en-IN" w:eastAsia="en-IN"/>
        </w:rPr>
        <w:t>Days</w:t>
      </w:r>
      <w:r w:rsidRPr="00D14973">
        <w:rPr>
          <w:rFonts w:ascii="Courier New" w:hAnsi="Courier New" w:cs="Courier New"/>
          <w:color w:val="222222"/>
          <w:kern w:val="0"/>
          <w:szCs w:val="24"/>
          <w:lang w:val="en-IN" w:eastAsia="en-IN"/>
        </w:rPr>
        <w:t xml:space="preserve"> = ['Sun</w:t>
      </w:r>
      <w:r>
        <w:rPr>
          <w:rFonts w:ascii="Courier New" w:hAnsi="Courier New" w:cs="Courier New"/>
          <w:color w:val="222222"/>
          <w:kern w:val="0"/>
          <w:szCs w:val="24"/>
          <w:lang w:val="en-IN" w:eastAsia="en-IN"/>
        </w:rPr>
        <w:t>day', 'Monday', 'Tuesday',\</w:t>
      </w:r>
    </w:p>
    <w:p w:rsidR="0017301F" w:rsidRPr="00D14973" w:rsidRDefault="0017301F" w:rsidP="0017301F">
      <w:pPr>
        <w:ind w:left="0" w:firstLine="720"/>
        <w:rPr>
          <w:rFonts w:ascii="Courier New" w:hAnsi="Courier New" w:cs="Courier New"/>
          <w:color w:val="222222"/>
          <w:kern w:val="0"/>
          <w:szCs w:val="24"/>
          <w:lang w:val="en-IN" w:eastAsia="en-IN"/>
        </w:rPr>
      </w:pPr>
      <w:r w:rsidRPr="00D14973">
        <w:rPr>
          <w:rFonts w:ascii="Courier New" w:hAnsi="Courier New" w:cs="Courier New"/>
          <w:color w:val="222222"/>
          <w:kern w:val="0"/>
          <w:szCs w:val="24"/>
          <w:lang w:val="en-IN" w:eastAsia="en-IN"/>
        </w:rPr>
        <w:t xml:space="preserve">             'Wednesday', 'Thursday', 'Friday'</w:t>
      </w:r>
      <w:r>
        <w:rPr>
          <w:rFonts w:ascii="Courier New" w:hAnsi="Courier New" w:cs="Courier New"/>
          <w:color w:val="222222"/>
          <w:kern w:val="0"/>
          <w:szCs w:val="24"/>
          <w:lang w:val="en-IN" w:eastAsia="en-IN"/>
        </w:rPr>
        <w:t>\</w:t>
      </w:r>
    </w:p>
    <w:p w:rsidR="0017301F" w:rsidRPr="00982EA3" w:rsidRDefault="0017301F" w:rsidP="0017301F">
      <w:pPr>
        <w:ind w:left="0" w:firstLine="720"/>
        <w:rPr>
          <w:rFonts w:ascii="Courier New" w:hAnsi="Courier New" w:cs="Courier New"/>
          <w:color w:val="222222"/>
          <w:kern w:val="0"/>
          <w:szCs w:val="24"/>
          <w:lang w:val="en-IN" w:eastAsia="en-IN"/>
        </w:rPr>
      </w:pPr>
      <w:r w:rsidRPr="00D14973">
        <w:rPr>
          <w:rFonts w:ascii="Courier New" w:hAnsi="Courier New" w:cs="Courier New"/>
          <w:color w:val="222222"/>
          <w:kern w:val="0"/>
          <w:szCs w:val="24"/>
          <w:lang w:val="en-IN" w:eastAsia="en-IN"/>
        </w:rPr>
        <w:t xml:space="preserve">             'Saturday']</w:t>
      </w:r>
    </w:p>
    <w:p w:rsidR="0017301F" w:rsidRDefault="0017301F" w:rsidP="0017301F">
      <w:pPr>
        <w:ind w:left="0"/>
      </w:pPr>
    </w:p>
    <w:p w:rsidR="0017301F" w:rsidRPr="00FF2117" w:rsidRDefault="0017301F" w:rsidP="0017301F">
      <w:pPr>
        <w:ind w:left="0" w:firstLine="720"/>
        <w:rPr>
          <w:sz w:val="20"/>
        </w:rPr>
      </w:pPr>
      <w:r w:rsidRPr="00FF2117">
        <w:rPr>
          <w:b/>
          <w:sz w:val="20"/>
        </w:rPr>
        <w:t>Note:</w:t>
      </w:r>
      <w:r w:rsidRPr="00FF2117">
        <w:rPr>
          <w:i/>
          <w:sz w:val="20"/>
        </w:rPr>
        <w:t>A line ending in a backslash cannot carry a comment.</w:t>
      </w:r>
    </w:p>
    <w:p w:rsidR="0017301F" w:rsidRPr="00D14973" w:rsidRDefault="0017301F" w:rsidP="0017301F">
      <w:r w:rsidRPr="00982EA3">
        <w:rPr>
          <w:rFonts w:asciiTheme="majorHAnsi" w:hAnsiTheme="majorHAnsi" w:cs="Arial"/>
          <w:color w:val="222222"/>
          <w:kern w:val="0"/>
          <w:szCs w:val="24"/>
          <w:lang w:val="en-IN" w:eastAsia="en-IN"/>
        </w:rPr>
        <w:t>Expressions in parentheses, square brackets</w:t>
      </w:r>
      <w:r>
        <w:rPr>
          <w:rFonts w:asciiTheme="majorHAnsi" w:hAnsiTheme="majorHAnsi" w:cs="Arial"/>
          <w:color w:val="222222"/>
          <w:kern w:val="0"/>
          <w:szCs w:val="24"/>
          <w:lang w:val="en-IN" w:eastAsia="en-IN"/>
        </w:rPr>
        <w:t>,</w:t>
      </w:r>
      <w:r w:rsidRPr="00982EA3">
        <w:rPr>
          <w:rFonts w:asciiTheme="majorHAnsi" w:hAnsiTheme="majorHAnsi" w:cs="Arial"/>
          <w:color w:val="222222"/>
          <w:kern w:val="0"/>
          <w:szCs w:val="24"/>
          <w:lang w:val="en-IN" w:eastAsia="en-IN"/>
        </w:rPr>
        <w:t xml:space="preserve"> or curly braces can be split over more than one </w:t>
      </w:r>
      <w:r w:rsidRPr="00982EA3">
        <w:t xml:space="preserve">physical line without using backslashes. </w:t>
      </w:r>
    </w:p>
    <w:p w:rsidR="0017301F" w:rsidRPr="00D14973" w:rsidRDefault="0017301F" w:rsidP="0017301F">
      <w:pPr>
        <w:ind w:left="0" w:firstLine="720"/>
        <w:rPr>
          <w:rFonts w:asciiTheme="majorHAnsi" w:hAnsiTheme="majorHAnsi" w:cs="Arial"/>
          <w:b/>
          <w:color w:val="222222"/>
          <w:kern w:val="0"/>
          <w:szCs w:val="24"/>
          <w:lang w:val="en-IN" w:eastAsia="en-IN"/>
        </w:rPr>
      </w:pPr>
      <w:r w:rsidRPr="00D14973">
        <w:rPr>
          <w:rFonts w:asciiTheme="majorHAnsi" w:hAnsiTheme="majorHAnsi" w:cs="Arial"/>
          <w:b/>
          <w:color w:val="222222"/>
          <w:kern w:val="0"/>
          <w:szCs w:val="24"/>
          <w:lang w:val="en-IN" w:eastAsia="en-IN"/>
        </w:rPr>
        <w:t xml:space="preserve">Example: </w:t>
      </w:r>
    </w:p>
    <w:p w:rsidR="0017301F" w:rsidRPr="00D14973" w:rsidRDefault="0017301F" w:rsidP="0017301F">
      <w:pPr>
        <w:ind w:left="0" w:firstLine="720"/>
        <w:rPr>
          <w:rFonts w:ascii="Courier New" w:hAnsi="Courier New" w:cs="Courier New"/>
          <w:color w:val="222222"/>
          <w:kern w:val="0"/>
          <w:szCs w:val="24"/>
          <w:lang w:val="en-IN" w:eastAsia="en-IN"/>
        </w:rPr>
      </w:pPr>
      <w:r w:rsidRPr="00D14973">
        <w:rPr>
          <w:rFonts w:ascii="Courier New" w:hAnsi="Courier New" w:cs="Courier New"/>
          <w:color w:val="222222"/>
          <w:kern w:val="0"/>
          <w:szCs w:val="24"/>
          <w:lang w:val="en-IN" w:eastAsia="en-IN"/>
        </w:rPr>
        <w:t>week</w:t>
      </w:r>
      <w:r>
        <w:rPr>
          <w:rFonts w:ascii="Courier New" w:hAnsi="Courier New" w:cs="Courier New"/>
          <w:color w:val="222222"/>
          <w:kern w:val="0"/>
          <w:szCs w:val="24"/>
          <w:lang w:val="en-IN" w:eastAsia="en-IN"/>
        </w:rPr>
        <w:t>Days</w:t>
      </w:r>
      <w:r w:rsidRPr="00D14973">
        <w:rPr>
          <w:rFonts w:ascii="Courier New" w:hAnsi="Courier New" w:cs="Courier New"/>
          <w:color w:val="222222"/>
          <w:kern w:val="0"/>
          <w:szCs w:val="24"/>
          <w:lang w:val="en-IN" w:eastAsia="en-IN"/>
        </w:rPr>
        <w:t xml:space="preserve"> = ['Sunday', 'Monday', 'Tuesday',      # These are the </w:t>
      </w:r>
    </w:p>
    <w:p w:rsidR="0017301F" w:rsidRPr="00D14973" w:rsidRDefault="0017301F" w:rsidP="0017301F">
      <w:pPr>
        <w:ind w:left="0" w:firstLine="720"/>
        <w:rPr>
          <w:rFonts w:ascii="Courier New" w:hAnsi="Courier New" w:cs="Courier New"/>
          <w:color w:val="222222"/>
          <w:kern w:val="0"/>
          <w:szCs w:val="24"/>
          <w:lang w:val="en-IN" w:eastAsia="en-IN"/>
        </w:rPr>
      </w:pPr>
      <w:r w:rsidRPr="00D14973">
        <w:rPr>
          <w:rFonts w:ascii="Courier New" w:hAnsi="Courier New" w:cs="Courier New"/>
          <w:color w:val="222222"/>
          <w:kern w:val="0"/>
          <w:szCs w:val="24"/>
          <w:lang w:val="en-IN" w:eastAsia="en-IN"/>
        </w:rPr>
        <w:t xml:space="preserve">             'Wednesday', 'Thursday', 'Friday',  # days </w:t>
      </w:r>
    </w:p>
    <w:p w:rsidR="0017301F" w:rsidRPr="00982EA3" w:rsidRDefault="0017301F" w:rsidP="0017301F">
      <w:pPr>
        <w:ind w:left="0" w:firstLine="720"/>
        <w:rPr>
          <w:rFonts w:ascii="Courier New" w:hAnsi="Courier New" w:cs="Courier New"/>
          <w:color w:val="222222"/>
          <w:kern w:val="0"/>
          <w:szCs w:val="24"/>
          <w:lang w:val="en-IN" w:eastAsia="en-IN"/>
        </w:rPr>
      </w:pPr>
      <w:r w:rsidRPr="00D14973">
        <w:rPr>
          <w:rFonts w:ascii="Courier New" w:hAnsi="Courier New" w:cs="Courier New"/>
          <w:color w:val="222222"/>
          <w:kern w:val="0"/>
          <w:szCs w:val="24"/>
          <w:lang w:val="en-IN" w:eastAsia="en-IN"/>
        </w:rPr>
        <w:t xml:space="preserve">             'Saturday']                         # in a week</w:t>
      </w:r>
    </w:p>
    <w:p w:rsidR="0017301F" w:rsidRDefault="0017301F" w:rsidP="0017301F">
      <w:pPr>
        <w:ind w:left="0"/>
        <w:rPr>
          <w:rFonts w:asciiTheme="majorHAnsi" w:hAnsiTheme="majorHAnsi" w:cs="Arial"/>
          <w:color w:val="222222"/>
          <w:kern w:val="0"/>
          <w:szCs w:val="24"/>
          <w:lang w:val="en-IN" w:eastAsia="en-IN"/>
        </w:rPr>
      </w:pPr>
    </w:p>
    <w:p w:rsidR="0017301F" w:rsidRPr="00D14973" w:rsidRDefault="0017301F" w:rsidP="0017301F">
      <w:r w:rsidRPr="00982EA3">
        <w:rPr>
          <w:rFonts w:asciiTheme="majorHAnsi" w:hAnsiTheme="majorHAnsi" w:cs="Arial"/>
          <w:color w:val="222222"/>
          <w:kern w:val="0"/>
          <w:szCs w:val="24"/>
          <w:lang w:val="en-IN" w:eastAsia="en-IN"/>
        </w:rPr>
        <w:t>Implicitly continued lines can carry comments. The indentation of the continuation lines is not</w:t>
      </w:r>
      <w:r w:rsidRPr="00982EA3">
        <w:t xml:space="preserve"> important. Blank continuation lines are allowed. There is no NEWLINE token between implicit continuation lines. </w:t>
      </w:r>
    </w:p>
    <w:p w:rsidR="0017301F" w:rsidRPr="00D14973" w:rsidRDefault="0017301F" w:rsidP="0017301F">
      <w:pPr>
        <w:rPr>
          <w:sz w:val="20"/>
        </w:rPr>
      </w:pPr>
      <w:r w:rsidRPr="00D14973">
        <w:rPr>
          <w:b/>
          <w:sz w:val="20"/>
        </w:rPr>
        <w:t>Note:</w:t>
      </w:r>
      <w:r w:rsidRPr="00982EA3">
        <w:rPr>
          <w:i/>
          <w:sz w:val="20"/>
        </w:rPr>
        <w:t>Implicitly continued lines can also occ</w:t>
      </w:r>
      <w:r w:rsidRPr="00D14973">
        <w:rPr>
          <w:i/>
          <w:sz w:val="20"/>
        </w:rPr>
        <w:t xml:space="preserve">ur within triple-quoted strings, but </w:t>
      </w:r>
      <w:r w:rsidRPr="00982EA3">
        <w:rPr>
          <w:i/>
          <w:sz w:val="20"/>
        </w:rPr>
        <w:t>in that case they cannot carry comments.</w:t>
      </w:r>
    </w:p>
    <w:p w:rsidR="0017301F" w:rsidRDefault="0017301F" w:rsidP="0017301F">
      <w:pPr>
        <w:spacing w:after="0"/>
        <w:ind w:left="0"/>
        <w:rPr>
          <w:rFonts w:asciiTheme="majorHAnsi" w:hAnsiTheme="majorHAnsi"/>
          <w:kern w:val="28"/>
          <w:sz w:val="28"/>
          <w:szCs w:val="28"/>
        </w:rPr>
      </w:pPr>
      <w:r>
        <w:br w:type="page"/>
      </w:r>
    </w:p>
    <w:p w:rsidR="0017301F" w:rsidRDefault="0017301F" w:rsidP="0017301F">
      <w:pPr>
        <w:pStyle w:val="Heading3"/>
      </w:pPr>
      <w:bookmarkStart w:id="63" w:name="_Toc514182304"/>
      <w:bookmarkStart w:id="64" w:name="_Toc515037819"/>
      <w:r>
        <w:lastRenderedPageBreak/>
        <w:t>Comments</w:t>
      </w:r>
      <w:bookmarkEnd w:id="63"/>
      <w:bookmarkEnd w:id="64"/>
    </w:p>
    <w:p w:rsidR="0017301F" w:rsidRPr="00985AC7" w:rsidRDefault="0017301F" w:rsidP="0017301F">
      <w:r w:rsidRPr="00985AC7">
        <w:t xml:space="preserve">Using comments in a code is a recommended practice because it helps explain the purpose of the code or provide descriptions for the sections of code to anyone else looking at your code for review, fix, or modify. </w:t>
      </w:r>
    </w:p>
    <w:p w:rsidR="0017301F" w:rsidRPr="00985AC7" w:rsidRDefault="0017301F" w:rsidP="0017301F">
      <w:pPr>
        <w:ind w:left="0" w:firstLine="720"/>
      </w:pPr>
      <w:r w:rsidRPr="00985AC7">
        <w:t xml:space="preserve">A comment starts with a hash character (#) and ends at the end of the physical line. </w:t>
      </w:r>
    </w:p>
    <w:p w:rsidR="0017301F" w:rsidRPr="00985AC7" w:rsidRDefault="0017301F" w:rsidP="0017301F">
      <w:r w:rsidRPr="00985AC7">
        <w:t>Just like statements, comments can also span into multiple lines. In case of multiline comments, start each line with a hash character (#).</w:t>
      </w:r>
    </w:p>
    <w:p w:rsidR="0017301F" w:rsidRDefault="0017301F" w:rsidP="0017301F">
      <w:pPr>
        <w:ind w:left="0" w:firstLine="720"/>
      </w:pPr>
      <w:r w:rsidRPr="00985AC7">
        <w:t xml:space="preserve">Comments are ignored by the Python Interpreter. </w:t>
      </w:r>
    </w:p>
    <w:p w:rsidR="0017301F" w:rsidRPr="006C63FF" w:rsidRDefault="0017301F" w:rsidP="0017301F">
      <w:pPr>
        <w:ind w:left="0" w:firstLine="720"/>
        <w:rPr>
          <w:b/>
        </w:rPr>
      </w:pPr>
      <w:r w:rsidRPr="006C63FF">
        <w:rPr>
          <w:b/>
        </w:rPr>
        <w:t>Example</w:t>
      </w:r>
      <w:r>
        <w:rPr>
          <w:b/>
        </w:rPr>
        <w:t>s</w:t>
      </w:r>
      <w:r w:rsidRPr="006C63FF">
        <w:rPr>
          <w:b/>
        </w:rPr>
        <w:t>:</w:t>
      </w:r>
    </w:p>
    <w:p w:rsidR="0017301F" w:rsidRPr="00D14973" w:rsidRDefault="0017301F" w:rsidP="00B629BA">
      <w:pPr>
        <w:pStyle w:val="ListParagraph"/>
        <w:numPr>
          <w:ilvl w:val="0"/>
          <w:numId w:val="33"/>
        </w:numPr>
        <w:ind w:left="1080"/>
        <w:rPr>
          <w:rFonts w:asciiTheme="majorHAnsi" w:hAnsiTheme="majorHAnsi" w:cs="Courier New"/>
        </w:rPr>
      </w:pPr>
      <w:r w:rsidRPr="00D14973">
        <w:rPr>
          <w:rFonts w:asciiTheme="majorHAnsi" w:hAnsiTheme="majorHAnsi" w:cs="Courier New"/>
        </w:rPr>
        <w:t xml:space="preserve">Single line comment: </w:t>
      </w:r>
    </w:p>
    <w:p w:rsidR="0017301F" w:rsidRDefault="0017301F" w:rsidP="0017301F">
      <w:pPr>
        <w:ind w:left="360" w:firstLine="720"/>
        <w:rPr>
          <w:rFonts w:ascii="Courier New" w:hAnsi="Courier New" w:cs="Courier New"/>
        </w:rPr>
      </w:pPr>
      <w:r w:rsidRPr="006C63FF">
        <w:rPr>
          <w:rFonts w:ascii="Courier New" w:hAnsi="Courier New" w:cs="Courier New"/>
        </w:rPr>
        <w:t xml:space="preserve">#This is a </w:t>
      </w:r>
      <w:r>
        <w:rPr>
          <w:rFonts w:ascii="Courier New" w:hAnsi="Courier New" w:cs="Courier New"/>
        </w:rPr>
        <w:t xml:space="preserve">single line </w:t>
      </w:r>
      <w:r w:rsidRPr="006C63FF">
        <w:rPr>
          <w:rFonts w:ascii="Courier New" w:hAnsi="Courier New" w:cs="Courier New"/>
        </w:rPr>
        <w:t>comment</w:t>
      </w:r>
      <w:r>
        <w:rPr>
          <w:rFonts w:ascii="Courier New" w:hAnsi="Courier New" w:cs="Courier New"/>
        </w:rPr>
        <w:t>.</w:t>
      </w:r>
    </w:p>
    <w:p w:rsidR="0017301F" w:rsidRPr="00D14973" w:rsidRDefault="0017301F" w:rsidP="00B629BA">
      <w:pPr>
        <w:pStyle w:val="ListParagraph"/>
        <w:numPr>
          <w:ilvl w:val="0"/>
          <w:numId w:val="33"/>
        </w:numPr>
        <w:ind w:left="1080"/>
        <w:rPr>
          <w:rFonts w:asciiTheme="majorHAnsi" w:hAnsiTheme="majorHAnsi" w:cs="Courier New"/>
        </w:rPr>
      </w:pPr>
      <w:r w:rsidRPr="00D14973">
        <w:rPr>
          <w:rFonts w:asciiTheme="majorHAnsi" w:hAnsiTheme="majorHAnsi" w:cs="Courier New"/>
        </w:rPr>
        <w:t>Multiline comment</w:t>
      </w:r>
    </w:p>
    <w:p w:rsidR="0017301F" w:rsidRDefault="0017301F" w:rsidP="0017301F">
      <w:pPr>
        <w:ind w:left="1080"/>
        <w:rPr>
          <w:rFonts w:ascii="Courier New" w:hAnsi="Courier New" w:cs="Courier New"/>
        </w:rPr>
      </w:pPr>
      <w:r w:rsidRPr="006C63FF">
        <w:rPr>
          <w:rFonts w:ascii="Courier New" w:hAnsi="Courier New" w:cs="Courier New"/>
        </w:rPr>
        <w:t>#This comment</w:t>
      </w:r>
      <w:r>
        <w:rPr>
          <w:rFonts w:ascii="Courier New" w:hAnsi="Courier New" w:cs="Courier New"/>
        </w:rPr>
        <w:t xml:space="preserve"> will</w:t>
      </w:r>
    </w:p>
    <w:p w:rsidR="0017301F" w:rsidRDefault="0017301F" w:rsidP="0017301F">
      <w:pPr>
        <w:ind w:left="1080"/>
        <w:rPr>
          <w:rFonts w:ascii="Courier New" w:hAnsi="Courier New" w:cs="Courier New"/>
        </w:rPr>
      </w:pPr>
      <w:r>
        <w:rPr>
          <w:rFonts w:ascii="Courier New" w:hAnsi="Courier New" w:cs="Courier New"/>
        </w:rPr>
        <w:t>#span into two lines.</w:t>
      </w:r>
    </w:p>
    <w:p w:rsidR="0017301F" w:rsidRDefault="0017301F" w:rsidP="0017301F">
      <w:pPr>
        <w:pStyle w:val="Heading3"/>
      </w:pPr>
      <w:bookmarkStart w:id="65" w:name="_Toc514182305"/>
      <w:bookmarkStart w:id="66" w:name="_Toc515037820"/>
      <w:r>
        <w:t>Blocks</w:t>
      </w:r>
      <w:bookmarkEnd w:id="65"/>
      <w:bookmarkEnd w:id="66"/>
    </w:p>
    <w:p w:rsidR="0017301F" w:rsidRPr="0004291E" w:rsidRDefault="0017301F" w:rsidP="0017301F">
      <w:r w:rsidRPr="0004291E">
        <w:t>A Python program is constructed from code blocks. A block is a piece of Python program text that is executed as a unit. The following are blocks: a module, a function body, and a class definition. Some more examples of a block include:</w:t>
      </w:r>
    </w:p>
    <w:p w:rsidR="0017301F" w:rsidRPr="0004291E" w:rsidRDefault="0017301F" w:rsidP="00B629BA">
      <w:pPr>
        <w:pStyle w:val="ListParagraph"/>
        <w:numPr>
          <w:ilvl w:val="0"/>
          <w:numId w:val="35"/>
        </w:numPr>
      </w:pPr>
      <w:r w:rsidRPr="0004291E">
        <w:t xml:space="preserve">A script file (a file given as standard input to the interpreter or specified as a command line argument to the interpreter) is a code block. </w:t>
      </w:r>
    </w:p>
    <w:p w:rsidR="0017301F" w:rsidRPr="0004291E" w:rsidRDefault="0017301F" w:rsidP="00B629BA">
      <w:pPr>
        <w:pStyle w:val="ListParagraph"/>
        <w:numPr>
          <w:ilvl w:val="0"/>
          <w:numId w:val="35"/>
        </w:numPr>
      </w:pPr>
      <w:r w:rsidRPr="0004291E">
        <w:t xml:space="preserve">A script command (a command specified on the interpreter command line with the ‘-c’ option) is a code block. </w:t>
      </w:r>
    </w:p>
    <w:p w:rsidR="0017301F" w:rsidRPr="0004291E" w:rsidRDefault="0017301F" w:rsidP="00B629BA">
      <w:pPr>
        <w:pStyle w:val="ListParagraph"/>
        <w:numPr>
          <w:ilvl w:val="0"/>
          <w:numId w:val="35"/>
        </w:numPr>
      </w:pPr>
      <w:r w:rsidRPr="0004291E">
        <w:t xml:space="preserve">The string argument passed to the built-in functions </w:t>
      </w:r>
      <w:r>
        <w:rPr>
          <w:rFonts w:ascii="Courier New" w:hAnsi="Courier New" w:cs="Courier New"/>
        </w:rPr>
        <w:t>eval</w:t>
      </w:r>
      <w:r w:rsidRPr="0004291E">
        <w:rPr>
          <w:rFonts w:ascii="Courier New" w:hAnsi="Courier New" w:cs="Courier New"/>
        </w:rPr>
        <w:t>()</w:t>
      </w:r>
      <w:r w:rsidRPr="0004291E">
        <w:t xml:space="preserve"> and </w:t>
      </w:r>
      <w:r w:rsidRPr="0004291E">
        <w:rPr>
          <w:rFonts w:ascii="Courier New" w:hAnsi="Courier New" w:cs="Courier New"/>
        </w:rPr>
        <w:t>exec()</w:t>
      </w:r>
      <w:r w:rsidRPr="0004291E">
        <w:t xml:space="preserve"> is a code block.</w:t>
      </w:r>
      <w:r>
        <w:br/>
      </w:r>
      <w:r w:rsidRPr="00A703FB">
        <w:rPr>
          <w:b/>
          <w:sz w:val="20"/>
        </w:rPr>
        <w:t>Note:</w:t>
      </w:r>
      <w:r w:rsidRPr="00A703FB">
        <w:rPr>
          <w:i/>
          <w:sz w:val="20"/>
        </w:rPr>
        <w:t xml:space="preserve"> You will learn about the built-in functions (including </w:t>
      </w:r>
      <w:r w:rsidRPr="00A703FB">
        <w:rPr>
          <w:rFonts w:ascii="Courier New" w:hAnsi="Courier New" w:cs="Courier New"/>
          <w:i/>
          <w:sz w:val="20"/>
        </w:rPr>
        <w:t>eval()</w:t>
      </w:r>
      <w:r w:rsidRPr="00A703FB">
        <w:rPr>
          <w:i/>
          <w:sz w:val="20"/>
        </w:rPr>
        <w:t xml:space="preserve"> and </w:t>
      </w:r>
      <w:r w:rsidRPr="00A703FB">
        <w:rPr>
          <w:rFonts w:ascii="Courier New" w:hAnsi="Courier New" w:cs="Courier New"/>
          <w:i/>
          <w:sz w:val="20"/>
        </w:rPr>
        <w:t>exec()</w:t>
      </w:r>
      <w:r w:rsidRPr="00A703FB">
        <w:rPr>
          <w:i/>
          <w:sz w:val="20"/>
        </w:rPr>
        <w:t>)later in the course.</w:t>
      </w:r>
    </w:p>
    <w:p w:rsidR="0017301F" w:rsidRDefault="0017301F" w:rsidP="0017301F">
      <w:r w:rsidRPr="0004291E">
        <w:t>A code block is executed in an execution frame. A frame contains some administrative information (used for debugging) and determines where and how execution continues after the code block’s execution has completed.In Python, a code block is denoted with the help of indented statements. All statements within a block are indented at the same level.</w:t>
      </w:r>
    </w:p>
    <w:p w:rsidR="0017301F" w:rsidRDefault="0017301F" w:rsidP="0017301F">
      <w:pPr>
        <w:ind w:left="0" w:firstLine="720"/>
        <w:rPr>
          <w:b/>
        </w:rPr>
      </w:pPr>
      <w:r w:rsidRPr="00FA7AEA">
        <w:rPr>
          <w:b/>
        </w:rPr>
        <w:t>Example:</w:t>
      </w:r>
    </w:p>
    <w:p w:rsidR="0017301F" w:rsidRPr="004772A3" w:rsidRDefault="0017301F" w:rsidP="0017301F">
      <w:pPr>
        <w:rPr>
          <w:rFonts w:ascii="Courier New" w:hAnsi="Courier New" w:cs="Courier New"/>
        </w:rPr>
      </w:pPr>
      <w:r>
        <w:rPr>
          <w:rFonts w:ascii="Courier New" w:hAnsi="Courier New" w:cs="Courier New"/>
        </w:rPr>
        <w:t>x</w:t>
      </w:r>
      <w:r w:rsidRPr="004772A3">
        <w:rPr>
          <w:rFonts w:ascii="Courier New" w:hAnsi="Courier New" w:cs="Courier New"/>
        </w:rPr>
        <w:t xml:space="preserve"> = </w:t>
      </w:r>
      <w:r>
        <w:rPr>
          <w:rFonts w:ascii="Courier New" w:hAnsi="Courier New" w:cs="Courier New"/>
        </w:rPr>
        <w:t>20</w:t>
      </w:r>
    </w:p>
    <w:p w:rsidR="0017301F" w:rsidRPr="004772A3" w:rsidRDefault="0017301F" w:rsidP="0017301F">
      <w:pPr>
        <w:rPr>
          <w:rFonts w:ascii="Courier New" w:hAnsi="Courier New" w:cs="Courier New"/>
        </w:rPr>
      </w:pPr>
      <w:r>
        <w:rPr>
          <w:rFonts w:ascii="Courier New" w:hAnsi="Courier New" w:cs="Courier New"/>
        </w:rPr>
        <w:t>y = 20</w:t>
      </w:r>
    </w:p>
    <w:p w:rsidR="0017301F" w:rsidRPr="004772A3" w:rsidRDefault="0017301F" w:rsidP="0017301F">
      <w:pPr>
        <w:rPr>
          <w:rFonts w:ascii="Courier New" w:hAnsi="Courier New" w:cs="Courier New"/>
        </w:rPr>
      </w:pPr>
      <w:r w:rsidRPr="004772A3">
        <w:rPr>
          <w:rFonts w:ascii="Courier New" w:hAnsi="Courier New" w:cs="Courier New"/>
        </w:rPr>
        <w:t xml:space="preserve">if </w:t>
      </w:r>
      <w:r>
        <w:rPr>
          <w:rFonts w:ascii="Courier New" w:hAnsi="Courier New" w:cs="Courier New"/>
        </w:rPr>
        <w:t>x</w:t>
      </w:r>
      <w:r w:rsidRPr="004772A3">
        <w:rPr>
          <w:rFonts w:ascii="Courier New" w:hAnsi="Courier New" w:cs="Courier New"/>
        </w:rPr>
        <w:t>&gt;</w:t>
      </w:r>
      <w:r>
        <w:rPr>
          <w:rFonts w:ascii="Courier New" w:hAnsi="Courier New" w:cs="Courier New"/>
        </w:rPr>
        <w:t>y</w:t>
      </w:r>
      <w:r w:rsidRPr="004772A3">
        <w:rPr>
          <w:rFonts w:ascii="Courier New" w:hAnsi="Courier New" w:cs="Courier New"/>
        </w:rPr>
        <w:t>:</w:t>
      </w:r>
    </w:p>
    <w:p w:rsidR="0017301F" w:rsidRPr="004772A3" w:rsidRDefault="0017301F" w:rsidP="0017301F">
      <w:pPr>
        <w:rPr>
          <w:rFonts w:ascii="Courier New" w:hAnsi="Courier New" w:cs="Courier New"/>
        </w:rPr>
      </w:pPr>
      <w:r w:rsidRPr="004772A3">
        <w:rPr>
          <w:rFonts w:ascii="Courier New" w:hAnsi="Courier New" w:cs="Courier New"/>
        </w:rPr>
        <w:t xml:space="preserve">   print("</w:t>
      </w:r>
      <w:r>
        <w:rPr>
          <w:rFonts w:ascii="Courier New" w:hAnsi="Courier New" w:cs="Courier New"/>
        </w:rPr>
        <w:t>x</w:t>
      </w:r>
      <w:r w:rsidRPr="004772A3">
        <w:rPr>
          <w:rFonts w:ascii="Courier New" w:hAnsi="Courier New" w:cs="Courier New"/>
        </w:rPr>
        <w:t xml:space="preserve"> is greater")</w:t>
      </w:r>
    </w:p>
    <w:p w:rsidR="0017301F" w:rsidRPr="004772A3" w:rsidRDefault="0017301F" w:rsidP="0017301F">
      <w:pPr>
        <w:rPr>
          <w:rFonts w:ascii="Courier New" w:hAnsi="Courier New" w:cs="Courier New"/>
        </w:rPr>
      </w:pPr>
      <w:r w:rsidRPr="004772A3">
        <w:rPr>
          <w:rFonts w:ascii="Courier New" w:hAnsi="Courier New" w:cs="Courier New"/>
        </w:rPr>
        <w:t xml:space="preserve">elif </w:t>
      </w:r>
      <w:r>
        <w:rPr>
          <w:rFonts w:ascii="Courier New" w:hAnsi="Courier New" w:cs="Courier New"/>
        </w:rPr>
        <w:t>x</w:t>
      </w:r>
      <w:r w:rsidRPr="004772A3">
        <w:rPr>
          <w:rFonts w:ascii="Courier New" w:hAnsi="Courier New" w:cs="Courier New"/>
        </w:rPr>
        <w:t xml:space="preserve"> == </w:t>
      </w:r>
      <w:r>
        <w:rPr>
          <w:rFonts w:ascii="Courier New" w:hAnsi="Courier New" w:cs="Courier New"/>
        </w:rPr>
        <w:t>y</w:t>
      </w:r>
      <w:r w:rsidRPr="004772A3">
        <w:rPr>
          <w:rFonts w:ascii="Courier New" w:hAnsi="Courier New" w:cs="Courier New"/>
        </w:rPr>
        <w:t>:</w:t>
      </w:r>
    </w:p>
    <w:p w:rsidR="0017301F" w:rsidRPr="004772A3" w:rsidRDefault="0017301F" w:rsidP="0017301F">
      <w:pPr>
        <w:rPr>
          <w:rFonts w:ascii="Courier New" w:hAnsi="Courier New" w:cs="Courier New"/>
        </w:rPr>
      </w:pPr>
      <w:r w:rsidRPr="004772A3">
        <w:rPr>
          <w:rFonts w:ascii="Courier New" w:hAnsi="Courier New" w:cs="Courier New"/>
        </w:rPr>
        <w:t xml:space="preserve">   print("</w:t>
      </w:r>
      <w:r>
        <w:rPr>
          <w:rFonts w:ascii="Courier New" w:hAnsi="Courier New" w:cs="Courier New"/>
        </w:rPr>
        <w:t>x and y</w:t>
      </w:r>
      <w:r w:rsidRPr="004772A3">
        <w:rPr>
          <w:rFonts w:ascii="Courier New" w:hAnsi="Courier New" w:cs="Courier New"/>
        </w:rPr>
        <w:t xml:space="preserve"> are equal")</w:t>
      </w:r>
    </w:p>
    <w:p w:rsidR="0017301F" w:rsidRPr="004772A3" w:rsidRDefault="0017301F" w:rsidP="0017301F">
      <w:pPr>
        <w:rPr>
          <w:rFonts w:ascii="Courier New" w:hAnsi="Courier New" w:cs="Courier New"/>
        </w:rPr>
      </w:pPr>
      <w:r w:rsidRPr="004772A3">
        <w:rPr>
          <w:rFonts w:ascii="Courier New" w:hAnsi="Courier New" w:cs="Courier New"/>
        </w:rPr>
        <w:t>else:</w:t>
      </w:r>
    </w:p>
    <w:p w:rsidR="0017301F" w:rsidRDefault="0017301F" w:rsidP="0017301F">
      <w:pPr>
        <w:rPr>
          <w:rFonts w:ascii="Courier New" w:hAnsi="Courier New" w:cs="Courier New"/>
        </w:rPr>
      </w:pPr>
      <w:r w:rsidRPr="004772A3">
        <w:rPr>
          <w:rFonts w:ascii="Courier New" w:hAnsi="Courier New" w:cs="Courier New"/>
        </w:rPr>
        <w:t xml:space="preserve">   print("</w:t>
      </w:r>
      <w:r>
        <w:rPr>
          <w:rFonts w:ascii="Courier New" w:hAnsi="Courier New" w:cs="Courier New"/>
        </w:rPr>
        <w:t>y</w:t>
      </w:r>
      <w:r w:rsidRPr="004772A3">
        <w:rPr>
          <w:rFonts w:ascii="Courier New" w:hAnsi="Courier New" w:cs="Courier New"/>
        </w:rPr>
        <w:t xml:space="preserve"> is greater")</w:t>
      </w:r>
    </w:p>
    <w:p w:rsidR="0017301F" w:rsidRPr="004772A3" w:rsidRDefault="0017301F" w:rsidP="0017301F">
      <w:pPr>
        <w:rPr>
          <w:rFonts w:ascii="Courier New" w:hAnsi="Courier New" w:cs="Courier New"/>
        </w:rPr>
      </w:pPr>
      <w:r>
        <w:rPr>
          <w:rFonts w:ascii="Courier New" w:hAnsi="Courier New" w:cs="Courier New"/>
        </w:rPr>
        <w:lastRenderedPageBreak/>
        <w:t>x and y are equal</w:t>
      </w:r>
    </w:p>
    <w:p w:rsidR="0017301F" w:rsidRDefault="0017301F" w:rsidP="0017301F">
      <w:pPr>
        <w:pStyle w:val="Heading3"/>
      </w:pPr>
      <w:bookmarkStart w:id="67" w:name="_Toc514182306"/>
      <w:bookmarkStart w:id="68" w:name="_Toc515037821"/>
      <w:r>
        <w:t>Indentation</w:t>
      </w:r>
      <w:bookmarkEnd w:id="67"/>
      <w:bookmarkEnd w:id="68"/>
    </w:p>
    <w:p w:rsidR="0017301F" w:rsidRDefault="0017301F" w:rsidP="0017301F">
      <w:pPr>
        <w:rPr>
          <w:lang w:val="en-IN"/>
        </w:rPr>
      </w:pPr>
      <w:r>
        <w:rPr>
          <w:lang w:val="en-IN"/>
        </w:rPr>
        <w:t xml:space="preserve">In Python, a code is structured by using indentation. The level of indentation is determined by the whitespace (spaces or tabs) at the beginning of a logical line in a code. Indentation in a Python code determines the grouping of statements. If a code has inconsistent tabs and spaces, the indentation is rejected and a </w:t>
      </w:r>
      <w:r>
        <w:rPr>
          <w:rFonts w:ascii="Courier New" w:hAnsi="Courier New" w:cs="Courier New"/>
          <w:lang w:val="en-IN"/>
        </w:rPr>
        <w:t>Indentation</w:t>
      </w:r>
      <w:r w:rsidRPr="00E174FD">
        <w:rPr>
          <w:rFonts w:ascii="Courier New" w:hAnsi="Courier New" w:cs="Courier New"/>
          <w:lang w:val="en-IN"/>
        </w:rPr>
        <w:t>Error</w:t>
      </w:r>
      <w:r>
        <w:rPr>
          <w:lang w:val="en-IN"/>
        </w:rPr>
        <w:t xml:space="preserve"> is raised. </w:t>
      </w:r>
    </w:p>
    <w:p w:rsidR="0017301F" w:rsidRPr="006C63FF" w:rsidRDefault="0017301F" w:rsidP="0017301F">
      <w:pPr>
        <w:rPr>
          <w:b/>
          <w:lang w:val="en-IN"/>
        </w:rPr>
      </w:pPr>
      <w:r w:rsidRPr="006C63FF">
        <w:rPr>
          <w:b/>
          <w:lang w:val="en-IN"/>
        </w:rPr>
        <w:t>Example:</w:t>
      </w:r>
    </w:p>
    <w:p w:rsidR="0017301F" w:rsidRPr="00092334" w:rsidRDefault="0017301F" w:rsidP="0017301F">
      <w:pPr>
        <w:jc w:val="both"/>
        <w:rPr>
          <w:lang w:val="en-IN"/>
        </w:rPr>
      </w:pPr>
      <w:r w:rsidRPr="00092334">
        <w:rPr>
          <w:lang w:val="en-IN"/>
        </w:rPr>
        <w:t>Here is an example of a correctly (though confusingly)</w:t>
      </w:r>
      <w:r>
        <w:rPr>
          <w:lang w:val="en-IN"/>
        </w:rPr>
        <w:t xml:space="preserve"> indented piece of Python code:</w:t>
      </w:r>
    </w:p>
    <w:p w:rsidR="0017301F" w:rsidRPr="006C63FF" w:rsidRDefault="0017301F" w:rsidP="0017301F">
      <w:pPr>
        <w:jc w:val="both"/>
        <w:rPr>
          <w:rFonts w:ascii="Courier New" w:hAnsi="Courier New" w:cs="Courier New"/>
          <w:lang w:val="en-IN"/>
        </w:rPr>
      </w:pPr>
      <w:r w:rsidRPr="006C63FF">
        <w:rPr>
          <w:rFonts w:ascii="Courier New" w:hAnsi="Courier New" w:cs="Courier New"/>
          <w:lang w:val="en-IN"/>
        </w:rPr>
        <w:t>def perm(l):</w:t>
      </w:r>
    </w:p>
    <w:p w:rsidR="0017301F" w:rsidRPr="006C63FF" w:rsidRDefault="0017301F" w:rsidP="0017301F">
      <w:pPr>
        <w:jc w:val="both"/>
        <w:rPr>
          <w:rFonts w:ascii="Courier New" w:hAnsi="Courier New" w:cs="Courier New"/>
          <w:lang w:val="en-IN"/>
        </w:rPr>
      </w:pPr>
      <w:r w:rsidRPr="006C63FF">
        <w:rPr>
          <w:rFonts w:ascii="Courier New" w:hAnsi="Courier New" w:cs="Courier New"/>
          <w:lang w:val="en-IN"/>
        </w:rPr>
        <w:t xml:space="preserve">        # Compute the list of all permutations of l</w:t>
      </w:r>
    </w:p>
    <w:p w:rsidR="0017301F" w:rsidRPr="006C63FF" w:rsidRDefault="0017301F" w:rsidP="0017301F">
      <w:pPr>
        <w:jc w:val="both"/>
        <w:rPr>
          <w:rFonts w:ascii="Courier New" w:hAnsi="Courier New" w:cs="Courier New"/>
          <w:lang w:val="en-IN"/>
        </w:rPr>
      </w:pPr>
      <w:r w:rsidRPr="006C63FF">
        <w:rPr>
          <w:rFonts w:ascii="Courier New" w:hAnsi="Courier New" w:cs="Courier New"/>
          <w:lang w:val="en-IN"/>
        </w:rPr>
        <w:t xml:space="preserve">    if len(l) &lt;= 1:</w:t>
      </w:r>
    </w:p>
    <w:p w:rsidR="0017301F" w:rsidRPr="006C63FF" w:rsidRDefault="0017301F" w:rsidP="0017301F">
      <w:pPr>
        <w:jc w:val="both"/>
        <w:rPr>
          <w:rFonts w:ascii="Courier New" w:hAnsi="Courier New" w:cs="Courier New"/>
          <w:lang w:val="en-IN"/>
        </w:rPr>
      </w:pPr>
      <w:r w:rsidRPr="006C63FF">
        <w:rPr>
          <w:rFonts w:ascii="Courier New" w:hAnsi="Courier New" w:cs="Courier New"/>
          <w:lang w:val="en-IN"/>
        </w:rPr>
        <w:t xml:space="preserve">                  return [l]</w:t>
      </w:r>
    </w:p>
    <w:p w:rsidR="0017301F" w:rsidRPr="006C63FF" w:rsidRDefault="0017301F" w:rsidP="0017301F">
      <w:pPr>
        <w:jc w:val="both"/>
        <w:rPr>
          <w:rFonts w:ascii="Courier New" w:hAnsi="Courier New" w:cs="Courier New"/>
          <w:lang w:val="en-IN"/>
        </w:rPr>
      </w:pPr>
      <w:r w:rsidRPr="006C63FF">
        <w:rPr>
          <w:rFonts w:ascii="Courier New" w:hAnsi="Courier New" w:cs="Courier New"/>
          <w:lang w:val="en-IN"/>
        </w:rPr>
        <w:t xml:space="preserve">    r = []</w:t>
      </w:r>
    </w:p>
    <w:p w:rsidR="0017301F" w:rsidRPr="006C63FF" w:rsidRDefault="0017301F" w:rsidP="0017301F">
      <w:pPr>
        <w:jc w:val="both"/>
        <w:rPr>
          <w:rFonts w:ascii="Courier New" w:hAnsi="Courier New" w:cs="Courier New"/>
          <w:lang w:val="en-IN"/>
        </w:rPr>
      </w:pPr>
      <w:r w:rsidRPr="006C63FF">
        <w:rPr>
          <w:rFonts w:ascii="Courier New" w:hAnsi="Courier New" w:cs="Courier New"/>
          <w:lang w:val="en-IN"/>
        </w:rPr>
        <w:t xml:space="preserve">    for i in range(len(l)):</w:t>
      </w:r>
    </w:p>
    <w:p w:rsidR="0017301F" w:rsidRPr="006C63FF" w:rsidRDefault="0017301F" w:rsidP="0017301F">
      <w:pPr>
        <w:jc w:val="both"/>
        <w:rPr>
          <w:rFonts w:ascii="Courier New" w:hAnsi="Courier New" w:cs="Courier New"/>
          <w:lang w:val="en-IN"/>
        </w:rPr>
      </w:pPr>
      <w:r w:rsidRPr="006C63FF">
        <w:rPr>
          <w:rFonts w:ascii="Courier New" w:hAnsi="Courier New" w:cs="Courier New"/>
          <w:lang w:val="en-IN"/>
        </w:rPr>
        <w:t xml:space="preserve">             s = l[:i] + l[i+1:]</w:t>
      </w:r>
    </w:p>
    <w:p w:rsidR="0017301F" w:rsidRPr="006C63FF" w:rsidRDefault="0017301F" w:rsidP="0017301F">
      <w:pPr>
        <w:jc w:val="both"/>
        <w:rPr>
          <w:rFonts w:ascii="Courier New" w:hAnsi="Courier New" w:cs="Courier New"/>
          <w:lang w:val="en-IN"/>
        </w:rPr>
      </w:pPr>
      <w:r w:rsidRPr="006C63FF">
        <w:rPr>
          <w:rFonts w:ascii="Courier New" w:hAnsi="Courier New" w:cs="Courier New"/>
          <w:lang w:val="en-IN"/>
        </w:rPr>
        <w:t xml:space="preserve">             p = perm(s)</w:t>
      </w:r>
    </w:p>
    <w:p w:rsidR="0017301F" w:rsidRPr="006C63FF" w:rsidRDefault="0017301F" w:rsidP="0017301F">
      <w:pPr>
        <w:jc w:val="both"/>
        <w:rPr>
          <w:rFonts w:ascii="Courier New" w:hAnsi="Courier New" w:cs="Courier New"/>
          <w:lang w:val="en-IN"/>
        </w:rPr>
      </w:pPr>
      <w:r w:rsidRPr="006C63FF">
        <w:rPr>
          <w:rFonts w:ascii="Courier New" w:hAnsi="Courier New" w:cs="Courier New"/>
          <w:lang w:val="en-IN"/>
        </w:rPr>
        <w:t xml:space="preserve">             for x in p:</w:t>
      </w:r>
    </w:p>
    <w:p w:rsidR="0017301F" w:rsidRPr="006C63FF" w:rsidRDefault="0017301F" w:rsidP="0017301F">
      <w:pPr>
        <w:jc w:val="both"/>
        <w:rPr>
          <w:rFonts w:ascii="Courier New" w:hAnsi="Courier New" w:cs="Courier New"/>
          <w:lang w:val="en-IN"/>
        </w:rPr>
      </w:pPr>
      <w:r w:rsidRPr="006C63FF">
        <w:rPr>
          <w:rFonts w:ascii="Courier New" w:hAnsi="Courier New" w:cs="Courier New"/>
          <w:lang w:val="en-IN"/>
        </w:rPr>
        <w:t xml:space="preserve">              r.append(l[i:i+1] + x)</w:t>
      </w:r>
    </w:p>
    <w:p w:rsidR="0017301F" w:rsidRPr="006C63FF" w:rsidRDefault="0017301F" w:rsidP="0017301F">
      <w:pPr>
        <w:jc w:val="both"/>
        <w:rPr>
          <w:rFonts w:ascii="Courier New" w:hAnsi="Courier New" w:cs="Courier New"/>
          <w:lang w:val="en-IN"/>
        </w:rPr>
      </w:pPr>
      <w:r w:rsidRPr="006C63FF">
        <w:rPr>
          <w:rFonts w:ascii="Courier New" w:hAnsi="Courier New" w:cs="Courier New"/>
          <w:lang w:val="en-IN"/>
        </w:rPr>
        <w:t xml:space="preserve">    return r</w:t>
      </w:r>
    </w:p>
    <w:p w:rsidR="0017301F" w:rsidRPr="00092334" w:rsidRDefault="0017301F" w:rsidP="0017301F">
      <w:pPr>
        <w:jc w:val="both"/>
        <w:rPr>
          <w:lang w:val="en-IN"/>
        </w:rPr>
      </w:pPr>
      <w:r w:rsidRPr="00092334">
        <w:rPr>
          <w:lang w:val="en-IN"/>
        </w:rPr>
        <w:t>The following example sh</w:t>
      </w:r>
      <w:r>
        <w:rPr>
          <w:lang w:val="en-IN"/>
        </w:rPr>
        <w:t>ows various indentation errors:</w:t>
      </w:r>
    </w:p>
    <w:p w:rsidR="0017301F" w:rsidRPr="006C63FF" w:rsidRDefault="0017301F" w:rsidP="0017301F">
      <w:pPr>
        <w:jc w:val="both"/>
        <w:rPr>
          <w:rFonts w:ascii="Courier New" w:hAnsi="Courier New" w:cs="Courier New"/>
          <w:lang w:val="en-IN"/>
        </w:rPr>
      </w:pPr>
      <w:r w:rsidRPr="006C63FF">
        <w:rPr>
          <w:rFonts w:ascii="Courier New" w:hAnsi="Courier New" w:cs="Courier New"/>
          <w:lang w:val="en-IN"/>
        </w:rPr>
        <w:t xml:space="preserve"> def perm(l):                       # error: first line indented</w:t>
      </w:r>
    </w:p>
    <w:p w:rsidR="0017301F" w:rsidRPr="006C63FF" w:rsidRDefault="0017301F" w:rsidP="0017301F">
      <w:pPr>
        <w:jc w:val="both"/>
        <w:rPr>
          <w:rFonts w:ascii="Courier New" w:hAnsi="Courier New" w:cs="Courier New"/>
          <w:lang w:val="en-IN"/>
        </w:rPr>
      </w:pPr>
      <w:r w:rsidRPr="006C63FF">
        <w:rPr>
          <w:rFonts w:ascii="Courier New" w:hAnsi="Courier New" w:cs="Courier New"/>
          <w:lang w:val="en-IN"/>
        </w:rPr>
        <w:t>for i in range(len(l)):             # error: not indented</w:t>
      </w:r>
    </w:p>
    <w:p w:rsidR="0017301F" w:rsidRPr="006C63FF" w:rsidRDefault="0017301F" w:rsidP="0017301F">
      <w:pPr>
        <w:jc w:val="both"/>
        <w:rPr>
          <w:rFonts w:ascii="Courier New" w:hAnsi="Courier New" w:cs="Courier New"/>
          <w:lang w:val="en-IN"/>
        </w:rPr>
      </w:pPr>
      <w:r w:rsidRPr="006C63FF">
        <w:rPr>
          <w:rFonts w:ascii="Courier New" w:hAnsi="Courier New" w:cs="Courier New"/>
          <w:lang w:val="en-IN"/>
        </w:rPr>
        <w:t xml:space="preserve">    s = l[:i] + l[i+1:]</w:t>
      </w:r>
    </w:p>
    <w:p w:rsidR="0017301F" w:rsidRPr="006C63FF" w:rsidRDefault="0017301F" w:rsidP="0017301F">
      <w:pPr>
        <w:jc w:val="both"/>
        <w:rPr>
          <w:rFonts w:ascii="Courier New" w:hAnsi="Courier New" w:cs="Courier New"/>
          <w:lang w:val="en-IN"/>
        </w:rPr>
      </w:pPr>
      <w:r w:rsidRPr="006C63FF">
        <w:rPr>
          <w:rFonts w:ascii="Courier New" w:hAnsi="Courier New" w:cs="Courier New"/>
          <w:lang w:val="en-IN"/>
        </w:rPr>
        <w:t xml:space="preserve">        p = perm(l[:i] + l[i+1:])   # error: unexpected indent</w:t>
      </w:r>
    </w:p>
    <w:p w:rsidR="0017301F" w:rsidRPr="006C63FF" w:rsidRDefault="0017301F" w:rsidP="0017301F">
      <w:pPr>
        <w:jc w:val="both"/>
        <w:rPr>
          <w:rFonts w:ascii="Courier New" w:hAnsi="Courier New" w:cs="Courier New"/>
          <w:lang w:val="en-IN"/>
        </w:rPr>
      </w:pPr>
      <w:r w:rsidRPr="006C63FF">
        <w:rPr>
          <w:rFonts w:ascii="Courier New" w:hAnsi="Courier New" w:cs="Courier New"/>
          <w:lang w:val="en-IN"/>
        </w:rPr>
        <w:t xml:space="preserve">        for x in p:</w:t>
      </w:r>
    </w:p>
    <w:p w:rsidR="0017301F" w:rsidRPr="006C63FF" w:rsidRDefault="0017301F" w:rsidP="0017301F">
      <w:pPr>
        <w:jc w:val="both"/>
        <w:rPr>
          <w:rFonts w:ascii="Courier New" w:hAnsi="Courier New" w:cs="Courier New"/>
          <w:lang w:val="en-IN"/>
        </w:rPr>
      </w:pPr>
      <w:r w:rsidRPr="006C63FF">
        <w:rPr>
          <w:rFonts w:ascii="Courier New" w:hAnsi="Courier New" w:cs="Courier New"/>
          <w:lang w:val="en-IN"/>
        </w:rPr>
        <w:t xml:space="preserve">                r.append(l[i:i+1] + x)</w:t>
      </w:r>
    </w:p>
    <w:p w:rsidR="0017301F" w:rsidRPr="006C63FF" w:rsidRDefault="0017301F" w:rsidP="0017301F">
      <w:pPr>
        <w:jc w:val="both"/>
        <w:rPr>
          <w:rFonts w:ascii="Courier New" w:hAnsi="Courier New" w:cs="Courier New"/>
          <w:lang w:val="en-IN"/>
        </w:rPr>
      </w:pPr>
      <w:r w:rsidRPr="006C63FF">
        <w:rPr>
          <w:rFonts w:ascii="Courier New" w:hAnsi="Courier New" w:cs="Courier New"/>
          <w:lang w:val="en-IN"/>
        </w:rPr>
        <w:t xml:space="preserve">            return r                # error: inconsistent dedent</w:t>
      </w:r>
    </w:p>
    <w:p w:rsidR="0017301F" w:rsidRDefault="0017301F" w:rsidP="0017301F">
      <w:pPr>
        <w:jc w:val="both"/>
        <w:rPr>
          <w:lang w:val="en-IN"/>
        </w:rPr>
      </w:pPr>
      <w:r w:rsidRPr="00092334">
        <w:rPr>
          <w:lang w:val="en-IN"/>
        </w:rPr>
        <w:t>(Actually, the first three errors are detected by the parser; only the last error is found by the lexical analyzer — the indentation of return r does not match a level popped off the stack.)</w:t>
      </w:r>
    </w:p>
    <w:p w:rsidR="0017301F" w:rsidRDefault="0017301F" w:rsidP="0017301F">
      <w:pPr>
        <w:pStyle w:val="Heading3"/>
      </w:pPr>
      <w:bookmarkStart w:id="69" w:name="_Toc514182307"/>
      <w:bookmarkStart w:id="70" w:name="_Toc515037822"/>
      <w:r>
        <w:t>Quotations</w:t>
      </w:r>
      <w:bookmarkEnd w:id="69"/>
      <w:bookmarkEnd w:id="70"/>
    </w:p>
    <w:p w:rsidR="0017301F" w:rsidRDefault="0017301F" w:rsidP="0017301F">
      <w:r>
        <w:t xml:space="preserve">In Python, you can use single, double, or triple quotes for strings. You have to ensure that the string is enclosed within the same type of quote. </w:t>
      </w:r>
    </w:p>
    <w:p w:rsidR="0017301F" w:rsidRDefault="0017301F" w:rsidP="0017301F">
      <w:pPr>
        <w:ind w:left="0" w:firstLine="720"/>
      </w:pPr>
      <w:r>
        <w:t xml:space="preserve">You can use triple quotes if the string spans across multiple lines. </w:t>
      </w:r>
    </w:p>
    <w:p w:rsidR="0017301F" w:rsidRPr="00FA7AEA" w:rsidRDefault="0017301F" w:rsidP="0017301F">
      <w:pPr>
        <w:ind w:left="0" w:firstLine="720"/>
        <w:rPr>
          <w:rFonts w:asciiTheme="majorHAnsi" w:hAnsiTheme="majorHAnsi" w:cs="Courier New"/>
          <w:b/>
        </w:rPr>
      </w:pPr>
      <w:r w:rsidRPr="00FA7AEA">
        <w:rPr>
          <w:rFonts w:asciiTheme="majorHAnsi" w:hAnsiTheme="majorHAnsi" w:cs="Courier New"/>
          <w:b/>
        </w:rPr>
        <w:lastRenderedPageBreak/>
        <w:t>Examples:</w:t>
      </w:r>
    </w:p>
    <w:p w:rsidR="0017301F" w:rsidRPr="00D14973" w:rsidRDefault="0017301F" w:rsidP="00B629BA">
      <w:pPr>
        <w:pStyle w:val="ListParagraph"/>
        <w:numPr>
          <w:ilvl w:val="0"/>
          <w:numId w:val="34"/>
        </w:numPr>
        <w:ind w:left="1080"/>
        <w:rPr>
          <w:rFonts w:ascii="Courier New" w:hAnsi="Courier New" w:cs="Courier New"/>
        </w:rPr>
      </w:pPr>
      <w:r w:rsidRPr="00D14973">
        <w:rPr>
          <w:rFonts w:ascii="Courier New" w:hAnsi="Courier New" w:cs="Courier New"/>
        </w:rPr>
        <w:t>single = 'Single quote'</w:t>
      </w:r>
    </w:p>
    <w:p w:rsidR="0017301F" w:rsidRPr="00D14973" w:rsidRDefault="0017301F" w:rsidP="00B629BA">
      <w:pPr>
        <w:pStyle w:val="ListParagraph"/>
        <w:numPr>
          <w:ilvl w:val="0"/>
          <w:numId w:val="34"/>
        </w:numPr>
        <w:ind w:left="1080"/>
        <w:rPr>
          <w:rFonts w:ascii="Courier New" w:hAnsi="Courier New" w:cs="Courier New"/>
        </w:rPr>
      </w:pPr>
      <w:r w:rsidRPr="00D14973">
        <w:rPr>
          <w:rFonts w:ascii="Courier New" w:hAnsi="Courier New" w:cs="Courier New"/>
        </w:rPr>
        <w:t>double = "Double quotes"</w:t>
      </w:r>
    </w:p>
    <w:p w:rsidR="0017301F" w:rsidRPr="00D14973" w:rsidRDefault="0017301F" w:rsidP="00B629BA">
      <w:pPr>
        <w:pStyle w:val="ListParagraph"/>
        <w:numPr>
          <w:ilvl w:val="0"/>
          <w:numId w:val="34"/>
        </w:numPr>
        <w:ind w:left="1080"/>
        <w:rPr>
          <w:rFonts w:ascii="Courier New" w:hAnsi="Courier New" w:cs="Courier New"/>
        </w:rPr>
      </w:pPr>
      <w:r w:rsidRPr="00D14973">
        <w:rPr>
          <w:rFonts w:ascii="Courier New" w:hAnsi="Courier New" w:cs="Courier New"/>
        </w:rPr>
        <w:t>triple = """There are multiple lines</w:t>
      </w:r>
    </w:p>
    <w:p w:rsidR="0017301F" w:rsidRPr="00D14973" w:rsidRDefault="0017301F" w:rsidP="0017301F">
      <w:pPr>
        <w:pStyle w:val="ListParagraph"/>
        <w:ind w:left="1080"/>
        <w:rPr>
          <w:rFonts w:ascii="Courier New" w:hAnsi="Courier New" w:cs="Courier New"/>
        </w:rPr>
      </w:pPr>
      <w:r w:rsidRPr="00D14973">
        <w:rPr>
          <w:rFonts w:ascii="Courier New" w:hAnsi="Courier New" w:cs="Courier New"/>
        </w:rPr>
        <w:t>in this paragraph."""</w:t>
      </w:r>
    </w:p>
    <w:p w:rsidR="0017301F" w:rsidRDefault="0017301F" w:rsidP="0017301F">
      <w:pPr>
        <w:pStyle w:val="Heading3"/>
      </w:pPr>
      <w:bookmarkStart w:id="71" w:name="_Toc514182308"/>
      <w:bookmarkStart w:id="72" w:name="_Toc515037823"/>
      <w:r>
        <w:t>Expressions</w:t>
      </w:r>
      <w:bookmarkEnd w:id="71"/>
      <w:bookmarkEnd w:id="72"/>
    </w:p>
    <w:p w:rsidR="0017301F" w:rsidRDefault="0017301F" w:rsidP="0017301F">
      <w:r>
        <w:t xml:space="preserve">In Python, expressions are anything that returns a value. Expressions are created by using variables, functions, operators, constants, and evaluations. </w:t>
      </w:r>
    </w:p>
    <w:p w:rsidR="0017301F" w:rsidRPr="00B3154A" w:rsidRDefault="0017301F" w:rsidP="0017301F">
      <w:pPr>
        <w:rPr>
          <w:b/>
        </w:rPr>
      </w:pPr>
      <w:r w:rsidRPr="00B3154A">
        <w:rPr>
          <w:b/>
        </w:rPr>
        <w:t>Examples:</w:t>
      </w:r>
    </w:p>
    <w:p w:rsidR="0017301F" w:rsidRPr="007D1836" w:rsidRDefault="0017301F" w:rsidP="00B629BA">
      <w:pPr>
        <w:pStyle w:val="ListParagraph"/>
        <w:numPr>
          <w:ilvl w:val="0"/>
          <w:numId w:val="36"/>
        </w:numPr>
        <w:rPr>
          <w:rFonts w:ascii="Courier New" w:hAnsi="Courier New" w:cs="Courier New"/>
        </w:rPr>
      </w:pPr>
      <w:r w:rsidRPr="007D1836">
        <w:rPr>
          <w:rFonts w:ascii="Courier New" w:hAnsi="Courier New" w:cs="Courier New"/>
        </w:rPr>
        <w:t>&gt;&gt;&gt;4+4</w:t>
      </w:r>
    </w:p>
    <w:p w:rsidR="0017301F" w:rsidRDefault="0017301F" w:rsidP="00B629BA">
      <w:pPr>
        <w:pStyle w:val="ListParagraph"/>
        <w:numPr>
          <w:ilvl w:val="0"/>
          <w:numId w:val="36"/>
        </w:numPr>
        <w:rPr>
          <w:rFonts w:ascii="Courier New" w:hAnsi="Courier New" w:cs="Courier New"/>
        </w:rPr>
      </w:pPr>
      <w:r w:rsidRPr="007D1836">
        <w:rPr>
          <w:rFonts w:ascii="Courier New" w:hAnsi="Courier New" w:cs="Courier New"/>
        </w:rPr>
        <w:t>&gt;&gt;&gt;squareAddition((p*p)+(q*q))</w:t>
      </w:r>
    </w:p>
    <w:p w:rsidR="0017301F" w:rsidRPr="007D1836" w:rsidRDefault="0017301F" w:rsidP="0017301F">
      <w:pPr>
        <w:pStyle w:val="ListParagraph"/>
        <w:ind w:left="1080"/>
        <w:rPr>
          <w:rFonts w:ascii="Courier New" w:hAnsi="Courier New" w:cs="Courier New"/>
          <w:sz w:val="20"/>
        </w:rPr>
      </w:pPr>
      <w:r w:rsidRPr="007D1836">
        <w:rPr>
          <w:rFonts w:asciiTheme="majorHAnsi" w:hAnsiTheme="majorHAnsi" w:cs="Courier New"/>
          <w:b/>
          <w:sz w:val="20"/>
        </w:rPr>
        <w:t>Note:</w:t>
      </w:r>
      <w:r>
        <w:rPr>
          <w:sz w:val="20"/>
        </w:rPr>
        <w:t>For this example to run correctly</w:t>
      </w:r>
      <w:r w:rsidRPr="007D1836">
        <w:rPr>
          <w:sz w:val="20"/>
        </w:rPr>
        <w:t xml:space="preserve">, the variables </w:t>
      </w:r>
      <w:r w:rsidRPr="007D1836">
        <w:rPr>
          <w:rFonts w:ascii="Courier New" w:hAnsi="Courier New" w:cs="Courier New"/>
          <w:sz w:val="20"/>
        </w:rPr>
        <w:t>p</w:t>
      </w:r>
      <w:r w:rsidRPr="007D1836">
        <w:rPr>
          <w:sz w:val="20"/>
        </w:rPr>
        <w:t xml:space="preserve"> and </w:t>
      </w:r>
      <w:r w:rsidRPr="007D1836">
        <w:rPr>
          <w:rFonts w:ascii="Courier New" w:hAnsi="Courier New" w:cs="Courier New"/>
          <w:sz w:val="20"/>
        </w:rPr>
        <w:t>q</w:t>
      </w:r>
      <w:r w:rsidRPr="007D1836">
        <w:rPr>
          <w:sz w:val="20"/>
        </w:rPr>
        <w:t xml:space="preserve"> must have a value assigned and </w:t>
      </w:r>
      <w:r w:rsidRPr="007D1836">
        <w:rPr>
          <w:rFonts w:ascii="Courier New" w:hAnsi="Courier New" w:cs="Courier New"/>
          <w:sz w:val="20"/>
        </w:rPr>
        <w:t>squareAddition</w:t>
      </w:r>
      <w:r w:rsidRPr="007D1836">
        <w:rPr>
          <w:sz w:val="20"/>
        </w:rPr>
        <w:t xml:space="preserve"> should be a previously deﬁned function.</w:t>
      </w:r>
    </w:p>
    <w:p w:rsidR="0017301F" w:rsidRPr="007D1836" w:rsidRDefault="0017301F" w:rsidP="0017301F"/>
    <w:p w:rsidR="0017301F" w:rsidRDefault="0017301F" w:rsidP="0017301F">
      <w:pPr>
        <w:pStyle w:val="Heading3"/>
      </w:pPr>
      <w:bookmarkStart w:id="73" w:name="_Toc514182309"/>
      <w:bookmarkStart w:id="74" w:name="_Toc515037824"/>
      <w:r>
        <w:t>Types of Errors</w:t>
      </w:r>
      <w:bookmarkEnd w:id="73"/>
      <w:bookmarkEnd w:id="74"/>
    </w:p>
    <w:p w:rsidR="0017301F" w:rsidRPr="001926E1" w:rsidRDefault="0017301F" w:rsidP="0017301F">
      <w:r>
        <w:t>There are three types of errors that you encounter in executing a Python code: Syntax errors, runtime errors, and logical errors. Let’s understand these types in more detail.</w:t>
      </w:r>
    </w:p>
    <w:p w:rsidR="0017301F" w:rsidRPr="001926E1" w:rsidRDefault="0017301F" w:rsidP="0017301F">
      <w:pPr>
        <w:spacing w:after="0"/>
        <w:ind w:left="0"/>
        <w:rPr>
          <w:sz w:val="24"/>
          <w:szCs w:val="24"/>
        </w:rPr>
      </w:pPr>
      <w:r w:rsidRPr="001926E1">
        <w:rPr>
          <w:sz w:val="24"/>
          <w:szCs w:val="24"/>
        </w:rPr>
        <w:t>Syntax Errors</w:t>
      </w:r>
    </w:p>
    <w:p w:rsidR="0017301F" w:rsidRDefault="0017301F" w:rsidP="0017301F">
      <w:pPr>
        <w:spacing w:after="0"/>
      </w:pPr>
      <w:r>
        <w:t>Syntax errors or parsing errors are the most common type of errors that you come across when you are learning any language.</w:t>
      </w:r>
    </w:p>
    <w:p w:rsidR="0017301F" w:rsidRDefault="0017301F" w:rsidP="0017301F">
      <w:pPr>
        <w:spacing w:after="0"/>
      </w:pPr>
      <w:r>
        <w:t xml:space="preserve">Syntax errors in Python commonly occur when you: </w:t>
      </w:r>
    </w:p>
    <w:p w:rsidR="0017301F" w:rsidRDefault="0017301F" w:rsidP="0017301F">
      <w:pPr>
        <w:spacing w:after="0"/>
      </w:pPr>
    </w:p>
    <w:p w:rsidR="0017301F" w:rsidRDefault="0017301F" w:rsidP="00B629BA">
      <w:pPr>
        <w:pStyle w:val="ListParagraph"/>
        <w:numPr>
          <w:ilvl w:val="0"/>
          <w:numId w:val="37"/>
        </w:numPr>
        <w:spacing w:after="0"/>
      </w:pPr>
      <w:r>
        <w:t>leave out a keyword</w:t>
      </w:r>
    </w:p>
    <w:p w:rsidR="0017301F" w:rsidRDefault="0017301F" w:rsidP="00B629BA">
      <w:pPr>
        <w:pStyle w:val="ListParagraph"/>
        <w:numPr>
          <w:ilvl w:val="0"/>
          <w:numId w:val="37"/>
        </w:numPr>
        <w:spacing w:after="0"/>
      </w:pPr>
      <w:r>
        <w:t>put a keyword in the wrong place</w:t>
      </w:r>
    </w:p>
    <w:p w:rsidR="0017301F" w:rsidRDefault="0017301F" w:rsidP="00B629BA">
      <w:pPr>
        <w:pStyle w:val="ListParagraph"/>
        <w:numPr>
          <w:ilvl w:val="0"/>
          <w:numId w:val="37"/>
        </w:numPr>
        <w:spacing w:after="0"/>
      </w:pPr>
      <w:r>
        <w:t>leave out a symbol, such as a colon, comma, or brackets</w:t>
      </w:r>
    </w:p>
    <w:p w:rsidR="0017301F" w:rsidRDefault="0017301F" w:rsidP="00B629BA">
      <w:pPr>
        <w:pStyle w:val="ListParagraph"/>
        <w:numPr>
          <w:ilvl w:val="0"/>
          <w:numId w:val="37"/>
        </w:numPr>
        <w:spacing w:after="0"/>
      </w:pPr>
      <w:r>
        <w:t>misspell a keyword</w:t>
      </w:r>
    </w:p>
    <w:p w:rsidR="0017301F" w:rsidRDefault="0017301F" w:rsidP="00B629BA">
      <w:pPr>
        <w:pStyle w:val="ListParagraph"/>
        <w:numPr>
          <w:ilvl w:val="0"/>
          <w:numId w:val="37"/>
        </w:numPr>
        <w:spacing w:after="0"/>
      </w:pPr>
      <w:r>
        <w:t>put incorrect indentation</w:t>
      </w:r>
    </w:p>
    <w:p w:rsidR="0017301F" w:rsidRDefault="0017301F" w:rsidP="00B629BA">
      <w:pPr>
        <w:pStyle w:val="ListParagraph"/>
        <w:numPr>
          <w:ilvl w:val="0"/>
          <w:numId w:val="37"/>
        </w:numPr>
        <w:spacing w:after="0"/>
      </w:pPr>
      <w:r>
        <w:t>include an empty block</w:t>
      </w:r>
    </w:p>
    <w:p w:rsidR="0017301F" w:rsidRDefault="0017301F" w:rsidP="0017301F">
      <w:pPr>
        <w:spacing w:after="0"/>
        <w:ind w:left="0"/>
      </w:pPr>
    </w:p>
    <w:p w:rsidR="0017301F" w:rsidRPr="00FA7AEA" w:rsidRDefault="0017301F" w:rsidP="0017301F">
      <w:pPr>
        <w:spacing w:after="0"/>
        <w:rPr>
          <w:b/>
        </w:rPr>
      </w:pPr>
      <w:r w:rsidRPr="00FA7AEA">
        <w:rPr>
          <w:b/>
        </w:rPr>
        <w:t xml:space="preserve">Example: </w:t>
      </w:r>
    </w:p>
    <w:p w:rsidR="0017301F" w:rsidRDefault="0017301F" w:rsidP="0017301F">
      <w:pPr>
        <w:spacing w:after="0"/>
      </w:pPr>
    </w:p>
    <w:p w:rsidR="0017301F" w:rsidRPr="00BA2210" w:rsidRDefault="0017301F" w:rsidP="0017301F">
      <w:pPr>
        <w:spacing w:after="0"/>
        <w:rPr>
          <w:rFonts w:ascii="Courier New" w:hAnsi="Courier New" w:cs="Courier New"/>
        </w:rPr>
      </w:pPr>
      <w:r w:rsidRPr="00BA2210">
        <w:rPr>
          <w:rFonts w:ascii="Courier New" w:hAnsi="Courier New" w:cs="Courier New"/>
        </w:rPr>
        <w:t>&gt;&gt;&gt;</w:t>
      </w:r>
      <w:r>
        <w:rPr>
          <w:rFonts w:ascii="Courier New" w:hAnsi="Courier New" w:cs="Courier New"/>
        </w:rPr>
        <w:t>print'Hello world'</w:t>
      </w:r>
    </w:p>
    <w:p w:rsidR="0017301F" w:rsidRPr="00BA2210" w:rsidRDefault="0017301F" w:rsidP="0017301F">
      <w:pPr>
        <w:spacing w:after="0"/>
        <w:rPr>
          <w:rFonts w:ascii="Courier New" w:hAnsi="Courier New" w:cs="Courier New"/>
        </w:rPr>
      </w:pPr>
      <w:r w:rsidRPr="00BA2210">
        <w:rPr>
          <w:rFonts w:ascii="Courier New" w:hAnsi="Courier New" w:cs="Courier New"/>
        </w:rPr>
        <w:t xml:space="preserve">  File "&lt;stdin&gt;", line 1</w:t>
      </w:r>
    </w:p>
    <w:p w:rsidR="0017301F" w:rsidRPr="00BA2210" w:rsidRDefault="0017301F" w:rsidP="0017301F">
      <w:pPr>
        <w:spacing w:after="0"/>
        <w:rPr>
          <w:rFonts w:ascii="Courier New" w:hAnsi="Courier New" w:cs="Courier New"/>
        </w:rPr>
      </w:pPr>
      <w:r>
        <w:rPr>
          <w:rFonts w:ascii="Courier New" w:hAnsi="Courier New" w:cs="Courier New"/>
        </w:rPr>
        <w:t>print'Hello world'</w:t>
      </w:r>
    </w:p>
    <w:p w:rsidR="0017301F" w:rsidRPr="00BA2210" w:rsidRDefault="0017301F" w:rsidP="0017301F">
      <w:pPr>
        <w:spacing w:after="0"/>
        <w:rPr>
          <w:rFonts w:ascii="Courier New" w:hAnsi="Courier New" w:cs="Courier New"/>
        </w:rPr>
      </w:pPr>
      <w:r>
        <w:rPr>
          <w:rFonts w:ascii="Courier New" w:hAnsi="Courier New" w:cs="Courier New"/>
        </w:rPr>
        <w:tab/>
      </w:r>
      <w:r w:rsidRPr="00BA2210">
        <w:rPr>
          <w:rFonts w:ascii="Courier New" w:hAnsi="Courier New" w:cs="Courier New"/>
        </w:rPr>
        <w:t>^</w:t>
      </w:r>
    </w:p>
    <w:p w:rsidR="0017301F" w:rsidRDefault="0017301F" w:rsidP="0017301F">
      <w:pPr>
        <w:spacing w:after="0"/>
        <w:rPr>
          <w:rFonts w:ascii="Courier New" w:hAnsi="Courier New" w:cs="Courier New"/>
        </w:rPr>
      </w:pPr>
      <w:r w:rsidRPr="00BA2210">
        <w:rPr>
          <w:rFonts w:ascii="Courier New" w:hAnsi="Courier New" w:cs="Courier New"/>
        </w:rPr>
        <w:t>SyntaxError: invalid syntax</w:t>
      </w:r>
    </w:p>
    <w:p w:rsidR="0017301F" w:rsidRPr="00BA2210" w:rsidRDefault="0017301F" w:rsidP="0017301F">
      <w:pPr>
        <w:spacing w:after="0"/>
        <w:ind w:left="0"/>
        <w:rPr>
          <w:rFonts w:ascii="Courier New" w:hAnsi="Courier New" w:cs="Courier New"/>
        </w:rPr>
      </w:pPr>
    </w:p>
    <w:p w:rsidR="0017301F" w:rsidRDefault="0017301F" w:rsidP="0017301F">
      <w:pPr>
        <w:spacing w:after="0"/>
      </w:pPr>
      <w:r>
        <w:t xml:space="preserve">In case of a syntax error, the parser points at the line where the error was detected. </w:t>
      </w:r>
    </w:p>
    <w:p w:rsidR="0017301F" w:rsidRDefault="0017301F" w:rsidP="0017301F">
      <w:pPr>
        <w:spacing w:after="0"/>
        <w:ind w:left="0"/>
      </w:pPr>
    </w:p>
    <w:p w:rsidR="0017301F" w:rsidRDefault="0017301F" w:rsidP="0017301F">
      <w:pPr>
        <w:spacing w:after="0"/>
        <w:ind w:left="0"/>
        <w:rPr>
          <w:sz w:val="24"/>
          <w:szCs w:val="24"/>
        </w:rPr>
      </w:pPr>
      <w:r>
        <w:rPr>
          <w:sz w:val="24"/>
          <w:szCs w:val="24"/>
        </w:rPr>
        <w:br w:type="page"/>
      </w:r>
    </w:p>
    <w:p w:rsidR="0017301F" w:rsidRPr="001926E1" w:rsidRDefault="0017301F" w:rsidP="0017301F">
      <w:pPr>
        <w:spacing w:after="0"/>
        <w:ind w:left="0"/>
        <w:rPr>
          <w:sz w:val="24"/>
          <w:szCs w:val="24"/>
        </w:rPr>
      </w:pPr>
      <w:r w:rsidRPr="001926E1">
        <w:rPr>
          <w:sz w:val="24"/>
          <w:szCs w:val="24"/>
        </w:rPr>
        <w:lastRenderedPageBreak/>
        <w:t>Runtime Errors</w:t>
      </w:r>
    </w:p>
    <w:p w:rsidR="0017301F" w:rsidRDefault="0017301F" w:rsidP="0017301F">
      <w:pPr>
        <w:spacing w:after="0"/>
      </w:pPr>
      <w:r>
        <w:t xml:space="preserve">There may be cases where the code is syntactically correct but an error message is thrown during code execution. Such error messages are called runtime errors or exceptions. </w:t>
      </w:r>
    </w:p>
    <w:p w:rsidR="0017301F" w:rsidRDefault="0017301F" w:rsidP="0017301F">
      <w:pPr>
        <w:spacing w:after="0"/>
      </w:pPr>
      <w:r>
        <w:t>Runtime errors in Python commonly occur when you:</w:t>
      </w:r>
    </w:p>
    <w:p w:rsidR="0017301F" w:rsidRDefault="0017301F" w:rsidP="00B629BA">
      <w:pPr>
        <w:pStyle w:val="ListParagraph"/>
        <w:numPr>
          <w:ilvl w:val="0"/>
          <w:numId w:val="38"/>
        </w:numPr>
        <w:spacing w:after="0"/>
      </w:pPr>
      <w:r>
        <w:t>Divide a number by zero</w:t>
      </w:r>
    </w:p>
    <w:p w:rsidR="0017301F" w:rsidRDefault="0017301F" w:rsidP="00B629BA">
      <w:pPr>
        <w:pStyle w:val="ListParagraph"/>
        <w:numPr>
          <w:ilvl w:val="0"/>
          <w:numId w:val="38"/>
        </w:numPr>
        <w:spacing w:after="0"/>
      </w:pPr>
      <w:r>
        <w:t>Perform an operation on incompatible types</w:t>
      </w:r>
    </w:p>
    <w:p w:rsidR="0017301F" w:rsidRDefault="0017301F" w:rsidP="00B629BA">
      <w:pPr>
        <w:pStyle w:val="ListParagraph"/>
        <w:numPr>
          <w:ilvl w:val="0"/>
          <w:numId w:val="38"/>
        </w:numPr>
        <w:spacing w:after="0"/>
      </w:pPr>
      <w:r>
        <w:t>Use an identifier which has not been defined</w:t>
      </w:r>
    </w:p>
    <w:p w:rsidR="0017301F" w:rsidRDefault="0017301F" w:rsidP="00B629BA">
      <w:pPr>
        <w:pStyle w:val="ListParagraph"/>
        <w:numPr>
          <w:ilvl w:val="0"/>
          <w:numId w:val="38"/>
        </w:numPr>
        <w:spacing w:after="0"/>
      </w:pPr>
      <w:r>
        <w:t>Access a list element, dictionary value, or object attribute which doesn’t exist</w:t>
      </w:r>
    </w:p>
    <w:p w:rsidR="0017301F" w:rsidRDefault="0017301F" w:rsidP="00B629BA">
      <w:pPr>
        <w:pStyle w:val="ListParagraph"/>
        <w:numPr>
          <w:ilvl w:val="0"/>
          <w:numId w:val="38"/>
        </w:numPr>
        <w:spacing w:after="0"/>
      </w:pPr>
      <w:r>
        <w:t>Try to access a file which doesn’t exist</w:t>
      </w:r>
    </w:p>
    <w:p w:rsidR="0017301F" w:rsidRDefault="0017301F" w:rsidP="0017301F">
      <w:pPr>
        <w:spacing w:after="0"/>
      </w:pPr>
      <w:r>
        <w:t xml:space="preserve">Most of the times, exceptions are not handled by programs and an error message is thrown. </w:t>
      </w:r>
    </w:p>
    <w:p w:rsidR="0017301F" w:rsidRDefault="0017301F" w:rsidP="0017301F">
      <w:pPr>
        <w:spacing w:after="0"/>
      </w:pPr>
    </w:p>
    <w:p w:rsidR="0017301F" w:rsidRDefault="0017301F" w:rsidP="0017301F">
      <w:pPr>
        <w:spacing w:after="0"/>
      </w:pPr>
    </w:p>
    <w:p w:rsidR="0017301F" w:rsidRPr="00A703FB" w:rsidRDefault="0017301F" w:rsidP="0017301F">
      <w:pPr>
        <w:spacing w:after="0"/>
        <w:ind w:left="0"/>
        <w:rPr>
          <w:sz w:val="24"/>
          <w:szCs w:val="24"/>
        </w:rPr>
      </w:pPr>
      <w:r w:rsidRPr="00A703FB">
        <w:rPr>
          <w:sz w:val="24"/>
          <w:szCs w:val="24"/>
        </w:rPr>
        <w:t>Logic</w:t>
      </w:r>
      <w:r>
        <w:rPr>
          <w:sz w:val="24"/>
          <w:szCs w:val="24"/>
        </w:rPr>
        <w:t>al</w:t>
      </w:r>
      <w:r w:rsidRPr="00A703FB">
        <w:rPr>
          <w:sz w:val="24"/>
          <w:szCs w:val="24"/>
        </w:rPr>
        <w:t xml:space="preserve"> Errors</w:t>
      </w:r>
    </w:p>
    <w:p w:rsidR="0017301F" w:rsidRDefault="0017301F" w:rsidP="0017301F">
      <w:pPr>
        <w:spacing w:after="0"/>
      </w:pPr>
      <w:r>
        <w:t xml:space="preserve">The syntax and runtime errors are easy to find because the interpreter indicates exactly where there is an issue with the code. However, there are errors that are not detected by the interpreter and these are known as logical errors. </w:t>
      </w:r>
    </w:p>
    <w:p w:rsidR="0017301F" w:rsidRDefault="0017301F" w:rsidP="0017301F">
      <w:pPr>
        <w:spacing w:after="0"/>
      </w:pPr>
      <w:r w:rsidRPr="00A703FB">
        <w:t>The error is caused by a mistake in the program’s logic. You won’t get an error message, because no syntax or runtime error has occurred. You will have to find the problem on your own by reviewing all the relevant parts of your code – although some tools can flag suspicious code which looks like it could cause unexpected behavior.</w:t>
      </w:r>
    </w:p>
    <w:p w:rsidR="0017301F" w:rsidRDefault="0017301F" w:rsidP="0017301F">
      <w:pPr>
        <w:spacing w:after="0"/>
        <w:ind w:left="0"/>
      </w:pPr>
      <w:r>
        <w:tab/>
        <w:t xml:space="preserve">Logical errors in Python may occur when you: </w:t>
      </w:r>
    </w:p>
    <w:p w:rsidR="0017301F" w:rsidRDefault="0017301F" w:rsidP="00B629BA">
      <w:pPr>
        <w:pStyle w:val="ListParagraph"/>
        <w:numPr>
          <w:ilvl w:val="0"/>
          <w:numId w:val="39"/>
        </w:numPr>
      </w:pPr>
      <w:r>
        <w:t>Use the wrong variable name</w:t>
      </w:r>
    </w:p>
    <w:p w:rsidR="0017301F" w:rsidRDefault="0017301F" w:rsidP="00B629BA">
      <w:pPr>
        <w:pStyle w:val="ListParagraph"/>
        <w:numPr>
          <w:ilvl w:val="0"/>
          <w:numId w:val="39"/>
        </w:numPr>
      </w:pPr>
      <w:r>
        <w:t>Indent a block to the wrong level</w:t>
      </w:r>
    </w:p>
    <w:p w:rsidR="0017301F" w:rsidRDefault="0017301F" w:rsidP="00B629BA">
      <w:pPr>
        <w:pStyle w:val="ListParagraph"/>
        <w:numPr>
          <w:ilvl w:val="0"/>
          <w:numId w:val="39"/>
        </w:numPr>
      </w:pPr>
      <w:r>
        <w:t>Use integer division instead of floating-point division</w:t>
      </w:r>
    </w:p>
    <w:p w:rsidR="0017301F" w:rsidRDefault="0017301F" w:rsidP="00B629BA">
      <w:pPr>
        <w:pStyle w:val="ListParagraph"/>
        <w:numPr>
          <w:ilvl w:val="0"/>
          <w:numId w:val="39"/>
        </w:numPr>
      </w:pPr>
      <w:r>
        <w:t>Get operator precedence wrong</w:t>
      </w:r>
    </w:p>
    <w:p w:rsidR="0017301F" w:rsidRDefault="0017301F" w:rsidP="00B629BA">
      <w:pPr>
        <w:pStyle w:val="ListParagraph"/>
        <w:numPr>
          <w:ilvl w:val="0"/>
          <w:numId w:val="39"/>
        </w:numPr>
      </w:pPr>
      <w:r>
        <w:t>Make a mistake in a boolean expression</w:t>
      </w:r>
    </w:p>
    <w:p w:rsidR="0017301F" w:rsidRDefault="0017301F" w:rsidP="0017301F">
      <w:pPr>
        <w:spacing w:after="0"/>
        <w:ind w:left="0"/>
        <w:rPr>
          <w:rFonts w:asciiTheme="majorHAnsi" w:hAnsiTheme="majorHAnsi"/>
          <w:color w:val="003366"/>
          <w:kern w:val="28"/>
          <w:sz w:val="32"/>
          <w:szCs w:val="32"/>
        </w:rPr>
      </w:pPr>
      <w:r>
        <w:br w:type="page"/>
      </w:r>
    </w:p>
    <w:p w:rsidR="0017301F" w:rsidRDefault="0017301F" w:rsidP="0017301F">
      <w:pPr>
        <w:pStyle w:val="Heading2"/>
      </w:pPr>
      <w:bookmarkStart w:id="75" w:name="_Toc514182310"/>
      <w:bookmarkStart w:id="76" w:name="_Toc515037825"/>
      <w:r>
        <w:lastRenderedPageBreak/>
        <w:t>Operators</w:t>
      </w:r>
      <w:bookmarkEnd w:id="75"/>
      <w:bookmarkEnd w:id="76"/>
    </w:p>
    <w:p w:rsidR="0017301F" w:rsidRDefault="0017301F" w:rsidP="0017301F">
      <w:pPr>
        <w:pStyle w:val="Heading3"/>
      </w:pPr>
      <w:bookmarkStart w:id="77" w:name="_Toc514182311"/>
      <w:bookmarkStart w:id="78" w:name="_Toc515037826"/>
      <w:r>
        <w:t>Arithmetic Operators</w:t>
      </w:r>
      <w:bookmarkEnd w:id="77"/>
      <w:bookmarkEnd w:id="78"/>
    </w:p>
    <w:p w:rsidR="0017301F" w:rsidRPr="00F817F7" w:rsidRDefault="0017301F" w:rsidP="0017301F">
      <w:r>
        <w:t xml:space="preserve">The Arithmetic operators are used for performing mathematical operations. The table below shows the types of arithmetic operators used in Python. </w:t>
      </w:r>
    </w:p>
    <w:tbl>
      <w:tblPr>
        <w:tblStyle w:val="ListTable4"/>
        <w:tblW w:w="9878" w:type="dxa"/>
        <w:tblInd w:w="607" w:type="dxa"/>
        <w:tblLayout w:type="fixed"/>
        <w:tblLook w:val="04A0"/>
      </w:tblPr>
      <w:tblGrid>
        <w:gridCol w:w="1137"/>
        <w:gridCol w:w="5970"/>
        <w:gridCol w:w="2771"/>
      </w:tblGrid>
      <w:tr w:rsidR="0017301F" w:rsidTr="00562D38">
        <w:trPr>
          <w:cnfStyle w:val="100000000000"/>
        </w:trPr>
        <w:tc>
          <w:tcPr>
            <w:cnfStyle w:val="001000000000"/>
            <w:tcW w:w="1137" w:type="dxa"/>
          </w:tcPr>
          <w:p w:rsidR="0017301F" w:rsidRDefault="0017301F" w:rsidP="00562D38">
            <w:pPr>
              <w:ind w:left="0"/>
            </w:pPr>
            <w:r>
              <w:t>Operator</w:t>
            </w:r>
          </w:p>
        </w:tc>
        <w:tc>
          <w:tcPr>
            <w:tcW w:w="5970" w:type="dxa"/>
          </w:tcPr>
          <w:p w:rsidR="0017301F" w:rsidRDefault="0017301F" w:rsidP="00562D38">
            <w:pPr>
              <w:ind w:left="0"/>
              <w:cnfStyle w:val="100000000000"/>
            </w:pPr>
            <w:r>
              <w:t>Description</w:t>
            </w:r>
          </w:p>
        </w:tc>
        <w:tc>
          <w:tcPr>
            <w:tcW w:w="2771" w:type="dxa"/>
          </w:tcPr>
          <w:p w:rsidR="0017301F" w:rsidRDefault="0017301F" w:rsidP="00562D38">
            <w:pPr>
              <w:ind w:left="0"/>
              <w:cnfStyle w:val="100000000000"/>
            </w:pPr>
            <w:r>
              <w:t>Example</w:t>
            </w:r>
          </w:p>
        </w:tc>
      </w:tr>
      <w:tr w:rsidR="0017301F" w:rsidTr="00562D38">
        <w:trPr>
          <w:cnfStyle w:val="000000100000"/>
        </w:trPr>
        <w:tc>
          <w:tcPr>
            <w:cnfStyle w:val="001000000000"/>
            <w:tcW w:w="1137" w:type="dxa"/>
          </w:tcPr>
          <w:p w:rsidR="0017301F" w:rsidRPr="008057DD" w:rsidRDefault="0017301F" w:rsidP="00562D38">
            <w:pPr>
              <w:ind w:left="0"/>
              <w:rPr>
                <w:rFonts w:ascii="Courier New" w:hAnsi="Courier New" w:cs="Courier New"/>
                <w:b w:val="0"/>
              </w:rPr>
            </w:pPr>
            <w:r w:rsidRPr="008057DD">
              <w:rPr>
                <w:rFonts w:ascii="Courier New" w:hAnsi="Courier New" w:cs="Courier New"/>
                <w:b w:val="0"/>
              </w:rPr>
              <w:t>+</w:t>
            </w:r>
          </w:p>
        </w:tc>
        <w:tc>
          <w:tcPr>
            <w:tcW w:w="5970" w:type="dxa"/>
          </w:tcPr>
          <w:p w:rsidR="0017301F" w:rsidRDefault="0017301F" w:rsidP="00562D38">
            <w:pPr>
              <w:ind w:left="0"/>
              <w:cnfStyle w:val="000000100000"/>
            </w:pPr>
            <w:r w:rsidRPr="00CF5D07">
              <w:rPr>
                <w:rFonts w:asciiTheme="majorHAnsi" w:hAnsiTheme="majorHAnsi"/>
                <w:color w:val="111111"/>
                <w:kern w:val="0"/>
                <w:lang w:val="en-IN" w:eastAsia="en-IN"/>
              </w:rPr>
              <w:t xml:space="preserve">Adds the values on </w:t>
            </w:r>
            <w:r>
              <w:rPr>
                <w:rFonts w:asciiTheme="majorHAnsi" w:hAnsiTheme="majorHAnsi"/>
                <w:color w:val="111111"/>
                <w:kern w:val="0"/>
                <w:lang w:val="en-IN" w:eastAsia="en-IN"/>
              </w:rPr>
              <w:t xml:space="preserve">the left and right side of the </w:t>
            </w:r>
            <w:r w:rsidRPr="00CF5D07">
              <w:rPr>
                <w:rFonts w:asciiTheme="majorHAnsi" w:hAnsiTheme="majorHAnsi"/>
                <w:color w:val="111111"/>
                <w:kern w:val="0"/>
                <w:lang w:val="en-IN" w:eastAsia="en-IN"/>
              </w:rPr>
              <w:t>operator</w:t>
            </w:r>
            <w:r>
              <w:rPr>
                <w:rFonts w:asciiTheme="majorHAnsi" w:hAnsiTheme="majorHAnsi"/>
                <w:color w:val="111111"/>
                <w:kern w:val="0"/>
                <w:lang w:val="en-IN" w:eastAsia="en-IN"/>
              </w:rPr>
              <w:t>.</w:t>
            </w:r>
          </w:p>
        </w:tc>
        <w:tc>
          <w:tcPr>
            <w:tcW w:w="2771" w:type="dxa"/>
          </w:tcPr>
          <w:p w:rsidR="0017301F" w:rsidRPr="00F87FD0" w:rsidRDefault="0017301F" w:rsidP="00562D38">
            <w:pPr>
              <w:ind w:left="0"/>
              <w:cnfStyle w:val="000000100000"/>
              <w:rPr>
                <w:rFonts w:ascii="Courier New" w:hAnsi="Courier New" w:cs="Courier New"/>
              </w:rPr>
            </w:pPr>
            <w:r w:rsidRPr="00F87FD0">
              <w:rPr>
                <w:rFonts w:ascii="Courier New" w:hAnsi="Courier New" w:cs="Courier New"/>
              </w:rPr>
              <w:t>&gt;&gt;&gt;5+7</w:t>
            </w:r>
          </w:p>
          <w:p w:rsidR="0017301F" w:rsidRPr="00F87FD0" w:rsidRDefault="0017301F" w:rsidP="00562D38">
            <w:pPr>
              <w:ind w:left="0"/>
              <w:cnfStyle w:val="000000100000"/>
              <w:rPr>
                <w:rFonts w:ascii="Courier New" w:hAnsi="Courier New" w:cs="Courier New"/>
              </w:rPr>
            </w:pPr>
            <w:r w:rsidRPr="00F87FD0">
              <w:rPr>
                <w:rFonts w:ascii="Courier New" w:hAnsi="Courier New" w:cs="Courier New"/>
              </w:rPr>
              <w:t>12</w:t>
            </w:r>
          </w:p>
        </w:tc>
      </w:tr>
      <w:tr w:rsidR="0017301F" w:rsidTr="00562D38">
        <w:tc>
          <w:tcPr>
            <w:cnfStyle w:val="001000000000"/>
            <w:tcW w:w="1137" w:type="dxa"/>
          </w:tcPr>
          <w:p w:rsidR="0017301F" w:rsidRPr="008057DD" w:rsidRDefault="0017301F" w:rsidP="00562D38">
            <w:pPr>
              <w:ind w:left="0"/>
              <w:rPr>
                <w:rFonts w:ascii="Courier New" w:hAnsi="Courier New" w:cs="Courier New"/>
                <w:b w:val="0"/>
              </w:rPr>
            </w:pPr>
            <w:r w:rsidRPr="008057DD">
              <w:rPr>
                <w:rFonts w:ascii="Courier New" w:hAnsi="Courier New" w:cs="Courier New"/>
                <w:b w:val="0"/>
              </w:rPr>
              <w:t>-</w:t>
            </w:r>
          </w:p>
        </w:tc>
        <w:tc>
          <w:tcPr>
            <w:tcW w:w="5970" w:type="dxa"/>
          </w:tcPr>
          <w:p w:rsidR="0017301F" w:rsidRDefault="0017301F" w:rsidP="00562D38">
            <w:pPr>
              <w:ind w:left="0"/>
              <w:cnfStyle w:val="000000000000"/>
            </w:pPr>
            <w:r w:rsidRPr="00CF5D07">
              <w:rPr>
                <w:rFonts w:asciiTheme="majorHAnsi" w:hAnsiTheme="majorHAnsi"/>
                <w:color w:val="111111"/>
                <w:kern w:val="0"/>
                <w:lang w:val="en-IN" w:eastAsia="en-IN"/>
              </w:rPr>
              <w:t>Subtracts values of right side operand from left side operand.</w:t>
            </w:r>
          </w:p>
        </w:tc>
        <w:tc>
          <w:tcPr>
            <w:tcW w:w="2771" w:type="dxa"/>
          </w:tcPr>
          <w:p w:rsidR="0017301F" w:rsidRPr="00F87FD0" w:rsidRDefault="0017301F" w:rsidP="00562D38">
            <w:pPr>
              <w:ind w:left="0"/>
              <w:cnfStyle w:val="000000000000"/>
              <w:rPr>
                <w:rFonts w:ascii="Courier New" w:hAnsi="Courier New" w:cs="Courier New"/>
              </w:rPr>
            </w:pPr>
            <w:r w:rsidRPr="00F87FD0">
              <w:rPr>
                <w:rFonts w:ascii="Courier New" w:hAnsi="Courier New" w:cs="Courier New"/>
              </w:rPr>
              <w:t>&gt;&gt;&gt;7-5</w:t>
            </w:r>
          </w:p>
          <w:p w:rsidR="0017301F" w:rsidRPr="00F87FD0" w:rsidRDefault="0017301F" w:rsidP="00562D38">
            <w:pPr>
              <w:ind w:left="0"/>
              <w:cnfStyle w:val="000000000000"/>
              <w:rPr>
                <w:rFonts w:ascii="Courier New" w:hAnsi="Courier New" w:cs="Courier New"/>
              </w:rPr>
            </w:pPr>
            <w:r w:rsidRPr="00F87FD0">
              <w:rPr>
                <w:rFonts w:ascii="Courier New" w:hAnsi="Courier New" w:cs="Courier New"/>
              </w:rPr>
              <w:t>2</w:t>
            </w:r>
          </w:p>
        </w:tc>
      </w:tr>
      <w:tr w:rsidR="0017301F" w:rsidTr="00562D38">
        <w:trPr>
          <w:cnfStyle w:val="000000100000"/>
        </w:trPr>
        <w:tc>
          <w:tcPr>
            <w:cnfStyle w:val="001000000000"/>
            <w:tcW w:w="1137" w:type="dxa"/>
          </w:tcPr>
          <w:p w:rsidR="0017301F" w:rsidRPr="008057DD" w:rsidRDefault="0017301F" w:rsidP="00562D38">
            <w:pPr>
              <w:ind w:left="0"/>
              <w:rPr>
                <w:rFonts w:ascii="Courier New" w:hAnsi="Courier New" w:cs="Courier New"/>
                <w:b w:val="0"/>
              </w:rPr>
            </w:pPr>
            <w:r w:rsidRPr="008057DD">
              <w:rPr>
                <w:rFonts w:ascii="Courier New" w:hAnsi="Courier New" w:cs="Courier New"/>
                <w:b w:val="0"/>
              </w:rPr>
              <w:t>*</w:t>
            </w:r>
          </w:p>
        </w:tc>
        <w:tc>
          <w:tcPr>
            <w:tcW w:w="5970" w:type="dxa"/>
          </w:tcPr>
          <w:p w:rsidR="0017301F" w:rsidRDefault="0017301F" w:rsidP="00562D38">
            <w:pPr>
              <w:ind w:left="0"/>
              <w:cnfStyle w:val="000000100000"/>
            </w:pPr>
            <w:r w:rsidRPr="00CF5D07">
              <w:rPr>
                <w:rFonts w:asciiTheme="majorHAnsi" w:hAnsiTheme="majorHAnsi"/>
                <w:color w:val="111111"/>
                <w:kern w:val="0"/>
                <w:lang w:val="en-IN" w:eastAsia="en-IN"/>
              </w:rPr>
              <w:t xml:space="preserve">Multiplies the values on </w:t>
            </w:r>
            <w:r>
              <w:rPr>
                <w:rFonts w:asciiTheme="majorHAnsi" w:hAnsiTheme="majorHAnsi"/>
                <w:color w:val="111111"/>
                <w:kern w:val="0"/>
                <w:lang w:val="en-IN" w:eastAsia="en-IN"/>
              </w:rPr>
              <w:t xml:space="preserve">left and right side of the </w:t>
            </w:r>
            <w:r w:rsidRPr="00CF5D07">
              <w:rPr>
                <w:rFonts w:asciiTheme="majorHAnsi" w:hAnsiTheme="majorHAnsi"/>
                <w:color w:val="111111"/>
                <w:kern w:val="0"/>
                <w:lang w:val="en-IN" w:eastAsia="en-IN"/>
              </w:rPr>
              <w:t>operator.</w:t>
            </w:r>
          </w:p>
        </w:tc>
        <w:tc>
          <w:tcPr>
            <w:tcW w:w="2771" w:type="dxa"/>
          </w:tcPr>
          <w:p w:rsidR="0017301F" w:rsidRPr="00F87FD0" w:rsidRDefault="0017301F" w:rsidP="00562D38">
            <w:pPr>
              <w:ind w:left="0"/>
              <w:cnfStyle w:val="000000100000"/>
              <w:rPr>
                <w:rFonts w:ascii="Courier New" w:hAnsi="Courier New" w:cs="Courier New"/>
              </w:rPr>
            </w:pPr>
            <w:r w:rsidRPr="00F87FD0">
              <w:rPr>
                <w:rFonts w:ascii="Courier New" w:hAnsi="Courier New" w:cs="Courier New"/>
              </w:rPr>
              <w:t>&gt;&gt;&gt;7*5</w:t>
            </w:r>
          </w:p>
          <w:p w:rsidR="0017301F" w:rsidRPr="00F87FD0" w:rsidRDefault="0017301F" w:rsidP="00562D38">
            <w:pPr>
              <w:ind w:left="0"/>
              <w:cnfStyle w:val="000000100000"/>
              <w:rPr>
                <w:rFonts w:ascii="Courier New" w:hAnsi="Courier New" w:cs="Courier New"/>
              </w:rPr>
            </w:pPr>
            <w:r w:rsidRPr="00F87FD0">
              <w:rPr>
                <w:rFonts w:ascii="Courier New" w:hAnsi="Courier New" w:cs="Courier New"/>
              </w:rPr>
              <w:t>35</w:t>
            </w:r>
          </w:p>
        </w:tc>
      </w:tr>
      <w:tr w:rsidR="0017301F" w:rsidTr="00562D38">
        <w:tc>
          <w:tcPr>
            <w:cnfStyle w:val="001000000000"/>
            <w:tcW w:w="1137" w:type="dxa"/>
          </w:tcPr>
          <w:p w:rsidR="0017301F" w:rsidRPr="008057DD" w:rsidRDefault="0017301F" w:rsidP="00562D38">
            <w:pPr>
              <w:ind w:left="0"/>
              <w:rPr>
                <w:rFonts w:ascii="Courier New" w:hAnsi="Courier New" w:cs="Courier New"/>
                <w:b w:val="0"/>
              </w:rPr>
            </w:pPr>
            <w:r w:rsidRPr="008057DD">
              <w:rPr>
                <w:rFonts w:ascii="Courier New" w:hAnsi="Courier New" w:cs="Courier New"/>
                <w:b w:val="0"/>
              </w:rPr>
              <w:t>/</w:t>
            </w:r>
          </w:p>
        </w:tc>
        <w:tc>
          <w:tcPr>
            <w:tcW w:w="5970" w:type="dxa"/>
          </w:tcPr>
          <w:p w:rsidR="0017301F" w:rsidRDefault="0017301F" w:rsidP="00562D38">
            <w:pPr>
              <w:ind w:left="0"/>
              <w:cnfStyle w:val="000000000000"/>
            </w:pPr>
            <w:r w:rsidRPr="00CF5D07">
              <w:rPr>
                <w:rFonts w:asciiTheme="majorHAnsi" w:hAnsiTheme="majorHAnsi"/>
                <w:color w:val="111111"/>
                <w:kern w:val="0"/>
                <w:lang w:val="en-IN" w:eastAsia="en-IN"/>
              </w:rPr>
              <w:t xml:space="preserve">Divides </w:t>
            </w:r>
            <w:r>
              <w:rPr>
                <w:rFonts w:asciiTheme="majorHAnsi" w:hAnsiTheme="majorHAnsi"/>
                <w:color w:val="111111"/>
                <w:kern w:val="0"/>
                <w:lang w:val="en-IN" w:eastAsia="en-IN"/>
              </w:rPr>
              <w:t xml:space="preserve">the </w:t>
            </w:r>
            <w:r w:rsidRPr="00CF5D07">
              <w:rPr>
                <w:rFonts w:asciiTheme="majorHAnsi" w:hAnsiTheme="majorHAnsi"/>
                <w:color w:val="111111"/>
                <w:kern w:val="0"/>
                <w:lang w:val="en-IN" w:eastAsia="en-IN"/>
              </w:rPr>
              <w:t>left</w:t>
            </w:r>
            <w:r>
              <w:rPr>
                <w:rFonts w:asciiTheme="majorHAnsi" w:hAnsiTheme="majorHAnsi"/>
                <w:color w:val="111111"/>
                <w:kern w:val="0"/>
                <w:lang w:val="en-IN" w:eastAsia="en-IN"/>
              </w:rPr>
              <w:t>-</w:t>
            </w:r>
            <w:r w:rsidRPr="00CF5D07">
              <w:rPr>
                <w:rFonts w:asciiTheme="majorHAnsi" w:hAnsiTheme="majorHAnsi"/>
                <w:color w:val="111111"/>
                <w:kern w:val="0"/>
                <w:lang w:val="en-IN" w:eastAsia="en-IN"/>
              </w:rPr>
              <w:t xml:space="preserve">side </w:t>
            </w:r>
            <w:r>
              <w:rPr>
                <w:rFonts w:asciiTheme="majorHAnsi" w:hAnsiTheme="majorHAnsi"/>
                <w:color w:val="111111"/>
                <w:kern w:val="0"/>
                <w:lang w:val="en-IN" w:eastAsia="en-IN"/>
              </w:rPr>
              <w:t xml:space="preserve">value </w:t>
            </w:r>
            <w:r w:rsidRPr="00CF5D07">
              <w:rPr>
                <w:rFonts w:asciiTheme="majorHAnsi" w:hAnsiTheme="majorHAnsi"/>
                <w:color w:val="111111"/>
                <w:kern w:val="0"/>
                <w:lang w:val="en-IN" w:eastAsia="en-IN"/>
              </w:rPr>
              <w:t xml:space="preserve">with </w:t>
            </w:r>
            <w:r>
              <w:rPr>
                <w:rFonts w:asciiTheme="majorHAnsi" w:hAnsiTheme="majorHAnsi"/>
                <w:color w:val="111111"/>
                <w:kern w:val="0"/>
                <w:lang w:val="en-IN" w:eastAsia="en-IN"/>
              </w:rPr>
              <w:t xml:space="preserve">the </w:t>
            </w:r>
            <w:r w:rsidRPr="00CF5D07">
              <w:rPr>
                <w:rFonts w:asciiTheme="majorHAnsi" w:hAnsiTheme="majorHAnsi"/>
                <w:color w:val="111111"/>
                <w:kern w:val="0"/>
                <w:lang w:val="en-IN" w:eastAsia="en-IN"/>
              </w:rPr>
              <w:t>right</w:t>
            </w:r>
            <w:r>
              <w:rPr>
                <w:rFonts w:asciiTheme="majorHAnsi" w:hAnsiTheme="majorHAnsi"/>
                <w:color w:val="111111"/>
                <w:kern w:val="0"/>
                <w:lang w:val="en-IN" w:eastAsia="en-IN"/>
              </w:rPr>
              <w:t>-</w:t>
            </w:r>
            <w:r w:rsidRPr="00CF5D07">
              <w:rPr>
                <w:rFonts w:asciiTheme="majorHAnsi" w:hAnsiTheme="majorHAnsi"/>
                <w:color w:val="111111"/>
                <w:kern w:val="0"/>
                <w:lang w:val="en-IN" w:eastAsia="en-IN"/>
              </w:rPr>
              <w:t xml:space="preserve">side </w:t>
            </w:r>
            <w:r>
              <w:rPr>
                <w:rFonts w:asciiTheme="majorHAnsi" w:hAnsiTheme="majorHAnsi"/>
                <w:color w:val="111111"/>
                <w:kern w:val="0"/>
                <w:lang w:val="en-IN" w:eastAsia="en-IN"/>
              </w:rPr>
              <w:t>value and returns a float value</w:t>
            </w:r>
            <w:r w:rsidRPr="00CF5D07">
              <w:rPr>
                <w:rFonts w:asciiTheme="majorHAnsi" w:hAnsiTheme="majorHAnsi"/>
                <w:color w:val="111111"/>
                <w:kern w:val="0"/>
                <w:lang w:val="en-IN" w:eastAsia="en-IN"/>
              </w:rPr>
              <w:t>.</w:t>
            </w:r>
          </w:p>
        </w:tc>
        <w:tc>
          <w:tcPr>
            <w:tcW w:w="2771" w:type="dxa"/>
          </w:tcPr>
          <w:p w:rsidR="0017301F" w:rsidRPr="00F87FD0" w:rsidRDefault="0017301F" w:rsidP="00562D38">
            <w:pPr>
              <w:ind w:left="0"/>
              <w:cnfStyle w:val="000000000000"/>
              <w:rPr>
                <w:rFonts w:ascii="Courier New" w:hAnsi="Courier New" w:cs="Courier New"/>
              </w:rPr>
            </w:pPr>
            <w:r w:rsidRPr="00F87FD0">
              <w:rPr>
                <w:rFonts w:ascii="Courier New" w:hAnsi="Courier New" w:cs="Courier New"/>
              </w:rPr>
              <w:t>&gt;&gt;&gt;7/5</w:t>
            </w:r>
          </w:p>
          <w:p w:rsidR="0017301F" w:rsidRPr="00F87FD0" w:rsidRDefault="0017301F" w:rsidP="00562D38">
            <w:pPr>
              <w:ind w:left="0"/>
              <w:cnfStyle w:val="000000000000"/>
              <w:rPr>
                <w:rFonts w:ascii="Courier New" w:hAnsi="Courier New" w:cs="Courier New"/>
              </w:rPr>
            </w:pPr>
            <w:r w:rsidRPr="00F87FD0">
              <w:rPr>
                <w:rFonts w:ascii="Courier New" w:hAnsi="Courier New" w:cs="Courier New"/>
              </w:rPr>
              <w:t>1.4</w:t>
            </w:r>
          </w:p>
        </w:tc>
      </w:tr>
      <w:tr w:rsidR="0017301F" w:rsidTr="00562D38">
        <w:trPr>
          <w:cnfStyle w:val="000000100000"/>
        </w:trPr>
        <w:tc>
          <w:tcPr>
            <w:cnfStyle w:val="001000000000"/>
            <w:tcW w:w="1137" w:type="dxa"/>
          </w:tcPr>
          <w:p w:rsidR="0017301F" w:rsidRPr="008057DD" w:rsidRDefault="0017301F" w:rsidP="00562D38">
            <w:pPr>
              <w:ind w:left="0"/>
              <w:rPr>
                <w:rFonts w:ascii="Courier New" w:hAnsi="Courier New" w:cs="Courier New"/>
                <w:b w:val="0"/>
              </w:rPr>
            </w:pPr>
            <w:r w:rsidRPr="008057DD">
              <w:rPr>
                <w:rFonts w:ascii="Courier New" w:hAnsi="Courier New" w:cs="Courier New"/>
                <w:b w:val="0"/>
              </w:rPr>
              <w:t>%</w:t>
            </w:r>
          </w:p>
        </w:tc>
        <w:tc>
          <w:tcPr>
            <w:tcW w:w="5970" w:type="dxa"/>
          </w:tcPr>
          <w:p w:rsidR="0017301F" w:rsidRDefault="0017301F" w:rsidP="00562D38">
            <w:pPr>
              <w:ind w:left="0"/>
              <w:cnfStyle w:val="000000100000"/>
            </w:pPr>
            <w:r>
              <w:rPr>
                <w:rFonts w:asciiTheme="majorHAnsi" w:hAnsiTheme="majorHAnsi"/>
                <w:color w:val="111111"/>
                <w:kern w:val="0"/>
                <w:lang w:val="en-IN" w:eastAsia="en-IN"/>
              </w:rPr>
              <w:t>Divides</w:t>
            </w:r>
            <w:r w:rsidRPr="00CF5D07">
              <w:rPr>
                <w:rFonts w:asciiTheme="majorHAnsi" w:hAnsiTheme="majorHAnsi"/>
                <w:color w:val="111111"/>
                <w:kern w:val="0"/>
                <w:lang w:val="en-IN" w:eastAsia="en-IN"/>
              </w:rPr>
              <w:t xml:space="preserve"> the left</w:t>
            </w:r>
            <w:r>
              <w:rPr>
                <w:rFonts w:asciiTheme="majorHAnsi" w:hAnsiTheme="majorHAnsi"/>
                <w:color w:val="111111"/>
                <w:kern w:val="0"/>
                <w:lang w:val="en-IN" w:eastAsia="en-IN"/>
              </w:rPr>
              <w:t>-</w:t>
            </w:r>
            <w:r w:rsidRPr="00CF5D07">
              <w:rPr>
                <w:rFonts w:asciiTheme="majorHAnsi" w:hAnsiTheme="majorHAnsi"/>
                <w:color w:val="111111"/>
                <w:kern w:val="0"/>
                <w:lang w:val="en-IN" w:eastAsia="en-IN"/>
              </w:rPr>
              <w:t xml:space="preserve">side </w:t>
            </w:r>
            <w:r>
              <w:rPr>
                <w:rFonts w:asciiTheme="majorHAnsi" w:hAnsiTheme="majorHAnsi"/>
                <w:color w:val="111111"/>
                <w:kern w:val="0"/>
                <w:lang w:val="en-IN" w:eastAsia="en-IN"/>
              </w:rPr>
              <w:t>value</w:t>
            </w:r>
            <w:r w:rsidRPr="00CF5D07">
              <w:rPr>
                <w:rFonts w:asciiTheme="majorHAnsi" w:hAnsiTheme="majorHAnsi"/>
                <w:color w:val="111111"/>
                <w:kern w:val="0"/>
                <w:lang w:val="en-IN" w:eastAsia="en-IN"/>
              </w:rPr>
              <w:t xml:space="preserve"> with right</w:t>
            </w:r>
            <w:r>
              <w:rPr>
                <w:rFonts w:asciiTheme="majorHAnsi" w:hAnsiTheme="majorHAnsi"/>
                <w:color w:val="111111"/>
                <w:kern w:val="0"/>
                <w:lang w:val="en-IN" w:eastAsia="en-IN"/>
              </w:rPr>
              <w:t>-</w:t>
            </w:r>
            <w:r w:rsidRPr="00CF5D07">
              <w:rPr>
                <w:rFonts w:asciiTheme="majorHAnsi" w:hAnsiTheme="majorHAnsi"/>
                <w:color w:val="111111"/>
                <w:kern w:val="0"/>
                <w:lang w:val="en-IN" w:eastAsia="en-IN"/>
              </w:rPr>
              <w:t xml:space="preserve">side </w:t>
            </w:r>
            <w:r>
              <w:rPr>
                <w:rFonts w:asciiTheme="majorHAnsi" w:hAnsiTheme="majorHAnsi"/>
                <w:color w:val="111111"/>
                <w:kern w:val="0"/>
                <w:lang w:val="en-IN" w:eastAsia="en-IN"/>
              </w:rPr>
              <w:t xml:space="preserve">value and </w:t>
            </w:r>
            <w:r w:rsidRPr="00CF5D07">
              <w:rPr>
                <w:rFonts w:asciiTheme="majorHAnsi" w:hAnsiTheme="majorHAnsi"/>
                <w:color w:val="111111"/>
                <w:kern w:val="0"/>
                <w:lang w:val="en-IN" w:eastAsia="en-IN"/>
              </w:rPr>
              <w:t>returns the remainder</w:t>
            </w:r>
            <w:r>
              <w:rPr>
                <w:rFonts w:asciiTheme="majorHAnsi" w:hAnsiTheme="majorHAnsi"/>
                <w:color w:val="111111"/>
                <w:kern w:val="0"/>
                <w:lang w:val="en-IN" w:eastAsia="en-IN"/>
              </w:rPr>
              <w:t>.</w:t>
            </w:r>
          </w:p>
        </w:tc>
        <w:tc>
          <w:tcPr>
            <w:tcW w:w="2771" w:type="dxa"/>
          </w:tcPr>
          <w:p w:rsidR="0017301F" w:rsidRPr="00F87FD0" w:rsidRDefault="0017301F" w:rsidP="00562D38">
            <w:pPr>
              <w:ind w:left="0"/>
              <w:cnfStyle w:val="000000100000"/>
              <w:rPr>
                <w:rFonts w:ascii="Courier New" w:hAnsi="Courier New" w:cs="Courier New"/>
              </w:rPr>
            </w:pPr>
            <w:r w:rsidRPr="00F87FD0">
              <w:rPr>
                <w:rFonts w:ascii="Courier New" w:hAnsi="Courier New" w:cs="Courier New"/>
              </w:rPr>
              <w:t>&gt;&gt;&gt;7%5</w:t>
            </w:r>
          </w:p>
          <w:p w:rsidR="0017301F" w:rsidRPr="00F87FD0" w:rsidRDefault="0017301F" w:rsidP="00562D38">
            <w:pPr>
              <w:ind w:left="0"/>
              <w:cnfStyle w:val="000000100000"/>
              <w:rPr>
                <w:rFonts w:ascii="Courier New" w:hAnsi="Courier New" w:cs="Courier New"/>
              </w:rPr>
            </w:pPr>
            <w:r>
              <w:rPr>
                <w:rFonts w:ascii="Courier New" w:hAnsi="Courier New" w:cs="Courier New"/>
              </w:rPr>
              <w:t>2</w:t>
            </w:r>
          </w:p>
        </w:tc>
      </w:tr>
      <w:tr w:rsidR="0017301F" w:rsidTr="00562D38">
        <w:tc>
          <w:tcPr>
            <w:cnfStyle w:val="001000000000"/>
            <w:tcW w:w="1137" w:type="dxa"/>
          </w:tcPr>
          <w:p w:rsidR="0017301F" w:rsidRPr="008057DD" w:rsidRDefault="0017301F" w:rsidP="00562D38">
            <w:pPr>
              <w:ind w:left="0"/>
              <w:rPr>
                <w:rFonts w:ascii="Courier New" w:hAnsi="Courier New" w:cs="Courier New"/>
                <w:b w:val="0"/>
              </w:rPr>
            </w:pPr>
            <w:r w:rsidRPr="008057DD">
              <w:rPr>
                <w:rFonts w:ascii="Courier New" w:hAnsi="Courier New" w:cs="Courier New"/>
                <w:b w:val="0"/>
              </w:rPr>
              <w:t>**</w:t>
            </w:r>
          </w:p>
        </w:tc>
        <w:tc>
          <w:tcPr>
            <w:tcW w:w="5970" w:type="dxa"/>
          </w:tcPr>
          <w:p w:rsidR="0017301F" w:rsidRDefault="0017301F" w:rsidP="00562D38">
            <w:pPr>
              <w:ind w:left="0"/>
              <w:cnfStyle w:val="000000000000"/>
            </w:pPr>
            <w:r w:rsidRPr="00CF5D07">
              <w:rPr>
                <w:rFonts w:asciiTheme="majorHAnsi" w:hAnsiTheme="majorHAnsi"/>
                <w:color w:val="111111"/>
                <w:kern w:val="0"/>
                <w:lang w:val="en-IN" w:eastAsia="en-IN"/>
              </w:rPr>
              <w:t>Calculates the exponential power</w:t>
            </w:r>
            <w:r>
              <w:rPr>
                <w:rFonts w:asciiTheme="majorHAnsi" w:hAnsiTheme="majorHAnsi"/>
                <w:color w:val="111111"/>
                <w:kern w:val="0"/>
                <w:lang w:val="en-IN" w:eastAsia="en-IN"/>
              </w:rPr>
              <w:t xml:space="preserve"> of the left-side value.</w:t>
            </w:r>
          </w:p>
        </w:tc>
        <w:tc>
          <w:tcPr>
            <w:tcW w:w="2771" w:type="dxa"/>
          </w:tcPr>
          <w:p w:rsidR="0017301F" w:rsidRPr="00F87FD0" w:rsidRDefault="0017301F" w:rsidP="00562D38">
            <w:pPr>
              <w:ind w:left="0"/>
              <w:cnfStyle w:val="000000000000"/>
              <w:rPr>
                <w:rFonts w:ascii="Courier New" w:hAnsi="Courier New" w:cs="Courier New"/>
              </w:rPr>
            </w:pPr>
            <w:r w:rsidRPr="00F87FD0">
              <w:rPr>
                <w:rFonts w:ascii="Courier New" w:hAnsi="Courier New" w:cs="Courier New"/>
              </w:rPr>
              <w:t>&gt;&gt;&gt;2**3</w:t>
            </w:r>
          </w:p>
          <w:p w:rsidR="0017301F" w:rsidRPr="00F87FD0" w:rsidRDefault="0017301F" w:rsidP="00562D38">
            <w:pPr>
              <w:ind w:left="0"/>
              <w:cnfStyle w:val="000000000000"/>
              <w:rPr>
                <w:rFonts w:ascii="Courier New" w:hAnsi="Courier New" w:cs="Courier New"/>
              </w:rPr>
            </w:pPr>
            <w:r w:rsidRPr="00F87FD0">
              <w:rPr>
                <w:rFonts w:ascii="Courier New" w:hAnsi="Courier New" w:cs="Courier New"/>
              </w:rPr>
              <w:t>8</w:t>
            </w:r>
          </w:p>
        </w:tc>
      </w:tr>
      <w:tr w:rsidR="0017301F" w:rsidTr="00562D38">
        <w:trPr>
          <w:cnfStyle w:val="000000100000"/>
        </w:trPr>
        <w:tc>
          <w:tcPr>
            <w:cnfStyle w:val="001000000000"/>
            <w:tcW w:w="1137" w:type="dxa"/>
          </w:tcPr>
          <w:p w:rsidR="0017301F" w:rsidRPr="008057DD" w:rsidRDefault="0017301F" w:rsidP="00562D38">
            <w:pPr>
              <w:ind w:left="0"/>
              <w:rPr>
                <w:rFonts w:ascii="Courier New" w:hAnsi="Courier New" w:cs="Courier New"/>
                <w:b w:val="0"/>
              </w:rPr>
            </w:pPr>
            <w:r w:rsidRPr="008057DD">
              <w:rPr>
                <w:rFonts w:ascii="Courier New" w:hAnsi="Courier New" w:cs="Courier New"/>
                <w:b w:val="0"/>
              </w:rPr>
              <w:t>//</w:t>
            </w:r>
          </w:p>
        </w:tc>
        <w:tc>
          <w:tcPr>
            <w:tcW w:w="5970" w:type="dxa"/>
          </w:tcPr>
          <w:p w:rsidR="0017301F" w:rsidRDefault="0017301F" w:rsidP="00562D38">
            <w:pPr>
              <w:ind w:left="0"/>
              <w:cnfStyle w:val="000000100000"/>
            </w:pPr>
            <w:r>
              <w:rPr>
                <w:rFonts w:asciiTheme="majorHAnsi" w:hAnsiTheme="majorHAnsi"/>
                <w:color w:val="111111"/>
                <w:kern w:val="0"/>
                <w:lang w:val="en-IN" w:eastAsia="en-IN"/>
              </w:rPr>
              <w:t xml:space="preserve">Calculates </w:t>
            </w:r>
            <w:r w:rsidRPr="00CF5D07">
              <w:rPr>
                <w:rFonts w:asciiTheme="majorHAnsi" w:hAnsiTheme="majorHAnsi"/>
                <w:color w:val="111111"/>
                <w:kern w:val="0"/>
                <w:lang w:val="en-IN" w:eastAsia="en-IN"/>
              </w:rPr>
              <w:t>quotient in which the digits after decimal points are not taken into account.</w:t>
            </w:r>
          </w:p>
        </w:tc>
        <w:tc>
          <w:tcPr>
            <w:tcW w:w="2771" w:type="dxa"/>
          </w:tcPr>
          <w:p w:rsidR="0017301F" w:rsidRDefault="0017301F" w:rsidP="00562D38">
            <w:pPr>
              <w:ind w:left="0"/>
              <w:cnfStyle w:val="000000100000"/>
              <w:rPr>
                <w:rFonts w:ascii="Courier New" w:hAnsi="Courier New" w:cs="Courier New"/>
              </w:rPr>
            </w:pPr>
            <w:r w:rsidRPr="00F87FD0">
              <w:rPr>
                <w:rFonts w:ascii="Courier New" w:hAnsi="Courier New" w:cs="Courier New"/>
              </w:rPr>
              <w:t>&gt;&gt;&gt;</w:t>
            </w:r>
            <w:r>
              <w:rPr>
                <w:rFonts w:ascii="Courier New" w:hAnsi="Courier New" w:cs="Courier New"/>
              </w:rPr>
              <w:t>7//5</w:t>
            </w:r>
          </w:p>
          <w:p w:rsidR="0017301F" w:rsidRPr="00F87FD0" w:rsidRDefault="0017301F" w:rsidP="00562D38">
            <w:pPr>
              <w:ind w:left="0"/>
              <w:cnfStyle w:val="000000100000"/>
              <w:rPr>
                <w:rFonts w:ascii="Courier New" w:hAnsi="Courier New" w:cs="Courier New"/>
              </w:rPr>
            </w:pPr>
            <w:r>
              <w:rPr>
                <w:rFonts w:ascii="Courier New" w:hAnsi="Courier New" w:cs="Courier New"/>
              </w:rPr>
              <w:t>1</w:t>
            </w:r>
          </w:p>
        </w:tc>
      </w:tr>
    </w:tbl>
    <w:p w:rsidR="0017301F" w:rsidRDefault="0017301F" w:rsidP="0017301F">
      <w:pPr>
        <w:pStyle w:val="Heading3"/>
      </w:pPr>
      <w:bookmarkStart w:id="79" w:name="_Toc514182312"/>
      <w:bookmarkStart w:id="80" w:name="_Toc515037827"/>
      <w:r>
        <w:t>Relational/Conditional Operators</w:t>
      </w:r>
      <w:bookmarkEnd w:id="79"/>
      <w:bookmarkEnd w:id="80"/>
    </w:p>
    <w:p w:rsidR="0017301F" w:rsidRPr="00D31293" w:rsidRDefault="0017301F" w:rsidP="0017301F">
      <w:r>
        <w:t>Relational operators and used for comparing values. The table below lists the relational operators used in Python.</w:t>
      </w:r>
    </w:p>
    <w:tbl>
      <w:tblPr>
        <w:tblStyle w:val="ListTable4"/>
        <w:tblW w:w="9878" w:type="dxa"/>
        <w:tblInd w:w="607" w:type="dxa"/>
        <w:tblLook w:val="04A0"/>
      </w:tblPr>
      <w:tblGrid>
        <w:gridCol w:w="1137"/>
        <w:gridCol w:w="6047"/>
        <w:gridCol w:w="2694"/>
      </w:tblGrid>
      <w:tr w:rsidR="0017301F" w:rsidTr="00562D38">
        <w:trPr>
          <w:cnfStyle w:val="100000000000"/>
        </w:trPr>
        <w:tc>
          <w:tcPr>
            <w:cnfStyle w:val="001000000000"/>
            <w:tcW w:w="1137" w:type="dxa"/>
          </w:tcPr>
          <w:p w:rsidR="0017301F" w:rsidRDefault="0017301F" w:rsidP="00562D38">
            <w:pPr>
              <w:ind w:left="0"/>
            </w:pPr>
            <w:r>
              <w:t>Operator</w:t>
            </w:r>
          </w:p>
        </w:tc>
        <w:tc>
          <w:tcPr>
            <w:tcW w:w="6047" w:type="dxa"/>
          </w:tcPr>
          <w:p w:rsidR="0017301F" w:rsidRDefault="0017301F" w:rsidP="00562D38">
            <w:pPr>
              <w:ind w:left="0"/>
              <w:cnfStyle w:val="100000000000"/>
            </w:pPr>
            <w:r>
              <w:t>Description</w:t>
            </w:r>
          </w:p>
        </w:tc>
        <w:tc>
          <w:tcPr>
            <w:tcW w:w="2694" w:type="dxa"/>
          </w:tcPr>
          <w:p w:rsidR="0017301F" w:rsidRDefault="0017301F" w:rsidP="00562D38">
            <w:pPr>
              <w:ind w:left="0"/>
              <w:cnfStyle w:val="100000000000"/>
            </w:pPr>
            <w:r>
              <w:t>Example</w:t>
            </w:r>
          </w:p>
        </w:tc>
      </w:tr>
      <w:tr w:rsidR="0017301F" w:rsidTr="00562D38">
        <w:trPr>
          <w:cnfStyle w:val="000000100000"/>
        </w:trPr>
        <w:tc>
          <w:tcPr>
            <w:cnfStyle w:val="001000000000"/>
            <w:tcW w:w="1137" w:type="dxa"/>
          </w:tcPr>
          <w:p w:rsidR="0017301F" w:rsidRPr="008057DD" w:rsidRDefault="0017301F" w:rsidP="00562D38">
            <w:pPr>
              <w:ind w:left="0"/>
              <w:rPr>
                <w:rFonts w:ascii="Courier New" w:hAnsi="Courier New" w:cs="Courier New"/>
                <w:b w:val="0"/>
              </w:rPr>
            </w:pPr>
            <w:r w:rsidRPr="008057DD">
              <w:rPr>
                <w:rFonts w:ascii="Courier New" w:hAnsi="Courier New" w:cs="Courier New"/>
                <w:b w:val="0"/>
              </w:rPr>
              <w:t>==</w:t>
            </w:r>
          </w:p>
        </w:tc>
        <w:tc>
          <w:tcPr>
            <w:tcW w:w="6047" w:type="dxa"/>
          </w:tcPr>
          <w:p w:rsidR="0017301F" w:rsidRDefault="0017301F" w:rsidP="00562D38">
            <w:pPr>
              <w:ind w:left="0"/>
              <w:cnfStyle w:val="000000100000"/>
            </w:pPr>
            <w:r w:rsidRPr="003D1178">
              <w:rPr>
                <w:rFonts w:asciiTheme="majorHAnsi" w:hAnsiTheme="majorHAnsi"/>
                <w:color w:val="111111"/>
                <w:kern w:val="0"/>
                <w:lang w:val="en-IN" w:eastAsia="en-IN"/>
              </w:rPr>
              <w:t>If the two value of its operands are equal, then the condition becomes true, otherwise false</w:t>
            </w:r>
          </w:p>
        </w:tc>
        <w:tc>
          <w:tcPr>
            <w:tcW w:w="2694" w:type="dxa"/>
          </w:tcPr>
          <w:p w:rsidR="0017301F" w:rsidRDefault="0017301F" w:rsidP="00562D38">
            <w:pPr>
              <w:ind w:left="0"/>
              <w:cnfStyle w:val="000000100000"/>
              <w:rPr>
                <w:rFonts w:ascii="Courier New" w:hAnsi="Courier New" w:cs="Courier New"/>
              </w:rPr>
            </w:pPr>
            <w:r>
              <w:rPr>
                <w:rFonts w:ascii="Courier New" w:hAnsi="Courier New" w:cs="Courier New"/>
              </w:rPr>
              <w:t>&gt;&gt;&gt;7==5</w:t>
            </w:r>
          </w:p>
          <w:p w:rsidR="0017301F" w:rsidRPr="00AC59AB" w:rsidRDefault="0017301F" w:rsidP="00562D38">
            <w:pPr>
              <w:ind w:left="0"/>
              <w:cnfStyle w:val="000000100000"/>
              <w:rPr>
                <w:rFonts w:ascii="Courier New" w:hAnsi="Courier New" w:cs="Courier New"/>
              </w:rPr>
            </w:pPr>
            <w:r>
              <w:rPr>
                <w:rFonts w:ascii="Courier New" w:hAnsi="Courier New" w:cs="Courier New"/>
              </w:rPr>
              <w:t>False</w:t>
            </w:r>
          </w:p>
        </w:tc>
      </w:tr>
      <w:tr w:rsidR="0017301F" w:rsidTr="00562D38">
        <w:tc>
          <w:tcPr>
            <w:cnfStyle w:val="001000000000"/>
            <w:tcW w:w="1137" w:type="dxa"/>
          </w:tcPr>
          <w:p w:rsidR="0017301F" w:rsidRPr="008057DD" w:rsidRDefault="0017301F" w:rsidP="00562D38">
            <w:pPr>
              <w:ind w:left="0"/>
              <w:rPr>
                <w:rFonts w:ascii="Courier New" w:hAnsi="Courier New" w:cs="Courier New"/>
                <w:b w:val="0"/>
              </w:rPr>
            </w:pPr>
            <w:r w:rsidRPr="008057DD">
              <w:rPr>
                <w:rFonts w:ascii="Courier New" w:hAnsi="Courier New" w:cs="Courier New"/>
                <w:b w:val="0"/>
              </w:rPr>
              <w:t xml:space="preserve">!= </w:t>
            </w:r>
          </w:p>
        </w:tc>
        <w:tc>
          <w:tcPr>
            <w:tcW w:w="6047" w:type="dxa"/>
          </w:tcPr>
          <w:p w:rsidR="0017301F" w:rsidRDefault="0017301F" w:rsidP="00562D38">
            <w:pPr>
              <w:ind w:left="0"/>
              <w:cnfStyle w:val="000000000000"/>
            </w:pPr>
            <w:r w:rsidRPr="003D1178">
              <w:rPr>
                <w:rFonts w:asciiTheme="majorHAnsi" w:hAnsiTheme="majorHAnsi"/>
                <w:color w:val="111111"/>
                <w:kern w:val="0"/>
                <w:lang w:val="en-IN" w:eastAsia="en-IN"/>
              </w:rPr>
              <w:t>If two operands values are not equal, then condition becomes true. Both the operators define the same meaning and function</w:t>
            </w:r>
            <w:r>
              <w:rPr>
                <w:rFonts w:asciiTheme="majorHAnsi" w:hAnsiTheme="majorHAnsi"/>
                <w:color w:val="111111"/>
                <w:kern w:val="0"/>
                <w:lang w:val="en-IN" w:eastAsia="en-IN"/>
              </w:rPr>
              <w:t>.</w:t>
            </w:r>
          </w:p>
        </w:tc>
        <w:tc>
          <w:tcPr>
            <w:tcW w:w="2694" w:type="dxa"/>
          </w:tcPr>
          <w:p w:rsidR="0017301F" w:rsidRDefault="0017301F" w:rsidP="00562D38">
            <w:pPr>
              <w:ind w:left="0"/>
              <w:cnfStyle w:val="000000000000"/>
              <w:rPr>
                <w:rFonts w:ascii="Courier New" w:hAnsi="Courier New" w:cs="Courier New"/>
              </w:rPr>
            </w:pPr>
            <w:r>
              <w:rPr>
                <w:rFonts w:ascii="Courier New" w:hAnsi="Courier New" w:cs="Courier New"/>
              </w:rPr>
              <w:t>&gt;&gt;&gt;7!=5</w:t>
            </w:r>
          </w:p>
          <w:p w:rsidR="0017301F" w:rsidRPr="00AC59AB" w:rsidRDefault="0017301F" w:rsidP="00562D38">
            <w:pPr>
              <w:ind w:left="0"/>
              <w:cnfStyle w:val="000000000000"/>
              <w:rPr>
                <w:rFonts w:ascii="Courier New" w:hAnsi="Courier New" w:cs="Courier New"/>
              </w:rPr>
            </w:pPr>
            <w:r>
              <w:rPr>
                <w:rFonts w:ascii="Courier New" w:hAnsi="Courier New" w:cs="Courier New"/>
              </w:rPr>
              <w:t>True</w:t>
            </w:r>
          </w:p>
        </w:tc>
      </w:tr>
      <w:tr w:rsidR="0017301F" w:rsidTr="00562D38">
        <w:trPr>
          <w:cnfStyle w:val="000000100000"/>
        </w:trPr>
        <w:tc>
          <w:tcPr>
            <w:cnfStyle w:val="001000000000"/>
            <w:tcW w:w="1137" w:type="dxa"/>
          </w:tcPr>
          <w:p w:rsidR="0017301F" w:rsidRPr="008057DD" w:rsidRDefault="0017301F" w:rsidP="00562D38">
            <w:pPr>
              <w:ind w:left="0"/>
              <w:rPr>
                <w:rFonts w:ascii="Courier New" w:hAnsi="Courier New" w:cs="Courier New"/>
                <w:b w:val="0"/>
              </w:rPr>
            </w:pPr>
            <w:r w:rsidRPr="008057DD">
              <w:rPr>
                <w:rFonts w:ascii="Courier New" w:hAnsi="Courier New" w:cs="Courier New"/>
                <w:b w:val="0"/>
              </w:rPr>
              <w:t>&gt;</w:t>
            </w:r>
          </w:p>
        </w:tc>
        <w:tc>
          <w:tcPr>
            <w:tcW w:w="6047" w:type="dxa"/>
          </w:tcPr>
          <w:p w:rsidR="0017301F" w:rsidRDefault="0017301F" w:rsidP="00562D38">
            <w:pPr>
              <w:ind w:left="0"/>
              <w:cnfStyle w:val="000000100000"/>
            </w:pPr>
            <w:r>
              <w:rPr>
                <w:rFonts w:asciiTheme="majorHAnsi" w:hAnsiTheme="majorHAnsi"/>
                <w:color w:val="111111"/>
                <w:kern w:val="0"/>
                <w:lang w:val="en-IN" w:eastAsia="en-IN"/>
              </w:rPr>
              <w:t>Returns true i</w:t>
            </w:r>
            <w:r w:rsidRPr="003D1178">
              <w:rPr>
                <w:rFonts w:asciiTheme="majorHAnsi" w:hAnsiTheme="majorHAnsi"/>
                <w:color w:val="111111"/>
                <w:kern w:val="0"/>
                <w:lang w:val="en-IN" w:eastAsia="en-IN"/>
              </w:rPr>
              <w:t>f the left</w:t>
            </w:r>
            <w:r>
              <w:rPr>
                <w:rFonts w:asciiTheme="majorHAnsi" w:hAnsiTheme="majorHAnsi"/>
                <w:color w:val="111111"/>
                <w:kern w:val="0"/>
                <w:lang w:val="en-IN" w:eastAsia="en-IN"/>
              </w:rPr>
              <w:t>-side value</w:t>
            </w:r>
            <w:r w:rsidRPr="003D1178">
              <w:rPr>
                <w:rFonts w:asciiTheme="majorHAnsi" w:hAnsiTheme="majorHAnsi"/>
                <w:color w:val="111111"/>
                <w:kern w:val="0"/>
                <w:lang w:val="en-IN" w:eastAsia="en-IN"/>
              </w:rPr>
              <w:t xml:space="preserve"> is greater than the right-</w:t>
            </w:r>
            <w:r>
              <w:rPr>
                <w:rFonts w:asciiTheme="majorHAnsi" w:hAnsiTheme="majorHAnsi"/>
                <w:color w:val="111111"/>
                <w:kern w:val="0"/>
                <w:lang w:val="en-IN" w:eastAsia="en-IN"/>
              </w:rPr>
              <w:t>sidevalue.</w:t>
            </w:r>
          </w:p>
        </w:tc>
        <w:tc>
          <w:tcPr>
            <w:tcW w:w="2694" w:type="dxa"/>
          </w:tcPr>
          <w:p w:rsidR="0017301F" w:rsidRPr="00AC59AB" w:rsidRDefault="0017301F" w:rsidP="00562D38">
            <w:pPr>
              <w:ind w:left="0"/>
              <w:cnfStyle w:val="000000100000"/>
              <w:rPr>
                <w:rFonts w:ascii="Courier New" w:hAnsi="Courier New" w:cs="Courier New"/>
              </w:rPr>
            </w:pPr>
            <w:r w:rsidRPr="00AC59AB">
              <w:rPr>
                <w:rFonts w:ascii="Courier New" w:hAnsi="Courier New" w:cs="Courier New"/>
              </w:rPr>
              <w:t>&gt;&gt;&gt;7&gt;5</w:t>
            </w:r>
          </w:p>
          <w:p w:rsidR="0017301F" w:rsidRPr="00AC59AB" w:rsidRDefault="0017301F" w:rsidP="00562D38">
            <w:pPr>
              <w:ind w:left="0"/>
              <w:cnfStyle w:val="000000100000"/>
              <w:rPr>
                <w:rFonts w:ascii="Courier New" w:hAnsi="Courier New" w:cs="Courier New"/>
              </w:rPr>
            </w:pPr>
            <w:r w:rsidRPr="00AC59AB">
              <w:rPr>
                <w:rFonts w:ascii="Courier New" w:hAnsi="Courier New" w:cs="Courier New"/>
              </w:rPr>
              <w:t>True</w:t>
            </w:r>
          </w:p>
        </w:tc>
      </w:tr>
      <w:tr w:rsidR="0017301F" w:rsidTr="00562D38">
        <w:tc>
          <w:tcPr>
            <w:cnfStyle w:val="001000000000"/>
            <w:tcW w:w="1137" w:type="dxa"/>
          </w:tcPr>
          <w:p w:rsidR="0017301F" w:rsidRPr="008057DD" w:rsidRDefault="0017301F" w:rsidP="00562D38">
            <w:pPr>
              <w:ind w:left="0"/>
              <w:rPr>
                <w:rFonts w:ascii="Courier New" w:hAnsi="Courier New" w:cs="Courier New"/>
                <w:b w:val="0"/>
              </w:rPr>
            </w:pPr>
            <w:r w:rsidRPr="008057DD">
              <w:rPr>
                <w:rFonts w:ascii="Courier New" w:hAnsi="Courier New" w:cs="Courier New"/>
                <w:b w:val="0"/>
              </w:rPr>
              <w:t>&lt;</w:t>
            </w:r>
          </w:p>
        </w:tc>
        <w:tc>
          <w:tcPr>
            <w:tcW w:w="6047" w:type="dxa"/>
          </w:tcPr>
          <w:p w:rsidR="0017301F" w:rsidRDefault="0017301F" w:rsidP="00562D38">
            <w:pPr>
              <w:ind w:left="0"/>
              <w:cnfStyle w:val="000000000000"/>
            </w:pPr>
            <w:r>
              <w:rPr>
                <w:rFonts w:asciiTheme="majorHAnsi" w:hAnsiTheme="majorHAnsi"/>
                <w:color w:val="111111"/>
                <w:kern w:val="0"/>
                <w:lang w:val="en-IN" w:eastAsia="en-IN"/>
              </w:rPr>
              <w:t xml:space="preserve">Returns true if </w:t>
            </w:r>
            <w:r w:rsidRPr="003D1178">
              <w:rPr>
                <w:rFonts w:asciiTheme="majorHAnsi" w:hAnsiTheme="majorHAnsi"/>
                <w:color w:val="111111"/>
                <w:kern w:val="0"/>
                <w:lang w:val="en-IN" w:eastAsia="en-IN"/>
              </w:rPr>
              <w:t>the left-</w:t>
            </w:r>
            <w:r>
              <w:rPr>
                <w:rFonts w:asciiTheme="majorHAnsi" w:hAnsiTheme="majorHAnsi"/>
                <w:color w:val="111111"/>
                <w:kern w:val="0"/>
                <w:lang w:val="en-IN" w:eastAsia="en-IN"/>
              </w:rPr>
              <w:t xml:space="preserve">sidevalue </w:t>
            </w:r>
            <w:r w:rsidRPr="003D1178">
              <w:rPr>
                <w:rFonts w:asciiTheme="majorHAnsi" w:hAnsiTheme="majorHAnsi"/>
                <w:color w:val="111111"/>
                <w:kern w:val="0"/>
                <w:lang w:val="en-IN" w:eastAsia="en-IN"/>
              </w:rPr>
              <w:t>is less than the right</w:t>
            </w:r>
            <w:r>
              <w:rPr>
                <w:rFonts w:asciiTheme="majorHAnsi" w:hAnsiTheme="majorHAnsi"/>
                <w:color w:val="111111"/>
                <w:kern w:val="0"/>
                <w:lang w:val="en-IN" w:eastAsia="en-IN"/>
              </w:rPr>
              <w:t>-side value.</w:t>
            </w:r>
          </w:p>
        </w:tc>
        <w:tc>
          <w:tcPr>
            <w:tcW w:w="2694" w:type="dxa"/>
          </w:tcPr>
          <w:p w:rsidR="0017301F" w:rsidRPr="00AC59AB" w:rsidRDefault="0017301F" w:rsidP="00562D38">
            <w:pPr>
              <w:ind w:left="0"/>
              <w:cnfStyle w:val="000000000000"/>
              <w:rPr>
                <w:rFonts w:ascii="Courier New" w:hAnsi="Courier New" w:cs="Courier New"/>
              </w:rPr>
            </w:pPr>
            <w:r w:rsidRPr="00AC59AB">
              <w:rPr>
                <w:rFonts w:ascii="Courier New" w:hAnsi="Courier New" w:cs="Courier New"/>
              </w:rPr>
              <w:t>&gt;&gt;&gt;7&lt;5</w:t>
            </w:r>
          </w:p>
          <w:p w:rsidR="0017301F" w:rsidRPr="00AC59AB" w:rsidRDefault="0017301F" w:rsidP="00562D38">
            <w:pPr>
              <w:ind w:left="0"/>
              <w:cnfStyle w:val="000000000000"/>
              <w:rPr>
                <w:rFonts w:ascii="Courier New" w:hAnsi="Courier New" w:cs="Courier New"/>
              </w:rPr>
            </w:pPr>
            <w:r w:rsidRPr="00AC59AB">
              <w:rPr>
                <w:rFonts w:ascii="Courier New" w:hAnsi="Courier New" w:cs="Courier New"/>
              </w:rPr>
              <w:t>False</w:t>
            </w:r>
          </w:p>
        </w:tc>
      </w:tr>
      <w:tr w:rsidR="0017301F" w:rsidTr="00562D38">
        <w:trPr>
          <w:cnfStyle w:val="000000100000"/>
        </w:trPr>
        <w:tc>
          <w:tcPr>
            <w:cnfStyle w:val="001000000000"/>
            <w:tcW w:w="1137" w:type="dxa"/>
          </w:tcPr>
          <w:p w:rsidR="0017301F" w:rsidRPr="008057DD" w:rsidRDefault="0017301F" w:rsidP="00562D38">
            <w:pPr>
              <w:ind w:left="0"/>
              <w:rPr>
                <w:rFonts w:ascii="Courier New" w:hAnsi="Courier New" w:cs="Courier New"/>
                <w:b w:val="0"/>
              </w:rPr>
            </w:pPr>
            <w:r w:rsidRPr="008057DD">
              <w:rPr>
                <w:rFonts w:ascii="Courier New" w:hAnsi="Courier New" w:cs="Courier New"/>
                <w:b w:val="0"/>
              </w:rPr>
              <w:t>&lt;=</w:t>
            </w:r>
          </w:p>
        </w:tc>
        <w:tc>
          <w:tcPr>
            <w:tcW w:w="6047" w:type="dxa"/>
          </w:tcPr>
          <w:p w:rsidR="0017301F" w:rsidRDefault="0017301F" w:rsidP="00562D38">
            <w:pPr>
              <w:ind w:left="0"/>
              <w:cnfStyle w:val="000000100000"/>
            </w:pPr>
            <w:r>
              <w:rPr>
                <w:rFonts w:asciiTheme="majorHAnsi" w:hAnsiTheme="majorHAnsi"/>
                <w:color w:val="111111"/>
                <w:kern w:val="0"/>
                <w:lang w:val="en-IN" w:eastAsia="en-IN"/>
              </w:rPr>
              <w:t xml:space="preserve">Returns true if </w:t>
            </w:r>
            <w:r w:rsidRPr="003D1178">
              <w:rPr>
                <w:rFonts w:asciiTheme="majorHAnsi" w:hAnsiTheme="majorHAnsi"/>
                <w:color w:val="111111"/>
                <w:kern w:val="0"/>
                <w:lang w:val="en-IN" w:eastAsia="en-IN"/>
              </w:rPr>
              <w:t>left-</w:t>
            </w:r>
            <w:r>
              <w:rPr>
                <w:rFonts w:asciiTheme="majorHAnsi" w:hAnsiTheme="majorHAnsi"/>
                <w:color w:val="111111"/>
                <w:kern w:val="0"/>
                <w:lang w:val="en-IN" w:eastAsia="en-IN"/>
              </w:rPr>
              <w:t xml:space="preserve">side value </w:t>
            </w:r>
            <w:r w:rsidRPr="003D1178">
              <w:rPr>
                <w:rFonts w:asciiTheme="majorHAnsi" w:hAnsiTheme="majorHAnsi"/>
                <w:color w:val="111111"/>
                <w:kern w:val="0"/>
                <w:lang w:val="en-IN" w:eastAsia="en-IN"/>
              </w:rPr>
              <w:t>is less than or equal to the right-</w:t>
            </w:r>
            <w:r>
              <w:rPr>
                <w:rFonts w:asciiTheme="majorHAnsi" w:hAnsiTheme="majorHAnsi"/>
                <w:color w:val="111111"/>
                <w:kern w:val="0"/>
                <w:lang w:val="en-IN" w:eastAsia="en-IN"/>
              </w:rPr>
              <w:t>side value</w:t>
            </w:r>
            <w:r w:rsidRPr="003D1178">
              <w:rPr>
                <w:rFonts w:asciiTheme="majorHAnsi" w:hAnsiTheme="majorHAnsi"/>
                <w:color w:val="111111"/>
                <w:kern w:val="0"/>
                <w:lang w:val="en-IN" w:eastAsia="en-IN"/>
              </w:rPr>
              <w:t>.</w:t>
            </w:r>
          </w:p>
        </w:tc>
        <w:tc>
          <w:tcPr>
            <w:tcW w:w="2694" w:type="dxa"/>
          </w:tcPr>
          <w:p w:rsidR="0017301F" w:rsidRDefault="0017301F" w:rsidP="00562D38">
            <w:pPr>
              <w:ind w:left="0"/>
              <w:cnfStyle w:val="000000100000"/>
              <w:rPr>
                <w:rFonts w:ascii="Courier New" w:hAnsi="Courier New" w:cs="Courier New"/>
              </w:rPr>
            </w:pPr>
            <w:r>
              <w:rPr>
                <w:rFonts w:ascii="Courier New" w:hAnsi="Courier New" w:cs="Courier New"/>
              </w:rPr>
              <w:t>&gt;&gt;&gt;7&lt;=5</w:t>
            </w:r>
          </w:p>
          <w:p w:rsidR="0017301F" w:rsidRPr="00AC59AB" w:rsidRDefault="0017301F" w:rsidP="00562D38">
            <w:pPr>
              <w:ind w:left="0"/>
              <w:cnfStyle w:val="000000100000"/>
              <w:rPr>
                <w:rFonts w:ascii="Courier New" w:hAnsi="Courier New" w:cs="Courier New"/>
              </w:rPr>
            </w:pPr>
            <w:r>
              <w:rPr>
                <w:rFonts w:ascii="Courier New" w:hAnsi="Courier New" w:cs="Courier New"/>
              </w:rPr>
              <w:t>False</w:t>
            </w:r>
          </w:p>
        </w:tc>
      </w:tr>
      <w:tr w:rsidR="0017301F" w:rsidTr="00562D38">
        <w:tc>
          <w:tcPr>
            <w:cnfStyle w:val="001000000000"/>
            <w:tcW w:w="1137" w:type="dxa"/>
          </w:tcPr>
          <w:p w:rsidR="0017301F" w:rsidRPr="008057DD" w:rsidRDefault="0017301F" w:rsidP="00562D38">
            <w:pPr>
              <w:ind w:left="0"/>
              <w:rPr>
                <w:rFonts w:ascii="Courier New" w:hAnsi="Courier New" w:cs="Courier New"/>
                <w:b w:val="0"/>
              </w:rPr>
            </w:pPr>
            <w:r w:rsidRPr="008057DD">
              <w:rPr>
                <w:rFonts w:ascii="Courier New" w:hAnsi="Courier New" w:cs="Courier New"/>
                <w:b w:val="0"/>
              </w:rPr>
              <w:t>&gt;=</w:t>
            </w:r>
          </w:p>
        </w:tc>
        <w:tc>
          <w:tcPr>
            <w:tcW w:w="6047" w:type="dxa"/>
          </w:tcPr>
          <w:p w:rsidR="0017301F" w:rsidRDefault="0017301F" w:rsidP="00562D38">
            <w:pPr>
              <w:ind w:left="0"/>
              <w:cnfStyle w:val="000000000000"/>
            </w:pPr>
            <w:r>
              <w:rPr>
                <w:rFonts w:asciiTheme="majorHAnsi" w:hAnsiTheme="majorHAnsi"/>
                <w:color w:val="111111"/>
                <w:kern w:val="0"/>
                <w:lang w:val="en-IN" w:eastAsia="en-IN"/>
              </w:rPr>
              <w:t xml:space="preserve">Returns true if the </w:t>
            </w:r>
            <w:r w:rsidRPr="003D1178">
              <w:rPr>
                <w:rFonts w:asciiTheme="majorHAnsi" w:hAnsiTheme="majorHAnsi"/>
                <w:color w:val="111111"/>
                <w:kern w:val="0"/>
                <w:lang w:val="en-IN" w:eastAsia="en-IN"/>
              </w:rPr>
              <w:t>left-</w:t>
            </w:r>
            <w:r>
              <w:rPr>
                <w:rFonts w:asciiTheme="majorHAnsi" w:hAnsiTheme="majorHAnsi"/>
                <w:color w:val="111111"/>
                <w:kern w:val="0"/>
                <w:lang w:val="en-IN" w:eastAsia="en-IN"/>
              </w:rPr>
              <w:t xml:space="preserve">side value </w:t>
            </w:r>
            <w:r w:rsidRPr="003D1178">
              <w:rPr>
                <w:rFonts w:asciiTheme="majorHAnsi" w:hAnsiTheme="majorHAnsi"/>
                <w:color w:val="111111"/>
                <w:kern w:val="0"/>
                <w:lang w:val="en-IN" w:eastAsia="en-IN"/>
              </w:rPr>
              <w:t>is greater than or equal to the right-</w:t>
            </w:r>
            <w:r>
              <w:rPr>
                <w:rFonts w:asciiTheme="majorHAnsi" w:hAnsiTheme="majorHAnsi"/>
                <w:color w:val="111111"/>
                <w:kern w:val="0"/>
                <w:lang w:val="en-IN" w:eastAsia="en-IN"/>
              </w:rPr>
              <w:t>side value</w:t>
            </w:r>
            <w:r w:rsidRPr="003D1178">
              <w:rPr>
                <w:rFonts w:asciiTheme="majorHAnsi" w:hAnsiTheme="majorHAnsi"/>
                <w:color w:val="111111"/>
                <w:kern w:val="0"/>
                <w:lang w:val="en-IN" w:eastAsia="en-IN"/>
              </w:rPr>
              <w:t>.</w:t>
            </w:r>
          </w:p>
        </w:tc>
        <w:tc>
          <w:tcPr>
            <w:tcW w:w="2694" w:type="dxa"/>
          </w:tcPr>
          <w:p w:rsidR="0017301F" w:rsidRDefault="0017301F" w:rsidP="00562D38">
            <w:pPr>
              <w:ind w:left="0"/>
              <w:cnfStyle w:val="000000000000"/>
              <w:rPr>
                <w:rFonts w:ascii="Courier New" w:hAnsi="Courier New" w:cs="Courier New"/>
              </w:rPr>
            </w:pPr>
            <w:r>
              <w:rPr>
                <w:rFonts w:ascii="Courier New" w:hAnsi="Courier New" w:cs="Courier New"/>
              </w:rPr>
              <w:t>&gt;&gt;&gt;7&gt;=5</w:t>
            </w:r>
          </w:p>
          <w:p w:rsidR="0017301F" w:rsidRPr="00AC59AB" w:rsidRDefault="0017301F" w:rsidP="00562D38">
            <w:pPr>
              <w:ind w:left="0"/>
              <w:cnfStyle w:val="000000000000"/>
              <w:rPr>
                <w:rFonts w:ascii="Courier New" w:hAnsi="Courier New" w:cs="Courier New"/>
              </w:rPr>
            </w:pPr>
            <w:r>
              <w:rPr>
                <w:rFonts w:ascii="Courier New" w:hAnsi="Courier New" w:cs="Courier New"/>
              </w:rPr>
              <w:t>True</w:t>
            </w:r>
          </w:p>
        </w:tc>
      </w:tr>
    </w:tbl>
    <w:p w:rsidR="0017301F" w:rsidRDefault="0017301F" w:rsidP="0017301F">
      <w:pPr>
        <w:pStyle w:val="Heading3"/>
      </w:pPr>
      <w:bookmarkStart w:id="81" w:name="_Toc514182313"/>
      <w:bookmarkStart w:id="82" w:name="_Toc515037828"/>
      <w:r>
        <w:lastRenderedPageBreak/>
        <w:t>Logical Operators</w:t>
      </w:r>
      <w:bookmarkEnd w:id="81"/>
      <w:bookmarkEnd w:id="82"/>
    </w:p>
    <w:p w:rsidR="0017301F" w:rsidRPr="00D31293" w:rsidRDefault="0017301F" w:rsidP="0017301F">
      <w:r>
        <w:t>These operators help validate relationship between two operands and returns true or false. The table below lists the logical operators used in Python.</w:t>
      </w:r>
    </w:p>
    <w:tbl>
      <w:tblPr>
        <w:tblStyle w:val="ListTable4"/>
        <w:tblW w:w="9736" w:type="dxa"/>
        <w:tblInd w:w="607" w:type="dxa"/>
        <w:tblLook w:val="04A0"/>
      </w:tblPr>
      <w:tblGrid>
        <w:gridCol w:w="1137"/>
        <w:gridCol w:w="5055"/>
        <w:gridCol w:w="3544"/>
      </w:tblGrid>
      <w:tr w:rsidR="0017301F" w:rsidTr="00562D38">
        <w:trPr>
          <w:cnfStyle w:val="100000000000"/>
          <w:trHeight w:val="380"/>
        </w:trPr>
        <w:tc>
          <w:tcPr>
            <w:cnfStyle w:val="001000000000"/>
            <w:tcW w:w="1137" w:type="dxa"/>
          </w:tcPr>
          <w:p w:rsidR="0017301F" w:rsidRDefault="0017301F" w:rsidP="00562D38">
            <w:pPr>
              <w:ind w:left="0"/>
            </w:pPr>
            <w:r>
              <w:t>Operator</w:t>
            </w:r>
          </w:p>
        </w:tc>
        <w:tc>
          <w:tcPr>
            <w:tcW w:w="5055" w:type="dxa"/>
          </w:tcPr>
          <w:p w:rsidR="0017301F" w:rsidRDefault="0017301F" w:rsidP="00562D38">
            <w:pPr>
              <w:ind w:left="0"/>
              <w:cnfStyle w:val="100000000000"/>
            </w:pPr>
            <w:r>
              <w:t>Description</w:t>
            </w:r>
          </w:p>
        </w:tc>
        <w:tc>
          <w:tcPr>
            <w:tcW w:w="3544" w:type="dxa"/>
          </w:tcPr>
          <w:p w:rsidR="0017301F" w:rsidRDefault="0017301F" w:rsidP="00562D38">
            <w:pPr>
              <w:ind w:left="0"/>
              <w:cnfStyle w:val="100000000000"/>
            </w:pPr>
            <w:r>
              <w:t>Example</w:t>
            </w:r>
          </w:p>
        </w:tc>
      </w:tr>
      <w:tr w:rsidR="0017301F" w:rsidTr="00562D38">
        <w:trPr>
          <w:cnfStyle w:val="000000100000"/>
          <w:trHeight w:val="634"/>
        </w:trPr>
        <w:tc>
          <w:tcPr>
            <w:cnfStyle w:val="001000000000"/>
            <w:tcW w:w="1137" w:type="dxa"/>
          </w:tcPr>
          <w:p w:rsidR="0017301F" w:rsidRPr="008057DD" w:rsidRDefault="0017301F" w:rsidP="00562D38">
            <w:pPr>
              <w:ind w:left="0"/>
              <w:rPr>
                <w:rFonts w:ascii="Courier New" w:hAnsi="Courier New" w:cs="Courier New"/>
                <w:b w:val="0"/>
              </w:rPr>
            </w:pPr>
            <w:r w:rsidRPr="008057DD">
              <w:rPr>
                <w:rFonts w:ascii="Courier New" w:hAnsi="Courier New" w:cs="Courier New"/>
                <w:b w:val="0"/>
              </w:rPr>
              <w:t>or</w:t>
            </w:r>
          </w:p>
        </w:tc>
        <w:tc>
          <w:tcPr>
            <w:tcW w:w="5055" w:type="dxa"/>
          </w:tcPr>
          <w:p w:rsidR="0017301F" w:rsidRDefault="0017301F" w:rsidP="00562D38">
            <w:pPr>
              <w:ind w:left="0"/>
              <w:cnfStyle w:val="000000100000"/>
            </w:pPr>
            <w:r>
              <w:t xml:space="preserve">Returns true if any one of the conditions or operands is true. </w:t>
            </w:r>
          </w:p>
        </w:tc>
        <w:tc>
          <w:tcPr>
            <w:tcW w:w="3544" w:type="dxa"/>
          </w:tcPr>
          <w:p w:rsidR="0017301F" w:rsidRPr="00367E49" w:rsidRDefault="0017301F" w:rsidP="00562D38">
            <w:pPr>
              <w:ind w:left="0"/>
              <w:cnfStyle w:val="000000100000"/>
              <w:rPr>
                <w:rFonts w:ascii="Courier New" w:hAnsi="Courier New" w:cs="Courier New"/>
              </w:rPr>
            </w:pPr>
            <w:r w:rsidRPr="00367E49">
              <w:rPr>
                <w:rFonts w:ascii="Courier New" w:hAnsi="Courier New" w:cs="Courier New"/>
              </w:rPr>
              <w:t>&gt;&gt;&gt;a=10</w:t>
            </w:r>
          </w:p>
          <w:p w:rsidR="0017301F" w:rsidRPr="00367E49" w:rsidRDefault="0017301F" w:rsidP="00562D38">
            <w:pPr>
              <w:ind w:left="0"/>
              <w:cnfStyle w:val="000000100000"/>
              <w:rPr>
                <w:rFonts w:ascii="Courier New" w:hAnsi="Courier New" w:cs="Courier New"/>
              </w:rPr>
            </w:pPr>
            <w:r w:rsidRPr="00367E49">
              <w:rPr>
                <w:rFonts w:ascii="Courier New" w:hAnsi="Courier New" w:cs="Courier New"/>
              </w:rPr>
              <w:t>&gt;&gt;&gt;b=20</w:t>
            </w:r>
          </w:p>
          <w:p w:rsidR="0017301F" w:rsidRPr="00367E49" w:rsidRDefault="0017301F" w:rsidP="00562D38">
            <w:pPr>
              <w:ind w:left="0"/>
              <w:cnfStyle w:val="000000100000"/>
              <w:rPr>
                <w:rFonts w:ascii="Courier New" w:hAnsi="Courier New" w:cs="Courier New"/>
              </w:rPr>
            </w:pPr>
            <w:r w:rsidRPr="00367E49">
              <w:rPr>
                <w:rFonts w:ascii="Courier New" w:hAnsi="Courier New" w:cs="Courier New"/>
              </w:rPr>
              <w:t>&gt;&gt;&gt;print(a&gt;10 or b&gt;10)</w:t>
            </w:r>
          </w:p>
          <w:p w:rsidR="0017301F" w:rsidRDefault="0017301F" w:rsidP="00562D38">
            <w:pPr>
              <w:ind w:left="0"/>
              <w:cnfStyle w:val="000000100000"/>
            </w:pPr>
            <w:r w:rsidRPr="00367E49">
              <w:rPr>
                <w:rFonts w:ascii="Courier New" w:hAnsi="Courier New" w:cs="Courier New"/>
              </w:rPr>
              <w:t>True</w:t>
            </w:r>
          </w:p>
        </w:tc>
      </w:tr>
      <w:tr w:rsidR="0017301F" w:rsidTr="00562D38">
        <w:trPr>
          <w:trHeight w:val="369"/>
        </w:trPr>
        <w:tc>
          <w:tcPr>
            <w:cnfStyle w:val="001000000000"/>
            <w:tcW w:w="1137" w:type="dxa"/>
          </w:tcPr>
          <w:p w:rsidR="0017301F" w:rsidRPr="008057DD" w:rsidRDefault="0017301F" w:rsidP="00562D38">
            <w:pPr>
              <w:ind w:left="0"/>
              <w:rPr>
                <w:rFonts w:ascii="Courier New" w:hAnsi="Courier New" w:cs="Courier New"/>
                <w:b w:val="0"/>
              </w:rPr>
            </w:pPr>
            <w:r w:rsidRPr="008057DD">
              <w:rPr>
                <w:rFonts w:ascii="Courier New" w:hAnsi="Courier New" w:cs="Courier New"/>
                <w:b w:val="0"/>
              </w:rPr>
              <w:t>and</w:t>
            </w:r>
          </w:p>
        </w:tc>
        <w:tc>
          <w:tcPr>
            <w:tcW w:w="5055" w:type="dxa"/>
          </w:tcPr>
          <w:p w:rsidR="0017301F" w:rsidRDefault="0017301F" w:rsidP="00562D38">
            <w:pPr>
              <w:ind w:left="0"/>
              <w:cnfStyle w:val="000000000000"/>
            </w:pPr>
            <w:r>
              <w:t xml:space="preserve">Returns true if both the conditions/operands are </w:t>
            </w:r>
            <w:r w:rsidRPr="00F25E91">
              <w:t>true.</w:t>
            </w:r>
          </w:p>
        </w:tc>
        <w:tc>
          <w:tcPr>
            <w:tcW w:w="3544" w:type="dxa"/>
          </w:tcPr>
          <w:p w:rsidR="0017301F" w:rsidRPr="00367E49" w:rsidRDefault="0017301F" w:rsidP="00562D38">
            <w:pPr>
              <w:ind w:left="0"/>
              <w:cnfStyle w:val="000000000000"/>
              <w:rPr>
                <w:rFonts w:ascii="Courier New" w:hAnsi="Courier New" w:cs="Courier New"/>
              </w:rPr>
            </w:pPr>
            <w:r w:rsidRPr="00367E49">
              <w:rPr>
                <w:rFonts w:ascii="Courier New" w:hAnsi="Courier New" w:cs="Courier New"/>
              </w:rPr>
              <w:t>&gt;&gt;&gt;a=10</w:t>
            </w:r>
          </w:p>
          <w:p w:rsidR="0017301F" w:rsidRPr="00367E49" w:rsidRDefault="0017301F" w:rsidP="00562D38">
            <w:pPr>
              <w:ind w:left="0"/>
              <w:cnfStyle w:val="000000000000"/>
              <w:rPr>
                <w:rFonts w:ascii="Courier New" w:hAnsi="Courier New" w:cs="Courier New"/>
              </w:rPr>
            </w:pPr>
            <w:r w:rsidRPr="00367E49">
              <w:rPr>
                <w:rFonts w:ascii="Courier New" w:hAnsi="Courier New" w:cs="Courier New"/>
              </w:rPr>
              <w:t>&gt;&gt;&gt;b=20</w:t>
            </w:r>
          </w:p>
          <w:p w:rsidR="0017301F" w:rsidRPr="00367E49" w:rsidRDefault="0017301F" w:rsidP="00562D38">
            <w:pPr>
              <w:ind w:left="0"/>
              <w:cnfStyle w:val="000000000000"/>
              <w:rPr>
                <w:rFonts w:ascii="Courier New" w:hAnsi="Courier New" w:cs="Courier New"/>
              </w:rPr>
            </w:pPr>
            <w:r w:rsidRPr="00367E49">
              <w:rPr>
                <w:rFonts w:ascii="Courier New" w:hAnsi="Courier New" w:cs="Courier New"/>
              </w:rPr>
              <w:t>&gt;&gt;&gt;print(a&gt;10 and b&gt;10)</w:t>
            </w:r>
          </w:p>
          <w:p w:rsidR="0017301F" w:rsidRDefault="0017301F" w:rsidP="00562D38">
            <w:pPr>
              <w:ind w:left="0"/>
              <w:cnfStyle w:val="000000000000"/>
            </w:pPr>
            <w:r w:rsidRPr="00367E49">
              <w:rPr>
                <w:rFonts w:ascii="Courier New" w:hAnsi="Courier New" w:cs="Courier New"/>
              </w:rPr>
              <w:t>False</w:t>
            </w:r>
          </w:p>
        </w:tc>
      </w:tr>
      <w:tr w:rsidR="0017301F" w:rsidTr="00562D38">
        <w:trPr>
          <w:cnfStyle w:val="000000100000"/>
          <w:trHeight w:val="380"/>
        </w:trPr>
        <w:tc>
          <w:tcPr>
            <w:cnfStyle w:val="001000000000"/>
            <w:tcW w:w="1137" w:type="dxa"/>
          </w:tcPr>
          <w:p w:rsidR="0017301F" w:rsidRPr="008057DD" w:rsidRDefault="0017301F" w:rsidP="00562D38">
            <w:pPr>
              <w:ind w:left="0"/>
              <w:rPr>
                <w:rFonts w:ascii="Courier New" w:hAnsi="Courier New" w:cs="Courier New"/>
                <w:b w:val="0"/>
              </w:rPr>
            </w:pPr>
            <w:r w:rsidRPr="008057DD">
              <w:rPr>
                <w:rFonts w:ascii="Courier New" w:hAnsi="Courier New" w:cs="Courier New"/>
                <w:b w:val="0"/>
              </w:rPr>
              <w:t>not</w:t>
            </w:r>
          </w:p>
        </w:tc>
        <w:tc>
          <w:tcPr>
            <w:tcW w:w="5055" w:type="dxa"/>
          </w:tcPr>
          <w:p w:rsidR="0017301F" w:rsidRDefault="0017301F" w:rsidP="00562D38">
            <w:pPr>
              <w:ind w:left="0"/>
              <w:cnfStyle w:val="000000100000"/>
            </w:pPr>
            <w:r w:rsidRPr="00F25E91">
              <w:t>It is used to reverse the logical state of its operand.</w:t>
            </w:r>
          </w:p>
        </w:tc>
        <w:tc>
          <w:tcPr>
            <w:tcW w:w="3544" w:type="dxa"/>
          </w:tcPr>
          <w:p w:rsidR="0017301F" w:rsidRPr="00367E49" w:rsidRDefault="0017301F" w:rsidP="00562D38">
            <w:pPr>
              <w:ind w:left="0"/>
              <w:cnfStyle w:val="000000100000"/>
              <w:rPr>
                <w:rFonts w:ascii="Courier New" w:hAnsi="Courier New" w:cs="Courier New"/>
              </w:rPr>
            </w:pPr>
            <w:r w:rsidRPr="00367E49">
              <w:rPr>
                <w:rFonts w:ascii="Courier New" w:hAnsi="Courier New" w:cs="Courier New"/>
              </w:rPr>
              <w:t>&gt;&gt;&gt;a=10</w:t>
            </w:r>
          </w:p>
          <w:p w:rsidR="0017301F" w:rsidRPr="00367E49" w:rsidRDefault="0017301F" w:rsidP="00562D38">
            <w:pPr>
              <w:ind w:left="0"/>
              <w:cnfStyle w:val="000000100000"/>
              <w:rPr>
                <w:rFonts w:ascii="Courier New" w:hAnsi="Courier New" w:cs="Courier New"/>
              </w:rPr>
            </w:pPr>
            <w:r w:rsidRPr="00367E49">
              <w:rPr>
                <w:rFonts w:ascii="Courier New" w:hAnsi="Courier New" w:cs="Courier New"/>
              </w:rPr>
              <w:t>&gt;&gt;&gt;b=20</w:t>
            </w:r>
          </w:p>
          <w:p w:rsidR="0017301F" w:rsidRPr="00367E49" w:rsidRDefault="0017301F" w:rsidP="00562D38">
            <w:pPr>
              <w:ind w:left="0"/>
              <w:cnfStyle w:val="000000100000"/>
              <w:rPr>
                <w:rFonts w:ascii="Courier New" w:hAnsi="Courier New" w:cs="Courier New"/>
              </w:rPr>
            </w:pPr>
            <w:r w:rsidRPr="00367E49">
              <w:rPr>
                <w:rFonts w:ascii="Courier New" w:hAnsi="Courier New" w:cs="Courier New"/>
              </w:rPr>
              <w:t>&gt;&gt;&gt;print(not a&gt;10 and b&gt;10)</w:t>
            </w:r>
          </w:p>
          <w:p w:rsidR="0017301F" w:rsidRDefault="0017301F" w:rsidP="00562D38">
            <w:pPr>
              <w:ind w:left="0"/>
              <w:cnfStyle w:val="000000100000"/>
            </w:pPr>
            <w:r w:rsidRPr="00367E49">
              <w:rPr>
                <w:rFonts w:ascii="Courier New" w:hAnsi="Courier New" w:cs="Courier New"/>
              </w:rPr>
              <w:t>True</w:t>
            </w:r>
          </w:p>
        </w:tc>
      </w:tr>
    </w:tbl>
    <w:p w:rsidR="0017301F" w:rsidRPr="003D1178" w:rsidRDefault="0017301F" w:rsidP="0017301F">
      <w:pPr>
        <w:ind w:left="0"/>
      </w:pPr>
    </w:p>
    <w:p w:rsidR="0017301F" w:rsidRDefault="0017301F" w:rsidP="0017301F">
      <w:pPr>
        <w:pStyle w:val="Heading3"/>
      </w:pPr>
      <w:bookmarkStart w:id="83" w:name="_Toc514182314"/>
      <w:bookmarkStart w:id="84" w:name="_Toc515037829"/>
      <w:r w:rsidRPr="0004291E">
        <w:t>Bitwise Operators</w:t>
      </w:r>
      <w:bookmarkEnd w:id="83"/>
      <w:bookmarkEnd w:id="84"/>
    </w:p>
    <w:p w:rsidR="0017301F" w:rsidRPr="00AE54E9" w:rsidRDefault="0017301F" w:rsidP="0017301F">
      <w:r w:rsidRPr="00287977">
        <w:t>Logical operators are used to combine condi</w:t>
      </w:r>
      <w:r>
        <w:t xml:space="preserve">tional statements. The table below lists the bitwise operators used in Python. </w:t>
      </w:r>
    </w:p>
    <w:tbl>
      <w:tblPr>
        <w:tblStyle w:val="ListTable4"/>
        <w:tblW w:w="9634" w:type="dxa"/>
        <w:tblInd w:w="607" w:type="dxa"/>
        <w:tblLook w:val="04A0"/>
      </w:tblPr>
      <w:tblGrid>
        <w:gridCol w:w="1137"/>
        <w:gridCol w:w="4913"/>
        <w:gridCol w:w="3584"/>
      </w:tblGrid>
      <w:tr w:rsidR="0017301F" w:rsidTr="00562D38">
        <w:trPr>
          <w:cnfStyle w:val="100000000000"/>
        </w:trPr>
        <w:tc>
          <w:tcPr>
            <w:cnfStyle w:val="001000000000"/>
            <w:tcW w:w="1137" w:type="dxa"/>
          </w:tcPr>
          <w:p w:rsidR="0017301F" w:rsidRDefault="0017301F" w:rsidP="00562D38">
            <w:pPr>
              <w:ind w:left="0"/>
            </w:pPr>
            <w:r>
              <w:t>Operator</w:t>
            </w:r>
          </w:p>
        </w:tc>
        <w:tc>
          <w:tcPr>
            <w:tcW w:w="4913" w:type="dxa"/>
          </w:tcPr>
          <w:p w:rsidR="0017301F" w:rsidRDefault="0017301F" w:rsidP="00562D38">
            <w:pPr>
              <w:ind w:left="0"/>
              <w:cnfStyle w:val="100000000000"/>
            </w:pPr>
            <w:r>
              <w:t>Description</w:t>
            </w:r>
          </w:p>
        </w:tc>
        <w:tc>
          <w:tcPr>
            <w:tcW w:w="3584" w:type="dxa"/>
          </w:tcPr>
          <w:p w:rsidR="0017301F" w:rsidRDefault="0017301F" w:rsidP="00562D38">
            <w:pPr>
              <w:ind w:left="0"/>
              <w:cnfStyle w:val="100000000000"/>
            </w:pPr>
            <w:r>
              <w:t>Example</w:t>
            </w:r>
          </w:p>
        </w:tc>
      </w:tr>
      <w:tr w:rsidR="0017301F" w:rsidTr="00562D38">
        <w:trPr>
          <w:cnfStyle w:val="000000100000"/>
        </w:trPr>
        <w:tc>
          <w:tcPr>
            <w:cnfStyle w:val="001000000000"/>
            <w:tcW w:w="1137" w:type="dxa"/>
          </w:tcPr>
          <w:p w:rsidR="0017301F" w:rsidRPr="008057DD" w:rsidRDefault="0017301F" w:rsidP="00562D38">
            <w:pPr>
              <w:ind w:left="0"/>
              <w:rPr>
                <w:rFonts w:ascii="Courier New" w:hAnsi="Courier New" w:cs="Courier New"/>
                <w:b w:val="0"/>
              </w:rPr>
            </w:pPr>
            <w:r w:rsidRPr="008057DD">
              <w:rPr>
                <w:rFonts w:ascii="Courier New" w:hAnsi="Courier New" w:cs="Courier New"/>
                <w:b w:val="0"/>
              </w:rPr>
              <w:t>&amp;</w:t>
            </w:r>
          </w:p>
        </w:tc>
        <w:tc>
          <w:tcPr>
            <w:tcW w:w="4913" w:type="dxa"/>
          </w:tcPr>
          <w:p w:rsidR="0017301F" w:rsidRDefault="0017301F" w:rsidP="00562D38">
            <w:pPr>
              <w:ind w:left="0"/>
              <w:cnfStyle w:val="000000100000"/>
            </w:pPr>
            <w:r>
              <w:t>Y</w:t>
            </w:r>
            <w:r w:rsidRPr="007E7083">
              <w:t>ields the bitwise AND of its arguments, which must be integers.</w:t>
            </w:r>
          </w:p>
        </w:tc>
        <w:tc>
          <w:tcPr>
            <w:tcW w:w="3584" w:type="dxa"/>
          </w:tcPr>
          <w:p w:rsidR="0017301F" w:rsidRPr="00267ACB" w:rsidRDefault="0017301F" w:rsidP="00562D38">
            <w:pPr>
              <w:ind w:left="0"/>
              <w:cnfStyle w:val="000000100000"/>
              <w:rPr>
                <w:rFonts w:ascii="Courier New" w:hAnsi="Courier New" w:cs="Courier New"/>
              </w:rPr>
            </w:pPr>
            <w:r w:rsidRPr="00267ACB">
              <w:rPr>
                <w:rFonts w:ascii="Courier New" w:hAnsi="Courier New" w:cs="Courier New"/>
              </w:rPr>
              <w:t>&gt;&gt;&gt;8&amp;1</w:t>
            </w:r>
          </w:p>
          <w:p w:rsidR="0017301F" w:rsidRPr="00267ACB" w:rsidRDefault="0017301F" w:rsidP="00562D38">
            <w:pPr>
              <w:ind w:left="0"/>
              <w:cnfStyle w:val="000000100000"/>
              <w:rPr>
                <w:rFonts w:ascii="Courier New" w:hAnsi="Courier New" w:cs="Courier New"/>
              </w:rPr>
            </w:pPr>
            <w:r w:rsidRPr="00267ACB">
              <w:rPr>
                <w:rFonts w:ascii="Courier New" w:hAnsi="Courier New" w:cs="Courier New"/>
              </w:rPr>
              <w:t>0</w:t>
            </w:r>
          </w:p>
        </w:tc>
      </w:tr>
      <w:tr w:rsidR="0017301F" w:rsidTr="00562D38">
        <w:tc>
          <w:tcPr>
            <w:cnfStyle w:val="001000000000"/>
            <w:tcW w:w="1137" w:type="dxa"/>
          </w:tcPr>
          <w:p w:rsidR="0017301F" w:rsidRPr="008057DD" w:rsidRDefault="0017301F" w:rsidP="00562D38">
            <w:pPr>
              <w:ind w:left="0"/>
              <w:rPr>
                <w:rFonts w:ascii="Courier New" w:hAnsi="Courier New" w:cs="Courier New"/>
                <w:b w:val="0"/>
              </w:rPr>
            </w:pPr>
            <w:r w:rsidRPr="008057DD">
              <w:rPr>
                <w:rFonts w:ascii="Courier New" w:hAnsi="Courier New" w:cs="Courier New"/>
                <w:b w:val="0"/>
              </w:rPr>
              <w:t>|</w:t>
            </w:r>
          </w:p>
        </w:tc>
        <w:tc>
          <w:tcPr>
            <w:tcW w:w="4913" w:type="dxa"/>
          </w:tcPr>
          <w:p w:rsidR="0017301F" w:rsidRDefault="0017301F" w:rsidP="00562D38">
            <w:pPr>
              <w:ind w:left="0"/>
              <w:cnfStyle w:val="000000000000"/>
            </w:pPr>
            <w:r>
              <w:t>Y</w:t>
            </w:r>
            <w:r w:rsidRPr="007E7083">
              <w:t>ields the bitwise (inclusive) OR of its arguments, which must be integers.</w:t>
            </w:r>
          </w:p>
        </w:tc>
        <w:tc>
          <w:tcPr>
            <w:tcW w:w="3584" w:type="dxa"/>
          </w:tcPr>
          <w:p w:rsidR="0017301F" w:rsidRPr="00267ACB" w:rsidRDefault="0017301F" w:rsidP="00562D38">
            <w:pPr>
              <w:ind w:left="0"/>
              <w:cnfStyle w:val="000000000000"/>
              <w:rPr>
                <w:rFonts w:ascii="Courier New" w:hAnsi="Courier New" w:cs="Courier New"/>
              </w:rPr>
            </w:pPr>
            <w:r w:rsidRPr="00267ACB">
              <w:rPr>
                <w:rFonts w:ascii="Courier New" w:hAnsi="Courier New" w:cs="Courier New"/>
              </w:rPr>
              <w:t>&gt;&gt;&gt;8|1</w:t>
            </w:r>
          </w:p>
          <w:p w:rsidR="0017301F" w:rsidRPr="00267ACB" w:rsidRDefault="0017301F" w:rsidP="00562D38">
            <w:pPr>
              <w:ind w:left="0"/>
              <w:cnfStyle w:val="000000000000"/>
              <w:rPr>
                <w:rFonts w:ascii="Courier New" w:hAnsi="Courier New" w:cs="Courier New"/>
              </w:rPr>
            </w:pPr>
            <w:r w:rsidRPr="00267ACB">
              <w:rPr>
                <w:rFonts w:ascii="Courier New" w:hAnsi="Courier New" w:cs="Courier New"/>
              </w:rPr>
              <w:t>9</w:t>
            </w:r>
          </w:p>
        </w:tc>
      </w:tr>
      <w:tr w:rsidR="0017301F" w:rsidTr="00562D38">
        <w:trPr>
          <w:cnfStyle w:val="000000100000"/>
        </w:trPr>
        <w:tc>
          <w:tcPr>
            <w:cnfStyle w:val="001000000000"/>
            <w:tcW w:w="1137" w:type="dxa"/>
          </w:tcPr>
          <w:p w:rsidR="0017301F" w:rsidRPr="008057DD" w:rsidRDefault="0017301F" w:rsidP="00562D38">
            <w:pPr>
              <w:ind w:left="0"/>
              <w:rPr>
                <w:rFonts w:ascii="Courier New" w:hAnsi="Courier New" w:cs="Courier New"/>
                <w:b w:val="0"/>
              </w:rPr>
            </w:pPr>
            <w:r w:rsidRPr="008057DD">
              <w:rPr>
                <w:rFonts w:ascii="Courier New" w:hAnsi="Courier New" w:cs="Courier New"/>
                <w:b w:val="0"/>
              </w:rPr>
              <w:t>^</w:t>
            </w:r>
          </w:p>
        </w:tc>
        <w:tc>
          <w:tcPr>
            <w:tcW w:w="4913" w:type="dxa"/>
          </w:tcPr>
          <w:p w:rsidR="0017301F" w:rsidRDefault="0017301F" w:rsidP="00562D38">
            <w:pPr>
              <w:ind w:left="0"/>
              <w:cnfStyle w:val="000000100000"/>
            </w:pPr>
            <w:r>
              <w:t>Y</w:t>
            </w:r>
            <w:r w:rsidRPr="007E7083">
              <w:t>ields the bitwise XOR (exclusive OR) of its arguments, which must be integers.</w:t>
            </w:r>
          </w:p>
        </w:tc>
        <w:tc>
          <w:tcPr>
            <w:tcW w:w="3584" w:type="dxa"/>
          </w:tcPr>
          <w:p w:rsidR="0017301F" w:rsidRPr="00267ACB" w:rsidRDefault="0017301F" w:rsidP="00562D38">
            <w:pPr>
              <w:ind w:left="0"/>
              <w:cnfStyle w:val="000000100000"/>
              <w:rPr>
                <w:rFonts w:ascii="Courier New" w:hAnsi="Courier New" w:cs="Courier New"/>
              </w:rPr>
            </w:pPr>
            <w:r w:rsidRPr="00267ACB">
              <w:rPr>
                <w:rFonts w:ascii="Courier New" w:hAnsi="Courier New" w:cs="Courier New"/>
              </w:rPr>
              <w:t>&gt;&gt;&gt;8^1</w:t>
            </w:r>
          </w:p>
          <w:p w:rsidR="0017301F" w:rsidRPr="00267ACB" w:rsidRDefault="0017301F" w:rsidP="00562D38">
            <w:pPr>
              <w:ind w:left="0"/>
              <w:cnfStyle w:val="000000100000"/>
              <w:rPr>
                <w:rFonts w:ascii="Courier New" w:hAnsi="Courier New" w:cs="Courier New"/>
              </w:rPr>
            </w:pPr>
            <w:r w:rsidRPr="00267ACB">
              <w:rPr>
                <w:rFonts w:ascii="Courier New" w:hAnsi="Courier New" w:cs="Courier New"/>
              </w:rPr>
              <w:t>9</w:t>
            </w:r>
          </w:p>
        </w:tc>
      </w:tr>
      <w:tr w:rsidR="0017301F" w:rsidTr="00562D38">
        <w:tc>
          <w:tcPr>
            <w:cnfStyle w:val="001000000000"/>
            <w:tcW w:w="1137" w:type="dxa"/>
          </w:tcPr>
          <w:p w:rsidR="0017301F" w:rsidRPr="008057DD" w:rsidRDefault="0017301F" w:rsidP="00562D38">
            <w:pPr>
              <w:ind w:left="0"/>
              <w:rPr>
                <w:rFonts w:ascii="Courier New" w:hAnsi="Courier New" w:cs="Courier New"/>
                <w:b w:val="0"/>
              </w:rPr>
            </w:pPr>
            <w:r w:rsidRPr="008057DD">
              <w:rPr>
                <w:rFonts w:ascii="Courier New" w:hAnsi="Courier New" w:cs="Courier New"/>
                <w:b w:val="0"/>
              </w:rPr>
              <w:t>~</w:t>
            </w:r>
          </w:p>
        </w:tc>
        <w:tc>
          <w:tcPr>
            <w:tcW w:w="4913" w:type="dxa"/>
          </w:tcPr>
          <w:p w:rsidR="0017301F" w:rsidRDefault="0017301F" w:rsidP="00562D38">
            <w:pPr>
              <w:ind w:left="0"/>
              <w:cnfStyle w:val="000000000000"/>
            </w:pPr>
            <w:r>
              <w:t xml:space="preserve">This unary </w:t>
            </w:r>
            <w:r w:rsidRPr="007E7083">
              <w:t xml:space="preserve">operator yields the bitwise inversion of its integer argument. </w:t>
            </w:r>
          </w:p>
          <w:p w:rsidR="0017301F" w:rsidRDefault="0017301F" w:rsidP="00562D38">
            <w:pPr>
              <w:ind w:left="0"/>
              <w:cnfStyle w:val="000000000000"/>
            </w:pPr>
            <w:r w:rsidRPr="007E7083">
              <w:t>The bitwise inversion of x is defined as -(x+1). It only applies to integral numbers.</w:t>
            </w:r>
          </w:p>
        </w:tc>
        <w:tc>
          <w:tcPr>
            <w:tcW w:w="3584" w:type="dxa"/>
          </w:tcPr>
          <w:p w:rsidR="0017301F" w:rsidRDefault="0017301F" w:rsidP="00562D38">
            <w:pPr>
              <w:ind w:left="0"/>
              <w:cnfStyle w:val="000000000000"/>
              <w:rPr>
                <w:rFonts w:ascii="Courier New" w:hAnsi="Courier New" w:cs="Courier New"/>
              </w:rPr>
            </w:pPr>
            <w:r>
              <w:rPr>
                <w:rFonts w:ascii="Courier New" w:hAnsi="Courier New" w:cs="Courier New"/>
              </w:rPr>
              <w:t>&gt;&gt;&gt;~4</w:t>
            </w:r>
          </w:p>
          <w:p w:rsidR="0017301F" w:rsidRPr="00267ACB" w:rsidRDefault="0017301F" w:rsidP="00562D38">
            <w:pPr>
              <w:ind w:left="0"/>
              <w:cnfStyle w:val="000000000000"/>
              <w:rPr>
                <w:rFonts w:ascii="Courier New" w:hAnsi="Courier New" w:cs="Courier New"/>
              </w:rPr>
            </w:pPr>
            <w:r>
              <w:rPr>
                <w:rFonts w:ascii="Courier New" w:hAnsi="Courier New" w:cs="Courier New"/>
              </w:rPr>
              <w:t>-5</w:t>
            </w:r>
          </w:p>
        </w:tc>
      </w:tr>
      <w:tr w:rsidR="0017301F" w:rsidTr="00562D38">
        <w:trPr>
          <w:cnfStyle w:val="000000100000"/>
        </w:trPr>
        <w:tc>
          <w:tcPr>
            <w:cnfStyle w:val="001000000000"/>
            <w:tcW w:w="1137" w:type="dxa"/>
          </w:tcPr>
          <w:p w:rsidR="0017301F" w:rsidRPr="008057DD" w:rsidRDefault="0017301F" w:rsidP="00562D38">
            <w:pPr>
              <w:ind w:left="0"/>
              <w:rPr>
                <w:rFonts w:ascii="Courier New" w:hAnsi="Courier New" w:cs="Courier New"/>
                <w:b w:val="0"/>
              </w:rPr>
            </w:pPr>
            <w:r w:rsidRPr="008057DD">
              <w:rPr>
                <w:rFonts w:ascii="Courier New" w:hAnsi="Courier New" w:cs="Courier New"/>
                <w:b w:val="0"/>
              </w:rPr>
              <w:t>&lt;&lt;</w:t>
            </w:r>
          </w:p>
        </w:tc>
        <w:tc>
          <w:tcPr>
            <w:tcW w:w="4913" w:type="dxa"/>
          </w:tcPr>
          <w:p w:rsidR="0017301F" w:rsidRDefault="0017301F" w:rsidP="00562D38">
            <w:pPr>
              <w:ind w:left="0"/>
              <w:cnfStyle w:val="000000100000"/>
            </w:pPr>
            <w:r>
              <w:t>S</w:t>
            </w:r>
            <w:r w:rsidRPr="007E7083">
              <w:t>hift</w:t>
            </w:r>
            <w:r>
              <w:t>s</w:t>
            </w:r>
            <w:r w:rsidRPr="007E7083">
              <w:t xml:space="preserve"> the first argument to the left by the number of bits given by the second argument.</w:t>
            </w:r>
          </w:p>
        </w:tc>
        <w:tc>
          <w:tcPr>
            <w:tcW w:w="3584" w:type="dxa"/>
          </w:tcPr>
          <w:p w:rsidR="0017301F" w:rsidRPr="00267ACB" w:rsidRDefault="0017301F" w:rsidP="00562D38">
            <w:pPr>
              <w:ind w:left="0"/>
              <w:cnfStyle w:val="000000100000"/>
              <w:rPr>
                <w:rFonts w:ascii="Courier New" w:hAnsi="Courier New" w:cs="Courier New"/>
              </w:rPr>
            </w:pPr>
            <w:r w:rsidRPr="00267ACB">
              <w:rPr>
                <w:rFonts w:ascii="Courier New" w:hAnsi="Courier New" w:cs="Courier New"/>
              </w:rPr>
              <w:t>&gt;&gt;&gt;2&lt;&lt;1</w:t>
            </w:r>
          </w:p>
          <w:p w:rsidR="0017301F" w:rsidRDefault="0017301F" w:rsidP="00562D38">
            <w:pPr>
              <w:ind w:left="0"/>
              <w:cnfStyle w:val="000000100000"/>
            </w:pPr>
            <w:r w:rsidRPr="00267ACB">
              <w:rPr>
                <w:rFonts w:ascii="Courier New" w:hAnsi="Courier New" w:cs="Courier New"/>
              </w:rPr>
              <w:t>4</w:t>
            </w:r>
          </w:p>
        </w:tc>
      </w:tr>
      <w:tr w:rsidR="0017301F" w:rsidTr="00562D38">
        <w:tc>
          <w:tcPr>
            <w:cnfStyle w:val="001000000000"/>
            <w:tcW w:w="1137" w:type="dxa"/>
          </w:tcPr>
          <w:p w:rsidR="0017301F" w:rsidRPr="008057DD" w:rsidRDefault="0017301F" w:rsidP="00562D38">
            <w:pPr>
              <w:ind w:left="0"/>
              <w:rPr>
                <w:rFonts w:ascii="Courier New" w:hAnsi="Courier New" w:cs="Courier New"/>
                <w:b w:val="0"/>
              </w:rPr>
            </w:pPr>
            <w:r w:rsidRPr="008057DD">
              <w:rPr>
                <w:rFonts w:ascii="Courier New" w:hAnsi="Courier New" w:cs="Courier New"/>
                <w:b w:val="0"/>
              </w:rPr>
              <w:t>&gt;&gt;</w:t>
            </w:r>
          </w:p>
        </w:tc>
        <w:tc>
          <w:tcPr>
            <w:tcW w:w="4913" w:type="dxa"/>
          </w:tcPr>
          <w:p w:rsidR="0017301F" w:rsidRDefault="0017301F" w:rsidP="00562D38">
            <w:pPr>
              <w:ind w:left="0"/>
              <w:cnfStyle w:val="000000000000"/>
            </w:pPr>
            <w:r>
              <w:t>S</w:t>
            </w:r>
            <w:r w:rsidRPr="007E7083">
              <w:t>hift</w:t>
            </w:r>
            <w:r>
              <w:t>s</w:t>
            </w:r>
            <w:r w:rsidRPr="007E7083">
              <w:t xml:space="preserve"> the first argument to the </w:t>
            </w:r>
            <w:r>
              <w:t>right</w:t>
            </w:r>
            <w:r w:rsidRPr="007E7083">
              <w:t xml:space="preserve"> by the number of bits given by the second argument.</w:t>
            </w:r>
          </w:p>
        </w:tc>
        <w:tc>
          <w:tcPr>
            <w:tcW w:w="3584" w:type="dxa"/>
          </w:tcPr>
          <w:p w:rsidR="0017301F" w:rsidRPr="00267ACB" w:rsidRDefault="0017301F" w:rsidP="00562D38">
            <w:pPr>
              <w:ind w:left="0"/>
              <w:cnfStyle w:val="000000000000"/>
              <w:rPr>
                <w:rFonts w:ascii="Courier New" w:hAnsi="Courier New" w:cs="Courier New"/>
              </w:rPr>
            </w:pPr>
            <w:r w:rsidRPr="00267ACB">
              <w:rPr>
                <w:rFonts w:ascii="Courier New" w:hAnsi="Courier New" w:cs="Courier New"/>
              </w:rPr>
              <w:t>&gt;&gt;&gt;2&gt;&gt;1</w:t>
            </w:r>
          </w:p>
          <w:p w:rsidR="0017301F" w:rsidRDefault="0017301F" w:rsidP="00562D38">
            <w:pPr>
              <w:ind w:left="0"/>
              <w:cnfStyle w:val="000000000000"/>
            </w:pPr>
            <w:r w:rsidRPr="00267ACB">
              <w:rPr>
                <w:rFonts w:ascii="Courier New" w:hAnsi="Courier New" w:cs="Courier New"/>
              </w:rPr>
              <w:t>1</w:t>
            </w:r>
          </w:p>
        </w:tc>
      </w:tr>
    </w:tbl>
    <w:p w:rsidR="0017301F" w:rsidRPr="003D1178" w:rsidRDefault="0017301F" w:rsidP="0017301F">
      <w:pPr>
        <w:ind w:left="0"/>
      </w:pPr>
    </w:p>
    <w:p w:rsidR="0017301F" w:rsidRDefault="0017301F" w:rsidP="0017301F">
      <w:pPr>
        <w:pStyle w:val="Heading3"/>
      </w:pPr>
      <w:bookmarkStart w:id="85" w:name="_Toc514182315"/>
      <w:bookmarkStart w:id="86" w:name="_Toc515037830"/>
      <w:r>
        <w:lastRenderedPageBreak/>
        <w:t>Assignment Operators</w:t>
      </w:r>
      <w:bookmarkEnd w:id="85"/>
      <w:bookmarkEnd w:id="86"/>
    </w:p>
    <w:p w:rsidR="0017301F" w:rsidRPr="00C84047" w:rsidRDefault="0017301F" w:rsidP="0017301F">
      <w:r w:rsidRPr="00842D0C">
        <w:t>Assignment operators are use</w:t>
      </w:r>
      <w:r>
        <w:t>d to assign values to variables. The table below lists the assignment operators used in Python.</w:t>
      </w:r>
    </w:p>
    <w:tbl>
      <w:tblPr>
        <w:tblStyle w:val="ListTable4"/>
        <w:tblW w:w="9594" w:type="dxa"/>
        <w:tblInd w:w="607" w:type="dxa"/>
        <w:tblLook w:val="04A0"/>
      </w:tblPr>
      <w:tblGrid>
        <w:gridCol w:w="1137"/>
        <w:gridCol w:w="4914"/>
        <w:gridCol w:w="3543"/>
      </w:tblGrid>
      <w:tr w:rsidR="0017301F" w:rsidTr="00562D38">
        <w:trPr>
          <w:cnfStyle w:val="100000000000"/>
        </w:trPr>
        <w:tc>
          <w:tcPr>
            <w:cnfStyle w:val="001000000000"/>
            <w:tcW w:w="1137" w:type="dxa"/>
          </w:tcPr>
          <w:p w:rsidR="0017301F" w:rsidRDefault="0017301F" w:rsidP="00562D38">
            <w:pPr>
              <w:ind w:left="0"/>
            </w:pPr>
            <w:r>
              <w:t>Operator</w:t>
            </w:r>
          </w:p>
        </w:tc>
        <w:tc>
          <w:tcPr>
            <w:tcW w:w="4914" w:type="dxa"/>
          </w:tcPr>
          <w:p w:rsidR="0017301F" w:rsidRDefault="0017301F" w:rsidP="00562D38">
            <w:pPr>
              <w:ind w:left="0"/>
              <w:cnfStyle w:val="100000000000"/>
            </w:pPr>
            <w:r>
              <w:t>Description</w:t>
            </w:r>
          </w:p>
        </w:tc>
        <w:tc>
          <w:tcPr>
            <w:tcW w:w="3543" w:type="dxa"/>
          </w:tcPr>
          <w:p w:rsidR="0017301F" w:rsidRDefault="0017301F" w:rsidP="00562D38">
            <w:pPr>
              <w:ind w:left="0"/>
              <w:cnfStyle w:val="100000000000"/>
            </w:pPr>
            <w:r>
              <w:t>Example</w:t>
            </w:r>
          </w:p>
        </w:tc>
      </w:tr>
      <w:tr w:rsidR="0017301F" w:rsidTr="00562D38">
        <w:trPr>
          <w:cnfStyle w:val="000000100000"/>
        </w:trPr>
        <w:tc>
          <w:tcPr>
            <w:cnfStyle w:val="001000000000"/>
            <w:tcW w:w="1137" w:type="dxa"/>
          </w:tcPr>
          <w:p w:rsidR="0017301F" w:rsidRPr="008057DD" w:rsidRDefault="0017301F" w:rsidP="00562D38">
            <w:pPr>
              <w:ind w:left="0"/>
              <w:rPr>
                <w:rFonts w:ascii="Courier New" w:hAnsi="Courier New" w:cs="Courier New"/>
                <w:b w:val="0"/>
              </w:rPr>
            </w:pPr>
            <w:r w:rsidRPr="008057DD">
              <w:rPr>
                <w:rFonts w:ascii="Courier New" w:hAnsi="Courier New" w:cs="Courier New"/>
                <w:b w:val="0"/>
              </w:rPr>
              <w:t>=</w:t>
            </w:r>
          </w:p>
        </w:tc>
        <w:tc>
          <w:tcPr>
            <w:tcW w:w="4914" w:type="dxa"/>
          </w:tcPr>
          <w:p w:rsidR="0017301F" w:rsidRDefault="0017301F" w:rsidP="00562D38">
            <w:pPr>
              <w:ind w:left="0"/>
              <w:cnfStyle w:val="000000100000"/>
            </w:pPr>
            <w:r w:rsidRPr="00F25E91">
              <w:t>Assigns the values of right side operand to left side operand.</w:t>
            </w:r>
          </w:p>
        </w:tc>
        <w:tc>
          <w:tcPr>
            <w:tcW w:w="3543" w:type="dxa"/>
          </w:tcPr>
          <w:p w:rsidR="0017301F" w:rsidRPr="00267ACB" w:rsidRDefault="0017301F" w:rsidP="00562D38">
            <w:pPr>
              <w:ind w:left="0"/>
              <w:cnfStyle w:val="000000100000"/>
              <w:rPr>
                <w:rFonts w:ascii="Courier New" w:hAnsi="Courier New" w:cs="Courier New"/>
              </w:rPr>
            </w:pPr>
            <w:r w:rsidRPr="00267ACB">
              <w:rPr>
                <w:rFonts w:ascii="Courier New" w:hAnsi="Courier New" w:cs="Courier New"/>
              </w:rPr>
              <w:t>&gt;&gt;&gt;a=10</w:t>
            </w:r>
          </w:p>
          <w:p w:rsidR="0017301F" w:rsidRPr="00267ACB" w:rsidRDefault="0017301F" w:rsidP="00562D38">
            <w:pPr>
              <w:ind w:left="0"/>
              <w:cnfStyle w:val="000000100000"/>
              <w:rPr>
                <w:rFonts w:ascii="Courier New" w:hAnsi="Courier New" w:cs="Courier New"/>
              </w:rPr>
            </w:pPr>
            <w:r w:rsidRPr="00267ACB">
              <w:rPr>
                <w:rFonts w:ascii="Courier New" w:hAnsi="Courier New" w:cs="Courier New"/>
              </w:rPr>
              <w:t>&gt;&gt;&gt;a</w:t>
            </w:r>
          </w:p>
          <w:p w:rsidR="0017301F" w:rsidRPr="00267ACB" w:rsidRDefault="0017301F" w:rsidP="00562D38">
            <w:pPr>
              <w:ind w:left="0"/>
              <w:cnfStyle w:val="000000100000"/>
              <w:rPr>
                <w:rFonts w:ascii="Courier New" w:hAnsi="Courier New" w:cs="Courier New"/>
              </w:rPr>
            </w:pPr>
            <w:r w:rsidRPr="00267ACB">
              <w:rPr>
                <w:rFonts w:ascii="Courier New" w:hAnsi="Courier New" w:cs="Courier New"/>
              </w:rPr>
              <w:t>10</w:t>
            </w:r>
          </w:p>
        </w:tc>
      </w:tr>
      <w:tr w:rsidR="0017301F" w:rsidTr="00562D38">
        <w:tc>
          <w:tcPr>
            <w:cnfStyle w:val="001000000000"/>
            <w:tcW w:w="1137" w:type="dxa"/>
          </w:tcPr>
          <w:p w:rsidR="0017301F" w:rsidRPr="008057DD" w:rsidRDefault="0017301F" w:rsidP="00562D38">
            <w:pPr>
              <w:ind w:left="0"/>
              <w:rPr>
                <w:rFonts w:ascii="Courier New" w:hAnsi="Courier New" w:cs="Courier New"/>
                <w:b w:val="0"/>
              </w:rPr>
            </w:pPr>
            <w:r w:rsidRPr="008057DD">
              <w:rPr>
                <w:rFonts w:ascii="Courier New" w:hAnsi="Courier New" w:cs="Courier New"/>
                <w:b w:val="0"/>
              </w:rPr>
              <w:t>+=</w:t>
            </w:r>
          </w:p>
        </w:tc>
        <w:tc>
          <w:tcPr>
            <w:tcW w:w="4914" w:type="dxa"/>
          </w:tcPr>
          <w:p w:rsidR="0017301F" w:rsidRDefault="0017301F" w:rsidP="00562D38">
            <w:pPr>
              <w:ind w:left="0"/>
              <w:cnfStyle w:val="000000000000"/>
            </w:pPr>
            <w:r w:rsidRPr="00F25E91">
              <w:t>Adds right side operand value to the left side operand value and assigns the results to the left operand.</w:t>
            </w:r>
          </w:p>
        </w:tc>
        <w:tc>
          <w:tcPr>
            <w:tcW w:w="3543" w:type="dxa"/>
          </w:tcPr>
          <w:p w:rsidR="0017301F" w:rsidRPr="00267ACB" w:rsidRDefault="0017301F" w:rsidP="00562D38">
            <w:pPr>
              <w:ind w:left="0"/>
              <w:cnfStyle w:val="000000000000"/>
              <w:rPr>
                <w:rFonts w:ascii="Courier New" w:hAnsi="Courier New" w:cs="Courier New"/>
              </w:rPr>
            </w:pPr>
            <w:r w:rsidRPr="00267ACB">
              <w:rPr>
                <w:rFonts w:ascii="Courier New" w:hAnsi="Courier New" w:cs="Courier New"/>
              </w:rPr>
              <w:t>&gt;&gt;&gt;a+=10</w:t>
            </w:r>
          </w:p>
          <w:p w:rsidR="0017301F" w:rsidRDefault="0017301F" w:rsidP="00562D38">
            <w:pPr>
              <w:ind w:left="0"/>
              <w:cnfStyle w:val="000000000000"/>
              <w:rPr>
                <w:rFonts w:ascii="Courier New" w:hAnsi="Courier New" w:cs="Courier New"/>
              </w:rPr>
            </w:pPr>
            <w:r w:rsidRPr="00267ACB">
              <w:rPr>
                <w:rFonts w:ascii="Courier New" w:hAnsi="Courier New" w:cs="Courier New"/>
              </w:rPr>
              <w:t>&gt;&gt;&gt;a</w:t>
            </w:r>
          </w:p>
          <w:p w:rsidR="0017301F" w:rsidRPr="00267ACB" w:rsidRDefault="0017301F" w:rsidP="00562D38">
            <w:pPr>
              <w:ind w:left="0"/>
              <w:cnfStyle w:val="000000000000"/>
              <w:rPr>
                <w:rFonts w:ascii="Courier New" w:hAnsi="Courier New" w:cs="Courier New"/>
              </w:rPr>
            </w:pPr>
            <w:r w:rsidRPr="00267ACB">
              <w:rPr>
                <w:rFonts w:ascii="Courier New" w:hAnsi="Courier New" w:cs="Courier New"/>
              </w:rPr>
              <w:t>20</w:t>
            </w:r>
          </w:p>
        </w:tc>
      </w:tr>
      <w:tr w:rsidR="0017301F" w:rsidTr="00562D38">
        <w:trPr>
          <w:cnfStyle w:val="000000100000"/>
        </w:trPr>
        <w:tc>
          <w:tcPr>
            <w:cnfStyle w:val="001000000000"/>
            <w:tcW w:w="1137" w:type="dxa"/>
          </w:tcPr>
          <w:p w:rsidR="0017301F" w:rsidRPr="008057DD" w:rsidRDefault="0017301F" w:rsidP="00562D38">
            <w:pPr>
              <w:ind w:left="0"/>
              <w:rPr>
                <w:rFonts w:ascii="Courier New" w:hAnsi="Courier New" w:cs="Courier New"/>
                <w:b w:val="0"/>
              </w:rPr>
            </w:pPr>
            <w:r w:rsidRPr="008057DD">
              <w:rPr>
                <w:rFonts w:ascii="Courier New" w:hAnsi="Courier New" w:cs="Courier New"/>
                <w:b w:val="0"/>
              </w:rPr>
              <w:t>-=</w:t>
            </w:r>
          </w:p>
        </w:tc>
        <w:tc>
          <w:tcPr>
            <w:tcW w:w="4914" w:type="dxa"/>
          </w:tcPr>
          <w:p w:rsidR="0017301F" w:rsidRDefault="0017301F" w:rsidP="00562D38">
            <w:pPr>
              <w:ind w:left="0"/>
              <w:cnfStyle w:val="000000100000"/>
            </w:pPr>
            <w:r w:rsidRPr="00F25E91">
              <w:t>Subtracts right side operand value to the left side operand value and assigns the results to the left operand.</w:t>
            </w:r>
          </w:p>
        </w:tc>
        <w:tc>
          <w:tcPr>
            <w:tcW w:w="3543" w:type="dxa"/>
          </w:tcPr>
          <w:p w:rsidR="0017301F" w:rsidRPr="00267ACB" w:rsidRDefault="0017301F" w:rsidP="00562D38">
            <w:pPr>
              <w:ind w:left="0"/>
              <w:cnfStyle w:val="000000100000"/>
              <w:rPr>
                <w:rFonts w:ascii="Courier New" w:hAnsi="Courier New" w:cs="Courier New"/>
              </w:rPr>
            </w:pPr>
            <w:r w:rsidRPr="00267ACB">
              <w:rPr>
                <w:rFonts w:ascii="Courier New" w:hAnsi="Courier New" w:cs="Courier New"/>
              </w:rPr>
              <w:t>&gt;&gt;&gt;a-=5</w:t>
            </w:r>
          </w:p>
          <w:p w:rsidR="0017301F" w:rsidRPr="00267ACB" w:rsidRDefault="0017301F" w:rsidP="00562D38">
            <w:pPr>
              <w:ind w:left="0"/>
              <w:cnfStyle w:val="000000100000"/>
              <w:rPr>
                <w:rFonts w:ascii="Courier New" w:hAnsi="Courier New" w:cs="Courier New"/>
              </w:rPr>
            </w:pPr>
            <w:r w:rsidRPr="00267ACB">
              <w:rPr>
                <w:rFonts w:ascii="Courier New" w:hAnsi="Courier New" w:cs="Courier New"/>
              </w:rPr>
              <w:t>&gt;&gt;&gt;a</w:t>
            </w:r>
          </w:p>
          <w:p w:rsidR="0017301F" w:rsidRPr="00267ACB" w:rsidRDefault="0017301F" w:rsidP="00562D38">
            <w:pPr>
              <w:ind w:left="0"/>
              <w:cnfStyle w:val="000000100000"/>
              <w:rPr>
                <w:rFonts w:ascii="Courier New" w:hAnsi="Courier New" w:cs="Courier New"/>
              </w:rPr>
            </w:pPr>
            <w:r w:rsidRPr="00267ACB">
              <w:rPr>
                <w:rFonts w:ascii="Courier New" w:hAnsi="Courier New" w:cs="Courier New"/>
              </w:rPr>
              <w:t>15</w:t>
            </w:r>
          </w:p>
        </w:tc>
      </w:tr>
      <w:tr w:rsidR="0017301F" w:rsidTr="00562D38">
        <w:tc>
          <w:tcPr>
            <w:cnfStyle w:val="001000000000"/>
            <w:tcW w:w="1137" w:type="dxa"/>
          </w:tcPr>
          <w:p w:rsidR="0017301F" w:rsidRPr="008057DD" w:rsidRDefault="0017301F" w:rsidP="00562D38">
            <w:pPr>
              <w:ind w:left="0"/>
              <w:rPr>
                <w:rFonts w:ascii="Courier New" w:hAnsi="Courier New" w:cs="Courier New"/>
                <w:b w:val="0"/>
              </w:rPr>
            </w:pPr>
            <w:r w:rsidRPr="008057DD">
              <w:rPr>
                <w:rFonts w:ascii="Courier New" w:hAnsi="Courier New" w:cs="Courier New"/>
                <w:b w:val="0"/>
              </w:rPr>
              <w:t>*=</w:t>
            </w:r>
          </w:p>
        </w:tc>
        <w:tc>
          <w:tcPr>
            <w:tcW w:w="4914" w:type="dxa"/>
          </w:tcPr>
          <w:p w:rsidR="0017301F" w:rsidRDefault="0017301F" w:rsidP="00562D38">
            <w:pPr>
              <w:ind w:left="0"/>
              <w:cnfStyle w:val="000000000000"/>
            </w:pPr>
            <w:r>
              <w:t xml:space="preserve">Multiplies </w:t>
            </w:r>
            <w:r w:rsidRPr="00F25E91">
              <w:t>right side operand value to the left side operand value and assigns the results to the left operand.</w:t>
            </w:r>
          </w:p>
        </w:tc>
        <w:tc>
          <w:tcPr>
            <w:tcW w:w="3543" w:type="dxa"/>
          </w:tcPr>
          <w:p w:rsidR="0017301F" w:rsidRPr="00267ACB" w:rsidRDefault="0017301F" w:rsidP="00562D38">
            <w:pPr>
              <w:ind w:left="0"/>
              <w:cnfStyle w:val="000000000000"/>
              <w:rPr>
                <w:rFonts w:ascii="Courier New" w:hAnsi="Courier New" w:cs="Courier New"/>
              </w:rPr>
            </w:pPr>
            <w:r w:rsidRPr="00267ACB">
              <w:rPr>
                <w:rFonts w:ascii="Courier New" w:hAnsi="Courier New" w:cs="Courier New"/>
              </w:rPr>
              <w:t>&gt;&gt;&gt;a*=2</w:t>
            </w:r>
          </w:p>
          <w:p w:rsidR="0017301F" w:rsidRPr="00267ACB" w:rsidRDefault="0017301F" w:rsidP="00562D38">
            <w:pPr>
              <w:ind w:left="0"/>
              <w:cnfStyle w:val="000000000000"/>
              <w:rPr>
                <w:rFonts w:ascii="Courier New" w:hAnsi="Courier New" w:cs="Courier New"/>
              </w:rPr>
            </w:pPr>
            <w:r w:rsidRPr="00267ACB">
              <w:rPr>
                <w:rFonts w:ascii="Courier New" w:hAnsi="Courier New" w:cs="Courier New"/>
              </w:rPr>
              <w:t>&gt;&gt;&gt;a</w:t>
            </w:r>
          </w:p>
          <w:p w:rsidR="0017301F" w:rsidRPr="00267ACB" w:rsidRDefault="0017301F" w:rsidP="00562D38">
            <w:pPr>
              <w:ind w:left="0"/>
              <w:cnfStyle w:val="000000000000"/>
              <w:rPr>
                <w:rFonts w:ascii="Courier New" w:hAnsi="Courier New" w:cs="Courier New"/>
              </w:rPr>
            </w:pPr>
            <w:r w:rsidRPr="00267ACB">
              <w:rPr>
                <w:rFonts w:ascii="Courier New" w:hAnsi="Courier New" w:cs="Courier New"/>
              </w:rPr>
              <w:t>30</w:t>
            </w:r>
          </w:p>
        </w:tc>
      </w:tr>
      <w:tr w:rsidR="0017301F" w:rsidTr="00562D38">
        <w:trPr>
          <w:cnfStyle w:val="000000100000"/>
        </w:trPr>
        <w:tc>
          <w:tcPr>
            <w:cnfStyle w:val="001000000000"/>
            <w:tcW w:w="1137" w:type="dxa"/>
          </w:tcPr>
          <w:p w:rsidR="0017301F" w:rsidRPr="008057DD" w:rsidRDefault="0017301F" w:rsidP="00562D38">
            <w:pPr>
              <w:ind w:left="0"/>
              <w:rPr>
                <w:rFonts w:ascii="Courier New" w:hAnsi="Courier New" w:cs="Courier New"/>
                <w:b w:val="0"/>
              </w:rPr>
            </w:pPr>
            <w:r w:rsidRPr="008057DD">
              <w:rPr>
                <w:rFonts w:ascii="Courier New" w:hAnsi="Courier New" w:cs="Courier New"/>
                <w:b w:val="0"/>
              </w:rPr>
              <w:t>/=</w:t>
            </w:r>
          </w:p>
        </w:tc>
        <w:tc>
          <w:tcPr>
            <w:tcW w:w="4914" w:type="dxa"/>
          </w:tcPr>
          <w:p w:rsidR="0017301F" w:rsidRDefault="0017301F" w:rsidP="00562D38">
            <w:pPr>
              <w:ind w:left="0"/>
              <w:cnfStyle w:val="000000100000"/>
            </w:pPr>
            <w:r>
              <w:t xml:space="preserve">Divides </w:t>
            </w:r>
            <w:r w:rsidRPr="00F25E91">
              <w:t>right side operand value to the left side operand value and assigns the results to the left operand.</w:t>
            </w:r>
          </w:p>
        </w:tc>
        <w:tc>
          <w:tcPr>
            <w:tcW w:w="3543" w:type="dxa"/>
          </w:tcPr>
          <w:p w:rsidR="0017301F" w:rsidRPr="00267ACB" w:rsidRDefault="0017301F" w:rsidP="00562D38">
            <w:pPr>
              <w:ind w:left="0"/>
              <w:cnfStyle w:val="000000100000"/>
              <w:rPr>
                <w:rFonts w:ascii="Courier New" w:hAnsi="Courier New" w:cs="Courier New"/>
              </w:rPr>
            </w:pPr>
            <w:r w:rsidRPr="00267ACB">
              <w:rPr>
                <w:rFonts w:ascii="Courier New" w:hAnsi="Courier New" w:cs="Courier New"/>
              </w:rPr>
              <w:t>&gt;&gt;&gt;a/=5</w:t>
            </w:r>
          </w:p>
          <w:p w:rsidR="0017301F" w:rsidRPr="00267ACB" w:rsidRDefault="0017301F" w:rsidP="00562D38">
            <w:pPr>
              <w:ind w:left="0"/>
              <w:cnfStyle w:val="000000100000"/>
              <w:rPr>
                <w:rFonts w:ascii="Courier New" w:hAnsi="Courier New" w:cs="Courier New"/>
              </w:rPr>
            </w:pPr>
            <w:r w:rsidRPr="00267ACB">
              <w:rPr>
                <w:rFonts w:ascii="Courier New" w:hAnsi="Courier New" w:cs="Courier New"/>
              </w:rPr>
              <w:t>&gt;&gt;&gt;a</w:t>
            </w:r>
          </w:p>
          <w:p w:rsidR="0017301F" w:rsidRPr="00267ACB" w:rsidRDefault="0017301F" w:rsidP="00562D38">
            <w:pPr>
              <w:ind w:left="0"/>
              <w:cnfStyle w:val="000000100000"/>
              <w:rPr>
                <w:rFonts w:ascii="Courier New" w:hAnsi="Courier New" w:cs="Courier New"/>
              </w:rPr>
            </w:pPr>
            <w:r w:rsidRPr="00267ACB">
              <w:rPr>
                <w:rFonts w:ascii="Courier New" w:hAnsi="Courier New" w:cs="Courier New"/>
              </w:rPr>
              <w:t>6.0</w:t>
            </w:r>
          </w:p>
        </w:tc>
      </w:tr>
      <w:tr w:rsidR="0017301F" w:rsidTr="00562D38">
        <w:tc>
          <w:tcPr>
            <w:cnfStyle w:val="001000000000"/>
            <w:tcW w:w="1137" w:type="dxa"/>
          </w:tcPr>
          <w:p w:rsidR="0017301F" w:rsidRPr="008057DD" w:rsidRDefault="0017301F" w:rsidP="00562D38">
            <w:pPr>
              <w:ind w:left="0"/>
              <w:rPr>
                <w:rFonts w:ascii="Courier New" w:hAnsi="Courier New" w:cs="Courier New"/>
                <w:b w:val="0"/>
              </w:rPr>
            </w:pPr>
            <w:r w:rsidRPr="008057DD">
              <w:rPr>
                <w:rFonts w:ascii="Courier New" w:hAnsi="Courier New" w:cs="Courier New"/>
                <w:b w:val="0"/>
              </w:rPr>
              <w:t>%=</w:t>
            </w:r>
          </w:p>
        </w:tc>
        <w:tc>
          <w:tcPr>
            <w:tcW w:w="4914" w:type="dxa"/>
            <w:vMerge w:val="restart"/>
          </w:tcPr>
          <w:p w:rsidR="0017301F" w:rsidRDefault="0017301F" w:rsidP="00562D38">
            <w:pPr>
              <w:ind w:left="0"/>
              <w:cnfStyle w:val="000000000000"/>
            </w:pPr>
            <w:r w:rsidRPr="00A911F5">
              <w:t>Similarly does their respective operations and assigns the operator value to the left operand.</w:t>
            </w:r>
          </w:p>
        </w:tc>
        <w:tc>
          <w:tcPr>
            <w:tcW w:w="3543" w:type="dxa"/>
          </w:tcPr>
          <w:p w:rsidR="0017301F" w:rsidRPr="00267ACB" w:rsidRDefault="0017301F" w:rsidP="00562D38">
            <w:pPr>
              <w:ind w:left="0"/>
              <w:cnfStyle w:val="000000000000"/>
              <w:rPr>
                <w:rFonts w:ascii="Courier New" w:hAnsi="Courier New" w:cs="Courier New"/>
              </w:rPr>
            </w:pPr>
            <w:r w:rsidRPr="00267ACB">
              <w:rPr>
                <w:rFonts w:ascii="Courier New" w:hAnsi="Courier New" w:cs="Courier New"/>
              </w:rPr>
              <w:t>&gt;&gt;&gt;a%=4</w:t>
            </w:r>
          </w:p>
          <w:p w:rsidR="0017301F" w:rsidRPr="00267ACB" w:rsidRDefault="0017301F" w:rsidP="00562D38">
            <w:pPr>
              <w:ind w:left="0"/>
              <w:cnfStyle w:val="000000000000"/>
              <w:rPr>
                <w:rFonts w:ascii="Courier New" w:hAnsi="Courier New" w:cs="Courier New"/>
              </w:rPr>
            </w:pPr>
            <w:r w:rsidRPr="00267ACB">
              <w:rPr>
                <w:rFonts w:ascii="Courier New" w:hAnsi="Courier New" w:cs="Courier New"/>
              </w:rPr>
              <w:t>&gt;&gt;&gt;a</w:t>
            </w:r>
          </w:p>
          <w:p w:rsidR="0017301F" w:rsidRPr="00267ACB" w:rsidRDefault="0017301F" w:rsidP="00562D38">
            <w:pPr>
              <w:ind w:left="0"/>
              <w:cnfStyle w:val="000000000000"/>
              <w:rPr>
                <w:rFonts w:ascii="Courier New" w:hAnsi="Courier New" w:cs="Courier New"/>
              </w:rPr>
            </w:pPr>
            <w:r w:rsidRPr="00267ACB">
              <w:rPr>
                <w:rFonts w:ascii="Courier New" w:hAnsi="Courier New" w:cs="Courier New"/>
              </w:rPr>
              <w:t>2.0</w:t>
            </w:r>
          </w:p>
        </w:tc>
      </w:tr>
      <w:tr w:rsidR="0017301F" w:rsidTr="00562D38">
        <w:trPr>
          <w:cnfStyle w:val="000000100000"/>
        </w:trPr>
        <w:tc>
          <w:tcPr>
            <w:cnfStyle w:val="001000000000"/>
            <w:tcW w:w="1137" w:type="dxa"/>
          </w:tcPr>
          <w:p w:rsidR="0017301F" w:rsidRPr="008057DD" w:rsidRDefault="0017301F" w:rsidP="00562D38">
            <w:pPr>
              <w:ind w:left="0"/>
              <w:rPr>
                <w:rFonts w:ascii="Courier New" w:hAnsi="Courier New" w:cs="Courier New"/>
                <w:b w:val="0"/>
              </w:rPr>
            </w:pPr>
            <w:r w:rsidRPr="008057DD">
              <w:rPr>
                <w:rFonts w:ascii="Courier New" w:hAnsi="Courier New" w:cs="Courier New"/>
                <w:b w:val="0"/>
              </w:rPr>
              <w:t>**=</w:t>
            </w:r>
          </w:p>
        </w:tc>
        <w:tc>
          <w:tcPr>
            <w:tcW w:w="4914" w:type="dxa"/>
            <w:vMerge/>
          </w:tcPr>
          <w:p w:rsidR="0017301F" w:rsidRDefault="0017301F" w:rsidP="00562D38">
            <w:pPr>
              <w:ind w:left="0"/>
              <w:cnfStyle w:val="000000100000"/>
            </w:pPr>
          </w:p>
        </w:tc>
        <w:tc>
          <w:tcPr>
            <w:tcW w:w="3543" w:type="dxa"/>
          </w:tcPr>
          <w:p w:rsidR="0017301F" w:rsidRPr="00267ACB" w:rsidRDefault="0017301F" w:rsidP="00562D38">
            <w:pPr>
              <w:ind w:left="0"/>
              <w:cnfStyle w:val="000000100000"/>
              <w:rPr>
                <w:rFonts w:ascii="Courier New" w:hAnsi="Courier New" w:cs="Courier New"/>
              </w:rPr>
            </w:pPr>
            <w:r w:rsidRPr="00267ACB">
              <w:rPr>
                <w:rFonts w:ascii="Courier New" w:hAnsi="Courier New" w:cs="Courier New"/>
              </w:rPr>
              <w:t>&gt;&gt;&gt;a**=6</w:t>
            </w:r>
          </w:p>
          <w:p w:rsidR="0017301F" w:rsidRPr="00267ACB" w:rsidRDefault="0017301F" w:rsidP="00562D38">
            <w:pPr>
              <w:ind w:left="0"/>
              <w:cnfStyle w:val="000000100000"/>
              <w:rPr>
                <w:rFonts w:ascii="Courier New" w:hAnsi="Courier New" w:cs="Courier New"/>
              </w:rPr>
            </w:pPr>
            <w:r w:rsidRPr="00267ACB">
              <w:rPr>
                <w:rFonts w:ascii="Courier New" w:hAnsi="Courier New" w:cs="Courier New"/>
              </w:rPr>
              <w:t>&gt;&gt;&gt;a</w:t>
            </w:r>
          </w:p>
          <w:p w:rsidR="0017301F" w:rsidRPr="00267ACB" w:rsidRDefault="0017301F" w:rsidP="00562D38">
            <w:pPr>
              <w:ind w:left="0"/>
              <w:cnfStyle w:val="000000100000"/>
              <w:rPr>
                <w:rFonts w:ascii="Courier New" w:hAnsi="Courier New" w:cs="Courier New"/>
              </w:rPr>
            </w:pPr>
            <w:r w:rsidRPr="00267ACB">
              <w:rPr>
                <w:rFonts w:ascii="Courier New" w:hAnsi="Courier New" w:cs="Courier New"/>
              </w:rPr>
              <w:t>64.0</w:t>
            </w:r>
          </w:p>
        </w:tc>
      </w:tr>
      <w:tr w:rsidR="0017301F" w:rsidTr="00562D38">
        <w:tc>
          <w:tcPr>
            <w:cnfStyle w:val="001000000000"/>
            <w:tcW w:w="1137" w:type="dxa"/>
          </w:tcPr>
          <w:p w:rsidR="0017301F" w:rsidRPr="008057DD" w:rsidRDefault="0017301F" w:rsidP="00562D38">
            <w:pPr>
              <w:ind w:left="0"/>
              <w:rPr>
                <w:rFonts w:ascii="Courier New" w:hAnsi="Courier New" w:cs="Courier New"/>
                <w:b w:val="0"/>
              </w:rPr>
            </w:pPr>
            <w:r w:rsidRPr="008057DD">
              <w:rPr>
                <w:rFonts w:ascii="Courier New" w:hAnsi="Courier New" w:cs="Courier New"/>
                <w:b w:val="0"/>
              </w:rPr>
              <w:t>//=</w:t>
            </w:r>
          </w:p>
        </w:tc>
        <w:tc>
          <w:tcPr>
            <w:tcW w:w="4914" w:type="dxa"/>
            <w:vMerge/>
          </w:tcPr>
          <w:p w:rsidR="0017301F" w:rsidRDefault="0017301F" w:rsidP="00562D38">
            <w:pPr>
              <w:ind w:left="0"/>
              <w:cnfStyle w:val="000000000000"/>
            </w:pPr>
          </w:p>
        </w:tc>
        <w:tc>
          <w:tcPr>
            <w:tcW w:w="3543" w:type="dxa"/>
          </w:tcPr>
          <w:p w:rsidR="0017301F" w:rsidRPr="00267ACB" w:rsidRDefault="0017301F" w:rsidP="00562D38">
            <w:pPr>
              <w:ind w:left="0"/>
              <w:cnfStyle w:val="000000000000"/>
              <w:rPr>
                <w:rFonts w:ascii="Courier New" w:hAnsi="Courier New" w:cs="Courier New"/>
              </w:rPr>
            </w:pPr>
            <w:r w:rsidRPr="00267ACB">
              <w:rPr>
                <w:rFonts w:ascii="Courier New" w:hAnsi="Courier New" w:cs="Courier New"/>
              </w:rPr>
              <w:t>&gt;&gt;&gt;a//=6</w:t>
            </w:r>
          </w:p>
          <w:p w:rsidR="0017301F" w:rsidRPr="00267ACB" w:rsidRDefault="0017301F" w:rsidP="00562D38">
            <w:pPr>
              <w:ind w:left="0"/>
              <w:cnfStyle w:val="000000000000"/>
              <w:rPr>
                <w:rFonts w:ascii="Courier New" w:hAnsi="Courier New" w:cs="Courier New"/>
              </w:rPr>
            </w:pPr>
            <w:r w:rsidRPr="00267ACB">
              <w:rPr>
                <w:rFonts w:ascii="Courier New" w:hAnsi="Courier New" w:cs="Courier New"/>
              </w:rPr>
              <w:t>&gt;&gt;&gt;a</w:t>
            </w:r>
          </w:p>
          <w:p w:rsidR="0017301F" w:rsidRPr="00267ACB" w:rsidRDefault="0017301F" w:rsidP="00562D38">
            <w:pPr>
              <w:ind w:left="0"/>
              <w:cnfStyle w:val="000000000000"/>
              <w:rPr>
                <w:rFonts w:ascii="Courier New" w:hAnsi="Courier New" w:cs="Courier New"/>
              </w:rPr>
            </w:pPr>
            <w:r w:rsidRPr="00267ACB">
              <w:rPr>
                <w:rFonts w:ascii="Courier New" w:hAnsi="Courier New" w:cs="Courier New"/>
              </w:rPr>
              <w:t>10.0</w:t>
            </w:r>
          </w:p>
        </w:tc>
      </w:tr>
    </w:tbl>
    <w:p w:rsidR="0017301F" w:rsidRPr="003D1178" w:rsidRDefault="0017301F" w:rsidP="0017301F">
      <w:pPr>
        <w:ind w:left="0"/>
      </w:pPr>
    </w:p>
    <w:p w:rsidR="0017301F" w:rsidRDefault="0017301F" w:rsidP="0017301F">
      <w:pPr>
        <w:spacing w:after="0"/>
        <w:ind w:left="0"/>
        <w:rPr>
          <w:rFonts w:asciiTheme="majorHAnsi" w:hAnsiTheme="majorHAnsi"/>
          <w:kern w:val="28"/>
          <w:sz w:val="28"/>
          <w:szCs w:val="28"/>
        </w:rPr>
      </w:pPr>
      <w:r>
        <w:br w:type="page"/>
      </w:r>
    </w:p>
    <w:p w:rsidR="0017301F" w:rsidRDefault="0017301F" w:rsidP="0017301F">
      <w:pPr>
        <w:pStyle w:val="Heading3"/>
      </w:pPr>
      <w:bookmarkStart w:id="87" w:name="_Toc514182316"/>
      <w:bookmarkStart w:id="88" w:name="_Toc515037831"/>
      <w:r>
        <w:lastRenderedPageBreak/>
        <w:t>Identity Operators</w:t>
      </w:r>
      <w:bookmarkEnd w:id="87"/>
      <w:bookmarkEnd w:id="88"/>
    </w:p>
    <w:p w:rsidR="0017301F" w:rsidRPr="00C84047" w:rsidRDefault="0017301F" w:rsidP="0017301F">
      <w:r w:rsidRPr="00842D0C">
        <w:t>Identity operators are used to compare the objects, not if they are equal, but if they are actually the same object,</w:t>
      </w:r>
      <w:r>
        <w:t xml:space="preserve"> with the same memory location. The table below lists the identity operators used in Python. </w:t>
      </w:r>
    </w:p>
    <w:tbl>
      <w:tblPr>
        <w:tblStyle w:val="ListTable4"/>
        <w:tblW w:w="9594" w:type="dxa"/>
        <w:tblInd w:w="607" w:type="dxa"/>
        <w:tblLook w:val="04A0"/>
      </w:tblPr>
      <w:tblGrid>
        <w:gridCol w:w="1137"/>
        <w:gridCol w:w="4914"/>
        <w:gridCol w:w="3543"/>
      </w:tblGrid>
      <w:tr w:rsidR="0017301F" w:rsidTr="00562D38">
        <w:trPr>
          <w:cnfStyle w:val="100000000000"/>
        </w:trPr>
        <w:tc>
          <w:tcPr>
            <w:cnfStyle w:val="001000000000"/>
            <w:tcW w:w="1137" w:type="dxa"/>
          </w:tcPr>
          <w:p w:rsidR="0017301F" w:rsidRDefault="0017301F" w:rsidP="00562D38">
            <w:pPr>
              <w:ind w:left="0"/>
            </w:pPr>
            <w:r>
              <w:t>Operator</w:t>
            </w:r>
          </w:p>
        </w:tc>
        <w:tc>
          <w:tcPr>
            <w:tcW w:w="4914" w:type="dxa"/>
          </w:tcPr>
          <w:p w:rsidR="0017301F" w:rsidRDefault="0017301F" w:rsidP="00562D38">
            <w:pPr>
              <w:ind w:left="0"/>
              <w:cnfStyle w:val="100000000000"/>
            </w:pPr>
            <w:r>
              <w:t>Description</w:t>
            </w:r>
          </w:p>
        </w:tc>
        <w:tc>
          <w:tcPr>
            <w:tcW w:w="3543" w:type="dxa"/>
          </w:tcPr>
          <w:p w:rsidR="0017301F" w:rsidRDefault="0017301F" w:rsidP="00562D38">
            <w:pPr>
              <w:ind w:left="0"/>
              <w:cnfStyle w:val="100000000000"/>
            </w:pPr>
            <w:r>
              <w:t>Example</w:t>
            </w:r>
          </w:p>
        </w:tc>
      </w:tr>
      <w:tr w:rsidR="0017301F" w:rsidTr="00562D38">
        <w:trPr>
          <w:cnfStyle w:val="000000100000"/>
        </w:trPr>
        <w:tc>
          <w:tcPr>
            <w:cnfStyle w:val="001000000000"/>
            <w:tcW w:w="1137" w:type="dxa"/>
          </w:tcPr>
          <w:p w:rsidR="0017301F" w:rsidRPr="008057DD" w:rsidRDefault="0017301F" w:rsidP="00562D38">
            <w:pPr>
              <w:ind w:left="0"/>
              <w:rPr>
                <w:rFonts w:ascii="Courier New" w:hAnsi="Courier New" w:cs="Courier New"/>
                <w:b w:val="0"/>
              </w:rPr>
            </w:pPr>
            <w:r w:rsidRPr="008057DD">
              <w:rPr>
                <w:rFonts w:ascii="Courier New" w:hAnsi="Courier New" w:cs="Courier New"/>
                <w:b w:val="0"/>
              </w:rPr>
              <w:t>is</w:t>
            </w:r>
          </w:p>
        </w:tc>
        <w:tc>
          <w:tcPr>
            <w:tcW w:w="4914" w:type="dxa"/>
          </w:tcPr>
          <w:p w:rsidR="0017301F" w:rsidRDefault="0017301F" w:rsidP="00562D38">
            <w:pPr>
              <w:ind w:left="0"/>
              <w:cnfStyle w:val="000000100000"/>
            </w:pPr>
            <w:r w:rsidRPr="00F25E91">
              <w:t>The result becomes true if values on either side of the operator point to the same object and False otherwise.</w:t>
            </w:r>
          </w:p>
        </w:tc>
        <w:tc>
          <w:tcPr>
            <w:tcW w:w="3543" w:type="dxa"/>
          </w:tcPr>
          <w:p w:rsidR="0017301F" w:rsidRPr="00267ACB" w:rsidRDefault="0017301F" w:rsidP="00562D38">
            <w:pPr>
              <w:ind w:left="0"/>
              <w:cnfStyle w:val="000000100000"/>
              <w:rPr>
                <w:rFonts w:ascii="Courier New" w:hAnsi="Courier New" w:cs="Courier New"/>
              </w:rPr>
            </w:pPr>
            <w:r w:rsidRPr="00267ACB">
              <w:rPr>
                <w:rFonts w:ascii="Courier New" w:hAnsi="Courier New" w:cs="Courier New"/>
              </w:rPr>
              <w:t>&gt;&gt;&gt;a=4</w:t>
            </w:r>
          </w:p>
          <w:p w:rsidR="0017301F" w:rsidRPr="00267ACB" w:rsidRDefault="0017301F" w:rsidP="00562D38">
            <w:pPr>
              <w:ind w:left="0"/>
              <w:cnfStyle w:val="000000100000"/>
              <w:rPr>
                <w:rFonts w:ascii="Courier New" w:hAnsi="Courier New" w:cs="Courier New"/>
              </w:rPr>
            </w:pPr>
            <w:r w:rsidRPr="00267ACB">
              <w:rPr>
                <w:rFonts w:ascii="Courier New" w:hAnsi="Courier New" w:cs="Courier New"/>
              </w:rPr>
              <w:t>&gt;&gt;&gt;print(type(a) is int)</w:t>
            </w:r>
          </w:p>
          <w:p w:rsidR="0017301F" w:rsidRPr="00267ACB" w:rsidRDefault="0017301F" w:rsidP="00562D38">
            <w:pPr>
              <w:ind w:left="0"/>
              <w:cnfStyle w:val="000000100000"/>
              <w:rPr>
                <w:rFonts w:ascii="Courier New" w:hAnsi="Courier New" w:cs="Courier New"/>
              </w:rPr>
            </w:pPr>
            <w:r w:rsidRPr="00267ACB">
              <w:rPr>
                <w:rFonts w:ascii="Courier New" w:hAnsi="Courier New" w:cs="Courier New"/>
              </w:rPr>
              <w:t>True</w:t>
            </w:r>
          </w:p>
        </w:tc>
      </w:tr>
      <w:tr w:rsidR="0017301F" w:rsidTr="00562D38">
        <w:tc>
          <w:tcPr>
            <w:cnfStyle w:val="001000000000"/>
            <w:tcW w:w="1137" w:type="dxa"/>
          </w:tcPr>
          <w:p w:rsidR="0017301F" w:rsidRPr="008057DD" w:rsidRDefault="0017301F" w:rsidP="00562D38">
            <w:pPr>
              <w:ind w:left="0"/>
              <w:rPr>
                <w:rFonts w:ascii="Courier New" w:hAnsi="Courier New" w:cs="Courier New"/>
                <w:b w:val="0"/>
              </w:rPr>
            </w:pPr>
            <w:r w:rsidRPr="008057DD">
              <w:rPr>
                <w:rFonts w:ascii="Courier New" w:hAnsi="Courier New" w:cs="Courier New"/>
                <w:b w:val="0"/>
              </w:rPr>
              <w:t>is not</w:t>
            </w:r>
          </w:p>
        </w:tc>
        <w:tc>
          <w:tcPr>
            <w:tcW w:w="4914" w:type="dxa"/>
          </w:tcPr>
          <w:p w:rsidR="0017301F" w:rsidRDefault="0017301F" w:rsidP="00562D38">
            <w:pPr>
              <w:ind w:left="0"/>
              <w:cnfStyle w:val="000000000000"/>
            </w:pPr>
            <w:r w:rsidRPr="00F25E91">
              <w:t>The result becomes False if the variables on either side of the operator point to the same object</w:t>
            </w:r>
            <w:r>
              <w:t>.</w:t>
            </w:r>
          </w:p>
        </w:tc>
        <w:tc>
          <w:tcPr>
            <w:tcW w:w="3543" w:type="dxa"/>
          </w:tcPr>
          <w:p w:rsidR="0017301F" w:rsidRPr="00267ACB" w:rsidRDefault="0017301F" w:rsidP="00562D38">
            <w:pPr>
              <w:ind w:left="0"/>
              <w:cnfStyle w:val="000000000000"/>
              <w:rPr>
                <w:rFonts w:ascii="Courier New" w:hAnsi="Courier New" w:cs="Courier New"/>
              </w:rPr>
            </w:pPr>
            <w:r w:rsidRPr="00267ACB">
              <w:rPr>
                <w:rFonts w:ascii="Courier New" w:hAnsi="Courier New" w:cs="Courier New"/>
              </w:rPr>
              <w:t>&gt;&gt;&gt;print(type(a) is not float)</w:t>
            </w:r>
          </w:p>
          <w:p w:rsidR="0017301F" w:rsidRPr="00267ACB" w:rsidRDefault="0017301F" w:rsidP="00562D38">
            <w:pPr>
              <w:ind w:left="0"/>
              <w:cnfStyle w:val="000000000000"/>
              <w:rPr>
                <w:rFonts w:ascii="Courier New" w:hAnsi="Courier New" w:cs="Courier New"/>
              </w:rPr>
            </w:pPr>
            <w:r w:rsidRPr="00267ACB">
              <w:rPr>
                <w:rFonts w:ascii="Courier New" w:hAnsi="Courier New" w:cs="Courier New"/>
              </w:rPr>
              <w:t>True</w:t>
            </w:r>
          </w:p>
        </w:tc>
      </w:tr>
    </w:tbl>
    <w:p w:rsidR="0017301F" w:rsidRPr="003D1178" w:rsidRDefault="0017301F" w:rsidP="0017301F">
      <w:pPr>
        <w:ind w:left="0"/>
      </w:pPr>
    </w:p>
    <w:p w:rsidR="0017301F" w:rsidRDefault="0017301F" w:rsidP="0017301F">
      <w:pPr>
        <w:pStyle w:val="Heading3"/>
      </w:pPr>
      <w:bookmarkStart w:id="89" w:name="_Toc514182317"/>
      <w:bookmarkStart w:id="90" w:name="_Toc515037832"/>
      <w:r>
        <w:t>Membership Operators</w:t>
      </w:r>
      <w:bookmarkEnd w:id="89"/>
      <w:bookmarkEnd w:id="90"/>
    </w:p>
    <w:p w:rsidR="0017301F" w:rsidRPr="00C84047" w:rsidRDefault="0017301F" w:rsidP="0017301F">
      <w:r w:rsidRPr="00287977">
        <w:t>Membership operators are used to test if a seq</w:t>
      </w:r>
      <w:r>
        <w:t>uence is presented in an object. The table below lists the membership operators used in Python.</w:t>
      </w:r>
    </w:p>
    <w:tbl>
      <w:tblPr>
        <w:tblStyle w:val="ListTable4"/>
        <w:tblW w:w="9594" w:type="dxa"/>
        <w:tblInd w:w="607" w:type="dxa"/>
        <w:tblLook w:val="04A0"/>
      </w:tblPr>
      <w:tblGrid>
        <w:gridCol w:w="1137"/>
        <w:gridCol w:w="4772"/>
        <w:gridCol w:w="3685"/>
      </w:tblGrid>
      <w:tr w:rsidR="0017301F" w:rsidTr="00562D38">
        <w:trPr>
          <w:cnfStyle w:val="100000000000"/>
        </w:trPr>
        <w:tc>
          <w:tcPr>
            <w:cnfStyle w:val="001000000000"/>
            <w:tcW w:w="1137" w:type="dxa"/>
          </w:tcPr>
          <w:p w:rsidR="0017301F" w:rsidRDefault="0017301F" w:rsidP="00562D38">
            <w:pPr>
              <w:ind w:left="0"/>
            </w:pPr>
            <w:r>
              <w:t>Operator</w:t>
            </w:r>
          </w:p>
        </w:tc>
        <w:tc>
          <w:tcPr>
            <w:tcW w:w="4772" w:type="dxa"/>
          </w:tcPr>
          <w:p w:rsidR="0017301F" w:rsidRDefault="0017301F" w:rsidP="00562D38">
            <w:pPr>
              <w:ind w:left="0"/>
              <w:cnfStyle w:val="100000000000"/>
            </w:pPr>
            <w:r>
              <w:t>Description</w:t>
            </w:r>
          </w:p>
        </w:tc>
        <w:tc>
          <w:tcPr>
            <w:tcW w:w="3685" w:type="dxa"/>
          </w:tcPr>
          <w:p w:rsidR="0017301F" w:rsidRDefault="0017301F" w:rsidP="00562D38">
            <w:pPr>
              <w:ind w:left="0"/>
              <w:cnfStyle w:val="100000000000"/>
            </w:pPr>
            <w:r>
              <w:t>Example</w:t>
            </w:r>
          </w:p>
        </w:tc>
      </w:tr>
      <w:tr w:rsidR="0017301F" w:rsidTr="00562D38">
        <w:trPr>
          <w:cnfStyle w:val="000000100000"/>
        </w:trPr>
        <w:tc>
          <w:tcPr>
            <w:cnfStyle w:val="001000000000"/>
            <w:tcW w:w="1137" w:type="dxa"/>
          </w:tcPr>
          <w:p w:rsidR="0017301F" w:rsidRPr="008057DD" w:rsidRDefault="0017301F" w:rsidP="00562D38">
            <w:pPr>
              <w:ind w:left="0"/>
              <w:rPr>
                <w:rFonts w:ascii="Courier New" w:hAnsi="Courier New" w:cs="Courier New"/>
                <w:b w:val="0"/>
              </w:rPr>
            </w:pPr>
            <w:r w:rsidRPr="008057DD">
              <w:rPr>
                <w:rFonts w:ascii="Courier New" w:hAnsi="Courier New" w:cs="Courier New"/>
                <w:b w:val="0"/>
              </w:rPr>
              <w:t>in</w:t>
            </w:r>
          </w:p>
        </w:tc>
        <w:tc>
          <w:tcPr>
            <w:tcW w:w="4772" w:type="dxa"/>
          </w:tcPr>
          <w:p w:rsidR="0017301F" w:rsidRDefault="0017301F" w:rsidP="00562D38">
            <w:pPr>
              <w:ind w:left="0"/>
              <w:cnfStyle w:val="000000100000"/>
            </w:pPr>
            <w:r w:rsidRPr="00F25E91">
              <w:t>The result of this operation becomes True if it finds a value in a specified sequence &amp; False otherwise.</w:t>
            </w:r>
          </w:p>
        </w:tc>
        <w:tc>
          <w:tcPr>
            <w:tcW w:w="3685" w:type="dxa"/>
          </w:tcPr>
          <w:p w:rsidR="0017301F" w:rsidRPr="00267ACB" w:rsidRDefault="0017301F" w:rsidP="00562D38">
            <w:pPr>
              <w:ind w:left="0"/>
              <w:cnfStyle w:val="000000100000"/>
              <w:rPr>
                <w:rFonts w:ascii="Courier New" w:hAnsi="Courier New" w:cs="Courier New"/>
              </w:rPr>
            </w:pPr>
            <w:r w:rsidRPr="00267ACB">
              <w:rPr>
                <w:rFonts w:ascii="Courier New" w:hAnsi="Courier New" w:cs="Courier New"/>
              </w:rPr>
              <w:t>&gt;&gt;&gt;list1=[1,2,3,4,5,6]</w:t>
            </w:r>
          </w:p>
          <w:p w:rsidR="0017301F" w:rsidRPr="00267ACB" w:rsidRDefault="0017301F" w:rsidP="00562D38">
            <w:pPr>
              <w:ind w:left="0"/>
              <w:cnfStyle w:val="000000100000"/>
              <w:rPr>
                <w:rFonts w:ascii="Courier New" w:hAnsi="Courier New" w:cs="Courier New"/>
              </w:rPr>
            </w:pPr>
            <w:r w:rsidRPr="00267ACB">
              <w:rPr>
                <w:rFonts w:ascii="Courier New" w:hAnsi="Courier New" w:cs="Courier New"/>
              </w:rPr>
              <w:t>&gt;&gt;&gt;print(1 in list1)</w:t>
            </w:r>
          </w:p>
          <w:p w:rsidR="0017301F" w:rsidRPr="00267ACB" w:rsidRDefault="0017301F" w:rsidP="00562D38">
            <w:pPr>
              <w:ind w:left="0"/>
              <w:cnfStyle w:val="000000100000"/>
              <w:rPr>
                <w:rFonts w:ascii="Courier New" w:hAnsi="Courier New" w:cs="Courier New"/>
              </w:rPr>
            </w:pPr>
            <w:r w:rsidRPr="00267ACB">
              <w:rPr>
                <w:rFonts w:ascii="Courier New" w:hAnsi="Courier New" w:cs="Courier New"/>
              </w:rPr>
              <w:t>True</w:t>
            </w:r>
          </w:p>
        </w:tc>
      </w:tr>
      <w:tr w:rsidR="0017301F" w:rsidTr="00562D38">
        <w:tc>
          <w:tcPr>
            <w:cnfStyle w:val="001000000000"/>
            <w:tcW w:w="1137" w:type="dxa"/>
          </w:tcPr>
          <w:p w:rsidR="0017301F" w:rsidRPr="008057DD" w:rsidRDefault="0017301F" w:rsidP="00562D38">
            <w:pPr>
              <w:ind w:left="0"/>
              <w:rPr>
                <w:rFonts w:ascii="Courier New" w:hAnsi="Courier New" w:cs="Courier New"/>
                <w:b w:val="0"/>
              </w:rPr>
            </w:pPr>
            <w:r w:rsidRPr="008057DD">
              <w:rPr>
                <w:rFonts w:ascii="Courier New" w:hAnsi="Courier New" w:cs="Courier New"/>
                <w:b w:val="0"/>
              </w:rPr>
              <w:t>not in</w:t>
            </w:r>
          </w:p>
        </w:tc>
        <w:tc>
          <w:tcPr>
            <w:tcW w:w="4772" w:type="dxa"/>
          </w:tcPr>
          <w:p w:rsidR="0017301F" w:rsidRDefault="0017301F" w:rsidP="00562D38">
            <w:pPr>
              <w:ind w:left="0"/>
              <w:cnfStyle w:val="000000000000"/>
            </w:pPr>
            <w:r w:rsidRPr="00F25E91">
              <w:t>Result of this operation becomes True if it doesn't find a value in a specified sequence &amp; False otherwise.</w:t>
            </w:r>
          </w:p>
        </w:tc>
        <w:tc>
          <w:tcPr>
            <w:tcW w:w="3685" w:type="dxa"/>
          </w:tcPr>
          <w:p w:rsidR="0017301F" w:rsidRPr="00267ACB" w:rsidRDefault="0017301F" w:rsidP="00562D38">
            <w:pPr>
              <w:ind w:left="0"/>
              <w:cnfStyle w:val="000000000000"/>
              <w:rPr>
                <w:rFonts w:ascii="Courier New" w:hAnsi="Courier New" w:cs="Courier New"/>
              </w:rPr>
            </w:pPr>
            <w:r w:rsidRPr="00267ACB">
              <w:rPr>
                <w:rFonts w:ascii="Courier New" w:hAnsi="Courier New" w:cs="Courier New"/>
              </w:rPr>
              <w:t>&gt;&gt;&gt;print(7 not in list1)</w:t>
            </w:r>
          </w:p>
          <w:p w:rsidR="0017301F" w:rsidRPr="00267ACB" w:rsidRDefault="0017301F" w:rsidP="00562D38">
            <w:pPr>
              <w:ind w:left="0"/>
              <w:cnfStyle w:val="000000000000"/>
              <w:rPr>
                <w:rFonts w:ascii="Courier New" w:hAnsi="Courier New" w:cs="Courier New"/>
              </w:rPr>
            </w:pPr>
            <w:r w:rsidRPr="00267ACB">
              <w:rPr>
                <w:rFonts w:ascii="Courier New" w:hAnsi="Courier New" w:cs="Courier New"/>
              </w:rPr>
              <w:t>True</w:t>
            </w:r>
          </w:p>
        </w:tc>
      </w:tr>
    </w:tbl>
    <w:p w:rsidR="0017301F" w:rsidRDefault="0017301F" w:rsidP="0017301F">
      <w:pPr>
        <w:pStyle w:val="Heading3"/>
      </w:pPr>
    </w:p>
    <w:p w:rsidR="0017301F" w:rsidRDefault="0017301F" w:rsidP="0017301F">
      <w:pPr>
        <w:spacing w:after="0"/>
        <w:ind w:left="0"/>
        <w:rPr>
          <w:rFonts w:asciiTheme="majorHAnsi" w:hAnsiTheme="majorHAnsi"/>
          <w:kern w:val="28"/>
          <w:sz w:val="28"/>
          <w:szCs w:val="28"/>
        </w:rPr>
      </w:pPr>
      <w:r>
        <w:br w:type="page"/>
      </w:r>
    </w:p>
    <w:p w:rsidR="0017301F" w:rsidRDefault="0017301F" w:rsidP="0017301F">
      <w:pPr>
        <w:pStyle w:val="Heading3"/>
      </w:pPr>
      <w:bookmarkStart w:id="91" w:name="_Toc514182318"/>
      <w:bookmarkStart w:id="92" w:name="_Toc515037833"/>
      <w:r>
        <w:lastRenderedPageBreak/>
        <w:t>Operator Precedence and Associativity</w:t>
      </w:r>
      <w:bookmarkEnd w:id="91"/>
      <w:bookmarkEnd w:id="92"/>
    </w:p>
    <w:p w:rsidR="0017301F" w:rsidRDefault="0017301F" w:rsidP="0017301F">
      <w:pPr>
        <w:spacing w:after="0"/>
      </w:pPr>
      <w:r>
        <w:t>In cases where multiple operators appear in the same expression, the Python Interpreter applies the rules of arithmetic to define precedence and associativity.</w:t>
      </w:r>
    </w:p>
    <w:p w:rsidR="0017301F" w:rsidRDefault="0017301F" w:rsidP="0017301F">
      <w:pPr>
        <w:spacing w:after="0"/>
      </w:pPr>
      <w:r>
        <w:t xml:space="preserve">Precedence rules are applied when two types of operators are used and the Interpreter has to decide which one to apply first. </w:t>
      </w:r>
    </w:p>
    <w:p w:rsidR="0017301F" w:rsidRDefault="0017301F" w:rsidP="0017301F">
      <w:pPr>
        <w:spacing w:after="0"/>
      </w:pPr>
      <w:r>
        <w:t xml:space="preserve">Associativity rules are applied when two operators of the same precedence are included in an expression and the Interpreter has to decide which one to apply first. </w:t>
      </w:r>
    </w:p>
    <w:p w:rsidR="0017301F" w:rsidRDefault="0017301F" w:rsidP="0017301F">
      <w:pPr>
        <w:spacing w:after="0"/>
        <w:ind w:left="0"/>
      </w:pPr>
    </w:p>
    <w:p w:rsidR="0017301F" w:rsidRPr="00A0123B" w:rsidRDefault="0017301F" w:rsidP="0017301F">
      <w:pPr>
        <w:spacing w:after="0"/>
      </w:pPr>
      <w:r w:rsidRPr="00A0123B">
        <w:t>The following table summarizes the operator precedence in Python, from lowest precedence (least binding) to highest precedence (most binding). Operators in the same box have the same precedence. Unless the syntax is explicitly given, operators are binary. Operators in the same box group left to right (except for exponentiation, which groups from right to left).</w:t>
      </w:r>
    </w:p>
    <w:p w:rsidR="0017301F" w:rsidRPr="00A0123B" w:rsidRDefault="0017301F" w:rsidP="0017301F">
      <w:pPr>
        <w:spacing w:after="0"/>
        <w:ind w:left="0"/>
      </w:pPr>
    </w:p>
    <w:p w:rsidR="0017301F" w:rsidRPr="00A0123B" w:rsidRDefault="0017301F" w:rsidP="0017301F">
      <w:pPr>
        <w:spacing w:after="0"/>
        <w:rPr>
          <w:i/>
        </w:rPr>
      </w:pPr>
      <w:r w:rsidRPr="00A0123B">
        <w:rPr>
          <w:b/>
          <w:sz w:val="20"/>
        </w:rPr>
        <w:t>Note</w:t>
      </w:r>
      <w:r w:rsidRPr="00A0123B">
        <w:rPr>
          <w:sz w:val="20"/>
        </w:rPr>
        <w:t xml:space="preserve">: </w:t>
      </w:r>
      <w:r w:rsidRPr="00A0123B">
        <w:rPr>
          <w:i/>
          <w:sz w:val="20"/>
        </w:rPr>
        <w:t>Comparisons, membership tests, and identity tests, all have the same precedence and have a left-to-right chaining feature</w:t>
      </w:r>
      <w:r w:rsidRPr="00A0123B">
        <w:rPr>
          <w:i/>
        </w:rPr>
        <w:t>.</w:t>
      </w:r>
    </w:p>
    <w:p w:rsidR="0017301F" w:rsidRPr="00A0123B" w:rsidRDefault="0017301F" w:rsidP="0017301F">
      <w:pPr>
        <w:spacing w:after="0"/>
      </w:pPr>
    </w:p>
    <w:tbl>
      <w:tblPr>
        <w:tblStyle w:val="ListTable4"/>
        <w:tblW w:w="9878" w:type="dxa"/>
        <w:tblInd w:w="607" w:type="dxa"/>
        <w:tblLayout w:type="fixed"/>
        <w:tblLook w:val="04A0"/>
      </w:tblPr>
      <w:tblGrid>
        <w:gridCol w:w="4916"/>
        <w:gridCol w:w="4962"/>
      </w:tblGrid>
      <w:tr w:rsidR="0017301F" w:rsidRPr="00A0123B" w:rsidTr="00562D38">
        <w:trPr>
          <w:cnfStyle w:val="100000000000"/>
        </w:trPr>
        <w:tc>
          <w:tcPr>
            <w:cnfStyle w:val="001000000000"/>
            <w:tcW w:w="4916" w:type="dxa"/>
          </w:tcPr>
          <w:p w:rsidR="0017301F" w:rsidRPr="00A0123B" w:rsidRDefault="0017301F" w:rsidP="00562D38">
            <w:pPr>
              <w:spacing w:after="0"/>
              <w:ind w:left="0"/>
            </w:pPr>
            <w:r w:rsidRPr="00A0123B">
              <w:t>Operator</w:t>
            </w:r>
          </w:p>
        </w:tc>
        <w:tc>
          <w:tcPr>
            <w:tcW w:w="4962" w:type="dxa"/>
          </w:tcPr>
          <w:p w:rsidR="0017301F" w:rsidRPr="00A0123B" w:rsidRDefault="0017301F" w:rsidP="00562D38">
            <w:pPr>
              <w:spacing w:after="0"/>
              <w:ind w:left="0"/>
              <w:cnfStyle w:val="100000000000"/>
            </w:pPr>
            <w:r w:rsidRPr="00A0123B">
              <w:t>Description</w:t>
            </w:r>
          </w:p>
        </w:tc>
      </w:tr>
      <w:tr w:rsidR="0017301F" w:rsidRPr="00A0123B" w:rsidTr="00562D38">
        <w:trPr>
          <w:cnfStyle w:val="000000100000"/>
        </w:trPr>
        <w:tc>
          <w:tcPr>
            <w:cnfStyle w:val="001000000000"/>
            <w:tcW w:w="4916" w:type="dxa"/>
            <w:vAlign w:val="center"/>
          </w:tcPr>
          <w:p w:rsidR="0017301F" w:rsidRPr="00267ACB" w:rsidRDefault="0017301F" w:rsidP="00562D38">
            <w:pPr>
              <w:spacing w:after="0"/>
              <w:ind w:left="0"/>
              <w:rPr>
                <w:rFonts w:ascii="Courier New" w:hAnsi="Courier New" w:cs="Courier New"/>
                <w:b w:val="0"/>
                <w:color w:val="222222"/>
              </w:rPr>
            </w:pPr>
            <w:r w:rsidRPr="00267ACB">
              <w:rPr>
                <w:rFonts w:ascii="Courier New" w:hAnsi="Courier New" w:cs="Courier New"/>
                <w:b w:val="0"/>
              </w:rPr>
              <w:t>lambda</w:t>
            </w:r>
          </w:p>
        </w:tc>
        <w:tc>
          <w:tcPr>
            <w:tcW w:w="4962" w:type="dxa"/>
            <w:vAlign w:val="center"/>
          </w:tcPr>
          <w:p w:rsidR="0017301F" w:rsidRPr="00A0123B" w:rsidRDefault="0017301F" w:rsidP="00562D38">
            <w:pPr>
              <w:spacing w:after="0"/>
              <w:ind w:left="0"/>
              <w:cnfStyle w:val="000000100000"/>
              <w:rPr>
                <w:rFonts w:asciiTheme="majorHAnsi" w:hAnsiTheme="majorHAnsi"/>
              </w:rPr>
            </w:pPr>
            <w:r w:rsidRPr="00A0123B">
              <w:rPr>
                <w:rFonts w:asciiTheme="majorHAnsi" w:hAnsiTheme="majorHAnsi" w:cs="Arial"/>
                <w:color w:val="222222"/>
              </w:rPr>
              <w:t>Lambda expression</w:t>
            </w:r>
          </w:p>
        </w:tc>
      </w:tr>
      <w:tr w:rsidR="0017301F" w:rsidRPr="00A0123B" w:rsidTr="00562D38">
        <w:tc>
          <w:tcPr>
            <w:cnfStyle w:val="001000000000"/>
            <w:tcW w:w="4916" w:type="dxa"/>
            <w:vAlign w:val="center"/>
          </w:tcPr>
          <w:p w:rsidR="0017301F" w:rsidRPr="00267ACB" w:rsidRDefault="0047219C" w:rsidP="00562D38">
            <w:pPr>
              <w:spacing w:after="0"/>
              <w:ind w:left="0"/>
              <w:rPr>
                <w:rFonts w:ascii="Courier New" w:hAnsi="Courier New" w:cs="Courier New"/>
                <w:b w:val="0"/>
                <w:color w:val="222222"/>
              </w:rPr>
            </w:pPr>
            <w:hyperlink r:id="rId39" w:anchor="if" w:history="1">
              <w:r w:rsidR="0017301F" w:rsidRPr="00267ACB">
                <w:rPr>
                  <w:rFonts w:ascii="Courier New" w:hAnsi="Courier New" w:cs="Courier New"/>
                  <w:b w:val="0"/>
                  <w:color w:val="222222"/>
                </w:rPr>
                <w:t>if</w:t>
              </w:r>
            </w:hyperlink>
            <w:r w:rsidR="0017301F" w:rsidRPr="00267ACB">
              <w:rPr>
                <w:rFonts w:ascii="Courier New" w:hAnsi="Courier New" w:cs="Courier New"/>
                <w:b w:val="0"/>
                <w:color w:val="222222"/>
              </w:rPr>
              <w:t> – </w:t>
            </w:r>
            <w:hyperlink r:id="rId40" w:anchor="else" w:history="1">
              <w:r w:rsidR="0017301F" w:rsidRPr="00267ACB">
                <w:rPr>
                  <w:rFonts w:ascii="Courier New" w:hAnsi="Courier New" w:cs="Courier New"/>
                  <w:b w:val="0"/>
                  <w:color w:val="222222"/>
                </w:rPr>
                <w:t>else</w:t>
              </w:r>
            </w:hyperlink>
          </w:p>
        </w:tc>
        <w:tc>
          <w:tcPr>
            <w:tcW w:w="4962" w:type="dxa"/>
            <w:vAlign w:val="center"/>
          </w:tcPr>
          <w:p w:rsidR="0017301F" w:rsidRPr="00A0123B" w:rsidRDefault="0017301F" w:rsidP="00562D38">
            <w:pPr>
              <w:spacing w:after="0"/>
              <w:ind w:left="0"/>
              <w:cnfStyle w:val="000000000000"/>
              <w:rPr>
                <w:rFonts w:asciiTheme="majorHAnsi" w:hAnsiTheme="majorHAnsi"/>
              </w:rPr>
            </w:pPr>
            <w:r w:rsidRPr="00A0123B">
              <w:rPr>
                <w:rFonts w:asciiTheme="majorHAnsi" w:hAnsiTheme="majorHAnsi" w:cs="Arial"/>
                <w:color w:val="222222"/>
              </w:rPr>
              <w:t>Conditional expression</w:t>
            </w:r>
          </w:p>
        </w:tc>
      </w:tr>
      <w:tr w:rsidR="0017301F" w:rsidRPr="00A0123B" w:rsidTr="00562D38">
        <w:trPr>
          <w:cnfStyle w:val="000000100000"/>
        </w:trPr>
        <w:tc>
          <w:tcPr>
            <w:cnfStyle w:val="001000000000"/>
            <w:tcW w:w="4916" w:type="dxa"/>
            <w:vAlign w:val="center"/>
          </w:tcPr>
          <w:p w:rsidR="0017301F" w:rsidRPr="00267ACB" w:rsidRDefault="0047219C" w:rsidP="00562D38">
            <w:pPr>
              <w:spacing w:after="0"/>
              <w:ind w:left="0"/>
              <w:rPr>
                <w:rFonts w:ascii="Courier New" w:hAnsi="Courier New" w:cs="Courier New"/>
                <w:b w:val="0"/>
                <w:color w:val="222222"/>
              </w:rPr>
            </w:pPr>
            <w:hyperlink r:id="rId41" w:anchor="or" w:history="1">
              <w:r w:rsidR="0017301F" w:rsidRPr="00267ACB">
                <w:rPr>
                  <w:rFonts w:ascii="Courier New" w:hAnsi="Courier New" w:cs="Courier New"/>
                  <w:b w:val="0"/>
                  <w:color w:val="222222"/>
                </w:rPr>
                <w:t>or</w:t>
              </w:r>
            </w:hyperlink>
          </w:p>
        </w:tc>
        <w:tc>
          <w:tcPr>
            <w:tcW w:w="4962" w:type="dxa"/>
            <w:vAlign w:val="center"/>
          </w:tcPr>
          <w:p w:rsidR="0017301F" w:rsidRPr="00A0123B" w:rsidRDefault="0017301F" w:rsidP="00562D38">
            <w:pPr>
              <w:spacing w:after="0"/>
              <w:ind w:left="0"/>
              <w:cnfStyle w:val="000000100000"/>
              <w:rPr>
                <w:rFonts w:asciiTheme="majorHAnsi" w:hAnsiTheme="majorHAnsi"/>
              </w:rPr>
            </w:pPr>
            <w:r w:rsidRPr="00A0123B">
              <w:rPr>
                <w:rFonts w:asciiTheme="majorHAnsi" w:hAnsiTheme="majorHAnsi" w:cs="Arial"/>
                <w:color w:val="222222"/>
              </w:rPr>
              <w:t>Boolean OR</w:t>
            </w:r>
          </w:p>
        </w:tc>
      </w:tr>
      <w:tr w:rsidR="0017301F" w:rsidRPr="00A0123B" w:rsidTr="00562D38">
        <w:tc>
          <w:tcPr>
            <w:cnfStyle w:val="001000000000"/>
            <w:tcW w:w="4916" w:type="dxa"/>
            <w:vAlign w:val="center"/>
          </w:tcPr>
          <w:p w:rsidR="0017301F" w:rsidRPr="00267ACB" w:rsidRDefault="0047219C" w:rsidP="00562D38">
            <w:pPr>
              <w:spacing w:after="0"/>
              <w:ind w:left="0"/>
              <w:rPr>
                <w:rFonts w:ascii="Courier New" w:hAnsi="Courier New" w:cs="Courier New"/>
                <w:b w:val="0"/>
                <w:color w:val="222222"/>
              </w:rPr>
            </w:pPr>
            <w:hyperlink r:id="rId42" w:anchor="and" w:history="1">
              <w:r w:rsidR="0017301F" w:rsidRPr="00267ACB">
                <w:rPr>
                  <w:rFonts w:ascii="Courier New" w:hAnsi="Courier New" w:cs="Courier New"/>
                  <w:b w:val="0"/>
                  <w:color w:val="222222"/>
                </w:rPr>
                <w:t>and</w:t>
              </w:r>
            </w:hyperlink>
          </w:p>
        </w:tc>
        <w:tc>
          <w:tcPr>
            <w:tcW w:w="4962" w:type="dxa"/>
            <w:vAlign w:val="center"/>
          </w:tcPr>
          <w:p w:rsidR="0017301F" w:rsidRPr="00A0123B" w:rsidRDefault="0017301F" w:rsidP="00562D38">
            <w:pPr>
              <w:spacing w:after="0"/>
              <w:ind w:left="0"/>
              <w:cnfStyle w:val="000000000000"/>
              <w:rPr>
                <w:rFonts w:asciiTheme="majorHAnsi" w:hAnsiTheme="majorHAnsi"/>
              </w:rPr>
            </w:pPr>
            <w:r w:rsidRPr="00A0123B">
              <w:rPr>
                <w:rFonts w:asciiTheme="majorHAnsi" w:hAnsiTheme="majorHAnsi" w:cs="Arial"/>
                <w:color w:val="222222"/>
              </w:rPr>
              <w:t>Boolean AND</w:t>
            </w:r>
          </w:p>
        </w:tc>
      </w:tr>
      <w:tr w:rsidR="0017301F" w:rsidRPr="00A0123B" w:rsidTr="00562D38">
        <w:trPr>
          <w:cnfStyle w:val="000000100000"/>
        </w:trPr>
        <w:tc>
          <w:tcPr>
            <w:cnfStyle w:val="001000000000"/>
            <w:tcW w:w="4916" w:type="dxa"/>
            <w:vAlign w:val="center"/>
          </w:tcPr>
          <w:p w:rsidR="0017301F" w:rsidRPr="00267ACB" w:rsidRDefault="0047219C" w:rsidP="00562D38">
            <w:pPr>
              <w:spacing w:after="0"/>
              <w:ind w:left="0"/>
              <w:rPr>
                <w:rFonts w:ascii="Courier New" w:hAnsi="Courier New" w:cs="Courier New"/>
                <w:b w:val="0"/>
                <w:color w:val="222222"/>
              </w:rPr>
            </w:pPr>
            <w:hyperlink r:id="rId43" w:anchor="not" w:history="1">
              <w:r w:rsidR="0017301F" w:rsidRPr="00267ACB">
                <w:rPr>
                  <w:rFonts w:ascii="Courier New" w:hAnsi="Courier New" w:cs="Courier New"/>
                  <w:b w:val="0"/>
                  <w:color w:val="222222"/>
                </w:rPr>
                <w:t>not</w:t>
              </w:r>
            </w:hyperlink>
            <w:r w:rsidR="0017301F" w:rsidRPr="00267ACB">
              <w:rPr>
                <w:rFonts w:ascii="Courier New" w:hAnsi="Courier New" w:cs="Courier New"/>
                <w:b w:val="0"/>
                <w:color w:val="222222"/>
              </w:rPr>
              <w:t> </w:t>
            </w:r>
            <w:r w:rsidR="0017301F" w:rsidRPr="00267ACB">
              <w:rPr>
                <w:rFonts w:ascii="Courier New" w:hAnsi="Courier New" w:cs="Courier New"/>
                <w:b w:val="0"/>
              </w:rPr>
              <w:t>x</w:t>
            </w:r>
          </w:p>
        </w:tc>
        <w:tc>
          <w:tcPr>
            <w:tcW w:w="4962" w:type="dxa"/>
            <w:vAlign w:val="center"/>
          </w:tcPr>
          <w:p w:rsidR="0017301F" w:rsidRPr="00A0123B" w:rsidRDefault="0017301F" w:rsidP="00562D38">
            <w:pPr>
              <w:spacing w:after="0"/>
              <w:ind w:left="0"/>
              <w:cnfStyle w:val="000000100000"/>
              <w:rPr>
                <w:rFonts w:asciiTheme="majorHAnsi" w:hAnsiTheme="majorHAnsi"/>
              </w:rPr>
            </w:pPr>
            <w:r w:rsidRPr="00A0123B">
              <w:rPr>
                <w:rFonts w:asciiTheme="majorHAnsi" w:hAnsiTheme="majorHAnsi" w:cs="Arial"/>
                <w:color w:val="222222"/>
              </w:rPr>
              <w:t>Boolean NOT</w:t>
            </w:r>
          </w:p>
        </w:tc>
      </w:tr>
      <w:tr w:rsidR="0017301F" w:rsidRPr="00A0123B" w:rsidTr="00562D38">
        <w:tc>
          <w:tcPr>
            <w:cnfStyle w:val="001000000000"/>
            <w:tcW w:w="4916" w:type="dxa"/>
            <w:vAlign w:val="center"/>
          </w:tcPr>
          <w:p w:rsidR="0017301F" w:rsidRPr="00267ACB" w:rsidRDefault="0047219C" w:rsidP="00562D38">
            <w:pPr>
              <w:spacing w:after="0"/>
              <w:ind w:left="0"/>
              <w:rPr>
                <w:rFonts w:ascii="Courier New" w:hAnsi="Courier New" w:cs="Courier New"/>
                <w:b w:val="0"/>
                <w:color w:val="222222"/>
              </w:rPr>
            </w:pPr>
            <w:hyperlink r:id="rId44" w:anchor="in" w:history="1">
              <w:r w:rsidR="0017301F" w:rsidRPr="00267ACB">
                <w:rPr>
                  <w:rFonts w:ascii="Courier New" w:hAnsi="Courier New" w:cs="Courier New"/>
                  <w:b w:val="0"/>
                  <w:color w:val="222222"/>
                </w:rPr>
                <w:t>in</w:t>
              </w:r>
            </w:hyperlink>
            <w:r w:rsidR="0017301F" w:rsidRPr="00267ACB">
              <w:rPr>
                <w:rFonts w:ascii="Courier New" w:hAnsi="Courier New" w:cs="Courier New"/>
                <w:b w:val="0"/>
                <w:color w:val="222222"/>
              </w:rPr>
              <w:t>, </w:t>
            </w:r>
            <w:hyperlink r:id="rId45" w:anchor="not-in" w:history="1">
              <w:r w:rsidR="0017301F" w:rsidRPr="00267ACB">
                <w:rPr>
                  <w:rFonts w:ascii="Courier New" w:hAnsi="Courier New" w:cs="Courier New"/>
                  <w:b w:val="0"/>
                  <w:color w:val="222222"/>
                </w:rPr>
                <w:t>not in</w:t>
              </w:r>
            </w:hyperlink>
            <w:r w:rsidR="0017301F" w:rsidRPr="00267ACB">
              <w:rPr>
                <w:rFonts w:ascii="Courier New" w:hAnsi="Courier New" w:cs="Courier New"/>
                <w:b w:val="0"/>
                <w:color w:val="222222"/>
              </w:rPr>
              <w:t>, </w:t>
            </w:r>
            <w:hyperlink r:id="rId46" w:anchor="is" w:history="1">
              <w:r w:rsidR="0017301F" w:rsidRPr="00267ACB">
                <w:rPr>
                  <w:rFonts w:ascii="Courier New" w:hAnsi="Courier New" w:cs="Courier New"/>
                  <w:b w:val="0"/>
                  <w:color w:val="222222"/>
                </w:rPr>
                <w:t>is</w:t>
              </w:r>
            </w:hyperlink>
            <w:r w:rsidR="0017301F" w:rsidRPr="00267ACB">
              <w:rPr>
                <w:rFonts w:ascii="Courier New" w:hAnsi="Courier New" w:cs="Courier New"/>
                <w:b w:val="0"/>
                <w:color w:val="222222"/>
              </w:rPr>
              <w:t>, </w:t>
            </w:r>
            <w:hyperlink r:id="rId47" w:anchor="is-not" w:history="1">
              <w:r w:rsidR="0017301F" w:rsidRPr="00267ACB">
                <w:rPr>
                  <w:rFonts w:ascii="Courier New" w:hAnsi="Courier New" w:cs="Courier New"/>
                  <w:b w:val="0"/>
                  <w:color w:val="222222"/>
                </w:rPr>
                <w:t>is not</w:t>
              </w:r>
            </w:hyperlink>
            <w:r w:rsidR="0017301F" w:rsidRPr="00267ACB">
              <w:rPr>
                <w:rFonts w:ascii="Courier New" w:hAnsi="Courier New" w:cs="Courier New"/>
                <w:b w:val="0"/>
                <w:color w:val="222222"/>
              </w:rPr>
              <w:t>, </w:t>
            </w:r>
            <w:r w:rsidR="0017301F" w:rsidRPr="00267ACB">
              <w:rPr>
                <w:rFonts w:ascii="Courier New" w:hAnsi="Courier New" w:cs="Courier New"/>
                <w:b w:val="0"/>
              </w:rPr>
              <w:t>&lt;</w:t>
            </w:r>
            <w:r w:rsidR="0017301F" w:rsidRPr="00267ACB">
              <w:rPr>
                <w:rFonts w:ascii="Courier New" w:hAnsi="Courier New" w:cs="Courier New"/>
                <w:b w:val="0"/>
                <w:color w:val="222222"/>
              </w:rPr>
              <w:t>, </w:t>
            </w:r>
            <w:r w:rsidR="0017301F" w:rsidRPr="00267ACB">
              <w:rPr>
                <w:rFonts w:ascii="Courier New" w:hAnsi="Courier New" w:cs="Courier New"/>
                <w:b w:val="0"/>
              </w:rPr>
              <w:t>&lt;=</w:t>
            </w:r>
            <w:r w:rsidR="0017301F" w:rsidRPr="00267ACB">
              <w:rPr>
                <w:rFonts w:ascii="Courier New" w:hAnsi="Courier New" w:cs="Courier New"/>
                <w:b w:val="0"/>
                <w:color w:val="222222"/>
              </w:rPr>
              <w:t>, </w:t>
            </w:r>
            <w:r w:rsidR="0017301F" w:rsidRPr="00267ACB">
              <w:rPr>
                <w:rFonts w:ascii="Courier New" w:hAnsi="Courier New" w:cs="Courier New"/>
                <w:b w:val="0"/>
              </w:rPr>
              <w:t>&gt;</w:t>
            </w:r>
            <w:r w:rsidR="0017301F" w:rsidRPr="00267ACB">
              <w:rPr>
                <w:rFonts w:ascii="Courier New" w:hAnsi="Courier New" w:cs="Courier New"/>
                <w:b w:val="0"/>
                <w:color w:val="222222"/>
              </w:rPr>
              <w:t>, </w:t>
            </w:r>
            <w:r w:rsidR="0017301F" w:rsidRPr="00267ACB">
              <w:rPr>
                <w:rFonts w:ascii="Courier New" w:hAnsi="Courier New" w:cs="Courier New"/>
                <w:b w:val="0"/>
              </w:rPr>
              <w:t>&gt;=</w:t>
            </w:r>
            <w:r w:rsidR="0017301F" w:rsidRPr="00267ACB">
              <w:rPr>
                <w:rFonts w:ascii="Courier New" w:hAnsi="Courier New" w:cs="Courier New"/>
                <w:b w:val="0"/>
                <w:color w:val="222222"/>
              </w:rPr>
              <w:t>, </w:t>
            </w:r>
            <w:r w:rsidR="0017301F" w:rsidRPr="00267ACB">
              <w:rPr>
                <w:rFonts w:ascii="Courier New" w:hAnsi="Courier New" w:cs="Courier New"/>
                <w:b w:val="0"/>
              </w:rPr>
              <w:t>!=</w:t>
            </w:r>
            <w:r w:rsidR="0017301F" w:rsidRPr="00267ACB">
              <w:rPr>
                <w:rFonts w:ascii="Courier New" w:hAnsi="Courier New" w:cs="Courier New"/>
                <w:b w:val="0"/>
                <w:color w:val="222222"/>
              </w:rPr>
              <w:t>, </w:t>
            </w:r>
            <w:r w:rsidR="0017301F" w:rsidRPr="00267ACB">
              <w:rPr>
                <w:rFonts w:ascii="Courier New" w:hAnsi="Courier New" w:cs="Courier New"/>
                <w:b w:val="0"/>
              </w:rPr>
              <w:t>==</w:t>
            </w:r>
          </w:p>
        </w:tc>
        <w:tc>
          <w:tcPr>
            <w:tcW w:w="4962" w:type="dxa"/>
            <w:vAlign w:val="center"/>
          </w:tcPr>
          <w:p w:rsidR="0017301F" w:rsidRPr="00A0123B" w:rsidRDefault="0017301F" w:rsidP="00562D38">
            <w:pPr>
              <w:spacing w:after="0"/>
              <w:ind w:left="0"/>
              <w:cnfStyle w:val="000000000000"/>
              <w:rPr>
                <w:rFonts w:asciiTheme="majorHAnsi" w:hAnsiTheme="majorHAnsi"/>
              </w:rPr>
            </w:pPr>
            <w:r w:rsidRPr="00A0123B">
              <w:rPr>
                <w:rFonts w:asciiTheme="majorHAnsi" w:hAnsiTheme="majorHAnsi" w:cs="Arial"/>
                <w:color w:val="222222"/>
              </w:rPr>
              <w:t>Comparisons, including membership tests and identity tests</w:t>
            </w:r>
          </w:p>
        </w:tc>
      </w:tr>
      <w:tr w:rsidR="0017301F" w:rsidRPr="00A0123B" w:rsidTr="00562D38">
        <w:trPr>
          <w:cnfStyle w:val="000000100000"/>
        </w:trPr>
        <w:tc>
          <w:tcPr>
            <w:cnfStyle w:val="001000000000"/>
            <w:tcW w:w="4916" w:type="dxa"/>
            <w:vAlign w:val="center"/>
          </w:tcPr>
          <w:p w:rsidR="0017301F" w:rsidRPr="00267ACB" w:rsidRDefault="0017301F" w:rsidP="00562D38">
            <w:pPr>
              <w:spacing w:after="0"/>
              <w:ind w:left="0"/>
              <w:rPr>
                <w:rFonts w:ascii="Courier New" w:hAnsi="Courier New" w:cs="Courier New"/>
                <w:b w:val="0"/>
                <w:color w:val="222222"/>
              </w:rPr>
            </w:pPr>
            <w:r w:rsidRPr="00267ACB">
              <w:rPr>
                <w:rFonts w:ascii="Courier New" w:hAnsi="Courier New" w:cs="Courier New"/>
                <w:b w:val="0"/>
              </w:rPr>
              <w:t>|</w:t>
            </w:r>
          </w:p>
        </w:tc>
        <w:tc>
          <w:tcPr>
            <w:tcW w:w="4962" w:type="dxa"/>
            <w:vAlign w:val="center"/>
          </w:tcPr>
          <w:p w:rsidR="0017301F" w:rsidRPr="00A0123B" w:rsidRDefault="0017301F" w:rsidP="00562D38">
            <w:pPr>
              <w:spacing w:after="0"/>
              <w:ind w:left="0"/>
              <w:cnfStyle w:val="000000100000"/>
              <w:rPr>
                <w:rFonts w:asciiTheme="majorHAnsi" w:hAnsiTheme="majorHAnsi"/>
              </w:rPr>
            </w:pPr>
            <w:r w:rsidRPr="00A0123B">
              <w:rPr>
                <w:rFonts w:asciiTheme="majorHAnsi" w:hAnsiTheme="majorHAnsi" w:cs="Arial"/>
                <w:color w:val="222222"/>
              </w:rPr>
              <w:t>Bitwise OR</w:t>
            </w:r>
          </w:p>
        </w:tc>
      </w:tr>
      <w:tr w:rsidR="0017301F" w:rsidRPr="00A0123B" w:rsidTr="00562D38">
        <w:tc>
          <w:tcPr>
            <w:cnfStyle w:val="001000000000"/>
            <w:tcW w:w="4916" w:type="dxa"/>
            <w:vAlign w:val="center"/>
          </w:tcPr>
          <w:p w:rsidR="0017301F" w:rsidRPr="00267ACB" w:rsidRDefault="0017301F" w:rsidP="00562D38">
            <w:pPr>
              <w:spacing w:after="0"/>
              <w:ind w:left="0"/>
              <w:rPr>
                <w:rFonts w:ascii="Courier New" w:hAnsi="Courier New" w:cs="Courier New"/>
                <w:b w:val="0"/>
                <w:color w:val="222222"/>
              </w:rPr>
            </w:pPr>
            <w:r w:rsidRPr="00267ACB">
              <w:rPr>
                <w:rFonts w:ascii="Courier New" w:hAnsi="Courier New" w:cs="Courier New"/>
                <w:b w:val="0"/>
              </w:rPr>
              <w:t>^</w:t>
            </w:r>
          </w:p>
        </w:tc>
        <w:tc>
          <w:tcPr>
            <w:tcW w:w="4962" w:type="dxa"/>
            <w:vAlign w:val="center"/>
          </w:tcPr>
          <w:p w:rsidR="0017301F" w:rsidRPr="00A0123B" w:rsidRDefault="0017301F" w:rsidP="00562D38">
            <w:pPr>
              <w:spacing w:after="0"/>
              <w:ind w:left="0"/>
              <w:cnfStyle w:val="000000000000"/>
              <w:rPr>
                <w:rFonts w:asciiTheme="majorHAnsi" w:hAnsiTheme="majorHAnsi"/>
              </w:rPr>
            </w:pPr>
            <w:r w:rsidRPr="00A0123B">
              <w:rPr>
                <w:rFonts w:asciiTheme="majorHAnsi" w:hAnsiTheme="majorHAnsi" w:cs="Arial"/>
                <w:color w:val="222222"/>
              </w:rPr>
              <w:t>Bitwise XOR</w:t>
            </w:r>
          </w:p>
        </w:tc>
      </w:tr>
      <w:tr w:rsidR="0017301F" w:rsidRPr="00A0123B" w:rsidTr="00562D38">
        <w:trPr>
          <w:cnfStyle w:val="000000100000"/>
        </w:trPr>
        <w:tc>
          <w:tcPr>
            <w:cnfStyle w:val="001000000000"/>
            <w:tcW w:w="4916" w:type="dxa"/>
            <w:vAlign w:val="center"/>
          </w:tcPr>
          <w:p w:rsidR="0017301F" w:rsidRPr="00267ACB" w:rsidRDefault="0017301F" w:rsidP="00562D38">
            <w:pPr>
              <w:spacing w:after="0"/>
              <w:ind w:left="0"/>
              <w:rPr>
                <w:rFonts w:ascii="Courier New" w:hAnsi="Courier New" w:cs="Courier New"/>
                <w:b w:val="0"/>
                <w:color w:val="222222"/>
              </w:rPr>
            </w:pPr>
            <w:r w:rsidRPr="00267ACB">
              <w:rPr>
                <w:rFonts w:ascii="Courier New" w:hAnsi="Courier New" w:cs="Courier New"/>
                <w:b w:val="0"/>
              </w:rPr>
              <w:t>&amp;</w:t>
            </w:r>
          </w:p>
        </w:tc>
        <w:tc>
          <w:tcPr>
            <w:tcW w:w="4962" w:type="dxa"/>
            <w:vAlign w:val="center"/>
          </w:tcPr>
          <w:p w:rsidR="0017301F" w:rsidRPr="00A0123B" w:rsidRDefault="0017301F" w:rsidP="00562D38">
            <w:pPr>
              <w:spacing w:after="0"/>
              <w:ind w:left="0"/>
              <w:cnfStyle w:val="000000100000"/>
              <w:rPr>
                <w:rFonts w:asciiTheme="majorHAnsi" w:hAnsiTheme="majorHAnsi"/>
              </w:rPr>
            </w:pPr>
            <w:r w:rsidRPr="00A0123B">
              <w:rPr>
                <w:rFonts w:asciiTheme="majorHAnsi" w:hAnsiTheme="majorHAnsi" w:cs="Arial"/>
                <w:color w:val="222222"/>
              </w:rPr>
              <w:t>Bitwise AND</w:t>
            </w:r>
          </w:p>
        </w:tc>
      </w:tr>
      <w:tr w:rsidR="0017301F" w:rsidRPr="00A0123B" w:rsidTr="00562D38">
        <w:tc>
          <w:tcPr>
            <w:cnfStyle w:val="001000000000"/>
            <w:tcW w:w="4916" w:type="dxa"/>
            <w:vAlign w:val="center"/>
          </w:tcPr>
          <w:p w:rsidR="0017301F" w:rsidRPr="00267ACB" w:rsidRDefault="0017301F" w:rsidP="00562D38">
            <w:pPr>
              <w:spacing w:after="0"/>
              <w:ind w:left="0"/>
              <w:rPr>
                <w:rFonts w:ascii="Courier New" w:hAnsi="Courier New" w:cs="Courier New"/>
                <w:b w:val="0"/>
                <w:color w:val="222222"/>
              </w:rPr>
            </w:pPr>
            <w:r w:rsidRPr="00267ACB">
              <w:rPr>
                <w:rFonts w:ascii="Courier New" w:hAnsi="Courier New" w:cs="Courier New"/>
                <w:b w:val="0"/>
              </w:rPr>
              <w:t>&lt;&lt;</w:t>
            </w:r>
            <w:r w:rsidRPr="00267ACB">
              <w:rPr>
                <w:rFonts w:ascii="Courier New" w:hAnsi="Courier New" w:cs="Courier New"/>
                <w:b w:val="0"/>
                <w:color w:val="222222"/>
              </w:rPr>
              <w:t>, </w:t>
            </w:r>
            <w:r w:rsidRPr="00267ACB">
              <w:rPr>
                <w:rFonts w:ascii="Courier New" w:hAnsi="Courier New" w:cs="Courier New"/>
                <w:b w:val="0"/>
              </w:rPr>
              <w:t>&gt;&gt;</w:t>
            </w:r>
          </w:p>
        </w:tc>
        <w:tc>
          <w:tcPr>
            <w:tcW w:w="4962" w:type="dxa"/>
            <w:vAlign w:val="center"/>
          </w:tcPr>
          <w:p w:rsidR="0017301F" w:rsidRPr="00A0123B" w:rsidRDefault="0017301F" w:rsidP="00562D38">
            <w:pPr>
              <w:spacing w:after="0"/>
              <w:ind w:left="0"/>
              <w:cnfStyle w:val="000000000000"/>
              <w:rPr>
                <w:rFonts w:asciiTheme="majorHAnsi" w:hAnsiTheme="majorHAnsi"/>
              </w:rPr>
            </w:pPr>
            <w:r w:rsidRPr="00A0123B">
              <w:rPr>
                <w:rFonts w:asciiTheme="majorHAnsi" w:hAnsiTheme="majorHAnsi" w:cs="Arial"/>
                <w:color w:val="222222"/>
              </w:rPr>
              <w:t>Shifts</w:t>
            </w:r>
          </w:p>
        </w:tc>
      </w:tr>
      <w:tr w:rsidR="0017301F" w:rsidRPr="00A0123B" w:rsidTr="00562D38">
        <w:trPr>
          <w:cnfStyle w:val="000000100000"/>
        </w:trPr>
        <w:tc>
          <w:tcPr>
            <w:cnfStyle w:val="001000000000"/>
            <w:tcW w:w="4916" w:type="dxa"/>
            <w:vAlign w:val="center"/>
          </w:tcPr>
          <w:p w:rsidR="0017301F" w:rsidRPr="00267ACB" w:rsidRDefault="0017301F" w:rsidP="00562D38">
            <w:pPr>
              <w:spacing w:after="0"/>
              <w:ind w:left="0"/>
              <w:rPr>
                <w:rFonts w:ascii="Courier New" w:hAnsi="Courier New" w:cs="Courier New"/>
                <w:b w:val="0"/>
                <w:color w:val="222222"/>
              </w:rPr>
            </w:pPr>
            <w:r w:rsidRPr="00267ACB">
              <w:rPr>
                <w:rFonts w:ascii="Courier New" w:hAnsi="Courier New" w:cs="Courier New"/>
                <w:b w:val="0"/>
              </w:rPr>
              <w:t>+</w:t>
            </w:r>
            <w:r w:rsidRPr="00267ACB">
              <w:rPr>
                <w:rFonts w:ascii="Courier New" w:hAnsi="Courier New" w:cs="Courier New"/>
                <w:b w:val="0"/>
                <w:color w:val="222222"/>
              </w:rPr>
              <w:t>, </w:t>
            </w:r>
            <w:r w:rsidRPr="00267ACB">
              <w:rPr>
                <w:rFonts w:ascii="Courier New" w:hAnsi="Courier New" w:cs="Courier New"/>
                <w:b w:val="0"/>
              </w:rPr>
              <w:t>-</w:t>
            </w:r>
          </w:p>
        </w:tc>
        <w:tc>
          <w:tcPr>
            <w:tcW w:w="4962" w:type="dxa"/>
            <w:vAlign w:val="center"/>
          </w:tcPr>
          <w:p w:rsidR="0017301F" w:rsidRPr="00A0123B" w:rsidRDefault="0017301F" w:rsidP="00562D38">
            <w:pPr>
              <w:spacing w:after="0"/>
              <w:ind w:left="0"/>
              <w:cnfStyle w:val="000000100000"/>
              <w:rPr>
                <w:rFonts w:asciiTheme="majorHAnsi" w:hAnsiTheme="majorHAnsi"/>
              </w:rPr>
            </w:pPr>
            <w:r w:rsidRPr="00A0123B">
              <w:rPr>
                <w:rFonts w:asciiTheme="majorHAnsi" w:hAnsiTheme="majorHAnsi" w:cs="Arial"/>
                <w:color w:val="222222"/>
              </w:rPr>
              <w:t>Addition and subtraction</w:t>
            </w:r>
          </w:p>
        </w:tc>
      </w:tr>
      <w:tr w:rsidR="0017301F" w:rsidRPr="00A0123B" w:rsidTr="00562D38">
        <w:tc>
          <w:tcPr>
            <w:cnfStyle w:val="001000000000"/>
            <w:tcW w:w="4916" w:type="dxa"/>
            <w:vAlign w:val="center"/>
          </w:tcPr>
          <w:p w:rsidR="0017301F" w:rsidRPr="00267ACB" w:rsidRDefault="0017301F" w:rsidP="00562D38">
            <w:pPr>
              <w:spacing w:after="0"/>
              <w:ind w:left="0"/>
              <w:rPr>
                <w:rFonts w:ascii="Courier New" w:hAnsi="Courier New" w:cs="Courier New"/>
                <w:b w:val="0"/>
                <w:color w:val="222222"/>
              </w:rPr>
            </w:pPr>
            <w:r w:rsidRPr="00267ACB">
              <w:rPr>
                <w:rFonts w:ascii="Courier New" w:hAnsi="Courier New" w:cs="Courier New"/>
                <w:b w:val="0"/>
              </w:rPr>
              <w:t>*</w:t>
            </w:r>
            <w:r w:rsidRPr="00267ACB">
              <w:rPr>
                <w:rFonts w:ascii="Courier New" w:hAnsi="Courier New" w:cs="Courier New"/>
                <w:b w:val="0"/>
                <w:color w:val="222222"/>
              </w:rPr>
              <w:t>, </w:t>
            </w:r>
            <w:r w:rsidRPr="00267ACB">
              <w:rPr>
                <w:rFonts w:ascii="Courier New" w:hAnsi="Courier New" w:cs="Courier New"/>
                <w:b w:val="0"/>
              </w:rPr>
              <w:t>@</w:t>
            </w:r>
            <w:r w:rsidRPr="00267ACB">
              <w:rPr>
                <w:rFonts w:ascii="Courier New" w:hAnsi="Courier New" w:cs="Courier New"/>
                <w:b w:val="0"/>
                <w:color w:val="222222"/>
              </w:rPr>
              <w:t>, </w:t>
            </w:r>
            <w:r w:rsidRPr="00267ACB">
              <w:rPr>
                <w:rFonts w:ascii="Courier New" w:hAnsi="Courier New" w:cs="Courier New"/>
                <w:b w:val="0"/>
              </w:rPr>
              <w:t>/</w:t>
            </w:r>
            <w:r w:rsidRPr="00267ACB">
              <w:rPr>
                <w:rFonts w:ascii="Courier New" w:hAnsi="Courier New" w:cs="Courier New"/>
                <w:b w:val="0"/>
                <w:color w:val="222222"/>
              </w:rPr>
              <w:t>, </w:t>
            </w:r>
            <w:r w:rsidRPr="00267ACB">
              <w:rPr>
                <w:rFonts w:ascii="Courier New" w:hAnsi="Courier New" w:cs="Courier New"/>
                <w:b w:val="0"/>
              </w:rPr>
              <w:t>//</w:t>
            </w:r>
            <w:r w:rsidRPr="00267ACB">
              <w:rPr>
                <w:rFonts w:ascii="Courier New" w:hAnsi="Courier New" w:cs="Courier New"/>
                <w:b w:val="0"/>
                <w:color w:val="222222"/>
              </w:rPr>
              <w:t>, </w:t>
            </w:r>
            <w:r w:rsidRPr="00267ACB">
              <w:rPr>
                <w:rFonts w:ascii="Courier New" w:hAnsi="Courier New" w:cs="Courier New"/>
                <w:b w:val="0"/>
              </w:rPr>
              <w:t>%</w:t>
            </w:r>
          </w:p>
        </w:tc>
        <w:tc>
          <w:tcPr>
            <w:tcW w:w="4962" w:type="dxa"/>
            <w:vAlign w:val="center"/>
          </w:tcPr>
          <w:p w:rsidR="0017301F" w:rsidRPr="00A0123B" w:rsidRDefault="0017301F" w:rsidP="00562D38">
            <w:pPr>
              <w:spacing w:after="0"/>
              <w:ind w:left="0"/>
              <w:cnfStyle w:val="000000000000"/>
              <w:rPr>
                <w:rFonts w:asciiTheme="majorHAnsi" w:hAnsiTheme="majorHAnsi"/>
              </w:rPr>
            </w:pPr>
            <w:r w:rsidRPr="00A0123B">
              <w:rPr>
                <w:rFonts w:asciiTheme="majorHAnsi" w:hAnsiTheme="majorHAnsi" w:cs="Arial"/>
                <w:color w:val="222222"/>
              </w:rPr>
              <w:t>Multiplication, matrix multiplication, division, floor division, remainder</w:t>
            </w:r>
          </w:p>
        </w:tc>
      </w:tr>
      <w:tr w:rsidR="0017301F" w:rsidRPr="00A0123B" w:rsidTr="00562D38">
        <w:trPr>
          <w:cnfStyle w:val="000000100000"/>
        </w:trPr>
        <w:tc>
          <w:tcPr>
            <w:cnfStyle w:val="001000000000"/>
            <w:tcW w:w="4916" w:type="dxa"/>
            <w:vAlign w:val="center"/>
          </w:tcPr>
          <w:p w:rsidR="0017301F" w:rsidRPr="00267ACB" w:rsidRDefault="0017301F" w:rsidP="00562D38">
            <w:pPr>
              <w:spacing w:after="0"/>
              <w:ind w:left="0"/>
              <w:rPr>
                <w:rFonts w:ascii="Courier New" w:hAnsi="Courier New" w:cs="Courier New"/>
                <w:b w:val="0"/>
                <w:color w:val="222222"/>
              </w:rPr>
            </w:pPr>
            <w:r w:rsidRPr="00267ACB">
              <w:rPr>
                <w:rFonts w:ascii="Courier New" w:hAnsi="Courier New" w:cs="Courier New"/>
                <w:b w:val="0"/>
              </w:rPr>
              <w:t>+x</w:t>
            </w:r>
            <w:r w:rsidRPr="00267ACB">
              <w:rPr>
                <w:rFonts w:ascii="Courier New" w:hAnsi="Courier New" w:cs="Courier New"/>
                <w:b w:val="0"/>
                <w:color w:val="222222"/>
              </w:rPr>
              <w:t>, </w:t>
            </w:r>
            <w:r w:rsidRPr="00267ACB">
              <w:rPr>
                <w:rFonts w:ascii="Courier New" w:hAnsi="Courier New" w:cs="Courier New"/>
                <w:b w:val="0"/>
              </w:rPr>
              <w:t>-x</w:t>
            </w:r>
            <w:r w:rsidRPr="00267ACB">
              <w:rPr>
                <w:rFonts w:ascii="Courier New" w:hAnsi="Courier New" w:cs="Courier New"/>
                <w:b w:val="0"/>
                <w:color w:val="222222"/>
              </w:rPr>
              <w:t>, </w:t>
            </w:r>
            <w:r w:rsidRPr="00267ACB">
              <w:rPr>
                <w:rFonts w:ascii="Courier New" w:hAnsi="Courier New" w:cs="Courier New"/>
                <w:b w:val="0"/>
              </w:rPr>
              <w:t>~x</w:t>
            </w:r>
          </w:p>
        </w:tc>
        <w:tc>
          <w:tcPr>
            <w:tcW w:w="4962" w:type="dxa"/>
            <w:vAlign w:val="center"/>
          </w:tcPr>
          <w:p w:rsidR="0017301F" w:rsidRPr="00A0123B" w:rsidRDefault="0017301F" w:rsidP="00562D38">
            <w:pPr>
              <w:spacing w:after="0"/>
              <w:ind w:left="0"/>
              <w:cnfStyle w:val="000000100000"/>
              <w:rPr>
                <w:rFonts w:asciiTheme="majorHAnsi" w:hAnsiTheme="majorHAnsi"/>
              </w:rPr>
            </w:pPr>
            <w:r w:rsidRPr="00A0123B">
              <w:rPr>
                <w:rFonts w:asciiTheme="majorHAnsi" w:hAnsiTheme="majorHAnsi" w:cs="Arial"/>
                <w:color w:val="222222"/>
              </w:rPr>
              <w:t>Positive, negative, bitwise NOT</w:t>
            </w:r>
          </w:p>
        </w:tc>
      </w:tr>
      <w:tr w:rsidR="0017301F" w:rsidRPr="00A0123B" w:rsidTr="00562D38">
        <w:tc>
          <w:tcPr>
            <w:cnfStyle w:val="001000000000"/>
            <w:tcW w:w="4916" w:type="dxa"/>
            <w:vAlign w:val="center"/>
          </w:tcPr>
          <w:p w:rsidR="0017301F" w:rsidRPr="00267ACB" w:rsidRDefault="0017301F" w:rsidP="00562D38">
            <w:pPr>
              <w:spacing w:after="0"/>
              <w:ind w:left="0"/>
              <w:rPr>
                <w:rFonts w:ascii="Courier New" w:hAnsi="Courier New" w:cs="Courier New"/>
                <w:b w:val="0"/>
                <w:color w:val="222222"/>
              </w:rPr>
            </w:pPr>
            <w:r w:rsidRPr="00267ACB">
              <w:rPr>
                <w:rFonts w:ascii="Courier New" w:hAnsi="Courier New" w:cs="Courier New"/>
                <w:b w:val="0"/>
              </w:rPr>
              <w:t>**</w:t>
            </w:r>
          </w:p>
        </w:tc>
        <w:tc>
          <w:tcPr>
            <w:tcW w:w="4962" w:type="dxa"/>
            <w:vAlign w:val="center"/>
          </w:tcPr>
          <w:p w:rsidR="0017301F" w:rsidRPr="00A0123B" w:rsidRDefault="0017301F" w:rsidP="00562D38">
            <w:pPr>
              <w:spacing w:after="0"/>
              <w:ind w:left="0"/>
              <w:cnfStyle w:val="000000000000"/>
              <w:rPr>
                <w:rFonts w:asciiTheme="majorHAnsi" w:hAnsiTheme="majorHAnsi"/>
              </w:rPr>
            </w:pPr>
            <w:r w:rsidRPr="00A0123B">
              <w:rPr>
                <w:rFonts w:asciiTheme="majorHAnsi" w:hAnsiTheme="majorHAnsi" w:cs="Arial"/>
                <w:color w:val="222222"/>
              </w:rPr>
              <w:t>Exponentiation</w:t>
            </w:r>
          </w:p>
        </w:tc>
      </w:tr>
      <w:tr w:rsidR="0017301F" w:rsidRPr="00A0123B" w:rsidTr="00562D38">
        <w:trPr>
          <w:cnfStyle w:val="000000100000"/>
        </w:trPr>
        <w:tc>
          <w:tcPr>
            <w:cnfStyle w:val="001000000000"/>
            <w:tcW w:w="4916" w:type="dxa"/>
            <w:vAlign w:val="center"/>
          </w:tcPr>
          <w:p w:rsidR="0017301F" w:rsidRPr="00267ACB" w:rsidRDefault="0017301F" w:rsidP="00562D38">
            <w:pPr>
              <w:spacing w:after="0"/>
              <w:ind w:left="0"/>
              <w:rPr>
                <w:rFonts w:ascii="Courier New" w:hAnsi="Courier New" w:cs="Courier New"/>
                <w:b w:val="0"/>
                <w:color w:val="222222"/>
              </w:rPr>
            </w:pPr>
            <w:r w:rsidRPr="00267ACB">
              <w:rPr>
                <w:rFonts w:ascii="Courier New" w:hAnsi="Courier New" w:cs="Courier New"/>
                <w:b w:val="0"/>
              </w:rPr>
              <w:t>await</w:t>
            </w:r>
            <w:r w:rsidRPr="00267ACB">
              <w:rPr>
                <w:rFonts w:ascii="Courier New" w:hAnsi="Courier New" w:cs="Courier New"/>
                <w:b w:val="0"/>
                <w:color w:val="222222"/>
              </w:rPr>
              <w:t> </w:t>
            </w:r>
            <w:r w:rsidRPr="00267ACB">
              <w:rPr>
                <w:rFonts w:ascii="Courier New" w:hAnsi="Courier New" w:cs="Courier New"/>
                <w:b w:val="0"/>
              </w:rPr>
              <w:t>x</w:t>
            </w:r>
          </w:p>
        </w:tc>
        <w:tc>
          <w:tcPr>
            <w:tcW w:w="4962" w:type="dxa"/>
            <w:vAlign w:val="center"/>
          </w:tcPr>
          <w:p w:rsidR="0017301F" w:rsidRPr="00A0123B" w:rsidRDefault="0017301F" w:rsidP="00562D38">
            <w:pPr>
              <w:spacing w:after="0"/>
              <w:ind w:left="0"/>
              <w:cnfStyle w:val="000000100000"/>
              <w:rPr>
                <w:rFonts w:asciiTheme="majorHAnsi" w:hAnsiTheme="majorHAnsi"/>
              </w:rPr>
            </w:pPr>
            <w:r w:rsidRPr="00A0123B">
              <w:rPr>
                <w:rFonts w:asciiTheme="majorHAnsi" w:hAnsiTheme="majorHAnsi" w:cs="Arial"/>
                <w:color w:val="222222"/>
              </w:rPr>
              <w:t>Await expression</w:t>
            </w:r>
          </w:p>
        </w:tc>
      </w:tr>
      <w:tr w:rsidR="0017301F" w:rsidRPr="00A0123B" w:rsidTr="00562D38">
        <w:tc>
          <w:tcPr>
            <w:cnfStyle w:val="001000000000"/>
            <w:tcW w:w="4916" w:type="dxa"/>
            <w:vAlign w:val="center"/>
          </w:tcPr>
          <w:p w:rsidR="0017301F" w:rsidRPr="00267ACB" w:rsidRDefault="0017301F" w:rsidP="00562D38">
            <w:pPr>
              <w:spacing w:after="0"/>
              <w:ind w:left="0"/>
              <w:rPr>
                <w:rFonts w:ascii="Courier New" w:hAnsi="Courier New" w:cs="Courier New"/>
                <w:b w:val="0"/>
                <w:color w:val="222222"/>
              </w:rPr>
            </w:pPr>
            <w:r w:rsidRPr="00267ACB">
              <w:rPr>
                <w:rFonts w:ascii="Courier New" w:hAnsi="Courier New" w:cs="Courier New"/>
                <w:b w:val="0"/>
              </w:rPr>
              <w:t>x[index]</w:t>
            </w:r>
            <w:r w:rsidRPr="00267ACB">
              <w:rPr>
                <w:rFonts w:ascii="Courier New" w:hAnsi="Courier New" w:cs="Courier New"/>
                <w:b w:val="0"/>
                <w:color w:val="222222"/>
              </w:rPr>
              <w:t>, </w:t>
            </w:r>
            <w:r w:rsidRPr="00267ACB">
              <w:rPr>
                <w:rFonts w:ascii="Courier New" w:hAnsi="Courier New" w:cs="Courier New"/>
                <w:b w:val="0"/>
              </w:rPr>
              <w:t>x[index:index]</w:t>
            </w:r>
            <w:r w:rsidRPr="00267ACB">
              <w:rPr>
                <w:rFonts w:ascii="Courier New" w:hAnsi="Courier New" w:cs="Courier New"/>
                <w:b w:val="0"/>
                <w:color w:val="222222"/>
              </w:rPr>
              <w:t>, </w:t>
            </w:r>
            <w:r w:rsidRPr="00267ACB">
              <w:rPr>
                <w:rFonts w:ascii="Courier New" w:hAnsi="Courier New" w:cs="Courier New"/>
                <w:b w:val="0"/>
              </w:rPr>
              <w:t>x(arguments...)</w:t>
            </w:r>
            <w:r w:rsidRPr="00267ACB">
              <w:rPr>
                <w:rFonts w:ascii="Courier New" w:hAnsi="Courier New" w:cs="Courier New"/>
                <w:b w:val="0"/>
                <w:color w:val="222222"/>
              </w:rPr>
              <w:t>, </w:t>
            </w:r>
            <w:r w:rsidRPr="00267ACB">
              <w:rPr>
                <w:rFonts w:ascii="Courier New" w:hAnsi="Courier New" w:cs="Courier New"/>
                <w:b w:val="0"/>
              </w:rPr>
              <w:t>x.attribute</w:t>
            </w:r>
          </w:p>
        </w:tc>
        <w:tc>
          <w:tcPr>
            <w:tcW w:w="4962" w:type="dxa"/>
            <w:vAlign w:val="center"/>
          </w:tcPr>
          <w:p w:rsidR="0017301F" w:rsidRPr="00A0123B" w:rsidRDefault="0017301F" w:rsidP="00562D38">
            <w:pPr>
              <w:spacing w:after="0"/>
              <w:ind w:left="0"/>
              <w:cnfStyle w:val="000000000000"/>
              <w:rPr>
                <w:rFonts w:asciiTheme="majorHAnsi" w:hAnsiTheme="majorHAnsi"/>
              </w:rPr>
            </w:pPr>
            <w:r w:rsidRPr="00A0123B">
              <w:rPr>
                <w:rFonts w:asciiTheme="majorHAnsi" w:hAnsiTheme="majorHAnsi" w:cs="Arial"/>
                <w:color w:val="222222"/>
              </w:rPr>
              <w:t>Subscription, slicing, call, attribute reference</w:t>
            </w:r>
          </w:p>
        </w:tc>
      </w:tr>
      <w:tr w:rsidR="0017301F" w:rsidRPr="00190A8D" w:rsidTr="00562D38">
        <w:trPr>
          <w:cnfStyle w:val="000000100000"/>
        </w:trPr>
        <w:tc>
          <w:tcPr>
            <w:cnfStyle w:val="001000000000"/>
            <w:tcW w:w="4916" w:type="dxa"/>
            <w:vAlign w:val="center"/>
          </w:tcPr>
          <w:p w:rsidR="0017301F" w:rsidRPr="00267ACB" w:rsidRDefault="0017301F" w:rsidP="00562D38">
            <w:pPr>
              <w:spacing w:after="0"/>
              <w:ind w:left="0"/>
              <w:rPr>
                <w:rFonts w:ascii="Courier New" w:hAnsi="Courier New" w:cs="Courier New"/>
                <w:b w:val="0"/>
                <w:color w:val="222222"/>
              </w:rPr>
            </w:pPr>
            <w:r w:rsidRPr="00267ACB">
              <w:rPr>
                <w:rFonts w:ascii="Courier New" w:hAnsi="Courier New" w:cs="Courier New"/>
                <w:b w:val="0"/>
              </w:rPr>
              <w:t>(expressions...)</w:t>
            </w:r>
            <w:r w:rsidRPr="00267ACB">
              <w:rPr>
                <w:rFonts w:ascii="Courier New" w:hAnsi="Courier New" w:cs="Courier New"/>
                <w:b w:val="0"/>
                <w:color w:val="222222"/>
              </w:rPr>
              <w:t>, </w:t>
            </w:r>
            <w:r w:rsidRPr="00267ACB">
              <w:rPr>
                <w:rFonts w:ascii="Courier New" w:hAnsi="Courier New" w:cs="Courier New"/>
                <w:b w:val="0"/>
              </w:rPr>
              <w:t>[expressions...]</w:t>
            </w:r>
            <w:r w:rsidRPr="00267ACB">
              <w:rPr>
                <w:rFonts w:ascii="Courier New" w:hAnsi="Courier New" w:cs="Courier New"/>
                <w:b w:val="0"/>
                <w:color w:val="222222"/>
              </w:rPr>
              <w:t>, </w:t>
            </w:r>
            <w:r w:rsidRPr="00267ACB">
              <w:rPr>
                <w:rFonts w:ascii="Courier New" w:hAnsi="Courier New" w:cs="Courier New"/>
                <w:b w:val="0"/>
              </w:rPr>
              <w:t>{key: value...}</w:t>
            </w:r>
            <w:r w:rsidRPr="00267ACB">
              <w:rPr>
                <w:rFonts w:ascii="Courier New" w:hAnsi="Courier New" w:cs="Courier New"/>
                <w:b w:val="0"/>
                <w:color w:val="222222"/>
              </w:rPr>
              <w:t>, </w:t>
            </w:r>
            <w:r w:rsidRPr="00267ACB">
              <w:rPr>
                <w:rFonts w:ascii="Courier New" w:hAnsi="Courier New" w:cs="Courier New"/>
                <w:b w:val="0"/>
              </w:rPr>
              <w:t>{expressions...}</w:t>
            </w:r>
          </w:p>
        </w:tc>
        <w:tc>
          <w:tcPr>
            <w:tcW w:w="4962" w:type="dxa"/>
            <w:vAlign w:val="center"/>
          </w:tcPr>
          <w:p w:rsidR="0017301F" w:rsidRPr="00190A8D" w:rsidRDefault="0017301F" w:rsidP="00562D38">
            <w:pPr>
              <w:spacing w:after="0"/>
              <w:ind w:left="0"/>
              <w:cnfStyle w:val="000000100000"/>
              <w:rPr>
                <w:rFonts w:asciiTheme="majorHAnsi" w:hAnsiTheme="majorHAnsi"/>
              </w:rPr>
            </w:pPr>
            <w:r w:rsidRPr="00A0123B">
              <w:rPr>
                <w:rFonts w:asciiTheme="majorHAnsi" w:hAnsiTheme="majorHAnsi" w:cs="Arial"/>
                <w:color w:val="222222"/>
              </w:rPr>
              <w:t>Binding or tuple display, list display, dictionary display, set display</w:t>
            </w:r>
          </w:p>
        </w:tc>
      </w:tr>
    </w:tbl>
    <w:p w:rsidR="0017301F" w:rsidRDefault="0017301F" w:rsidP="0017301F">
      <w:pPr>
        <w:spacing w:after="0"/>
      </w:pPr>
    </w:p>
    <w:p w:rsidR="0017301F" w:rsidRPr="00B3154A" w:rsidRDefault="0017301F" w:rsidP="0017301F">
      <w:pPr>
        <w:spacing w:after="0"/>
        <w:ind w:left="0"/>
        <w:rPr>
          <w:rFonts w:asciiTheme="majorHAnsi" w:hAnsiTheme="majorHAnsi"/>
          <w:color w:val="003366"/>
          <w:kern w:val="28"/>
          <w:sz w:val="32"/>
          <w:szCs w:val="32"/>
        </w:rPr>
      </w:pPr>
    </w:p>
    <w:p w:rsidR="0017301F" w:rsidRDefault="0017301F">
      <w:pPr>
        <w:spacing w:after="0"/>
        <w:ind w:left="0"/>
      </w:pPr>
      <w:r>
        <w:br w:type="page"/>
      </w:r>
    </w:p>
    <w:p w:rsidR="0017301F" w:rsidRDefault="0017301F" w:rsidP="0017301F">
      <w:pPr>
        <w:pStyle w:val="Heading1"/>
        <w:spacing w:line="276" w:lineRule="auto"/>
        <w:rPr>
          <w:rFonts w:asciiTheme="majorHAnsi" w:hAnsiTheme="majorHAnsi"/>
        </w:rPr>
      </w:pPr>
      <w:bookmarkStart w:id="93" w:name="_Toc514416553"/>
      <w:bookmarkStart w:id="94" w:name="_Toc515037834"/>
      <w:r>
        <w:rPr>
          <w:rFonts w:asciiTheme="majorHAnsi" w:hAnsiTheme="majorHAnsi"/>
        </w:rPr>
        <w:lastRenderedPageBreak/>
        <w:t>Chapter 04 – Conditions and Loops</w:t>
      </w:r>
      <w:bookmarkEnd w:id="93"/>
      <w:bookmarkEnd w:id="94"/>
    </w:p>
    <w:p w:rsidR="0017301F" w:rsidRDefault="0017301F" w:rsidP="0017301F">
      <w:pPr>
        <w:pStyle w:val="Heading2"/>
      </w:pPr>
      <w:bookmarkStart w:id="95" w:name="_Toc514416554"/>
      <w:bookmarkStart w:id="96" w:name="_Toc515037835"/>
      <w:r>
        <w:t>Conditions</w:t>
      </w:r>
      <w:bookmarkEnd w:id="95"/>
      <w:bookmarkEnd w:id="96"/>
    </w:p>
    <w:p w:rsidR="0017301F" w:rsidRDefault="0017301F" w:rsidP="0017301F">
      <w:r>
        <w:t xml:space="preserve">Conditions are used in programming languages to execute code and produce the result only if a certain condition is met or satisfied. </w:t>
      </w:r>
    </w:p>
    <w:p w:rsidR="0017301F" w:rsidRDefault="0017301F" w:rsidP="0017301F">
      <w:r>
        <w:t xml:space="preserve">In Python, </w:t>
      </w:r>
      <w:r w:rsidRPr="00886D1B">
        <w:rPr>
          <w:rFonts w:ascii="Courier New" w:hAnsi="Courier New" w:cs="Courier New"/>
        </w:rPr>
        <w:t>if</w:t>
      </w:r>
      <w:r>
        <w:t xml:space="preserve"> statements are used for conditional execution. The types of </w:t>
      </w:r>
      <w:r w:rsidRPr="00886D1B">
        <w:rPr>
          <w:rFonts w:ascii="Courier New" w:hAnsi="Courier New" w:cs="Courier New"/>
        </w:rPr>
        <w:t>if</w:t>
      </w:r>
      <w:r>
        <w:t xml:space="preserve"> statements used are as follows: </w:t>
      </w:r>
    </w:p>
    <w:p w:rsidR="0017301F" w:rsidRDefault="0017301F" w:rsidP="00B629BA">
      <w:pPr>
        <w:pStyle w:val="ListParagraph"/>
        <w:numPr>
          <w:ilvl w:val="0"/>
          <w:numId w:val="40"/>
        </w:numPr>
      </w:pPr>
      <w:r>
        <w:t xml:space="preserve">Simple </w:t>
      </w:r>
      <w:r>
        <w:rPr>
          <w:rFonts w:ascii="Courier New" w:hAnsi="Courier New" w:cs="Courier New"/>
        </w:rPr>
        <w:t>i</w:t>
      </w:r>
      <w:r w:rsidRPr="006E003F">
        <w:rPr>
          <w:rFonts w:ascii="Courier New" w:hAnsi="Courier New" w:cs="Courier New"/>
        </w:rPr>
        <w:t>f</w:t>
      </w:r>
      <w:r>
        <w:t xml:space="preserve"> statements</w:t>
      </w:r>
    </w:p>
    <w:p w:rsidR="0017301F" w:rsidRDefault="0017301F" w:rsidP="00B629BA">
      <w:pPr>
        <w:pStyle w:val="ListParagraph"/>
        <w:numPr>
          <w:ilvl w:val="0"/>
          <w:numId w:val="40"/>
        </w:numPr>
      </w:pPr>
      <w:r>
        <w:rPr>
          <w:rFonts w:ascii="Courier New" w:hAnsi="Courier New" w:cs="Courier New"/>
        </w:rPr>
        <w:t>if e</w:t>
      </w:r>
      <w:r w:rsidRPr="006E003F">
        <w:rPr>
          <w:rFonts w:ascii="Courier New" w:hAnsi="Courier New" w:cs="Courier New"/>
        </w:rPr>
        <w:t>lse</w:t>
      </w:r>
      <w:r>
        <w:t xml:space="preserve"> Statement</w:t>
      </w:r>
    </w:p>
    <w:p w:rsidR="0017301F" w:rsidRDefault="0017301F" w:rsidP="00B629BA">
      <w:pPr>
        <w:pStyle w:val="ListParagraph"/>
        <w:numPr>
          <w:ilvl w:val="0"/>
          <w:numId w:val="40"/>
        </w:numPr>
      </w:pPr>
      <w:r w:rsidRPr="006E003F">
        <w:rPr>
          <w:rFonts w:ascii="Courier New" w:hAnsi="Courier New" w:cs="Courier New"/>
        </w:rPr>
        <w:t>elif</w:t>
      </w:r>
      <w:r>
        <w:t xml:space="preserve"> Statement</w:t>
      </w:r>
    </w:p>
    <w:p w:rsidR="0017301F" w:rsidRDefault="0017301F" w:rsidP="00B629BA">
      <w:pPr>
        <w:pStyle w:val="ListParagraph"/>
        <w:numPr>
          <w:ilvl w:val="0"/>
          <w:numId w:val="40"/>
        </w:numPr>
      </w:pPr>
      <w:r>
        <w:t xml:space="preserve">Nested </w:t>
      </w:r>
      <w:r>
        <w:rPr>
          <w:rFonts w:ascii="Courier New" w:hAnsi="Courier New" w:cs="Courier New"/>
        </w:rPr>
        <w:t>if</w:t>
      </w:r>
      <w:r>
        <w:t xml:space="preserve"> Statements</w:t>
      </w:r>
    </w:p>
    <w:p w:rsidR="0017301F" w:rsidRDefault="0017301F" w:rsidP="0017301F">
      <w:pPr>
        <w:pStyle w:val="Heading3"/>
      </w:pPr>
      <w:bookmarkStart w:id="97" w:name="_Toc514416555"/>
      <w:bookmarkStart w:id="98" w:name="_Toc515037836"/>
      <w:r>
        <w:t xml:space="preserve">The </w:t>
      </w:r>
      <w:r w:rsidRPr="006E003F">
        <w:rPr>
          <w:rFonts w:cs="Courier New"/>
        </w:rPr>
        <w:t xml:space="preserve">Simple </w:t>
      </w:r>
      <w:r w:rsidRPr="006E003F">
        <w:rPr>
          <w:rFonts w:ascii="Courier New" w:hAnsi="Courier New" w:cs="Courier New"/>
        </w:rPr>
        <w:t>if</w:t>
      </w:r>
      <w:r>
        <w:t xml:space="preserve"> Statement</w:t>
      </w:r>
      <w:bookmarkEnd w:id="97"/>
      <w:bookmarkEnd w:id="98"/>
    </w:p>
    <w:p w:rsidR="0017301F" w:rsidRDefault="0017301F" w:rsidP="0017301F">
      <w:r>
        <w:t xml:space="preserve">In a simple </w:t>
      </w:r>
      <w:r>
        <w:rPr>
          <w:rFonts w:ascii="Courier New" w:hAnsi="Courier New" w:cs="Courier New"/>
        </w:rPr>
        <w:t>i</w:t>
      </w:r>
      <w:r w:rsidRPr="007C6155">
        <w:rPr>
          <w:rFonts w:ascii="Courier New" w:hAnsi="Courier New" w:cs="Courier New"/>
        </w:rPr>
        <w:t>f</w:t>
      </w:r>
      <w:r>
        <w:t xml:space="preserve"> statement, the program evaluates the </w:t>
      </w:r>
      <w:r w:rsidRPr="00235244">
        <w:rPr>
          <w:rFonts w:ascii="Courier New" w:hAnsi="Courier New" w:cs="Courier New"/>
        </w:rPr>
        <w:t xml:space="preserve">if </w:t>
      </w:r>
      <w:r>
        <w:t xml:space="preserve">expression and executes statements only if the specified condition is true. </w:t>
      </w:r>
    </w:p>
    <w:p w:rsidR="0017301F" w:rsidRDefault="0017301F" w:rsidP="0017301F">
      <w:pPr>
        <w:rPr>
          <w:b/>
        </w:rPr>
      </w:pPr>
      <w:r w:rsidRPr="00522CCB">
        <w:rPr>
          <w:b/>
        </w:rPr>
        <w:t>Example:</w:t>
      </w:r>
    </w:p>
    <w:p w:rsidR="0017301F" w:rsidRPr="00886D1B" w:rsidRDefault="0017301F" w:rsidP="0017301F">
      <w:pPr>
        <w:rPr>
          <w:rFonts w:ascii="Courier New" w:hAnsi="Courier New" w:cs="Courier New"/>
        </w:rPr>
      </w:pPr>
      <w:r>
        <w:rPr>
          <w:rFonts w:ascii="Courier New" w:hAnsi="Courier New" w:cs="Courier New"/>
        </w:rPr>
        <w:t>x</w:t>
      </w:r>
      <w:r w:rsidRPr="00886D1B">
        <w:rPr>
          <w:rFonts w:ascii="Courier New" w:hAnsi="Courier New" w:cs="Courier New"/>
        </w:rPr>
        <w:t xml:space="preserve"> = </w:t>
      </w:r>
      <w:r>
        <w:rPr>
          <w:rFonts w:ascii="Courier New" w:hAnsi="Courier New" w:cs="Courier New"/>
        </w:rPr>
        <w:t>20</w:t>
      </w:r>
    </w:p>
    <w:p w:rsidR="0017301F" w:rsidRPr="00886D1B" w:rsidRDefault="0017301F" w:rsidP="0017301F">
      <w:pPr>
        <w:rPr>
          <w:rFonts w:ascii="Courier New" w:hAnsi="Courier New" w:cs="Courier New"/>
        </w:rPr>
      </w:pPr>
      <w:r w:rsidRPr="00886D1B">
        <w:rPr>
          <w:rFonts w:ascii="Courier New" w:hAnsi="Courier New" w:cs="Courier New"/>
        </w:rPr>
        <w:t xml:space="preserve">if </w:t>
      </w:r>
      <w:r>
        <w:rPr>
          <w:rFonts w:ascii="Courier New" w:hAnsi="Courier New" w:cs="Courier New"/>
        </w:rPr>
        <w:t>x</w:t>
      </w:r>
      <w:r w:rsidRPr="00886D1B">
        <w:rPr>
          <w:rFonts w:ascii="Courier New" w:hAnsi="Courier New" w:cs="Courier New"/>
        </w:rPr>
        <w:t>&gt; 10:</w:t>
      </w:r>
    </w:p>
    <w:p w:rsidR="0017301F" w:rsidRDefault="0017301F" w:rsidP="0017301F">
      <w:pPr>
        <w:rPr>
          <w:rFonts w:ascii="Courier New" w:hAnsi="Courier New" w:cs="Courier New"/>
        </w:rPr>
      </w:pPr>
      <w:r>
        <w:rPr>
          <w:rFonts w:ascii="Courier New" w:hAnsi="Courier New" w:cs="Courier New"/>
        </w:rPr>
        <w:tab/>
      </w:r>
      <w:r w:rsidRPr="00886D1B">
        <w:rPr>
          <w:rFonts w:ascii="Courier New" w:hAnsi="Courier New" w:cs="Courier New"/>
        </w:rPr>
        <w:t>print("</w:t>
      </w:r>
      <w:r>
        <w:rPr>
          <w:rFonts w:ascii="Courier New" w:hAnsi="Courier New" w:cs="Courier New"/>
        </w:rPr>
        <w:t>x</w:t>
      </w:r>
      <w:r w:rsidRPr="00886D1B">
        <w:rPr>
          <w:rFonts w:ascii="Courier New" w:hAnsi="Courier New" w:cs="Courier New"/>
        </w:rPr>
        <w:t xml:space="preserve"> is greater")</w:t>
      </w:r>
    </w:p>
    <w:p w:rsidR="0017301F" w:rsidRDefault="0017301F" w:rsidP="0017301F">
      <w:pPr>
        <w:rPr>
          <w:rFonts w:ascii="Courier New" w:hAnsi="Courier New" w:cs="Courier New"/>
        </w:rPr>
      </w:pPr>
      <w:r w:rsidRPr="00886D1B">
        <w:rPr>
          <w:rFonts w:ascii="Courier New" w:hAnsi="Courier New" w:cs="Courier New"/>
        </w:rPr>
        <w:t>x is greater</w:t>
      </w:r>
    </w:p>
    <w:p w:rsidR="0017301F" w:rsidRDefault="0017301F" w:rsidP="0017301F">
      <w:pPr>
        <w:pStyle w:val="Heading3"/>
      </w:pPr>
      <w:bookmarkStart w:id="99" w:name="_Toc514416556"/>
      <w:bookmarkStart w:id="100" w:name="_Toc515037837"/>
      <w:r>
        <w:t xml:space="preserve">The </w:t>
      </w:r>
      <w:r w:rsidRPr="006E003F">
        <w:rPr>
          <w:rFonts w:ascii="Courier New" w:hAnsi="Courier New" w:cs="Courier New"/>
        </w:rPr>
        <w:t>if else</w:t>
      </w:r>
      <w:r>
        <w:t xml:space="preserve"> Statement</w:t>
      </w:r>
      <w:bookmarkEnd w:id="99"/>
      <w:bookmarkEnd w:id="100"/>
    </w:p>
    <w:p w:rsidR="0017301F" w:rsidRDefault="0017301F" w:rsidP="0017301F">
      <w:r>
        <w:t xml:space="preserve">The </w:t>
      </w:r>
      <w:r w:rsidRPr="006E003F">
        <w:rPr>
          <w:rFonts w:ascii="Courier New" w:hAnsi="Courier New" w:cs="Courier New"/>
        </w:rPr>
        <w:t>if else</w:t>
      </w:r>
      <w:r>
        <w:t xml:space="preserve"> statement </w:t>
      </w:r>
      <w:r w:rsidRPr="007C6155">
        <w:t xml:space="preserve">also contains a Boolean expression. </w:t>
      </w:r>
      <w:r>
        <w:t xml:space="preserve">In this case, the </w:t>
      </w:r>
      <w:r w:rsidRPr="006E003F">
        <w:rPr>
          <w:rFonts w:ascii="Courier New" w:hAnsi="Courier New" w:cs="Courier New"/>
        </w:rPr>
        <w:t>if</w:t>
      </w:r>
      <w:r w:rsidRPr="007C6155">
        <w:t xml:space="preserve"> statement is followed by an optional </w:t>
      </w:r>
      <w:r w:rsidRPr="006E003F">
        <w:rPr>
          <w:rFonts w:ascii="Courier New" w:hAnsi="Courier New" w:cs="Courier New"/>
        </w:rPr>
        <w:t>else</w:t>
      </w:r>
      <w:r w:rsidRPr="007C6155">
        <w:t xml:space="preserve"> statement </w:t>
      </w:r>
      <w:r>
        <w:t xml:space="preserve">and </w:t>
      </w:r>
      <w:r w:rsidRPr="007C6155">
        <w:t xml:space="preserve">if the expression results in </w:t>
      </w:r>
      <w:r>
        <w:t>false</w:t>
      </w:r>
      <w:r w:rsidRPr="007C6155">
        <w:t xml:space="preserve">, then </w:t>
      </w:r>
      <w:r>
        <w:t xml:space="preserve">the </w:t>
      </w:r>
      <w:r w:rsidRPr="006E003F">
        <w:rPr>
          <w:rFonts w:ascii="Courier New" w:hAnsi="Courier New" w:cs="Courier New"/>
        </w:rPr>
        <w:t>else</w:t>
      </w:r>
      <w:r w:rsidRPr="007C6155">
        <w:t xml:space="preserve">statement </w:t>
      </w:r>
      <w:r>
        <w:t>is</w:t>
      </w:r>
      <w:r w:rsidRPr="007C6155">
        <w:t xml:space="preserve"> executed. </w:t>
      </w:r>
      <w:r>
        <w:t xml:space="preserve">The if else statement is </w:t>
      </w:r>
      <w:r w:rsidRPr="007C6155">
        <w:t xml:space="preserve">also called alternative execution in which there are two possibilities of the condition determined </w:t>
      </w:r>
      <w:r>
        <w:t xml:space="preserve">and </w:t>
      </w:r>
      <w:r w:rsidRPr="007C6155">
        <w:t>any one of them will get executed.</w:t>
      </w:r>
    </w:p>
    <w:p w:rsidR="0017301F" w:rsidRDefault="0017301F" w:rsidP="0017301F">
      <w:pPr>
        <w:rPr>
          <w:b/>
        </w:rPr>
      </w:pPr>
      <w:r w:rsidRPr="006E003F">
        <w:rPr>
          <w:b/>
        </w:rPr>
        <w:t>Example:</w:t>
      </w:r>
    </w:p>
    <w:p w:rsidR="0017301F" w:rsidRPr="00F500FD" w:rsidRDefault="0017301F" w:rsidP="0017301F">
      <w:pPr>
        <w:rPr>
          <w:rFonts w:ascii="Courier New" w:hAnsi="Courier New" w:cs="Courier New"/>
        </w:rPr>
      </w:pPr>
      <w:r>
        <w:rPr>
          <w:rFonts w:ascii="Courier New" w:hAnsi="Courier New" w:cs="Courier New"/>
        </w:rPr>
        <w:t>x</w:t>
      </w:r>
      <w:r w:rsidRPr="00F500FD">
        <w:rPr>
          <w:rFonts w:ascii="Courier New" w:hAnsi="Courier New" w:cs="Courier New"/>
        </w:rPr>
        <w:t xml:space="preserve"> = </w:t>
      </w:r>
      <w:r>
        <w:rPr>
          <w:rFonts w:ascii="Courier New" w:hAnsi="Courier New" w:cs="Courier New"/>
        </w:rPr>
        <w:t>20</w:t>
      </w:r>
    </w:p>
    <w:p w:rsidR="0017301F" w:rsidRPr="00F500FD" w:rsidRDefault="0017301F" w:rsidP="0017301F">
      <w:pPr>
        <w:rPr>
          <w:rFonts w:ascii="Courier New" w:hAnsi="Courier New" w:cs="Courier New"/>
        </w:rPr>
      </w:pPr>
      <w:r>
        <w:rPr>
          <w:rFonts w:ascii="Courier New" w:hAnsi="Courier New" w:cs="Courier New"/>
        </w:rPr>
        <w:t>y</w:t>
      </w:r>
      <w:r w:rsidRPr="00F500FD">
        <w:rPr>
          <w:rFonts w:ascii="Courier New" w:hAnsi="Courier New" w:cs="Courier New"/>
        </w:rPr>
        <w:t xml:space="preserve"> = </w:t>
      </w:r>
      <w:r>
        <w:rPr>
          <w:rFonts w:ascii="Courier New" w:hAnsi="Courier New" w:cs="Courier New"/>
        </w:rPr>
        <w:t>25</w:t>
      </w:r>
    </w:p>
    <w:p w:rsidR="0017301F" w:rsidRPr="00F500FD" w:rsidRDefault="0017301F" w:rsidP="0017301F">
      <w:pPr>
        <w:rPr>
          <w:rFonts w:ascii="Courier New" w:hAnsi="Courier New" w:cs="Courier New"/>
        </w:rPr>
      </w:pPr>
    </w:p>
    <w:p w:rsidR="0017301F" w:rsidRPr="00F500FD" w:rsidRDefault="0017301F" w:rsidP="0017301F">
      <w:pPr>
        <w:rPr>
          <w:rFonts w:ascii="Courier New" w:hAnsi="Courier New" w:cs="Courier New"/>
        </w:rPr>
      </w:pPr>
      <w:r w:rsidRPr="00F500FD">
        <w:rPr>
          <w:rFonts w:ascii="Courier New" w:hAnsi="Courier New" w:cs="Courier New"/>
        </w:rPr>
        <w:t xml:space="preserve">if </w:t>
      </w:r>
      <w:r>
        <w:rPr>
          <w:rFonts w:ascii="Courier New" w:hAnsi="Courier New" w:cs="Courier New"/>
        </w:rPr>
        <w:t>x</w:t>
      </w:r>
      <w:r w:rsidRPr="00F500FD">
        <w:rPr>
          <w:rFonts w:ascii="Courier New" w:hAnsi="Courier New" w:cs="Courier New"/>
        </w:rPr>
        <w:t>&gt;</w:t>
      </w:r>
      <w:r>
        <w:rPr>
          <w:rFonts w:ascii="Courier New" w:hAnsi="Courier New" w:cs="Courier New"/>
        </w:rPr>
        <w:t>y</w:t>
      </w:r>
      <w:r w:rsidRPr="00F500FD">
        <w:rPr>
          <w:rFonts w:ascii="Courier New" w:hAnsi="Courier New" w:cs="Courier New"/>
        </w:rPr>
        <w:t>:</w:t>
      </w:r>
    </w:p>
    <w:p w:rsidR="0017301F" w:rsidRPr="00F500FD" w:rsidRDefault="0017301F" w:rsidP="0017301F">
      <w:pPr>
        <w:rPr>
          <w:rFonts w:ascii="Courier New" w:hAnsi="Courier New" w:cs="Courier New"/>
        </w:rPr>
      </w:pPr>
      <w:r w:rsidRPr="00F500FD">
        <w:rPr>
          <w:rFonts w:ascii="Courier New" w:hAnsi="Courier New" w:cs="Courier New"/>
        </w:rPr>
        <w:t xml:space="preserve">   print("</w:t>
      </w:r>
      <w:r>
        <w:rPr>
          <w:rFonts w:ascii="Courier New" w:hAnsi="Courier New" w:cs="Courier New"/>
        </w:rPr>
        <w:t>x</w:t>
      </w:r>
      <w:r w:rsidRPr="00F500FD">
        <w:rPr>
          <w:rFonts w:ascii="Courier New" w:hAnsi="Courier New" w:cs="Courier New"/>
        </w:rPr>
        <w:t xml:space="preserve"> is greater")</w:t>
      </w:r>
    </w:p>
    <w:p w:rsidR="0017301F" w:rsidRPr="00F500FD" w:rsidRDefault="0017301F" w:rsidP="0017301F">
      <w:pPr>
        <w:rPr>
          <w:rFonts w:ascii="Courier New" w:hAnsi="Courier New" w:cs="Courier New"/>
        </w:rPr>
      </w:pPr>
      <w:r w:rsidRPr="00F500FD">
        <w:rPr>
          <w:rFonts w:ascii="Courier New" w:hAnsi="Courier New" w:cs="Courier New"/>
        </w:rPr>
        <w:t>else:</w:t>
      </w:r>
    </w:p>
    <w:p w:rsidR="0017301F" w:rsidRDefault="0017301F" w:rsidP="0017301F">
      <w:pPr>
        <w:rPr>
          <w:rFonts w:ascii="Courier New" w:hAnsi="Courier New" w:cs="Courier New"/>
        </w:rPr>
      </w:pPr>
      <w:r w:rsidRPr="00F500FD">
        <w:rPr>
          <w:rFonts w:ascii="Courier New" w:hAnsi="Courier New" w:cs="Courier New"/>
        </w:rPr>
        <w:t xml:space="preserve">   print("</w:t>
      </w:r>
      <w:r>
        <w:rPr>
          <w:rFonts w:ascii="Courier New" w:hAnsi="Courier New" w:cs="Courier New"/>
        </w:rPr>
        <w:t>y</w:t>
      </w:r>
      <w:r w:rsidRPr="00F500FD">
        <w:rPr>
          <w:rFonts w:ascii="Courier New" w:hAnsi="Courier New" w:cs="Courier New"/>
        </w:rPr>
        <w:t xml:space="preserve"> is greater")</w:t>
      </w:r>
    </w:p>
    <w:p w:rsidR="0017301F" w:rsidRPr="00F500FD" w:rsidRDefault="0017301F" w:rsidP="0017301F">
      <w:pPr>
        <w:rPr>
          <w:b/>
        </w:rPr>
      </w:pPr>
      <w:r>
        <w:rPr>
          <w:rFonts w:ascii="Courier New" w:hAnsi="Courier New" w:cs="Courier New"/>
        </w:rPr>
        <w:t>y is greater</w:t>
      </w:r>
      <w:r>
        <w:br w:type="page"/>
      </w:r>
    </w:p>
    <w:p w:rsidR="0017301F" w:rsidRDefault="0017301F" w:rsidP="0017301F">
      <w:pPr>
        <w:pStyle w:val="Heading3"/>
      </w:pPr>
      <w:bookmarkStart w:id="101" w:name="_Toc514416557"/>
      <w:bookmarkStart w:id="102" w:name="_Toc515037838"/>
      <w:r>
        <w:lastRenderedPageBreak/>
        <w:t xml:space="preserve">The </w:t>
      </w:r>
      <w:r w:rsidRPr="006E003F">
        <w:rPr>
          <w:rFonts w:ascii="Courier New" w:hAnsi="Courier New" w:cs="Courier New"/>
        </w:rPr>
        <w:t>elif</w:t>
      </w:r>
      <w:r>
        <w:t xml:space="preserve"> Statement</w:t>
      </w:r>
      <w:bookmarkEnd w:id="101"/>
      <w:bookmarkEnd w:id="102"/>
    </w:p>
    <w:p w:rsidR="0017301F" w:rsidRDefault="0017301F" w:rsidP="0017301F">
      <w:r>
        <w:t xml:space="preserve">The </w:t>
      </w:r>
      <w:r w:rsidRPr="00F500FD">
        <w:rPr>
          <w:rFonts w:ascii="Courier New" w:hAnsi="Courier New" w:cs="Courier New"/>
        </w:rPr>
        <w:t>elif</w:t>
      </w:r>
      <w:r>
        <w:t xml:space="preserve"> keyword is </w:t>
      </w:r>
      <w:r w:rsidRPr="00AD19CF">
        <w:t xml:space="preserve">used in Python </w:t>
      </w:r>
      <w:r>
        <w:t xml:space="preserve">as a </w:t>
      </w:r>
      <w:r w:rsidRPr="00AD19CF">
        <w:t xml:space="preserve">replacement of </w:t>
      </w:r>
      <w:r>
        <w:t xml:space="preserve">the </w:t>
      </w:r>
      <w:r w:rsidRPr="00F500FD">
        <w:rPr>
          <w:rFonts w:ascii="Courier New" w:hAnsi="Courier New" w:cs="Courier New"/>
        </w:rPr>
        <w:t>else if</w:t>
      </w:r>
      <w:r>
        <w:t>statements used in other programming languages. The keyword is used to add another condition in the program</w:t>
      </w:r>
      <w:r w:rsidRPr="00AD19CF">
        <w:t xml:space="preserve">. </w:t>
      </w:r>
    </w:p>
    <w:p w:rsidR="0017301F" w:rsidRPr="00F500FD" w:rsidRDefault="0017301F" w:rsidP="0017301F">
      <w:pPr>
        <w:rPr>
          <w:rFonts w:asciiTheme="majorHAnsi" w:hAnsiTheme="majorHAnsi" w:cs="Courier New"/>
          <w:b/>
        </w:rPr>
      </w:pPr>
      <w:r w:rsidRPr="00F500FD">
        <w:rPr>
          <w:rFonts w:asciiTheme="majorHAnsi" w:hAnsiTheme="majorHAnsi" w:cs="Courier New"/>
          <w:b/>
        </w:rPr>
        <w:t>Example:</w:t>
      </w:r>
    </w:p>
    <w:p w:rsidR="0017301F" w:rsidRPr="004772A3" w:rsidRDefault="0017301F" w:rsidP="0017301F">
      <w:pPr>
        <w:rPr>
          <w:rFonts w:ascii="Courier New" w:hAnsi="Courier New" w:cs="Courier New"/>
        </w:rPr>
      </w:pPr>
      <w:r>
        <w:rPr>
          <w:rFonts w:ascii="Courier New" w:hAnsi="Courier New" w:cs="Courier New"/>
        </w:rPr>
        <w:t>x</w:t>
      </w:r>
      <w:r w:rsidRPr="004772A3">
        <w:rPr>
          <w:rFonts w:ascii="Courier New" w:hAnsi="Courier New" w:cs="Courier New"/>
        </w:rPr>
        <w:t xml:space="preserve"> = </w:t>
      </w:r>
      <w:r>
        <w:rPr>
          <w:rFonts w:ascii="Courier New" w:hAnsi="Courier New" w:cs="Courier New"/>
        </w:rPr>
        <w:t>20</w:t>
      </w:r>
    </w:p>
    <w:p w:rsidR="0017301F" w:rsidRPr="004772A3" w:rsidRDefault="0017301F" w:rsidP="0017301F">
      <w:pPr>
        <w:rPr>
          <w:rFonts w:ascii="Courier New" w:hAnsi="Courier New" w:cs="Courier New"/>
        </w:rPr>
      </w:pPr>
      <w:r>
        <w:rPr>
          <w:rFonts w:ascii="Courier New" w:hAnsi="Courier New" w:cs="Courier New"/>
        </w:rPr>
        <w:t>y = 20</w:t>
      </w:r>
    </w:p>
    <w:p w:rsidR="0017301F" w:rsidRPr="004772A3" w:rsidRDefault="0017301F" w:rsidP="0017301F">
      <w:pPr>
        <w:rPr>
          <w:rFonts w:ascii="Courier New" w:hAnsi="Courier New" w:cs="Courier New"/>
        </w:rPr>
      </w:pPr>
    </w:p>
    <w:p w:rsidR="0017301F" w:rsidRPr="004772A3" w:rsidRDefault="0017301F" w:rsidP="0017301F">
      <w:pPr>
        <w:rPr>
          <w:rFonts w:ascii="Courier New" w:hAnsi="Courier New" w:cs="Courier New"/>
        </w:rPr>
      </w:pPr>
      <w:r w:rsidRPr="004772A3">
        <w:rPr>
          <w:rFonts w:ascii="Courier New" w:hAnsi="Courier New" w:cs="Courier New"/>
        </w:rPr>
        <w:t xml:space="preserve">if </w:t>
      </w:r>
      <w:r>
        <w:rPr>
          <w:rFonts w:ascii="Courier New" w:hAnsi="Courier New" w:cs="Courier New"/>
        </w:rPr>
        <w:t>x</w:t>
      </w:r>
      <w:r w:rsidRPr="004772A3">
        <w:rPr>
          <w:rFonts w:ascii="Courier New" w:hAnsi="Courier New" w:cs="Courier New"/>
        </w:rPr>
        <w:t>&gt;</w:t>
      </w:r>
      <w:r>
        <w:rPr>
          <w:rFonts w:ascii="Courier New" w:hAnsi="Courier New" w:cs="Courier New"/>
        </w:rPr>
        <w:t>y</w:t>
      </w:r>
      <w:r w:rsidRPr="004772A3">
        <w:rPr>
          <w:rFonts w:ascii="Courier New" w:hAnsi="Courier New" w:cs="Courier New"/>
        </w:rPr>
        <w:t>:</w:t>
      </w:r>
    </w:p>
    <w:p w:rsidR="0017301F" w:rsidRPr="004772A3" w:rsidRDefault="0017301F" w:rsidP="0017301F">
      <w:pPr>
        <w:rPr>
          <w:rFonts w:ascii="Courier New" w:hAnsi="Courier New" w:cs="Courier New"/>
        </w:rPr>
      </w:pPr>
      <w:r w:rsidRPr="004772A3">
        <w:rPr>
          <w:rFonts w:ascii="Courier New" w:hAnsi="Courier New" w:cs="Courier New"/>
        </w:rPr>
        <w:t xml:space="preserve">   print("</w:t>
      </w:r>
      <w:r>
        <w:rPr>
          <w:rFonts w:ascii="Courier New" w:hAnsi="Courier New" w:cs="Courier New"/>
        </w:rPr>
        <w:t>x</w:t>
      </w:r>
      <w:r w:rsidRPr="004772A3">
        <w:rPr>
          <w:rFonts w:ascii="Courier New" w:hAnsi="Courier New" w:cs="Courier New"/>
        </w:rPr>
        <w:t xml:space="preserve"> is greater")</w:t>
      </w:r>
    </w:p>
    <w:p w:rsidR="0017301F" w:rsidRPr="004772A3" w:rsidRDefault="0017301F" w:rsidP="0017301F">
      <w:pPr>
        <w:rPr>
          <w:rFonts w:ascii="Courier New" w:hAnsi="Courier New" w:cs="Courier New"/>
        </w:rPr>
      </w:pPr>
      <w:r w:rsidRPr="004772A3">
        <w:rPr>
          <w:rFonts w:ascii="Courier New" w:hAnsi="Courier New" w:cs="Courier New"/>
        </w:rPr>
        <w:t xml:space="preserve">elif </w:t>
      </w:r>
      <w:r>
        <w:rPr>
          <w:rFonts w:ascii="Courier New" w:hAnsi="Courier New" w:cs="Courier New"/>
        </w:rPr>
        <w:t>x</w:t>
      </w:r>
      <w:r w:rsidRPr="004772A3">
        <w:rPr>
          <w:rFonts w:ascii="Courier New" w:hAnsi="Courier New" w:cs="Courier New"/>
        </w:rPr>
        <w:t xml:space="preserve"> == </w:t>
      </w:r>
      <w:r>
        <w:rPr>
          <w:rFonts w:ascii="Courier New" w:hAnsi="Courier New" w:cs="Courier New"/>
        </w:rPr>
        <w:t>y</w:t>
      </w:r>
      <w:r w:rsidRPr="004772A3">
        <w:rPr>
          <w:rFonts w:ascii="Courier New" w:hAnsi="Courier New" w:cs="Courier New"/>
        </w:rPr>
        <w:t>:</w:t>
      </w:r>
    </w:p>
    <w:p w:rsidR="0017301F" w:rsidRPr="004772A3" w:rsidRDefault="0017301F" w:rsidP="0017301F">
      <w:pPr>
        <w:rPr>
          <w:rFonts w:ascii="Courier New" w:hAnsi="Courier New" w:cs="Courier New"/>
        </w:rPr>
      </w:pPr>
      <w:r w:rsidRPr="004772A3">
        <w:rPr>
          <w:rFonts w:ascii="Courier New" w:hAnsi="Courier New" w:cs="Courier New"/>
        </w:rPr>
        <w:t xml:space="preserve">   print("</w:t>
      </w:r>
      <w:r>
        <w:rPr>
          <w:rFonts w:ascii="Courier New" w:hAnsi="Courier New" w:cs="Courier New"/>
        </w:rPr>
        <w:t>x and y</w:t>
      </w:r>
      <w:r w:rsidRPr="004772A3">
        <w:rPr>
          <w:rFonts w:ascii="Courier New" w:hAnsi="Courier New" w:cs="Courier New"/>
        </w:rPr>
        <w:t xml:space="preserve"> are equal")</w:t>
      </w:r>
    </w:p>
    <w:p w:rsidR="0017301F" w:rsidRPr="004772A3" w:rsidRDefault="0017301F" w:rsidP="0017301F">
      <w:pPr>
        <w:rPr>
          <w:rFonts w:ascii="Courier New" w:hAnsi="Courier New" w:cs="Courier New"/>
        </w:rPr>
      </w:pPr>
      <w:r w:rsidRPr="004772A3">
        <w:rPr>
          <w:rFonts w:ascii="Courier New" w:hAnsi="Courier New" w:cs="Courier New"/>
        </w:rPr>
        <w:t>else:</w:t>
      </w:r>
    </w:p>
    <w:p w:rsidR="0017301F" w:rsidRDefault="0017301F" w:rsidP="0017301F">
      <w:pPr>
        <w:rPr>
          <w:rFonts w:ascii="Courier New" w:hAnsi="Courier New" w:cs="Courier New"/>
        </w:rPr>
      </w:pPr>
      <w:r w:rsidRPr="004772A3">
        <w:rPr>
          <w:rFonts w:ascii="Courier New" w:hAnsi="Courier New" w:cs="Courier New"/>
        </w:rPr>
        <w:t xml:space="preserve">   print("</w:t>
      </w:r>
      <w:r>
        <w:rPr>
          <w:rFonts w:ascii="Courier New" w:hAnsi="Courier New" w:cs="Courier New"/>
        </w:rPr>
        <w:t>y</w:t>
      </w:r>
      <w:r w:rsidRPr="004772A3">
        <w:rPr>
          <w:rFonts w:ascii="Courier New" w:hAnsi="Courier New" w:cs="Courier New"/>
        </w:rPr>
        <w:t xml:space="preserve"> is greater")</w:t>
      </w:r>
    </w:p>
    <w:p w:rsidR="0017301F" w:rsidRPr="004772A3" w:rsidRDefault="0017301F" w:rsidP="0017301F">
      <w:pPr>
        <w:rPr>
          <w:rFonts w:ascii="Courier New" w:hAnsi="Courier New" w:cs="Courier New"/>
        </w:rPr>
      </w:pPr>
      <w:r>
        <w:rPr>
          <w:rFonts w:ascii="Courier New" w:hAnsi="Courier New" w:cs="Courier New"/>
        </w:rPr>
        <w:t>x and y are equal</w:t>
      </w:r>
    </w:p>
    <w:p w:rsidR="0017301F" w:rsidRPr="00AD19CF" w:rsidRDefault="0017301F" w:rsidP="0017301F"/>
    <w:p w:rsidR="0017301F" w:rsidRDefault="0017301F" w:rsidP="0017301F">
      <w:pPr>
        <w:pStyle w:val="Heading3"/>
      </w:pPr>
      <w:bookmarkStart w:id="103" w:name="_Toc514416558"/>
      <w:bookmarkStart w:id="104" w:name="_Toc515037839"/>
      <w:r>
        <w:t xml:space="preserve">Nested </w:t>
      </w:r>
      <w:r w:rsidRPr="006E003F">
        <w:rPr>
          <w:rFonts w:ascii="Courier New" w:hAnsi="Courier New" w:cs="Courier New"/>
        </w:rPr>
        <w:t>if</w:t>
      </w:r>
      <w:r>
        <w:t xml:space="preserve"> Statements</w:t>
      </w:r>
      <w:bookmarkEnd w:id="103"/>
      <w:bookmarkEnd w:id="104"/>
    </w:p>
    <w:p w:rsidR="0017301F" w:rsidRDefault="0017301F" w:rsidP="0017301F">
      <w:r>
        <w:t xml:space="preserve">A code is said to have nested </w:t>
      </w:r>
      <w:r w:rsidRPr="00BD711D">
        <w:rPr>
          <w:rFonts w:ascii="Courier New" w:hAnsi="Courier New" w:cs="Courier New"/>
        </w:rPr>
        <w:t>if</w:t>
      </w:r>
      <w:r>
        <w:t xml:space="preserve"> statements when you have an </w:t>
      </w:r>
      <w:r w:rsidRPr="00BD711D">
        <w:rPr>
          <w:rFonts w:ascii="Courier New" w:hAnsi="Courier New" w:cs="Courier New"/>
        </w:rPr>
        <w:t>if</w:t>
      </w:r>
      <w:r>
        <w:t xml:space="preserve"> statement and/</w:t>
      </w:r>
      <w:r w:rsidRPr="00AD19CF">
        <w:t xml:space="preserve">or </w:t>
      </w:r>
      <w:r>
        <w:t xml:space="preserve">an </w:t>
      </w:r>
      <w:r w:rsidRPr="00BD711D">
        <w:rPr>
          <w:rFonts w:ascii="Courier New" w:hAnsi="Courier New" w:cs="Courier New"/>
        </w:rPr>
        <w:t>if else</w:t>
      </w:r>
      <w:r w:rsidRPr="00AD19CF">
        <w:t xml:space="preserve"> stat</w:t>
      </w:r>
      <w:r>
        <w:t xml:space="preserve">ement inside another </w:t>
      </w:r>
      <w:r w:rsidRPr="00BD711D">
        <w:rPr>
          <w:rFonts w:ascii="Courier New" w:hAnsi="Courier New" w:cs="Courier New"/>
        </w:rPr>
        <w:t>if</w:t>
      </w:r>
      <w:r>
        <w:t xml:space="preserve"> or </w:t>
      </w:r>
      <w:r w:rsidRPr="00BD711D">
        <w:rPr>
          <w:rFonts w:ascii="Courier New" w:hAnsi="Courier New" w:cs="Courier New"/>
        </w:rPr>
        <w:t>if else</w:t>
      </w:r>
      <w:r w:rsidRPr="00AD19CF">
        <w:t xml:space="preserve"> statement. </w:t>
      </w:r>
    </w:p>
    <w:p w:rsidR="0017301F" w:rsidRDefault="0017301F" w:rsidP="0017301F">
      <w:r>
        <w:t xml:space="preserve">In this case, </w:t>
      </w:r>
      <w:r w:rsidRPr="00AD19CF">
        <w:t xml:space="preserve">more than one </w:t>
      </w:r>
      <w:r w:rsidRPr="00BD711D">
        <w:rPr>
          <w:rFonts w:ascii="Courier New" w:hAnsi="Courier New" w:cs="Courier New"/>
        </w:rPr>
        <w:t>if</w:t>
      </w:r>
      <w:r w:rsidRPr="00AD19CF">
        <w:t xml:space="preserve"> conditions are applied </w:t>
      </w:r>
      <w:r>
        <w:t xml:space="preserve">and </w:t>
      </w:r>
      <w:r w:rsidRPr="00AD19CF">
        <w:t xml:space="preserve">there can be more than one </w:t>
      </w:r>
      <w:r w:rsidRPr="00BD711D">
        <w:rPr>
          <w:rFonts w:ascii="Courier New" w:hAnsi="Courier New" w:cs="Courier New"/>
        </w:rPr>
        <w:t>if</w:t>
      </w:r>
      <w:r w:rsidRPr="00AD19CF">
        <w:t xml:space="preserve"> within </w:t>
      </w:r>
      <w:r w:rsidRPr="00BD711D">
        <w:rPr>
          <w:rFonts w:ascii="Courier New" w:hAnsi="Courier New" w:cs="Courier New"/>
        </w:rPr>
        <w:t>elif</w:t>
      </w:r>
      <w:r w:rsidRPr="00AD19CF">
        <w:t>.</w:t>
      </w:r>
    </w:p>
    <w:p w:rsidR="0017301F" w:rsidRDefault="0017301F" w:rsidP="0017301F">
      <w:r>
        <w:t>Example:</w:t>
      </w:r>
    </w:p>
    <w:p w:rsidR="0017301F" w:rsidRDefault="0017301F" w:rsidP="0017301F">
      <w:pPr>
        <w:rPr>
          <w:rFonts w:ascii="Courier New" w:hAnsi="Courier New" w:cs="Courier New"/>
        </w:rPr>
      </w:pPr>
      <w:r w:rsidRPr="001F56D4">
        <w:rPr>
          <w:rFonts w:ascii="Courier New" w:hAnsi="Courier New" w:cs="Courier New"/>
        </w:rPr>
        <w:t xml:space="preserve"># In this program, </w:t>
      </w:r>
      <w:r>
        <w:rPr>
          <w:rFonts w:ascii="Courier New" w:hAnsi="Courier New" w:cs="Courier New"/>
        </w:rPr>
        <w:t xml:space="preserve">we </w:t>
      </w:r>
      <w:r w:rsidRPr="001F56D4">
        <w:rPr>
          <w:rFonts w:ascii="Courier New" w:hAnsi="Courier New" w:cs="Courier New"/>
        </w:rPr>
        <w:t xml:space="preserve">check </w:t>
      </w:r>
    </w:p>
    <w:p w:rsidR="0017301F" w:rsidRPr="001F56D4" w:rsidRDefault="0017301F" w:rsidP="0017301F">
      <w:pPr>
        <w:rPr>
          <w:rFonts w:ascii="Courier New" w:hAnsi="Courier New" w:cs="Courier New"/>
        </w:rPr>
      </w:pPr>
      <w:r>
        <w:rPr>
          <w:rFonts w:ascii="Courier New" w:hAnsi="Courier New" w:cs="Courier New"/>
        </w:rPr>
        <w:t xml:space="preserve"># </w:t>
      </w:r>
      <w:r w:rsidRPr="001F56D4">
        <w:rPr>
          <w:rFonts w:ascii="Courier New" w:hAnsi="Courier New" w:cs="Courier New"/>
        </w:rPr>
        <w:t xml:space="preserve">if the </w:t>
      </w:r>
      <w:r>
        <w:rPr>
          <w:rFonts w:ascii="Courier New" w:hAnsi="Courier New" w:cs="Courier New"/>
        </w:rPr>
        <w:t xml:space="preserve">given </w:t>
      </w:r>
      <w:r w:rsidRPr="001F56D4">
        <w:rPr>
          <w:rFonts w:ascii="Courier New" w:hAnsi="Courier New" w:cs="Courier New"/>
        </w:rPr>
        <w:t xml:space="preserve">number is </w:t>
      </w:r>
      <w:r>
        <w:rPr>
          <w:rFonts w:ascii="Courier New" w:hAnsi="Courier New" w:cs="Courier New"/>
        </w:rPr>
        <w:t>+ve, -ve,</w:t>
      </w:r>
      <w:r w:rsidRPr="001F56D4">
        <w:rPr>
          <w:rFonts w:ascii="Courier New" w:hAnsi="Courier New" w:cs="Courier New"/>
        </w:rPr>
        <w:t xml:space="preserve"> or</w:t>
      </w:r>
      <w:r>
        <w:rPr>
          <w:rFonts w:ascii="Courier New" w:hAnsi="Courier New" w:cs="Courier New"/>
        </w:rPr>
        <w:t xml:space="preserve"> 0</w:t>
      </w:r>
    </w:p>
    <w:p w:rsidR="0017301F" w:rsidRPr="001F56D4" w:rsidRDefault="0017301F" w:rsidP="0017301F">
      <w:pPr>
        <w:rPr>
          <w:rFonts w:ascii="Courier New" w:hAnsi="Courier New" w:cs="Courier New"/>
        </w:rPr>
      </w:pPr>
      <w:r w:rsidRPr="001F56D4">
        <w:rPr>
          <w:rFonts w:ascii="Courier New" w:hAnsi="Courier New" w:cs="Courier New"/>
        </w:rPr>
        <w:t># and display</w:t>
      </w:r>
      <w:r>
        <w:rPr>
          <w:rFonts w:ascii="Courier New" w:hAnsi="Courier New" w:cs="Courier New"/>
        </w:rPr>
        <w:t xml:space="preserve"> a </w:t>
      </w:r>
      <w:r w:rsidRPr="001F56D4">
        <w:rPr>
          <w:rFonts w:ascii="Courier New" w:hAnsi="Courier New" w:cs="Courier New"/>
        </w:rPr>
        <w:t>message</w:t>
      </w:r>
      <w:r>
        <w:rPr>
          <w:rFonts w:ascii="Courier New" w:hAnsi="Courier New" w:cs="Courier New"/>
        </w:rPr>
        <w:t xml:space="preserve">.  </w:t>
      </w:r>
    </w:p>
    <w:p w:rsidR="0017301F" w:rsidRPr="001F56D4" w:rsidRDefault="0017301F" w:rsidP="0017301F">
      <w:pPr>
        <w:rPr>
          <w:rFonts w:ascii="Courier New" w:hAnsi="Courier New" w:cs="Courier New"/>
        </w:rPr>
      </w:pPr>
    </w:p>
    <w:p w:rsidR="0017301F" w:rsidRPr="001F56D4" w:rsidRDefault="0017301F" w:rsidP="0017301F">
      <w:pPr>
        <w:rPr>
          <w:rFonts w:ascii="Courier New" w:hAnsi="Courier New" w:cs="Courier New"/>
        </w:rPr>
      </w:pPr>
      <w:r w:rsidRPr="001F56D4">
        <w:rPr>
          <w:rFonts w:ascii="Courier New" w:hAnsi="Courier New" w:cs="Courier New"/>
        </w:rPr>
        <w:t xml:space="preserve">num = </w:t>
      </w:r>
      <w:r>
        <w:rPr>
          <w:rFonts w:ascii="Courier New" w:hAnsi="Courier New" w:cs="Courier New"/>
        </w:rPr>
        <w:t>10</w:t>
      </w:r>
    </w:p>
    <w:p w:rsidR="0017301F" w:rsidRPr="001F56D4" w:rsidRDefault="0017301F" w:rsidP="0017301F">
      <w:pPr>
        <w:rPr>
          <w:rFonts w:ascii="Courier New" w:hAnsi="Courier New" w:cs="Courier New"/>
        </w:rPr>
      </w:pPr>
      <w:r w:rsidRPr="001F56D4">
        <w:rPr>
          <w:rFonts w:ascii="Courier New" w:hAnsi="Courier New" w:cs="Courier New"/>
        </w:rPr>
        <w:t>if num &gt;= 0:</w:t>
      </w:r>
    </w:p>
    <w:p w:rsidR="0017301F" w:rsidRPr="001F56D4" w:rsidRDefault="0017301F" w:rsidP="0017301F">
      <w:pPr>
        <w:rPr>
          <w:rFonts w:ascii="Courier New" w:hAnsi="Courier New" w:cs="Courier New"/>
        </w:rPr>
      </w:pPr>
      <w:r w:rsidRPr="001F56D4">
        <w:rPr>
          <w:rFonts w:ascii="Courier New" w:hAnsi="Courier New" w:cs="Courier New"/>
        </w:rPr>
        <w:t xml:space="preserve">    if num == 0:</w:t>
      </w:r>
    </w:p>
    <w:p w:rsidR="0017301F" w:rsidRPr="001F56D4" w:rsidRDefault="0017301F" w:rsidP="0017301F">
      <w:pPr>
        <w:rPr>
          <w:rFonts w:ascii="Courier New" w:hAnsi="Courier New" w:cs="Courier New"/>
        </w:rPr>
      </w:pPr>
      <w:r w:rsidRPr="001F56D4">
        <w:rPr>
          <w:rFonts w:ascii="Courier New" w:hAnsi="Courier New" w:cs="Courier New"/>
        </w:rPr>
        <w:t xml:space="preserve">        print("Zero")</w:t>
      </w:r>
    </w:p>
    <w:p w:rsidR="0017301F" w:rsidRPr="001F56D4" w:rsidRDefault="0017301F" w:rsidP="0017301F">
      <w:pPr>
        <w:rPr>
          <w:rFonts w:ascii="Courier New" w:hAnsi="Courier New" w:cs="Courier New"/>
        </w:rPr>
      </w:pPr>
      <w:r w:rsidRPr="001F56D4">
        <w:rPr>
          <w:rFonts w:ascii="Courier New" w:hAnsi="Courier New" w:cs="Courier New"/>
        </w:rPr>
        <w:t xml:space="preserve">    else:</w:t>
      </w:r>
    </w:p>
    <w:p w:rsidR="0017301F" w:rsidRPr="001F56D4" w:rsidRDefault="0017301F" w:rsidP="0017301F">
      <w:pPr>
        <w:rPr>
          <w:rFonts w:ascii="Courier New" w:hAnsi="Courier New" w:cs="Courier New"/>
        </w:rPr>
      </w:pPr>
      <w:r w:rsidRPr="001F56D4">
        <w:rPr>
          <w:rFonts w:ascii="Courier New" w:hAnsi="Courier New" w:cs="Courier New"/>
        </w:rPr>
        <w:t xml:space="preserve">        print("Positive number")</w:t>
      </w:r>
    </w:p>
    <w:p w:rsidR="0017301F" w:rsidRPr="001F56D4" w:rsidRDefault="0017301F" w:rsidP="0017301F">
      <w:pPr>
        <w:rPr>
          <w:rFonts w:ascii="Courier New" w:hAnsi="Courier New" w:cs="Courier New"/>
        </w:rPr>
      </w:pPr>
      <w:r w:rsidRPr="001F56D4">
        <w:rPr>
          <w:rFonts w:ascii="Courier New" w:hAnsi="Courier New" w:cs="Courier New"/>
        </w:rPr>
        <w:t>else:</w:t>
      </w:r>
    </w:p>
    <w:p w:rsidR="0017301F" w:rsidRDefault="0017301F" w:rsidP="0017301F">
      <w:pPr>
        <w:rPr>
          <w:rFonts w:ascii="Courier New" w:hAnsi="Courier New" w:cs="Courier New"/>
        </w:rPr>
      </w:pPr>
      <w:r w:rsidRPr="001F56D4">
        <w:rPr>
          <w:rFonts w:ascii="Courier New" w:hAnsi="Courier New" w:cs="Courier New"/>
        </w:rPr>
        <w:t xml:space="preserve">    print("Negative number")</w:t>
      </w:r>
    </w:p>
    <w:p w:rsidR="0017301F" w:rsidRDefault="0017301F" w:rsidP="0017301F">
      <w:pPr>
        <w:rPr>
          <w:rFonts w:ascii="Courier New" w:hAnsi="Courier New" w:cs="Courier New"/>
        </w:rPr>
      </w:pPr>
    </w:p>
    <w:p w:rsidR="0017301F" w:rsidRDefault="0017301F" w:rsidP="0017301F">
      <w:pPr>
        <w:rPr>
          <w:rFonts w:asciiTheme="majorHAnsi" w:hAnsiTheme="majorHAnsi"/>
          <w:color w:val="003366"/>
          <w:kern w:val="28"/>
          <w:sz w:val="32"/>
          <w:szCs w:val="32"/>
        </w:rPr>
      </w:pPr>
      <w:r w:rsidRPr="001F56D4">
        <w:rPr>
          <w:rFonts w:ascii="Courier New" w:hAnsi="Courier New" w:cs="Courier New"/>
        </w:rPr>
        <w:t>Positive number</w:t>
      </w:r>
      <w:r>
        <w:br w:type="page"/>
      </w:r>
    </w:p>
    <w:p w:rsidR="0017301F" w:rsidRDefault="0017301F" w:rsidP="0017301F">
      <w:pPr>
        <w:pStyle w:val="Heading2"/>
      </w:pPr>
      <w:bookmarkStart w:id="105" w:name="_Toc514416559"/>
      <w:bookmarkStart w:id="106" w:name="_Toc515037840"/>
      <w:r>
        <w:lastRenderedPageBreak/>
        <w:t>Loops</w:t>
      </w:r>
      <w:bookmarkEnd w:id="105"/>
      <w:bookmarkEnd w:id="106"/>
    </w:p>
    <w:p w:rsidR="0017301F" w:rsidRDefault="0017301F" w:rsidP="0017301F">
      <w:r>
        <w:t xml:space="preserve">Loops are a sequence of instructions that executes a specific set of tasks based on some condition. The tasks are executed till the time the condition is met or is true and stops when the condition evaluates to false. </w:t>
      </w:r>
    </w:p>
    <w:p w:rsidR="0017301F" w:rsidRDefault="0017301F" w:rsidP="0017301F">
      <w:r>
        <w:t xml:space="preserve">Loops are helpful when you do not know how many iterations will be required. </w:t>
      </w:r>
    </w:p>
    <w:p w:rsidR="0017301F" w:rsidRDefault="0017301F" w:rsidP="0017301F">
      <w:r>
        <w:t xml:space="preserve">The types of </w:t>
      </w:r>
      <w:r w:rsidRPr="0003499A">
        <w:rPr>
          <w:rFonts w:asciiTheme="majorHAnsi" w:hAnsiTheme="majorHAnsi" w:cs="Courier New"/>
        </w:rPr>
        <w:t>loop</w:t>
      </w:r>
      <w:r>
        <w:t xml:space="preserve"> statements used in Python are as follows:</w:t>
      </w:r>
    </w:p>
    <w:p w:rsidR="0017301F" w:rsidRDefault="0017301F" w:rsidP="00B629BA">
      <w:pPr>
        <w:pStyle w:val="ListParagraph"/>
        <w:numPr>
          <w:ilvl w:val="0"/>
          <w:numId w:val="41"/>
        </w:numPr>
      </w:pPr>
      <w:r w:rsidRPr="0003499A">
        <w:rPr>
          <w:rFonts w:ascii="Courier New" w:hAnsi="Courier New" w:cs="Courier New"/>
        </w:rPr>
        <w:t>while</w:t>
      </w:r>
      <w:r>
        <w:t xml:space="preserve"> loops </w:t>
      </w:r>
    </w:p>
    <w:p w:rsidR="0017301F" w:rsidRDefault="0017301F" w:rsidP="00B629BA">
      <w:pPr>
        <w:pStyle w:val="ListParagraph"/>
        <w:numPr>
          <w:ilvl w:val="0"/>
          <w:numId w:val="41"/>
        </w:numPr>
      </w:pPr>
      <w:r w:rsidRPr="0003499A">
        <w:rPr>
          <w:rFonts w:ascii="Courier New" w:hAnsi="Courier New" w:cs="Courier New"/>
        </w:rPr>
        <w:t>for</w:t>
      </w:r>
      <w:r>
        <w:t xml:space="preserve"> Loops</w:t>
      </w:r>
    </w:p>
    <w:p w:rsidR="0017301F" w:rsidRPr="001F56D4" w:rsidRDefault="0017301F" w:rsidP="00B629BA">
      <w:pPr>
        <w:pStyle w:val="ListParagraph"/>
        <w:numPr>
          <w:ilvl w:val="0"/>
          <w:numId w:val="41"/>
        </w:numPr>
      </w:pPr>
      <w:r>
        <w:t>Nested Loops</w:t>
      </w:r>
    </w:p>
    <w:p w:rsidR="0017301F" w:rsidRDefault="0017301F" w:rsidP="0017301F">
      <w:pPr>
        <w:pStyle w:val="Heading3"/>
      </w:pPr>
      <w:bookmarkStart w:id="107" w:name="_Toc514416560"/>
      <w:bookmarkStart w:id="108" w:name="_Toc515037841"/>
      <w:r>
        <w:rPr>
          <w:rFonts w:ascii="Courier New" w:hAnsi="Courier New" w:cs="Courier New"/>
        </w:rPr>
        <w:t>w</w:t>
      </w:r>
      <w:r w:rsidRPr="000C7575">
        <w:rPr>
          <w:rFonts w:ascii="Courier New" w:hAnsi="Courier New" w:cs="Courier New"/>
        </w:rPr>
        <w:t>hile</w:t>
      </w:r>
      <w:r>
        <w:t xml:space="preserve"> Loops</w:t>
      </w:r>
      <w:bookmarkEnd w:id="107"/>
      <w:bookmarkEnd w:id="108"/>
    </w:p>
    <w:p w:rsidR="0017301F" w:rsidRDefault="0017301F" w:rsidP="0017301F">
      <w:r>
        <w:t xml:space="preserve">The </w:t>
      </w:r>
      <w:r w:rsidRPr="00414DD7">
        <w:rPr>
          <w:rFonts w:ascii="Courier New" w:hAnsi="Courier New" w:cs="Courier New"/>
        </w:rPr>
        <w:t>while</w:t>
      </w:r>
      <w:r>
        <w:t xml:space="preserve"> statement is used for repeated execution as long as an expression is true.</w:t>
      </w:r>
    </w:p>
    <w:p w:rsidR="0017301F" w:rsidRPr="00414DD7" w:rsidRDefault="0017301F" w:rsidP="0017301F">
      <w:pPr>
        <w:rPr>
          <w:rFonts w:asciiTheme="majorHAnsi" w:hAnsiTheme="majorHAnsi" w:cs="Courier New"/>
          <w:b/>
        </w:rPr>
      </w:pPr>
      <w:r w:rsidRPr="00414DD7">
        <w:rPr>
          <w:rFonts w:asciiTheme="majorHAnsi" w:hAnsiTheme="majorHAnsi" w:cs="Courier New"/>
          <w:b/>
        </w:rPr>
        <w:t>Example:</w:t>
      </w:r>
    </w:p>
    <w:p w:rsidR="0017301F" w:rsidRPr="00373B78" w:rsidRDefault="0017301F" w:rsidP="0017301F">
      <w:pPr>
        <w:rPr>
          <w:rFonts w:ascii="Courier New" w:hAnsi="Courier New" w:cs="Courier New"/>
        </w:rPr>
      </w:pPr>
      <w:r w:rsidRPr="00373B78">
        <w:rPr>
          <w:rFonts w:ascii="Courier New" w:hAnsi="Courier New" w:cs="Courier New"/>
        </w:rPr>
        <w:t># Program to add natural</w:t>
      </w:r>
    </w:p>
    <w:p w:rsidR="0017301F" w:rsidRPr="00373B78" w:rsidRDefault="0017301F" w:rsidP="0017301F">
      <w:pPr>
        <w:rPr>
          <w:rFonts w:ascii="Courier New" w:hAnsi="Courier New" w:cs="Courier New"/>
        </w:rPr>
      </w:pPr>
      <w:r w:rsidRPr="00373B78">
        <w:rPr>
          <w:rFonts w:ascii="Courier New" w:hAnsi="Courier New" w:cs="Courier New"/>
        </w:rPr>
        <w:t xml:space="preserve"># numbers upto </w:t>
      </w:r>
    </w:p>
    <w:p w:rsidR="0017301F" w:rsidRPr="00373B78" w:rsidRDefault="0017301F" w:rsidP="0017301F">
      <w:pPr>
        <w:rPr>
          <w:rFonts w:ascii="Courier New" w:hAnsi="Courier New" w:cs="Courier New"/>
        </w:rPr>
      </w:pPr>
      <w:r w:rsidRPr="00373B78">
        <w:rPr>
          <w:rFonts w:ascii="Courier New" w:hAnsi="Courier New" w:cs="Courier New"/>
        </w:rPr>
        <w:t># sum = 1+2+3+...+n</w:t>
      </w:r>
    </w:p>
    <w:p w:rsidR="0017301F" w:rsidRPr="00373B78" w:rsidRDefault="0017301F" w:rsidP="0017301F">
      <w:pPr>
        <w:rPr>
          <w:rFonts w:ascii="Courier New" w:hAnsi="Courier New" w:cs="Courier New"/>
        </w:rPr>
      </w:pPr>
    </w:p>
    <w:p w:rsidR="0017301F" w:rsidRPr="00373B78" w:rsidRDefault="0017301F" w:rsidP="0017301F">
      <w:pPr>
        <w:rPr>
          <w:rFonts w:ascii="Courier New" w:hAnsi="Courier New" w:cs="Courier New"/>
        </w:rPr>
      </w:pPr>
      <w:r w:rsidRPr="00373B78">
        <w:rPr>
          <w:rFonts w:ascii="Courier New" w:hAnsi="Courier New" w:cs="Courier New"/>
        </w:rPr>
        <w:t># To take input from the user,</w:t>
      </w:r>
    </w:p>
    <w:p w:rsidR="0017301F" w:rsidRPr="00373B78" w:rsidRDefault="0017301F" w:rsidP="0017301F">
      <w:pPr>
        <w:rPr>
          <w:rFonts w:ascii="Courier New" w:hAnsi="Courier New" w:cs="Courier New"/>
        </w:rPr>
      </w:pPr>
      <w:r w:rsidRPr="00373B78">
        <w:rPr>
          <w:rFonts w:ascii="Courier New" w:hAnsi="Courier New" w:cs="Courier New"/>
        </w:rPr>
        <w:t># n = int(input("Enter n: "))</w:t>
      </w:r>
    </w:p>
    <w:p w:rsidR="0017301F" w:rsidRPr="00373B78" w:rsidRDefault="0017301F" w:rsidP="0017301F">
      <w:pPr>
        <w:rPr>
          <w:rFonts w:ascii="Courier New" w:hAnsi="Courier New" w:cs="Courier New"/>
        </w:rPr>
      </w:pPr>
    </w:p>
    <w:p w:rsidR="0017301F" w:rsidRPr="00373B78" w:rsidRDefault="0017301F" w:rsidP="0017301F">
      <w:pPr>
        <w:rPr>
          <w:rFonts w:ascii="Courier New" w:hAnsi="Courier New" w:cs="Courier New"/>
        </w:rPr>
      </w:pPr>
      <w:r w:rsidRPr="00373B78">
        <w:rPr>
          <w:rFonts w:ascii="Courier New" w:hAnsi="Courier New" w:cs="Courier New"/>
        </w:rPr>
        <w:t>n = 10</w:t>
      </w:r>
    </w:p>
    <w:p w:rsidR="0017301F" w:rsidRPr="00373B78" w:rsidRDefault="0017301F" w:rsidP="0017301F">
      <w:pPr>
        <w:rPr>
          <w:rFonts w:ascii="Courier New" w:hAnsi="Courier New" w:cs="Courier New"/>
        </w:rPr>
      </w:pPr>
    </w:p>
    <w:p w:rsidR="0017301F" w:rsidRPr="00373B78" w:rsidRDefault="0017301F" w:rsidP="0017301F">
      <w:pPr>
        <w:rPr>
          <w:rFonts w:ascii="Courier New" w:hAnsi="Courier New" w:cs="Courier New"/>
        </w:rPr>
      </w:pPr>
      <w:r w:rsidRPr="00373B78">
        <w:rPr>
          <w:rFonts w:ascii="Courier New" w:hAnsi="Courier New" w:cs="Courier New"/>
        </w:rPr>
        <w:t># initialize sum and counter</w:t>
      </w:r>
    </w:p>
    <w:p w:rsidR="0017301F" w:rsidRPr="00373B78" w:rsidRDefault="0017301F" w:rsidP="0017301F">
      <w:pPr>
        <w:rPr>
          <w:rFonts w:ascii="Courier New" w:hAnsi="Courier New" w:cs="Courier New"/>
        </w:rPr>
      </w:pPr>
      <w:r w:rsidRPr="00373B78">
        <w:rPr>
          <w:rFonts w:ascii="Courier New" w:hAnsi="Courier New" w:cs="Courier New"/>
        </w:rPr>
        <w:t>sum = 0</w:t>
      </w:r>
    </w:p>
    <w:p w:rsidR="0017301F" w:rsidRPr="00373B78" w:rsidRDefault="0017301F" w:rsidP="0017301F">
      <w:pPr>
        <w:rPr>
          <w:rFonts w:ascii="Courier New" w:hAnsi="Courier New" w:cs="Courier New"/>
        </w:rPr>
      </w:pPr>
      <w:r w:rsidRPr="00373B78">
        <w:rPr>
          <w:rFonts w:ascii="Courier New" w:hAnsi="Courier New" w:cs="Courier New"/>
        </w:rPr>
        <w:t>i = 1</w:t>
      </w:r>
    </w:p>
    <w:p w:rsidR="0017301F" w:rsidRPr="00373B78" w:rsidRDefault="0017301F" w:rsidP="0017301F">
      <w:pPr>
        <w:rPr>
          <w:rFonts w:ascii="Courier New" w:hAnsi="Courier New" w:cs="Courier New"/>
        </w:rPr>
      </w:pPr>
    </w:p>
    <w:p w:rsidR="0017301F" w:rsidRPr="00373B78" w:rsidRDefault="0017301F" w:rsidP="0017301F">
      <w:pPr>
        <w:rPr>
          <w:rFonts w:ascii="Courier New" w:hAnsi="Courier New" w:cs="Courier New"/>
        </w:rPr>
      </w:pPr>
      <w:r w:rsidRPr="00373B78">
        <w:rPr>
          <w:rFonts w:ascii="Courier New" w:hAnsi="Courier New" w:cs="Courier New"/>
        </w:rPr>
        <w:t>while i &lt;= n:</w:t>
      </w:r>
    </w:p>
    <w:p w:rsidR="0017301F" w:rsidRPr="00373B78" w:rsidRDefault="0017301F" w:rsidP="0017301F">
      <w:pPr>
        <w:rPr>
          <w:rFonts w:ascii="Courier New" w:hAnsi="Courier New" w:cs="Courier New"/>
        </w:rPr>
      </w:pPr>
      <w:r w:rsidRPr="00373B78">
        <w:rPr>
          <w:rFonts w:ascii="Courier New" w:hAnsi="Courier New" w:cs="Courier New"/>
        </w:rPr>
        <w:t xml:space="preserve">    sum = sum + i</w:t>
      </w:r>
    </w:p>
    <w:p w:rsidR="0017301F" w:rsidRPr="00373B78" w:rsidRDefault="0017301F" w:rsidP="0017301F">
      <w:pPr>
        <w:rPr>
          <w:rFonts w:ascii="Courier New" w:hAnsi="Courier New" w:cs="Courier New"/>
        </w:rPr>
      </w:pPr>
      <w:r w:rsidRPr="00373B78">
        <w:rPr>
          <w:rFonts w:ascii="Courier New" w:hAnsi="Courier New" w:cs="Courier New"/>
        </w:rPr>
        <w:t xml:space="preserve">    i = i+1    # update counter</w:t>
      </w:r>
    </w:p>
    <w:p w:rsidR="0017301F" w:rsidRPr="00373B78" w:rsidRDefault="0017301F" w:rsidP="0017301F">
      <w:pPr>
        <w:rPr>
          <w:rFonts w:ascii="Courier New" w:hAnsi="Courier New" w:cs="Courier New"/>
        </w:rPr>
      </w:pPr>
    </w:p>
    <w:p w:rsidR="0017301F" w:rsidRPr="00373B78" w:rsidRDefault="0017301F" w:rsidP="0017301F">
      <w:pPr>
        <w:rPr>
          <w:rFonts w:ascii="Courier New" w:hAnsi="Courier New" w:cs="Courier New"/>
        </w:rPr>
      </w:pPr>
      <w:r w:rsidRPr="00373B78">
        <w:rPr>
          <w:rFonts w:ascii="Courier New" w:hAnsi="Courier New" w:cs="Courier New"/>
        </w:rPr>
        <w:t># print the sum</w:t>
      </w:r>
    </w:p>
    <w:p w:rsidR="0017301F" w:rsidRDefault="0017301F" w:rsidP="0017301F">
      <w:pPr>
        <w:rPr>
          <w:rFonts w:ascii="Courier New" w:hAnsi="Courier New" w:cs="Courier New"/>
        </w:rPr>
      </w:pPr>
      <w:r w:rsidRPr="00373B78">
        <w:rPr>
          <w:rFonts w:ascii="Courier New" w:hAnsi="Courier New" w:cs="Courier New"/>
        </w:rPr>
        <w:t>print("The sum is", sum)</w:t>
      </w:r>
    </w:p>
    <w:p w:rsidR="0017301F" w:rsidRPr="00373B78" w:rsidRDefault="0017301F" w:rsidP="0017301F">
      <w:pPr>
        <w:rPr>
          <w:rFonts w:ascii="Courier New" w:hAnsi="Courier New" w:cs="Courier New"/>
        </w:rPr>
      </w:pPr>
      <w:r w:rsidRPr="00373B78">
        <w:rPr>
          <w:rFonts w:ascii="Courier New" w:hAnsi="Courier New" w:cs="Courier New"/>
        </w:rPr>
        <w:t>Enter n: 10</w:t>
      </w:r>
    </w:p>
    <w:p w:rsidR="0017301F" w:rsidRDefault="0017301F" w:rsidP="0017301F">
      <w:pPr>
        <w:rPr>
          <w:rFonts w:ascii="Courier New" w:hAnsi="Courier New" w:cs="Courier New"/>
        </w:rPr>
      </w:pPr>
      <w:r w:rsidRPr="00373B78">
        <w:rPr>
          <w:rFonts w:ascii="Courier New" w:hAnsi="Courier New" w:cs="Courier New"/>
        </w:rPr>
        <w:t>The sum is 55</w:t>
      </w:r>
    </w:p>
    <w:p w:rsidR="0017301F" w:rsidRDefault="0017301F" w:rsidP="0017301F">
      <w:r>
        <w:t>The while loop repeatedly tests the expression and, if it is true, executes the first suite; if the expression is false (which may be the first time it is tested) the suite of the else clause, if present, is executed and the loop terminates.</w:t>
      </w:r>
    </w:p>
    <w:p w:rsidR="0017301F" w:rsidRDefault="0017301F" w:rsidP="0017301F">
      <w:pPr>
        <w:pStyle w:val="Heading3"/>
      </w:pPr>
      <w:bookmarkStart w:id="109" w:name="_Toc514416561"/>
      <w:bookmarkStart w:id="110" w:name="_Toc515037842"/>
      <w:r>
        <w:rPr>
          <w:rFonts w:ascii="Courier New" w:hAnsi="Courier New" w:cs="Courier New"/>
        </w:rPr>
        <w:lastRenderedPageBreak/>
        <w:t>f</w:t>
      </w:r>
      <w:r w:rsidRPr="000C7575">
        <w:rPr>
          <w:rFonts w:ascii="Courier New" w:hAnsi="Courier New" w:cs="Courier New"/>
        </w:rPr>
        <w:t>or</w:t>
      </w:r>
      <w:r>
        <w:t xml:space="preserve"> Loops</w:t>
      </w:r>
      <w:bookmarkEnd w:id="109"/>
      <w:bookmarkEnd w:id="110"/>
    </w:p>
    <w:p w:rsidR="0017301F" w:rsidRDefault="0017301F" w:rsidP="0017301F">
      <w:r w:rsidRPr="00024D8D">
        <w:t xml:space="preserve">The </w:t>
      </w:r>
      <w:r w:rsidRPr="00414DD7">
        <w:rPr>
          <w:rFonts w:ascii="Courier New" w:hAnsi="Courier New" w:cs="Courier New"/>
        </w:rPr>
        <w:t>for</w:t>
      </w:r>
      <w:r w:rsidRPr="00024D8D">
        <w:t xml:space="preserve"> statement in Python differs a bit from </w:t>
      </w:r>
      <w:r>
        <w:t xml:space="preserve">the for loop </w:t>
      </w:r>
      <w:r w:rsidRPr="00024D8D">
        <w:t xml:space="preserve">used in C or Pascal. Rather than always iterating over an arithmetic progression of numbers (like in Pascal), or giving the user the ability to define both the iteration step and halting condition (as C), Python’s </w:t>
      </w:r>
      <w:r w:rsidRPr="00414DD7">
        <w:rPr>
          <w:rFonts w:ascii="Courier New" w:hAnsi="Courier New" w:cs="Courier New"/>
        </w:rPr>
        <w:t>for</w:t>
      </w:r>
      <w:r w:rsidRPr="00024D8D">
        <w:t xml:space="preserve"> statement iterates over the items of any sequence (a list or a string), in the order that they appear in the sequence. </w:t>
      </w:r>
    </w:p>
    <w:p w:rsidR="0017301F" w:rsidRPr="00024D8D" w:rsidRDefault="0017301F" w:rsidP="0017301F">
      <w:pPr>
        <w:rPr>
          <w:b/>
        </w:rPr>
      </w:pPr>
      <w:r w:rsidRPr="00024D8D">
        <w:rPr>
          <w:b/>
        </w:rPr>
        <w:t>Example:</w:t>
      </w:r>
    </w:p>
    <w:p w:rsidR="0017301F" w:rsidRPr="00024D8D" w:rsidRDefault="0017301F" w:rsidP="0017301F">
      <w:pPr>
        <w:rPr>
          <w:rFonts w:ascii="Courier New" w:hAnsi="Courier New" w:cs="Courier New"/>
        </w:rPr>
      </w:pPr>
      <w:r w:rsidRPr="00024D8D">
        <w:rPr>
          <w:rFonts w:ascii="Courier New" w:hAnsi="Courier New" w:cs="Courier New"/>
        </w:rPr>
        <w:t xml:space="preserve">&gt;&gt;&gt; # Measure </w:t>
      </w:r>
      <w:r>
        <w:rPr>
          <w:rFonts w:ascii="Courier New" w:hAnsi="Courier New" w:cs="Courier New"/>
        </w:rPr>
        <w:t>the length of some</w:t>
      </w:r>
      <w:r w:rsidRPr="00024D8D">
        <w:rPr>
          <w:rFonts w:ascii="Courier New" w:hAnsi="Courier New" w:cs="Courier New"/>
        </w:rPr>
        <w:t xml:space="preserve"> strings:</w:t>
      </w:r>
    </w:p>
    <w:p w:rsidR="0017301F" w:rsidRPr="00024D8D" w:rsidRDefault="0017301F" w:rsidP="0017301F">
      <w:pPr>
        <w:rPr>
          <w:rFonts w:ascii="Courier New" w:hAnsi="Courier New" w:cs="Courier New"/>
        </w:rPr>
      </w:pPr>
      <w:r w:rsidRPr="00024D8D">
        <w:rPr>
          <w:rFonts w:ascii="Courier New" w:hAnsi="Courier New" w:cs="Courier New"/>
        </w:rPr>
        <w:t>... words = ['</w:t>
      </w:r>
      <w:r>
        <w:rPr>
          <w:rFonts w:ascii="Courier New" w:hAnsi="Courier New" w:cs="Courier New"/>
        </w:rPr>
        <w:t>dog</w:t>
      </w:r>
      <w:r w:rsidRPr="00024D8D">
        <w:rPr>
          <w:rFonts w:ascii="Courier New" w:hAnsi="Courier New" w:cs="Courier New"/>
        </w:rPr>
        <w:t>', '</w:t>
      </w:r>
      <w:r>
        <w:rPr>
          <w:rFonts w:ascii="Courier New" w:hAnsi="Courier New" w:cs="Courier New"/>
        </w:rPr>
        <w:t>tiger</w:t>
      </w:r>
      <w:r w:rsidRPr="00024D8D">
        <w:rPr>
          <w:rFonts w:ascii="Courier New" w:hAnsi="Courier New" w:cs="Courier New"/>
        </w:rPr>
        <w:t>', '</w:t>
      </w:r>
      <w:r>
        <w:rPr>
          <w:rFonts w:ascii="Courier New" w:hAnsi="Courier New" w:cs="Courier New"/>
        </w:rPr>
        <w:t>elephant</w:t>
      </w:r>
      <w:r w:rsidRPr="00024D8D">
        <w:rPr>
          <w:rFonts w:ascii="Courier New" w:hAnsi="Courier New" w:cs="Courier New"/>
        </w:rPr>
        <w:t>']</w:t>
      </w:r>
    </w:p>
    <w:p w:rsidR="0017301F" w:rsidRPr="00024D8D" w:rsidRDefault="0017301F" w:rsidP="0017301F">
      <w:pPr>
        <w:rPr>
          <w:rFonts w:ascii="Courier New" w:hAnsi="Courier New" w:cs="Courier New"/>
        </w:rPr>
      </w:pPr>
      <w:r w:rsidRPr="00024D8D">
        <w:rPr>
          <w:rFonts w:ascii="Courier New" w:hAnsi="Courier New" w:cs="Courier New"/>
        </w:rPr>
        <w:t>&gt;&gt;&gt; for w in words:</w:t>
      </w:r>
    </w:p>
    <w:p w:rsidR="0017301F" w:rsidRPr="00024D8D" w:rsidRDefault="0017301F" w:rsidP="0017301F">
      <w:pPr>
        <w:rPr>
          <w:rFonts w:ascii="Courier New" w:hAnsi="Courier New" w:cs="Courier New"/>
        </w:rPr>
      </w:pPr>
      <w:r w:rsidRPr="00024D8D">
        <w:rPr>
          <w:rFonts w:ascii="Courier New" w:hAnsi="Courier New" w:cs="Courier New"/>
        </w:rPr>
        <w:t>...     print(w, len(w))</w:t>
      </w:r>
    </w:p>
    <w:p w:rsidR="0017301F" w:rsidRPr="00024D8D" w:rsidRDefault="0017301F" w:rsidP="0017301F">
      <w:pPr>
        <w:rPr>
          <w:rFonts w:ascii="Courier New" w:hAnsi="Courier New" w:cs="Courier New"/>
        </w:rPr>
      </w:pPr>
      <w:r w:rsidRPr="00024D8D">
        <w:rPr>
          <w:rFonts w:ascii="Courier New" w:hAnsi="Courier New" w:cs="Courier New"/>
        </w:rPr>
        <w:t>...</w:t>
      </w:r>
    </w:p>
    <w:p w:rsidR="0017301F" w:rsidRPr="00024D8D" w:rsidRDefault="0017301F" w:rsidP="0017301F">
      <w:pPr>
        <w:rPr>
          <w:rFonts w:ascii="Courier New" w:hAnsi="Courier New" w:cs="Courier New"/>
        </w:rPr>
      </w:pPr>
      <w:r>
        <w:rPr>
          <w:rFonts w:ascii="Courier New" w:hAnsi="Courier New" w:cs="Courier New"/>
        </w:rPr>
        <w:t>dog</w:t>
      </w:r>
      <w:r w:rsidRPr="00024D8D">
        <w:rPr>
          <w:rFonts w:ascii="Courier New" w:hAnsi="Courier New" w:cs="Courier New"/>
        </w:rPr>
        <w:t xml:space="preserve"> 3</w:t>
      </w:r>
    </w:p>
    <w:p w:rsidR="0017301F" w:rsidRPr="00024D8D" w:rsidRDefault="0017301F" w:rsidP="0017301F">
      <w:pPr>
        <w:rPr>
          <w:rFonts w:ascii="Courier New" w:hAnsi="Courier New" w:cs="Courier New"/>
        </w:rPr>
      </w:pPr>
      <w:r>
        <w:rPr>
          <w:rFonts w:ascii="Courier New" w:hAnsi="Courier New" w:cs="Courier New"/>
        </w:rPr>
        <w:t>tiger 5</w:t>
      </w:r>
    </w:p>
    <w:p w:rsidR="0017301F" w:rsidRDefault="0017301F" w:rsidP="0017301F">
      <w:pPr>
        <w:rPr>
          <w:rFonts w:ascii="Courier New" w:hAnsi="Courier New" w:cs="Courier New"/>
        </w:rPr>
      </w:pPr>
      <w:r>
        <w:rPr>
          <w:rFonts w:ascii="Courier New" w:hAnsi="Courier New" w:cs="Courier New"/>
        </w:rPr>
        <w:t>elephant 8</w:t>
      </w:r>
    </w:p>
    <w:p w:rsidR="0017301F" w:rsidRDefault="0017301F" w:rsidP="0017301F">
      <w:pPr>
        <w:spacing w:after="0"/>
        <w:ind w:left="0"/>
        <w:rPr>
          <w:rFonts w:asciiTheme="majorHAnsi" w:hAnsiTheme="majorHAnsi" w:cs="Courier New"/>
        </w:rPr>
      </w:pPr>
    </w:p>
    <w:p w:rsidR="0017301F" w:rsidRDefault="0017301F" w:rsidP="0017301F">
      <w:pPr>
        <w:pStyle w:val="Heading4"/>
        <w:ind w:left="0"/>
      </w:pPr>
      <w:r>
        <w:t xml:space="preserve">The </w:t>
      </w:r>
      <w:r>
        <w:rPr>
          <w:rFonts w:ascii="Courier New" w:hAnsi="Courier New" w:cs="Courier New"/>
        </w:rPr>
        <w:t>range</w:t>
      </w:r>
      <w:r w:rsidRPr="002810E9">
        <w:rPr>
          <w:rFonts w:ascii="Courier New" w:hAnsi="Courier New" w:cs="Courier New"/>
        </w:rPr>
        <w:t>()</w:t>
      </w:r>
      <w:r>
        <w:t xml:space="preserve"> Function</w:t>
      </w:r>
    </w:p>
    <w:p w:rsidR="0017301F" w:rsidRDefault="0017301F" w:rsidP="0017301F">
      <w:r w:rsidRPr="006F4C1B">
        <w:t xml:space="preserve">If you do need to iterate over a sequence of numbers, the built-in function </w:t>
      </w:r>
      <w:r w:rsidRPr="006F4C1B">
        <w:rPr>
          <w:rFonts w:ascii="Courier New" w:hAnsi="Courier New" w:cs="Courier New"/>
        </w:rPr>
        <w:t>range()</w:t>
      </w:r>
      <w:r w:rsidRPr="006F4C1B">
        <w:t xml:space="preserve"> comes in handy. </w:t>
      </w:r>
      <w:r w:rsidRPr="002810E9">
        <w:t xml:space="preserve">The range type represents an immutable sequence of numbers and is commonly used for looping a specific number of times in </w:t>
      </w:r>
      <w:r w:rsidRPr="002810E9">
        <w:rPr>
          <w:rFonts w:ascii="Courier New" w:hAnsi="Courier New" w:cs="Courier New"/>
        </w:rPr>
        <w:t>for</w:t>
      </w:r>
      <w:r w:rsidRPr="002810E9">
        <w:t xml:space="preserve"> loops.</w:t>
      </w:r>
    </w:p>
    <w:p w:rsidR="0017301F" w:rsidRPr="00456624" w:rsidRDefault="0017301F" w:rsidP="0017301F">
      <w:pPr>
        <w:rPr>
          <w:b/>
        </w:rPr>
      </w:pPr>
      <w:r w:rsidRPr="00456624">
        <w:rPr>
          <w:b/>
        </w:rPr>
        <w:t>Syntax:</w:t>
      </w:r>
    </w:p>
    <w:p w:rsidR="0017301F" w:rsidRPr="00C07325" w:rsidRDefault="0017301F" w:rsidP="0017301F">
      <w:pPr>
        <w:rPr>
          <w:rFonts w:ascii="Courier New" w:hAnsi="Courier New" w:cs="Courier New"/>
        </w:rPr>
      </w:pPr>
      <w:r w:rsidRPr="00456624">
        <w:rPr>
          <w:rFonts w:ascii="Courier New" w:hAnsi="Courier New" w:cs="Courier New"/>
        </w:rPr>
        <w:t>class range(start, stop[, step])</w:t>
      </w:r>
    </w:p>
    <w:p w:rsidR="0017301F" w:rsidRDefault="0017301F" w:rsidP="0017301F">
      <w:r>
        <w:t xml:space="preserve">The </w:t>
      </w:r>
      <w:r w:rsidRPr="000C6346">
        <w:rPr>
          <w:rFonts w:ascii="Courier New" w:hAnsi="Courier New" w:cs="Courier New"/>
        </w:rPr>
        <w:t>range()</w:t>
      </w:r>
      <w:r>
        <w:t xml:space="preserve"> function</w:t>
      </w:r>
      <w:r w:rsidRPr="006F4C1B">
        <w:t xml:space="preserve"> ge</w:t>
      </w:r>
      <w:r>
        <w:t>nerates arithmetic progressions.</w:t>
      </w:r>
    </w:p>
    <w:p w:rsidR="0017301F" w:rsidRPr="006F4C1B" w:rsidRDefault="0017301F" w:rsidP="0017301F">
      <w:pPr>
        <w:rPr>
          <w:b/>
        </w:rPr>
      </w:pPr>
      <w:r w:rsidRPr="006F4C1B">
        <w:rPr>
          <w:b/>
        </w:rPr>
        <w:t>Example:</w:t>
      </w:r>
    </w:p>
    <w:p w:rsidR="0017301F" w:rsidRPr="006F4C1B" w:rsidRDefault="0017301F" w:rsidP="0017301F">
      <w:pPr>
        <w:rPr>
          <w:rFonts w:ascii="Courier New" w:hAnsi="Courier New" w:cs="Courier New"/>
        </w:rPr>
      </w:pPr>
      <w:r w:rsidRPr="006F4C1B">
        <w:rPr>
          <w:rFonts w:ascii="Courier New" w:hAnsi="Courier New" w:cs="Courier New"/>
        </w:rPr>
        <w:t>&gt;&gt;&gt; for i in range(5):</w:t>
      </w:r>
    </w:p>
    <w:p w:rsidR="0017301F" w:rsidRPr="006F4C1B" w:rsidRDefault="0017301F" w:rsidP="0017301F">
      <w:pPr>
        <w:rPr>
          <w:rFonts w:ascii="Courier New" w:hAnsi="Courier New" w:cs="Courier New"/>
        </w:rPr>
      </w:pPr>
      <w:r w:rsidRPr="006F4C1B">
        <w:rPr>
          <w:rFonts w:ascii="Courier New" w:hAnsi="Courier New" w:cs="Courier New"/>
        </w:rPr>
        <w:t>...     print(i)</w:t>
      </w:r>
    </w:p>
    <w:p w:rsidR="0017301F" w:rsidRPr="006F4C1B" w:rsidRDefault="0017301F" w:rsidP="0017301F">
      <w:pPr>
        <w:rPr>
          <w:rFonts w:ascii="Courier New" w:hAnsi="Courier New" w:cs="Courier New"/>
        </w:rPr>
      </w:pPr>
      <w:r w:rsidRPr="006F4C1B">
        <w:rPr>
          <w:rFonts w:ascii="Courier New" w:hAnsi="Courier New" w:cs="Courier New"/>
        </w:rPr>
        <w:t>...</w:t>
      </w:r>
    </w:p>
    <w:p w:rsidR="0017301F" w:rsidRPr="006F4C1B" w:rsidRDefault="0017301F" w:rsidP="0017301F">
      <w:pPr>
        <w:rPr>
          <w:rFonts w:ascii="Courier New" w:hAnsi="Courier New" w:cs="Courier New"/>
        </w:rPr>
      </w:pPr>
      <w:r w:rsidRPr="006F4C1B">
        <w:rPr>
          <w:rFonts w:ascii="Courier New" w:hAnsi="Courier New" w:cs="Courier New"/>
        </w:rPr>
        <w:t>0</w:t>
      </w:r>
    </w:p>
    <w:p w:rsidR="0017301F" w:rsidRPr="006F4C1B" w:rsidRDefault="0017301F" w:rsidP="0017301F">
      <w:pPr>
        <w:rPr>
          <w:rFonts w:ascii="Courier New" w:hAnsi="Courier New" w:cs="Courier New"/>
        </w:rPr>
      </w:pPr>
      <w:r w:rsidRPr="006F4C1B">
        <w:rPr>
          <w:rFonts w:ascii="Courier New" w:hAnsi="Courier New" w:cs="Courier New"/>
        </w:rPr>
        <w:t>1</w:t>
      </w:r>
    </w:p>
    <w:p w:rsidR="0017301F" w:rsidRPr="006F4C1B" w:rsidRDefault="0017301F" w:rsidP="0017301F">
      <w:pPr>
        <w:rPr>
          <w:rFonts w:ascii="Courier New" w:hAnsi="Courier New" w:cs="Courier New"/>
        </w:rPr>
      </w:pPr>
      <w:r w:rsidRPr="006F4C1B">
        <w:rPr>
          <w:rFonts w:ascii="Courier New" w:hAnsi="Courier New" w:cs="Courier New"/>
        </w:rPr>
        <w:t>2</w:t>
      </w:r>
    </w:p>
    <w:p w:rsidR="0017301F" w:rsidRPr="006F4C1B" w:rsidRDefault="0017301F" w:rsidP="0017301F">
      <w:pPr>
        <w:rPr>
          <w:rFonts w:ascii="Courier New" w:hAnsi="Courier New" w:cs="Courier New"/>
        </w:rPr>
      </w:pPr>
      <w:r w:rsidRPr="006F4C1B">
        <w:rPr>
          <w:rFonts w:ascii="Courier New" w:hAnsi="Courier New" w:cs="Courier New"/>
        </w:rPr>
        <w:t>3</w:t>
      </w:r>
    </w:p>
    <w:p w:rsidR="0017301F" w:rsidRPr="006F4C1B" w:rsidRDefault="0017301F" w:rsidP="0017301F">
      <w:pPr>
        <w:rPr>
          <w:rFonts w:ascii="Courier New" w:hAnsi="Courier New" w:cs="Courier New"/>
        </w:rPr>
      </w:pPr>
      <w:r w:rsidRPr="006F4C1B">
        <w:rPr>
          <w:rFonts w:ascii="Courier New" w:hAnsi="Courier New" w:cs="Courier New"/>
        </w:rPr>
        <w:t>4</w:t>
      </w:r>
    </w:p>
    <w:p w:rsidR="0017301F" w:rsidRPr="00A313DE" w:rsidRDefault="0017301F" w:rsidP="0017301F">
      <w:pPr>
        <w:rPr>
          <w:b/>
        </w:rPr>
      </w:pPr>
      <w:r w:rsidRPr="00A313DE">
        <w:rPr>
          <w:b/>
        </w:rPr>
        <w:t xml:space="preserve">Note: </w:t>
      </w:r>
      <w:r w:rsidRPr="00A313DE">
        <w:rPr>
          <w:i/>
          <w:sz w:val="20"/>
          <w:szCs w:val="20"/>
        </w:rPr>
        <w:t xml:space="preserve">The </w:t>
      </w:r>
      <w:r w:rsidRPr="00A313DE">
        <w:rPr>
          <w:rFonts w:ascii="Courier New" w:hAnsi="Courier New" w:cs="Courier New"/>
          <w:i/>
          <w:sz w:val="20"/>
          <w:szCs w:val="20"/>
        </w:rPr>
        <w:t>range()</w:t>
      </w:r>
      <w:r w:rsidRPr="00A313DE">
        <w:rPr>
          <w:i/>
          <w:sz w:val="20"/>
          <w:szCs w:val="20"/>
        </w:rPr>
        <w:t xml:space="preserve"> function of Python 3 was called </w:t>
      </w:r>
      <w:r w:rsidRPr="00A313DE">
        <w:rPr>
          <w:rFonts w:ascii="Courier New" w:hAnsi="Courier New" w:cs="Courier New"/>
          <w:i/>
          <w:sz w:val="20"/>
          <w:szCs w:val="20"/>
        </w:rPr>
        <w:t>xrange()</w:t>
      </w:r>
      <w:r w:rsidRPr="00A313DE">
        <w:rPr>
          <w:i/>
          <w:sz w:val="20"/>
          <w:szCs w:val="20"/>
        </w:rPr>
        <w:t xml:space="preserve"> in Python 2. </w:t>
      </w:r>
      <w:r w:rsidRPr="00A313DE">
        <w:rPr>
          <w:rFonts w:ascii="Courier New" w:hAnsi="Courier New" w:cs="Courier New"/>
          <w:i/>
          <w:sz w:val="20"/>
          <w:szCs w:val="20"/>
        </w:rPr>
        <w:t>xrange()</w:t>
      </w:r>
      <w:r w:rsidRPr="00A313DE">
        <w:rPr>
          <w:i/>
          <w:sz w:val="20"/>
          <w:szCs w:val="20"/>
        </w:rPr>
        <w:t xml:space="preserve"> function has now removed in Python 3.</w:t>
      </w:r>
    </w:p>
    <w:p w:rsidR="0017301F" w:rsidRDefault="0017301F" w:rsidP="0017301F">
      <w:r w:rsidRPr="002810E9">
        <w:t xml:space="preserve">The arguments to the range constructor must be integers (either built-in </w:t>
      </w:r>
      <w:r w:rsidRPr="002810E9">
        <w:rPr>
          <w:rFonts w:ascii="Courier New" w:hAnsi="Courier New" w:cs="Courier New"/>
        </w:rPr>
        <w:t>int</w:t>
      </w:r>
      <w:r w:rsidRPr="002810E9">
        <w:t xml:space="preserve"> or any object that implements the </w:t>
      </w:r>
      <w:r w:rsidRPr="002810E9">
        <w:rPr>
          <w:rFonts w:ascii="Courier New" w:hAnsi="Courier New" w:cs="Courier New"/>
        </w:rPr>
        <w:t>__index__</w:t>
      </w:r>
      <w:r w:rsidRPr="002810E9">
        <w:t xml:space="preserve"> special method). If the step argument is omitted, it defaults to </w:t>
      </w:r>
      <w:r w:rsidRPr="002810E9">
        <w:rPr>
          <w:rFonts w:ascii="Courier New" w:hAnsi="Courier New" w:cs="Courier New"/>
        </w:rPr>
        <w:t>1</w:t>
      </w:r>
      <w:r w:rsidRPr="002810E9">
        <w:t xml:space="preserve">. If the start argument is omitted, it defaults to </w:t>
      </w:r>
      <w:r w:rsidRPr="002810E9">
        <w:rPr>
          <w:rFonts w:ascii="Courier New" w:hAnsi="Courier New" w:cs="Courier New"/>
        </w:rPr>
        <w:t>0</w:t>
      </w:r>
      <w:r w:rsidRPr="002810E9">
        <w:t xml:space="preserve">. If step is zero, </w:t>
      </w:r>
      <w:r w:rsidRPr="002810E9">
        <w:rPr>
          <w:rFonts w:ascii="Courier New" w:hAnsi="Courier New" w:cs="Courier New"/>
        </w:rPr>
        <w:t>ValueError</w:t>
      </w:r>
      <w:r w:rsidRPr="002810E9">
        <w:t xml:space="preserve"> is raised.</w:t>
      </w:r>
    </w:p>
    <w:p w:rsidR="0017301F" w:rsidRDefault="0017301F" w:rsidP="0017301F">
      <w:r>
        <w:lastRenderedPageBreak/>
        <w:t xml:space="preserve">For a positive step, the contents of a range </w:t>
      </w:r>
      <w:r w:rsidRPr="00562C9A">
        <w:rPr>
          <w:rFonts w:ascii="Courier New" w:hAnsi="Courier New" w:cs="Courier New"/>
        </w:rPr>
        <w:t>r</w:t>
      </w:r>
      <w:r>
        <w:t xml:space="preserve"> are determined by the formula </w:t>
      </w:r>
      <w:r>
        <w:br/>
      </w:r>
      <w:r w:rsidRPr="001E73CD">
        <w:rPr>
          <w:rFonts w:ascii="Courier New" w:hAnsi="Courier New" w:cs="Courier New"/>
        </w:rPr>
        <w:t>r[i] = start + step*i</w:t>
      </w:r>
      <w:r>
        <w:t xml:space="preserve"> where </w:t>
      </w:r>
      <w:r w:rsidRPr="001E73CD">
        <w:rPr>
          <w:rFonts w:ascii="Courier New" w:hAnsi="Courier New" w:cs="Courier New"/>
        </w:rPr>
        <w:t>i &gt;= 0</w:t>
      </w:r>
      <w:r>
        <w:t xml:space="preserve"> and </w:t>
      </w:r>
      <w:r w:rsidRPr="001E73CD">
        <w:rPr>
          <w:rFonts w:ascii="Courier New" w:hAnsi="Courier New" w:cs="Courier New"/>
        </w:rPr>
        <w:t>r[i] &lt; stop</w:t>
      </w:r>
      <w:r>
        <w:t>.</w:t>
      </w:r>
    </w:p>
    <w:p w:rsidR="0017301F" w:rsidRDefault="0017301F" w:rsidP="0017301F">
      <w:r>
        <w:t xml:space="preserve">For a negative step, the contents of the range are still determined by the formula </w:t>
      </w:r>
      <w:r>
        <w:br/>
      </w:r>
      <w:r w:rsidRPr="001E73CD">
        <w:rPr>
          <w:rFonts w:ascii="Courier New" w:hAnsi="Courier New" w:cs="Courier New"/>
        </w:rPr>
        <w:t>r[i] = start + step*i</w:t>
      </w:r>
      <w:r>
        <w:t xml:space="preserve">, but the constraints are </w:t>
      </w:r>
      <w:r w:rsidRPr="001E73CD">
        <w:rPr>
          <w:rFonts w:ascii="Courier New" w:hAnsi="Courier New" w:cs="Courier New"/>
        </w:rPr>
        <w:t>i &gt;= 0</w:t>
      </w:r>
      <w:r>
        <w:t xml:space="preserve"> and </w:t>
      </w:r>
      <w:r w:rsidRPr="001E73CD">
        <w:rPr>
          <w:rFonts w:ascii="Courier New" w:hAnsi="Courier New" w:cs="Courier New"/>
        </w:rPr>
        <w:t>r[i] &gt; stop</w:t>
      </w:r>
      <w:r>
        <w:t>.</w:t>
      </w:r>
    </w:p>
    <w:p w:rsidR="0017301F" w:rsidRDefault="0017301F" w:rsidP="0017301F">
      <w:r>
        <w:t xml:space="preserve">A range object will be empty if </w:t>
      </w:r>
      <w:r w:rsidRPr="001E73CD">
        <w:rPr>
          <w:rFonts w:ascii="Courier New" w:hAnsi="Courier New" w:cs="Courier New"/>
        </w:rPr>
        <w:t>r[0]</w:t>
      </w:r>
      <w:r>
        <w:t xml:space="preserve"> does not meet the value constraint. Ranges do support negative indices, but these are interpreted as indexing from the end of the sequence determined by the positive indices.</w:t>
      </w:r>
    </w:p>
    <w:p w:rsidR="0017301F" w:rsidRDefault="0017301F" w:rsidP="0017301F">
      <w:r>
        <w:t xml:space="preserve">Ranges containing absolute values larger than </w:t>
      </w:r>
      <w:r w:rsidRPr="001E73CD">
        <w:rPr>
          <w:rFonts w:ascii="Courier New" w:hAnsi="Courier New" w:cs="Courier New"/>
        </w:rPr>
        <w:t>sys.maxsize</w:t>
      </w:r>
      <w:r>
        <w:t xml:space="preserve"> are permitted but some features (such as </w:t>
      </w:r>
      <w:r w:rsidRPr="001E73CD">
        <w:rPr>
          <w:rFonts w:ascii="Courier New" w:hAnsi="Courier New" w:cs="Courier New"/>
        </w:rPr>
        <w:t>len()</w:t>
      </w:r>
      <w:r>
        <w:t xml:space="preserve">) may raise </w:t>
      </w:r>
      <w:r w:rsidRPr="001E73CD">
        <w:rPr>
          <w:rFonts w:ascii="Courier New" w:hAnsi="Courier New" w:cs="Courier New"/>
        </w:rPr>
        <w:t>OverflowError</w:t>
      </w:r>
      <w:r>
        <w:t>.</w:t>
      </w:r>
    </w:p>
    <w:p w:rsidR="0017301F" w:rsidRPr="001E73CD" w:rsidRDefault="0017301F" w:rsidP="0017301F">
      <w:pPr>
        <w:rPr>
          <w:b/>
        </w:rPr>
      </w:pPr>
      <w:r w:rsidRPr="001E73CD">
        <w:rPr>
          <w:b/>
        </w:rPr>
        <w:t>Examples:</w:t>
      </w:r>
    </w:p>
    <w:p w:rsidR="0017301F" w:rsidRPr="002810E9" w:rsidRDefault="0017301F" w:rsidP="0017301F">
      <w:pPr>
        <w:rPr>
          <w:rFonts w:ascii="Courier New" w:hAnsi="Courier New" w:cs="Courier New"/>
        </w:rPr>
      </w:pPr>
      <w:r w:rsidRPr="002810E9">
        <w:rPr>
          <w:rFonts w:ascii="Courier New" w:hAnsi="Courier New" w:cs="Courier New"/>
        </w:rPr>
        <w:t>&gt;&gt;&gt; list(range(10))</w:t>
      </w:r>
    </w:p>
    <w:p w:rsidR="0017301F" w:rsidRPr="002810E9" w:rsidRDefault="0017301F" w:rsidP="0017301F">
      <w:pPr>
        <w:rPr>
          <w:rFonts w:ascii="Courier New" w:hAnsi="Courier New" w:cs="Courier New"/>
        </w:rPr>
      </w:pPr>
      <w:r w:rsidRPr="002810E9">
        <w:rPr>
          <w:rFonts w:ascii="Courier New" w:hAnsi="Courier New" w:cs="Courier New"/>
        </w:rPr>
        <w:t>[0, 1, 2, 3, 4, 5, 6, 7, 8, 9]</w:t>
      </w:r>
    </w:p>
    <w:p w:rsidR="0017301F" w:rsidRPr="002810E9" w:rsidRDefault="0017301F" w:rsidP="0017301F">
      <w:pPr>
        <w:rPr>
          <w:rFonts w:ascii="Courier New" w:hAnsi="Courier New" w:cs="Courier New"/>
        </w:rPr>
      </w:pPr>
      <w:r w:rsidRPr="002810E9">
        <w:rPr>
          <w:rFonts w:ascii="Courier New" w:hAnsi="Courier New" w:cs="Courier New"/>
        </w:rPr>
        <w:t>&gt;&gt;&gt; list(range(1, 11))</w:t>
      </w:r>
    </w:p>
    <w:p w:rsidR="0017301F" w:rsidRPr="002810E9" w:rsidRDefault="0017301F" w:rsidP="0017301F">
      <w:pPr>
        <w:rPr>
          <w:rFonts w:ascii="Courier New" w:hAnsi="Courier New" w:cs="Courier New"/>
        </w:rPr>
      </w:pPr>
      <w:r w:rsidRPr="002810E9">
        <w:rPr>
          <w:rFonts w:ascii="Courier New" w:hAnsi="Courier New" w:cs="Courier New"/>
        </w:rPr>
        <w:t>[1, 2, 3, 4, 5, 6, 7, 8, 9, 10]</w:t>
      </w:r>
    </w:p>
    <w:p w:rsidR="0017301F" w:rsidRPr="002810E9" w:rsidRDefault="0017301F" w:rsidP="0017301F">
      <w:pPr>
        <w:rPr>
          <w:rFonts w:ascii="Courier New" w:hAnsi="Courier New" w:cs="Courier New"/>
        </w:rPr>
      </w:pPr>
      <w:r w:rsidRPr="002810E9">
        <w:rPr>
          <w:rFonts w:ascii="Courier New" w:hAnsi="Courier New" w:cs="Courier New"/>
        </w:rPr>
        <w:t>&gt;&gt;&gt; list(range(0, 30, 5))</w:t>
      </w:r>
    </w:p>
    <w:p w:rsidR="0017301F" w:rsidRPr="002810E9" w:rsidRDefault="0017301F" w:rsidP="0017301F">
      <w:pPr>
        <w:rPr>
          <w:rFonts w:ascii="Courier New" w:hAnsi="Courier New" w:cs="Courier New"/>
        </w:rPr>
      </w:pPr>
      <w:r w:rsidRPr="002810E9">
        <w:rPr>
          <w:rFonts w:ascii="Courier New" w:hAnsi="Courier New" w:cs="Courier New"/>
        </w:rPr>
        <w:t>[0, 5, 10, 15, 20, 25]</w:t>
      </w:r>
    </w:p>
    <w:p w:rsidR="0017301F" w:rsidRPr="002810E9" w:rsidRDefault="0017301F" w:rsidP="0017301F">
      <w:pPr>
        <w:rPr>
          <w:rFonts w:ascii="Courier New" w:hAnsi="Courier New" w:cs="Courier New"/>
        </w:rPr>
      </w:pPr>
      <w:r w:rsidRPr="002810E9">
        <w:rPr>
          <w:rFonts w:ascii="Courier New" w:hAnsi="Courier New" w:cs="Courier New"/>
        </w:rPr>
        <w:t>&gt;&gt;&gt; list(range(0, 10, 3))</w:t>
      </w:r>
    </w:p>
    <w:p w:rsidR="0017301F" w:rsidRPr="002810E9" w:rsidRDefault="0017301F" w:rsidP="0017301F">
      <w:pPr>
        <w:rPr>
          <w:rFonts w:ascii="Courier New" w:hAnsi="Courier New" w:cs="Courier New"/>
        </w:rPr>
      </w:pPr>
      <w:r w:rsidRPr="002810E9">
        <w:rPr>
          <w:rFonts w:ascii="Courier New" w:hAnsi="Courier New" w:cs="Courier New"/>
        </w:rPr>
        <w:t>[0, 3, 6, 9]</w:t>
      </w:r>
    </w:p>
    <w:p w:rsidR="0017301F" w:rsidRPr="002810E9" w:rsidRDefault="0017301F" w:rsidP="0017301F">
      <w:pPr>
        <w:rPr>
          <w:rFonts w:ascii="Courier New" w:hAnsi="Courier New" w:cs="Courier New"/>
        </w:rPr>
      </w:pPr>
      <w:r w:rsidRPr="002810E9">
        <w:rPr>
          <w:rFonts w:ascii="Courier New" w:hAnsi="Courier New" w:cs="Courier New"/>
        </w:rPr>
        <w:t>&gt;&gt;&gt; list(range(0, -10, -1))</w:t>
      </w:r>
    </w:p>
    <w:p w:rsidR="0017301F" w:rsidRPr="002810E9" w:rsidRDefault="0017301F" w:rsidP="0017301F">
      <w:pPr>
        <w:rPr>
          <w:rFonts w:ascii="Courier New" w:hAnsi="Courier New" w:cs="Courier New"/>
        </w:rPr>
      </w:pPr>
      <w:r w:rsidRPr="002810E9">
        <w:rPr>
          <w:rFonts w:ascii="Courier New" w:hAnsi="Courier New" w:cs="Courier New"/>
        </w:rPr>
        <w:t>[0, -1, -2, -3, -4, -5, -6, -7, -8, -9]</w:t>
      </w:r>
    </w:p>
    <w:p w:rsidR="0017301F" w:rsidRPr="002810E9" w:rsidRDefault="0017301F" w:rsidP="0017301F">
      <w:pPr>
        <w:rPr>
          <w:rFonts w:ascii="Courier New" w:hAnsi="Courier New" w:cs="Courier New"/>
        </w:rPr>
      </w:pPr>
      <w:r w:rsidRPr="002810E9">
        <w:rPr>
          <w:rFonts w:ascii="Courier New" w:hAnsi="Courier New" w:cs="Courier New"/>
        </w:rPr>
        <w:t>&gt;&gt;&gt; list(range(0))</w:t>
      </w:r>
    </w:p>
    <w:p w:rsidR="0017301F" w:rsidRPr="002810E9" w:rsidRDefault="0017301F" w:rsidP="0017301F">
      <w:pPr>
        <w:rPr>
          <w:rFonts w:ascii="Courier New" w:hAnsi="Courier New" w:cs="Courier New"/>
        </w:rPr>
      </w:pPr>
      <w:r w:rsidRPr="002810E9">
        <w:rPr>
          <w:rFonts w:ascii="Courier New" w:hAnsi="Courier New" w:cs="Courier New"/>
        </w:rPr>
        <w:t>[]</w:t>
      </w:r>
    </w:p>
    <w:p w:rsidR="0017301F" w:rsidRPr="002810E9" w:rsidRDefault="0017301F" w:rsidP="0017301F">
      <w:pPr>
        <w:rPr>
          <w:rFonts w:ascii="Courier New" w:hAnsi="Courier New" w:cs="Courier New"/>
        </w:rPr>
      </w:pPr>
      <w:r w:rsidRPr="002810E9">
        <w:rPr>
          <w:rFonts w:ascii="Courier New" w:hAnsi="Courier New" w:cs="Courier New"/>
        </w:rPr>
        <w:t>&gt;&gt;&gt; list(range(1, 0))</w:t>
      </w:r>
    </w:p>
    <w:p w:rsidR="0017301F" w:rsidRDefault="0017301F" w:rsidP="0017301F">
      <w:pPr>
        <w:rPr>
          <w:rFonts w:ascii="Courier New" w:hAnsi="Courier New" w:cs="Courier New"/>
        </w:rPr>
      </w:pPr>
      <w:r w:rsidRPr="002810E9">
        <w:rPr>
          <w:rFonts w:ascii="Courier New" w:hAnsi="Courier New" w:cs="Courier New"/>
        </w:rPr>
        <w:t>[]</w:t>
      </w:r>
    </w:p>
    <w:p w:rsidR="0017301F" w:rsidRPr="002810E9" w:rsidRDefault="0017301F" w:rsidP="0017301F">
      <w:r w:rsidRPr="002810E9">
        <w:rPr>
          <w:rFonts w:asciiTheme="majorHAnsi" w:hAnsiTheme="majorHAnsi" w:cs="Courier New"/>
          <w:b/>
          <w:sz w:val="20"/>
        </w:rPr>
        <w:t>Note:</w:t>
      </w:r>
      <w:r w:rsidRPr="002810E9">
        <w:rPr>
          <w:i/>
        </w:rPr>
        <w:t>Ranges implement all of the common sequence operations except concatenation and repetition (due to the fact that range objects can only represent sequences that follow a strict pattern and repetition and concatenation will usually violate that pattern).</w:t>
      </w:r>
    </w:p>
    <w:p w:rsidR="0017301F" w:rsidRDefault="0017301F" w:rsidP="0017301F">
      <w:pPr>
        <w:spacing w:after="0"/>
        <w:ind w:left="0"/>
        <w:rPr>
          <w:rFonts w:asciiTheme="majorHAnsi" w:hAnsiTheme="majorHAnsi"/>
          <w:kern w:val="28"/>
          <w:sz w:val="28"/>
          <w:szCs w:val="28"/>
        </w:rPr>
      </w:pPr>
      <w:r>
        <w:tab/>
      </w:r>
      <w:r>
        <w:tab/>
      </w:r>
      <w:r>
        <w:br w:type="page"/>
      </w:r>
    </w:p>
    <w:p w:rsidR="0017301F" w:rsidRDefault="0017301F" w:rsidP="0017301F">
      <w:pPr>
        <w:pStyle w:val="Heading3"/>
      </w:pPr>
      <w:bookmarkStart w:id="111" w:name="_Toc514416562"/>
      <w:bookmarkStart w:id="112" w:name="_Toc515037843"/>
      <w:r>
        <w:lastRenderedPageBreak/>
        <w:t>Nested Loops</w:t>
      </w:r>
      <w:bookmarkEnd w:id="111"/>
      <w:bookmarkEnd w:id="112"/>
    </w:p>
    <w:p w:rsidR="0017301F" w:rsidRDefault="0017301F" w:rsidP="0017301F">
      <w:r>
        <w:t>In Python, you can create one loop inside another loop. In other words, you can create:</w:t>
      </w:r>
    </w:p>
    <w:p w:rsidR="0017301F" w:rsidRDefault="0017301F" w:rsidP="00B629BA">
      <w:pPr>
        <w:pStyle w:val="ListParagraph"/>
        <w:numPr>
          <w:ilvl w:val="0"/>
          <w:numId w:val="43"/>
        </w:numPr>
      </w:pPr>
      <w:r>
        <w:t xml:space="preserve">A </w:t>
      </w:r>
      <w:r w:rsidRPr="006F4C1B">
        <w:rPr>
          <w:rFonts w:ascii="Courier New" w:hAnsi="Courier New" w:cs="Courier New"/>
        </w:rPr>
        <w:t>for</w:t>
      </w:r>
      <w:r>
        <w:t xml:space="preserve"> loop inside another </w:t>
      </w:r>
      <w:r w:rsidRPr="006F4C1B">
        <w:rPr>
          <w:rFonts w:ascii="Courier New" w:hAnsi="Courier New" w:cs="Courier New"/>
        </w:rPr>
        <w:t>for</w:t>
      </w:r>
      <w:r>
        <w:t xml:space="preserve"> loop</w:t>
      </w:r>
    </w:p>
    <w:p w:rsidR="0017301F" w:rsidRDefault="0017301F" w:rsidP="00B629BA">
      <w:pPr>
        <w:pStyle w:val="ListParagraph"/>
        <w:numPr>
          <w:ilvl w:val="0"/>
          <w:numId w:val="43"/>
        </w:numPr>
      </w:pPr>
      <w:r>
        <w:t xml:space="preserve">A </w:t>
      </w:r>
      <w:r w:rsidRPr="006F4C1B">
        <w:rPr>
          <w:rFonts w:ascii="Courier New" w:hAnsi="Courier New" w:cs="Courier New"/>
        </w:rPr>
        <w:t>for</w:t>
      </w:r>
      <w:r>
        <w:t xml:space="preserve"> loop inside a </w:t>
      </w:r>
      <w:r w:rsidRPr="002810E9">
        <w:rPr>
          <w:rFonts w:ascii="Courier New" w:hAnsi="Courier New" w:cs="Courier New"/>
        </w:rPr>
        <w:t>while</w:t>
      </w:r>
      <w:r>
        <w:t xml:space="preserve"> loop </w:t>
      </w:r>
    </w:p>
    <w:p w:rsidR="0017301F" w:rsidRDefault="0017301F" w:rsidP="00B629BA">
      <w:pPr>
        <w:pStyle w:val="ListParagraph"/>
        <w:numPr>
          <w:ilvl w:val="0"/>
          <w:numId w:val="43"/>
        </w:numPr>
      </w:pPr>
      <w:r>
        <w:t xml:space="preserve">A </w:t>
      </w:r>
      <w:r w:rsidRPr="002810E9">
        <w:rPr>
          <w:rFonts w:ascii="Courier New" w:hAnsi="Courier New" w:cs="Courier New"/>
        </w:rPr>
        <w:t>while</w:t>
      </w:r>
      <w:r>
        <w:t xml:space="preserve"> loop inside another </w:t>
      </w:r>
      <w:r w:rsidRPr="002810E9">
        <w:rPr>
          <w:rFonts w:ascii="Courier New" w:hAnsi="Courier New" w:cs="Courier New"/>
        </w:rPr>
        <w:t>while</w:t>
      </w:r>
      <w:r>
        <w:t xml:space="preserve"> loop </w:t>
      </w:r>
    </w:p>
    <w:p w:rsidR="0017301F" w:rsidRDefault="0017301F" w:rsidP="00B629BA">
      <w:pPr>
        <w:pStyle w:val="ListParagraph"/>
        <w:numPr>
          <w:ilvl w:val="0"/>
          <w:numId w:val="43"/>
        </w:numPr>
      </w:pPr>
      <w:r>
        <w:t xml:space="preserve">A </w:t>
      </w:r>
      <w:r w:rsidRPr="002810E9">
        <w:rPr>
          <w:rFonts w:ascii="Courier New" w:hAnsi="Courier New" w:cs="Courier New"/>
        </w:rPr>
        <w:t>while</w:t>
      </w:r>
      <w:r>
        <w:t xml:space="preserve"> loop inside a </w:t>
      </w:r>
      <w:r w:rsidRPr="002810E9">
        <w:rPr>
          <w:rFonts w:ascii="Courier New" w:hAnsi="Courier New" w:cs="Courier New"/>
        </w:rPr>
        <w:t>for</w:t>
      </w:r>
      <w:r>
        <w:t xml:space="preserve"> loop</w:t>
      </w:r>
    </w:p>
    <w:p w:rsidR="0017301F" w:rsidRDefault="0017301F" w:rsidP="0017301F">
      <w:pPr>
        <w:rPr>
          <w:b/>
        </w:rPr>
      </w:pPr>
      <w:r w:rsidRPr="002810E9">
        <w:rPr>
          <w:b/>
        </w:rPr>
        <w:t>Example:</w:t>
      </w:r>
    </w:p>
    <w:p w:rsidR="0017301F" w:rsidRPr="002810E9" w:rsidRDefault="0017301F" w:rsidP="0017301F">
      <w:pPr>
        <w:rPr>
          <w:rFonts w:ascii="Courier New" w:hAnsi="Courier New" w:cs="Courier New"/>
        </w:rPr>
      </w:pPr>
      <w:r w:rsidRPr="002810E9">
        <w:rPr>
          <w:rFonts w:ascii="Courier New" w:hAnsi="Courier New" w:cs="Courier New"/>
        </w:rPr>
        <w:t>for g in range(1, 6):</w:t>
      </w:r>
    </w:p>
    <w:p w:rsidR="0017301F" w:rsidRPr="002810E9" w:rsidRDefault="0017301F" w:rsidP="0017301F">
      <w:pPr>
        <w:rPr>
          <w:rFonts w:ascii="Courier New" w:hAnsi="Courier New" w:cs="Courier New"/>
        </w:rPr>
      </w:pPr>
      <w:r w:rsidRPr="002810E9">
        <w:rPr>
          <w:rFonts w:ascii="Courier New" w:hAnsi="Courier New" w:cs="Courier New"/>
        </w:rPr>
        <w:t xml:space="preserve">    for k in range(1, 3):</w:t>
      </w:r>
    </w:p>
    <w:p w:rsidR="0017301F" w:rsidRDefault="0017301F" w:rsidP="0017301F">
      <w:pPr>
        <w:rPr>
          <w:rFonts w:ascii="Courier New" w:hAnsi="Courier New" w:cs="Courier New"/>
        </w:rPr>
      </w:pPr>
      <w:r w:rsidRPr="002810E9">
        <w:rPr>
          <w:rFonts w:ascii="Courier New" w:hAnsi="Courier New" w:cs="Courier New"/>
        </w:rPr>
        <w:t xml:space="preserve">        print ("%d * %d = %d" % ( g, k, g*k))</w:t>
      </w:r>
    </w:p>
    <w:p w:rsidR="0017301F" w:rsidRPr="002810E9" w:rsidRDefault="0017301F" w:rsidP="0017301F">
      <w:pPr>
        <w:rPr>
          <w:rFonts w:ascii="Courier New" w:hAnsi="Courier New" w:cs="Courier New"/>
        </w:rPr>
      </w:pPr>
      <w:r w:rsidRPr="002810E9">
        <w:rPr>
          <w:rFonts w:ascii="Courier New" w:hAnsi="Courier New" w:cs="Courier New"/>
        </w:rPr>
        <w:t>1 * 1 = 1</w:t>
      </w:r>
    </w:p>
    <w:p w:rsidR="0017301F" w:rsidRPr="002810E9" w:rsidRDefault="0017301F" w:rsidP="0017301F">
      <w:pPr>
        <w:rPr>
          <w:rFonts w:ascii="Courier New" w:hAnsi="Courier New" w:cs="Courier New"/>
        </w:rPr>
      </w:pPr>
      <w:r w:rsidRPr="002810E9">
        <w:rPr>
          <w:rFonts w:ascii="Courier New" w:hAnsi="Courier New" w:cs="Courier New"/>
        </w:rPr>
        <w:t>1 * 2 = 2</w:t>
      </w:r>
    </w:p>
    <w:p w:rsidR="0017301F" w:rsidRPr="002810E9" w:rsidRDefault="0017301F" w:rsidP="0017301F">
      <w:pPr>
        <w:rPr>
          <w:rFonts w:ascii="Courier New" w:hAnsi="Courier New" w:cs="Courier New"/>
        </w:rPr>
      </w:pPr>
      <w:r w:rsidRPr="002810E9">
        <w:rPr>
          <w:rFonts w:ascii="Courier New" w:hAnsi="Courier New" w:cs="Courier New"/>
        </w:rPr>
        <w:t>2 * 1 = 2</w:t>
      </w:r>
    </w:p>
    <w:p w:rsidR="0017301F" w:rsidRPr="002810E9" w:rsidRDefault="0017301F" w:rsidP="0017301F">
      <w:pPr>
        <w:rPr>
          <w:rFonts w:ascii="Courier New" w:hAnsi="Courier New" w:cs="Courier New"/>
        </w:rPr>
      </w:pPr>
      <w:r w:rsidRPr="002810E9">
        <w:rPr>
          <w:rFonts w:ascii="Courier New" w:hAnsi="Courier New" w:cs="Courier New"/>
        </w:rPr>
        <w:t>2 * 2 = 4</w:t>
      </w:r>
    </w:p>
    <w:p w:rsidR="0017301F" w:rsidRPr="002810E9" w:rsidRDefault="0017301F" w:rsidP="0017301F">
      <w:pPr>
        <w:rPr>
          <w:rFonts w:ascii="Courier New" w:hAnsi="Courier New" w:cs="Courier New"/>
        </w:rPr>
      </w:pPr>
      <w:r w:rsidRPr="002810E9">
        <w:rPr>
          <w:rFonts w:ascii="Courier New" w:hAnsi="Courier New" w:cs="Courier New"/>
        </w:rPr>
        <w:t>3 * 1 = 3</w:t>
      </w:r>
    </w:p>
    <w:p w:rsidR="0017301F" w:rsidRPr="002810E9" w:rsidRDefault="0017301F" w:rsidP="0017301F">
      <w:pPr>
        <w:rPr>
          <w:rFonts w:ascii="Courier New" w:hAnsi="Courier New" w:cs="Courier New"/>
        </w:rPr>
      </w:pPr>
      <w:r w:rsidRPr="002810E9">
        <w:rPr>
          <w:rFonts w:ascii="Courier New" w:hAnsi="Courier New" w:cs="Courier New"/>
        </w:rPr>
        <w:t>3 * 2 = 6</w:t>
      </w:r>
    </w:p>
    <w:p w:rsidR="0017301F" w:rsidRPr="002810E9" w:rsidRDefault="0017301F" w:rsidP="0017301F">
      <w:pPr>
        <w:rPr>
          <w:rFonts w:ascii="Courier New" w:hAnsi="Courier New" w:cs="Courier New"/>
        </w:rPr>
      </w:pPr>
      <w:r w:rsidRPr="002810E9">
        <w:rPr>
          <w:rFonts w:ascii="Courier New" w:hAnsi="Courier New" w:cs="Courier New"/>
        </w:rPr>
        <w:t>4 * 1 = 4</w:t>
      </w:r>
    </w:p>
    <w:p w:rsidR="0017301F" w:rsidRPr="002810E9" w:rsidRDefault="0017301F" w:rsidP="0017301F">
      <w:pPr>
        <w:rPr>
          <w:rFonts w:ascii="Courier New" w:hAnsi="Courier New" w:cs="Courier New"/>
        </w:rPr>
      </w:pPr>
      <w:r w:rsidRPr="002810E9">
        <w:rPr>
          <w:rFonts w:ascii="Courier New" w:hAnsi="Courier New" w:cs="Courier New"/>
        </w:rPr>
        <w:t>4 * 2 = 8</w:t>
      </w:r>
    </w:p>
    <w:p w:rsidR="0017301F" w:rsidRPr="002810E9" w:rsidRDefault="0017301F" w:rsidP="0017301F">
      <w:pPr>
        <w:rPr>
          <w:rFonts w:ascii="Courier New" w:hAnsi="Courier New" w:cs="Courier New"/>
        </w:rPr>
      </w:pPr>
      <w:r w:rsidRPr="002810E9">
        <w:rPr>
          <w:rFonts w:ascii="Courier New" w:hAnsi="Courier New" w:cs="Courier New"/>
        </w:rPr>
        <w:t>5 * 1 = 5</w:t>
      </w:r>
    </w:p>
    <w:p w:rsidR="0017301F" w:rsidRDefault="0017301F" w:rsidP="0017301F">
      <w:pPr>
        <w:rPr>
          <w:rFonts w:ascii="Courier New" w:hAnsi="Courier New" w:cs="Courier New"/>
        </w:rPr>
      </w:pPr>
      <w:r w:rsidRPr="002810E9">
        <w:rPr>
          <w:rFonts w:ascii="Courier New" w:hAnsi="Courier New" w:cs="Courier New"/>
        </w:rPr>
        <w:t>5 * 2 = 10</w:t>
      </w:r>
    </w:p>
    <w:p w:rsidR="0017301F" w:rsidRDefault="0017301F" w:rsidP="0017301F">
      <w:pPr>
        <w:rPr>
          <w:b/>
        </w:rPr>
      </w:pPr>
      <w:r w:rsidRPr="002810E9">
        <w:rPr>
          <w:b/>
        </w:rPr>
        <w:br w:type="page"/>
      </w:r>
    </w:p>
    <w:p w:rsidR="0017301F" w:rsidRPr="002810E9" w:rsidRDefault="0017301F" w:rsidP="0017301F">
      <w:pPr>
        <w:rPr>
          <w:rFonts w:asciiTheme="majorHAnsi" w:hAnsiTheme="majorHAnsi"/>
          <w:b/>
          <w:kern w:val="28"/>
          <w:sz w:val="28"/>
          <w:szCs w:val="28"/>
        </w:rPr>
      </w:pPr>
    </w:p>
    <w:p w:rsidR="0017301F" w:rsidRDefault="0017301F" w:rsidP="0017301F">
      <w:pPr>
        <w:pStyle w:val="Heading3"/>
      </w:pPr>
      <w:bookmarkStart w:id="113" w:name="_Toc514416563"/>
      <w:bookmarkStart w:id="114" w:name="_Toc515037844"/>
      <w:r>
        <w:t>Loop Control Statements</w:t>
      </w:r>
      <w:bookmarkEnd w:id="113"/>
      <w:bookmarkEnd w:id="114"/>
    </w:p>
    <w:p w:rsidR="0017301F" w:rsidRDefault="0017301F" w:rsidP="0017301F">
      <w:r>
        <w:t>In Python, if you want to change the flow if a normal loop, you can use loop control statements. The loop control statements used in Python are:</w:t>
      </w:r>
    </w:p>
    <w:p w:rsidR="0017301F" w:rsidRDefault="0017301F" w:rsidP="00B629BA">
      <w:pPr>
        <w:pStyle w:val="ListParagraph"/>
        <w:numPr>
          <w:ilvl w:val="0"/>
          <w:numId w:val="42"/>
        </w:numPr>
      </w:pPr>
      <w:r w:rsidRPr="00B40D88">
        <w:rPr>
          <w:rFonts w:ascii="Courier New" w:hAnsi="Courier New" w:cs="Courier New"/>
        </w:rPr>
        <w:t>break</w:t>
      </w:r>
      <w:r>
        <w:t xml:space="preserve"> statements</w:t>
      </w:r>
    </w:p>
    <w:p w:rsidR="0017301F" w:rsidRDefault="0017301F" w:rsidP="00B629BA">
      <w:pPr>
        <w:pStyle w:val="ListParagraph"/>
        <w:numPr>
          <w:ilvl w:val="0"/>
          <w:numId w:val="42"/>
        </w:numPr>
      </w:pPr>
      <w:r w:rsidRPr="00B40D88">
        <w:rPr>
          <w:rFonts w:ascii="Courier New" w:hAnsi="Courier New" w:cs="Courier New"/>
        </w:rPr>
        <w:t>continue</w:t>
      </w:r>
      <w:r>
        <w:rPr>
          <w:rFonts w:asciiTheme="majorHAnsi" w:hAnsiTheme="majorHAnsi" w:cs="Courier New"/>
        </w:rPr>
        <w:t>statements</w:t>
      </w:r>
    </w:p>
    <w:p w:rsidR="0017301F" w:rsidRPr="0075561E" w:rsidRDefault="0017301F" w:rsidP="00B629BA">
      <w:pPr>
        <w:pStyle w:val="ListParagraph"/>
        <w:numPr>
          <w:ilvl w:val="0"/>
          <w:numId w:val="42"/>
        </w:numPr>
        <w:rPr>
          <w:rFonts w:ascii="Courier New" w:hAnsi="Courier New" w:cs="Courier New"/>
        </w:rPr>
      </w:pPr>
      <w:r w:rsidRPr="00B40D88">
        <w:rPr>
          <w:rFonts w:ascii="Courier New" w:hAnsi="Courier New" w:cs="Courier New"/>
        </w:rPr>
        <w:t>pass</w:t>
      </w:r>
      <w:r w:rsidRPr="00B40D88">
        <w:rPr>
          <w:rFonts w:asciiTheme="majorHAnsi" w:hAnsiTheme="majorHAnsi" w:cs="Courier New"/>
        </w:rPr>
        <w:t xml:space="preserve"> statements</w:t>
      </w:r>
    </w:p>
    <w:p w:rsidR="0017301F" w:rsidRPr="0075561E" w:rsidRDefault="0017301F" w:rsidP="0017301F">
      <w:pPr>
        <w:rPr>
          <w:rFonts w:asciiTheme="majorHAnsi" w:hAnsiTheme="majorHAnsi" w:cs="Courier New"/>
        </w:rPr>
      </w:pPr>
      <w:r w:rsidRPr="0075561E">
        <w:rPr>
          <w:rFonts w:asciiTheme="majorHAnsi" w:hAnsiTheme="majorHAnsi" w:cs="Courier New"/>
        </w:rPr>
        <w:t>Let’s</w:t>
      </w:r>
      <w:r>
        <w:rPr>
          <w:rFonts w:asciiTheme="majorHAnsi" w:hAnsiTheme="majorHAnsi" w:cs="Courier New"/>
        </w:rPr>
        <w:t xml:space="preserve"> understand these statements in detail. </w:t>
      </w:r>
    </w:p>
    <w:p w:rsidR="0017301F" w:rsidRDefault="0017301F" w:rsidP="0017301F">
      <w:pPr>
        <w:pStyle w:val="Heading4"/>
        <w:ind w:left="0"/>
      </w:pPr>
      <w:r w:rsidRPr="00470108">
        <w:rPr>
          <w:rFonts w:ascii="Courier New" w:hAnsi="Courier New" w:cs="Courier New"/>
        </w:rPr>
        <w:t>break</w:t>
      </w:r>
      <w:r>
        <w:t xml:space="preserve"> statement</w:t>
      </w:r>
    </w:p>
    <w:p w:rsidR="0017301F" w:rsidRDefault="0017301F" w:rsidP="0017301F">
      <w:pPr>
        <w:ind w:left="720"/>
      </w:pPr>
      <w:r>
        <w:t xml:space="preserve">The </w:t>
      </w:r>
      <w:r w:rsidRPr="00E46CA0">
        <w:rPr>
          <w:rFonts w:ascii="Courier New" w:hAnsi="Courier New" w:cs="Courier New"/>
        </w:rPr>
        <w:t>break</w:t>
      </w:r>
      <w:r>
        <w:t xml:space="preserve"> statement occurs syntactically nested in a </w:t>
      </w:r>
      <w:r w:rsidRPr="00E46CA0">
        <w:rPr>
          <w:rFonts w:ascii="Courier New" w:hAnsi="Courier New" w:cs="Courier New"/>
        </w:rPr>
        <w:t>for</w:t>
      </w:r>
      <w:r>
        <w:t xml:space="preserve"> or </w:t>
      </w:r>
      <w:r w:rsidRPr="00E46CA0">
        <w:rPr>
          <w:rFonts w:ascii="Courier New" w:hAnsi="Courier New" w:cs="Courier New"/>
        </w:rPr>
        <w:t>while</w:t>
      </w:r>
      <w:r>
        <w:t xml:space="preserve"> loop, but not nested in a function or class definition within that loop.</w:t>
      </w:r>
    </w:p>
    <w:p w:rsidR="0017301F" w:rsidRDefault="0017301F" w:rsidP="0017301F">
      <w:pPr>
        <w:ind w:left="720"/>
      </w:pPr>
      <w:r>
        <w:t xml:space="preserve">It terminates the nearest enclosing loop, skipping the optional </w:t>
      </w:r>
      <w:r w:rsidRPr="00E46CA0">
        <w:rPr>
          <w:rFonts w:ascii="Courier New" w:hAnsi="Courier New" w:cs="Courier New"/>
        </w:rPr>
        <w:t>else</w:t>
      </w:r>
      <w:r>
        <w:t xml:space="preserve"> clause if the loop has one.</w:t>
      </w:r>
    </w:p>
    <w:p w:rsidR="0017301F" w:rsidRDefault="0017301F" w:rsidP="0017301F">
      <w:pPr>
        <w:ind w:left="720"/>
      </w:pPr>
      <w:r>
        <w:t>This is exemplified by the following loop, which searches for prime numbers:</w:t>
      </w:r>
    </w:p>
    <w:p w:rsidR="0017301F" w:rsidRPr="00EB286D" w:rsidRDefault="0017301F" w:rsidP="0017301F">
      <w:pPr>
        <w:ind w:left="720"/>
        <w:rPr>
          <w:b/>
        </w:rPr>
      </w:pPr>
      <w:r w:rsidRPr="00EB286D">
        <w:rPr>
          <w:b/>
        </w:rPr>
        <w:t>Example:</w:t>
      </w:r>
    </w:p>
    <w:p w:rsidR="0017301F" w:rsidRPr="00EB286D" w:rsidRDefault="0017301F" w:rsidP="0017301F">
      <w:pPr>
        <w:ind w:left="720"/>
        <w:rPr>
          <w:rFonts w:ascii="Courier New" w:hAnsi="Courier New" w:cs="Courier New"/>
        </w:rPr>
      </w:pPr>
      <w:r w:rsidRPr="00EB286D">
        <w:rPr>
          <w:rFonts w:ascii="Courier New" w:hAnsi="Courier New" w:cs="Courier New"/>
        </w:rPr>
        <w:t>&gt;&gt;&gt; for n in range(2, 10):</w:t>
      </w:r>
    </w:p>
    <w:p w:rsidR="0017301F" w:rsidRPr="00EB286D" w:rsidRDefault="0017301F" w:rsidP="0017301F">
      <w:pPr>
        <w:ind w:left="720"/>
        <w:rPr>
          <w:rFonts w:ascii="Courier New" w:hAnsi="Courier New" w:cs="Courier New"/>
        </w:rPr>
      </w:pPr>
      <w:r w:rsidRPr="00EB286D">
        <w:rPr>
          <w:rFonts w:ascii="Courier New" w:hAnsi="Courier New" w:cs="Courier New"/>
        </w:rPr>
        <w:t>...     for x in range(2, n):</w:t>
      </w:r>
    </w:p>
    <w:p w:rsidR="0017301F" w:rsidRPr="00EB286D" w:rsidRDefault="0017301F" w:rsidP="0017301F">
      <w:pPr>
        <w:ind w:left="720"/>
        <w:rPr>
          <w:rFonts w:ascii="Courier New" w:hAnsi="Courier New" w:cs="Courier New"/>
        </w:rPr>
      </w:pPr>
      <w:r w:rsidRPr="00EB286D">
        <w:rPr>
          <w:rFonts w:ascii="Courier New" w:hAnsi="Courier New" w:cs="Courier New"/>
        </w:rPr>
        <w:t>...         if n % x == 0:</w:t>
      </w:r>
    </w:p>
    <w:p w:rsidR="0017301F" w:rsidRPr="00EB286D" w:rsidRDefault="0017301F" w:rsidP="0017301F">
      <w:pPr>
        <w:ind w:left="720"/>
        <w:rPr>
          <w:rFonts w:ascii="Courier New" w:hAnsi="Courier New" w:cs="Courier New"/>
        </w:rPr>
      </w:pPr>
      <w:r w:rsidRPr="00EB286D">
        <w:rPr>
          <w:rFonts w:ascii="Courier New" w:hAnsi="Courier New" w:cs="Courier New"/>
        </w:rPr>
        <w:t>...             print(n, 'equals', x, '*', n//x)</w:t>
      </w:r>
    </w:p>
    <w:p w:rsidR="0017301F" w:rsidRPr="00EB286D" w:rsidRDefault="0017301F" w:rsidP="0017301F">
      <w:pPr>
        <w:ind w:left="720"/>
        <w:rPr>
          <w:rFonts w:ascii="Courier New" w:hAnsi="Courier New" w:cs="Courier New"/>
        </w:rPr>
      </w:pPr>
      <w:r w:rsidRPr="00EB286D">
        <w:rPr>
          <w:rFonts w:ascii="Courier New" w:hAnsi="Courier New" w:cs="Courier New"/>
        </w:rPr>
        <w:t>...             break</w:t>
      </w:r>
    </w:p>
    <w:p w:rsidR="0017301F" w:rsidRPr="00EB286D" w:rsidRDefault="0017301F" w:rsidP="0017301F">
      <w:pPr>
        <w:ind w:left="720"/>
        <w:rPr>
          <w:rFonts w:ascii="Courier New" w:hAnsi="Courier New" w:cs="Courier New"/>
        </w:rPr>
      </w:pPr>
      <w:r w:rsidRPr="00EB286D">
        <w:rPr>
          <w:rFonts w:ascii="Courier New" w:hAnsi="Courier New" w:cs="Courier New"/>
        </w:rPr>
        <w:t>...     else:</w:t>
      </w:r>
    </w:p>
    <w:p w:rsidR="0017301F" w:rsidRPr="00EB286D" w:rsidRDefault="0017301F" w:rsidP="0017301F">
      <w:pPr>
        <w:ind w:left="720"/>
        <w:rPr>
          <w:rFonts w:ascii="Courier New" w:hAnsi="Courier New" w:cs="Courier New"/>
        </w:rPr>
      </w:pPr>
      <w:r w:rsidRPr="00EB286D">
        <w:rPr>
          <w:rFonts w:ascii="Courier New" w:hAnsi="Courier New" w:cs="Courier New"/>
        </w:rPr>
        <w:t>...         # loop fell through without finding a factor</w:t>
      </w:r>
    </w:p>
    <w:p w:rsidR="0017301F" w:rsidRPr="00EB286D" w:rsidRDefault="0017301F" w:rsidP="0017301F">
      <w:pPr>
        <w:ind w:left="720"/>
        <w:rPr>
          <w:rFonts w:ascii="Courier New" w:hAnsi="Courier New" w:cs="Courier New"/>
        </w:rPr>
      </w:pPr>
      <w:r w:rsidRPr="00EB286D">
        <w:rPr>
          <w:rFonts w:ascii="Courier New" w:hAnsi="Courier New" w:cs="Courier New"/>
        </w:rPr>
        <w:t>...         print(n, 'is a prime number')</w:t>
      </w:r>
    </w:p>
    <w:p w:rsidR="0017301F" w:rsidRPr="00EB286D" w:rsidRDefault="0017301F" w:rsidP="0017301F">
      <w:pPr>
        <w:ind w:left="720"/>
        <w:rPr>
          <w:rFonts w:ascii="Courier New" w:hAnsi="Courier New" w:cs="Courier New"/>
        </w:rPr>
      </w:pPr>
      <w:r w:rsidRPr="00EB286D">
        <w:rPr>
          <w:rFonts w:ascii="Courier New" w:hAnsi="Courier New" w:cs="Courier New"/>
        </w:rPr>
        <w:t>...</w:t>
      </w:r>
    </w:p>
    <w:p w:rsidR="0017301F" w:rsidRPr="00EB286D" w:rsidRDefault="0017301F" w:rsidP="0017301F">
      <w:pPr>
        <w:ind w:left="720"/>
        <w:rPr>
          <w:rFonts w:ascii="Courier New" w:hAnsi="Courier New" w:cs="Courier New"/>
        </w:rPr>
      </w:pPr>
      <w:r w:rsidRPr="00EB286D">
        <w:rPr>
          <w:rFonts w:ascii="Courier New" w:hAnsi="Courier New" w:cs="Courier New"/>
        </w:rPr>
        <w:t>2 is a prime number</w:t>
      </w:r>
    </w:p>
    <w:p w:rsidR="0017301F" w:rsidRPr="00EB286D" w:rsidRDefault="0017301F" w:rsidP="0017301F">
      <w:pPr>
        <w:ind w:left="720"/>
        <w:rPr>
          <w:rFonts w:ascii="Courier New" w:hAnsi="Courier New" w:cs="Courier New"/>
        </w:rPr>
      </w:pPr>
      <w:r w:rsidRPr="00EB286D">
        <w:rPr>
          <w:rFonts w:ascii="Courier New" w:hAnsi="Courier New" w:cs="Courier New"/>
        </w:rPr>
        <w:t>3 is a prime number</w:t>
      </w:r>
    </w:p>
    <w:p w:rsidR="0017301F" w:rsidRPr="00EB286D" w:rsidRDefault="0017301F" w:rsidP="0017301F">
      <w:pPr>
        <w:ind w:left="720"/>
        <w:rPr>
          <w:rFonts w:ascii="Courier New" w:hAnsi="Courier New" w:cs="Courier New"/>
        </w:rPr>
      </w:pPr>
      <w:r w:rsidRPr="00EB286D">
        <w:rPr>
          <w:rFonts w:ascii="Courier New" w:hAnsi="Courier New" w:cs="Courier New"/>
        </w:rPr>
        <w:t>4 equals 2 * 2</w:t>
      </w:r>
    </w:p>
    <w:p w:rsidR="0017301F" w:rsidRPr="00EB286D" w:rsidRDefault="0017301F" w:rsidP="0017301F">
      <w:pPr>
        <w:ind w:left="720"/>
        <w:rPr>
          <w:rFonts w:ascii="Courier New" w:hAnsi="Courier New" w:cs="Courier New"/>
        </w:rPr>
      </w:pPr>
      <w:r w:rsidRPr="00EB286D">
        <w:rPr>
          <w:rFonts w:ascii="Courier New" w:hAnsi="Courier New" w:cs="Courier New"/>
        </w:rPr>
        <w:t>5 is a prime number</w:t>
      </w:r>
    </w:p>
    <w:p w:rsidR="0017301F" w:rsidRPr="00EB286D" w:rsidRDefault="0017301F" w:rsidP="0017301F">
      <w:pPr>
        <w:ind w:left="720"/>
        <w:rPr>
          <w:rFonts w:ascii="Courier New" w:hAnsi="Courier New" w:cs="Courier New"/>
        </w:rPr>
      </w:pPr>
      <w:r w:rsidRPr="00EB286D">
        <w:rPr>
          <w:rFonts w:ascii="Courier New" w:hAnsi="Courier New" w:cs="Courier New"/>
        </w:rPr>
        <w:t>6 equals 2 * 3</w:t>
      </w:r>
    </w:p>
    <w:p w:rsidR="0017301F" w:rsidRPr="00EB286D" w:rsidRDefault="0017301F" w:rsidP="0017301F">
      <w:pPr>
        <w:ind w:left="720"/>
        <w:rPr>
          <w:rFonts w:ascii="Courier New" w:hAnsi="Courier New" w:cs="Courier New"/>
        </w:rPr>
      </w:pPr>
      <w:r w:rsidRPr="00EB286D">
        <w:rPr>
          <w:rFonts w:ascii="Courier New" w:hAnsi="Courier New" w:cs="Courier New"/>
        </w:rPr>
        <w:t>7 is a prime number</w:t>
      </w:r>
    </w:p>
    <w:p w:rsidR="0017301F" w:rsidRPr="00EB286D" w:rsidRDefault="0017301F" w:rsidP="0017301F">
      <w:pPr>
        <w:ind w:left="720"/>
        <w:rPr>
          <w:rFonts w:ascii="Courier New" w:hAnsi="Courier New" w:cs="Courier New"/>
        </w:rPr>
      </w:pPr>
      <w:r w:rsidRPr="00EB286D">
        <w:rPr>
          <w:rFonts w:ascii="Courier New" w:hAnsi="Courier New" w:cs="Courier New"/>
        </w:rPr>
        <w:t>8 equals 2 * 4</w:t>
      </w:r>
    </w:p>
    <w:p w:rsidR="0017301F" w:rsidRPr="00EB286D" w:rsidRDefault="0017301F" w:rsidP="0017301F">
      <w:pPr>
        <w:ind w:left="720"/>
        <w:rPr>
          <w:rFonts w:ascii="Courier New" w:hAnsi="Courier New" w:cs="Courier New"/>
        </w:rPr>
      </w:pPr>
      <w:r w:rsidRPr="00EB286D">
        <w:rPr>
          <w:rFonts w:ascii="Courier New" w:hAnsi="Courier New" w:cs="Courier New"/>
        </w:rPr>
        <w:t>9 equals 3 * 3</w:t>
      </w:r>
    </w:p>
    <w:p w:rsidR="0017301F" w:rsidRPr="00EB286D" w:rsidRDefault="0017301F" w:rsidP="0017301F">
      <w:pPr>
        <w:ind w:left="720"/>
      </w:pPr>
    </w:p>
    <w:p w:rsidR="0017301F" w:rsidRDefault="0017301F" w:rsidP="0017301F">
      <w:pPr>
        <w:spacing w:after="0"/>
        <w:ind w:left="0"/>
        <w:rPr>
          <w:rFonts w:asciiTheme="majorHAnsi" w:hAnsiTheme="majorHAnsi"/>
          <w:kern w:val="28"/>
          <w:sz w:val="24"/>
          <w:szCs w:val="24"/>
        </w:rPr>
      </w:pPr>
      <w:r>
        <w:br w:type="page"/>
      </w:r>
    </w:p>
    <w:p w:rsidR="0017301F" w:rsidRDefault="0017301F" w:rsidP="0017301F">
      <w:pPr>
        <w:pStyle w:val="Heading4"/>
        <w:ind w:left="0"/>
      </w:pPr>
      <w:r w:rsidRPr="00470108">
        <w:rPr>
          <w:rFonts w:ascii="Courier New" w:hAnsi="Courier New" w:cs="Courier New"/>
        </w:rPr>
        <w:lastRenderedPageBreak/>
        <w:t>continue</w:t>
      </w:r>
      <w:r>
        <w:t xml:space="preserve"> statement</w:t>
      </w:r>
    </w:p>
    <w:p w:rsidR="0017301F" w:rsidRDefault="0017301F" w:rsidP="0017301F">
      <w:pPr>
        <w:ind w:left="720"/>
      </w:pPr>
      <w:r w:rsidRPr="00EB286D">
        <w:t xml:space="preserve">The </w:t>
      </w:r>
      <w:r w:rsidRPr="00E46CA0">
        <w:rPr>
          <w:rFonts w:ascii="Courier New" w:hAnsi="Courier New" w:cs="Courier New"/>
        </w:rPr>
        <w:t>continue</w:t>
      </w:r>
      <w:r w:rsidRPr="00EB286D">
        <w:t xml:space="preserve"> statementcontinues with the next iteration of the </w:t>
      </w:r>
      <w:r>
        <w:t>loop.</w:t>
      </w:r>
    </w:p>
    <w:p w:rsidR="0017301F" w:rsidRPr="00BD4886" w:rsidRDefault="0017301F" w:rsidP="0017301F">
      <w:pPr>
        <w:ind w:left="720"/>
      </w:pPr>
      <w:r w:rsidRPr="00C84063">
        <w:rPr>
          <w:b/>
        </w:rPr>
        <w:t>Example:</w:t>
      </w:r>
    </w:p>
    <w:p w:rsidR="0017301F" w:rsidRPr="00EB286D" w:rsidRDefault="0017301F" w:rsidP="0017301F">
      <w:pPr>
        <w:ind w:left="720"/>
        <w:rPr>
          <w:rFonts w:ascii="Courier New" w:hAnsi="Courier New" w:cs="Courier New"/>
        </w:rPr>
      </w:pPr>
      <w:r w:rsidRPr="00EB286D">
        <w:rPr>
          <w:rFonts w:ascii="Courier New" w:hAnsi="Courier New" w:cs="Courier New"/>
        </w:rPr>
        <w:t>&gt;&gt;&gt; for num in range(2, 10):</w:t>
      </w:r>
    </w:p>
    <w:p w:rsidR="0017301F" w:rsidRPr="00EB286D" w:rsidRDefault="0017301F" w:rsidP="0017301F">
      <w:pPr>
        <w:ind w:left="720"/>
        <w:rPr>
          <w:rFonts w:ascii="Courier New" w:hAnsi="Courier New" w:cs="Courier New"/>
        </w:rPr>
      </w:pPr>
      <w:r w:rsidRPr="00EB286D">
        <w:rPr>
          <w:rFonts w:ascii="Courier New" w:hAnsi="Courier New" w:cs="Courier New"/>
        </w:rPr>
        <w:t>...     if num % 2 == 0:</w:t>
      </w:r>
    </w:p>
    <w:p w:rsidR="0017301F" w:rsidRPr="00EB286D" w:rsidRDefault="0017301F" w:rsidP="0017301F">
      <w:pPr>
        <w:ind w:left="720"/>
        <w:rPr>
          <w:rFonts w:ascii="Courier New" w:hAnsi="Courier New" w:cs="Courier New"/>
        </w:rPr>
      </w:pPr>
      <w:r w:rsidRPr="00EB286D">
        <w:rPr>
          <w:rFonts w:ascii="Courier New" w:hAnsi="Courier New" w:cs="Courier New"/>
        </w:rPr>
        <w:t>...         print("Found an even number", num)</w:t>
      </w:r>
    </w:p>
    <w:p w:rsidR="0017301F" w:rsidRPr="00EB286D" w:rsidRDefault="0017301F" w:rsidP="0017301F">
      <w:pPr>
        <w:ind w:left="720"/>
        <w:rPr>
          <w:rFonts w:ascii="Courier New" w:hAnsi="Courier New" w:cs="Courier New"/>
        </w:rPr>
      </w:pPr>
      <w:r w:rsidRPr="00EB286D">
        <w:rPr>
          <w:rFonts w:ascii="Courier New" w:hAnsi="Courier New" w:cs="Courier New"/>
        </w:rPr>
        <w:t>...         continue</w:t>
      </w:r>
    </w:p>
    <w:p w:rsidR="0017301F" w:rsidRPr="00EB286D" w:rsidRDefault="0017301F" w:rsidP="0017301F">
      <w:pPr>
        <w:ind w:left="720"/>
        <w:rPr>
          <w:rFonts w:ascii="Courier New" w:hAnsi="Courier New" w:cs="Courier New"/>
        </w:rPr>
      </w:pPr>
      <w:r w:rsidRPr="00EB286D">
        <w:rPr>
          <w:rFonts w:ascii="Courier New" w:hAnsi="Courier New" w:cs="Courier New"/>
        </w:rPr>
        <w:t>...     print("Found a number", num)</w:t>
      </w:r>
    </w:p>
    <w:p w:rsidR="0017301F" w:rsidRPr="00EB286D" w:rsidRDefault="0017301F" w:rsidP="0017301F">
      <w:pPr>
        <w:ind w:left="720"/>
        <w:rPr>
          <w:rFonts w:ascii="Courier New" w:hAnsi="Courier New" w:cs="Courier New"/>
        </w:rPr>
      </w:pPr>
      <w:r w:rsidRPr="00EB286D">
        <w:rPr>
          <w:rFonts w:ascii="Courier New" w:hAnsi="Courier New" w:cs="Courier New"/>
        </w:rPr>
        <w:t>Found an even number 2</w:t>
      </w:r>
    </w:p>
    <w:p w:rsidR="0017301F" w:rsidRPr="00EB286D" w:rsidRDefault="0017301F" w:rsidP="0017301F">
      <w:pPr>
        <w:ind w:left="720"/>
        <w:rPr>
          <w:rFonts w:ascii="Courier New" w:hAnsi="Courier New" w:cs="Courier New"/>
        </w:rPr>
      </w:pPr>
      <w:r w:rsidRPr="00EB286D">
        <w:rPr>
          <w:rFonts w:ascii="Courier New" w:hAnsi="Courier New" w:cs="Courier New"/>
        </w:rPr>
        <w:t>Found a number 3</w:t>
      </w:r>
    </w:p>
    <w:p w:rsidR="0017301F" w:rsidRPr="00EB286D" w:rsidRDefault="0017301F" w:rsidP="0017301F">
      <w:pPr>
        <w:ind w:left="720"/>
        <w:rPr>
          <w:rFonts w:ascii="Courier New" w:hAnsi="Courier New" w:cs="Courier New"/>
        </w:rPr>
      </w:pPr>
      <w:r w:rsidRPr="00EB286D">
        <w:rPr>
          <w:rFonts w:ascii="Courier New" w:hAnsi="Courier New" w:cs="Courier New"/>
        </w:rPr>
        <w:t>Found an even number 4</w:t>
      </w:r>
    </w:p>
    <w:p w:rsidR="0017301F" w:rsidRPr="00EB286D" w:rsidRDefault="0017301F" w:rsidP="0017301F">
      <w:pPr>
        <w:ind w:left="720"/>
        <w:rPr>
          <w:rFonts w:ascii="Courier New" w:hAnsi="Courier New" w:cs="Courier New"/>
        </w:rPr>
      </w:pPr>
      <w:r w:rsidRPr="00EB286D">
        <w:rPr>
          <w:rFonts w:ascii="Courier New" w:hAnsi="Courier New" w:cs="Courier New"/>
        </w:rPr>
        <w:t>Found a number 5</w:t>
      </w:r>
    </w:p>
    <w:p w:rsidR="0017301F" w:rsidRPr="00EB286D" w:rsidRDefault="0017301F" w:rsidP="0017301F">
      <w:pPr>
        <w:ind w:left="720"/>
        <w:rPr>
          <w:rFonts w:ascii="Courier New" w:hAnsi="Courier New" w:cs="Courier New"/>
        </w:rPr>
      </w:pPr>
      <w:r w:rsidRPr="00EB286D">
        <w:rPr>
          <w:rFonts w:ascii="Courier New" w:hAnsi="Courier New" w:cs="Courier New"/>
        </w:rPr>
        <w:t>Found an even number 6</w:t>
      </w:r>
    </w:p>
    <w:p w:rsidR="0017301F" w:rsidRPr="00EB286D" w:rsidRDefault="0017301F" w:rsidP="0017301F">
      <w:pPr>
        <w:ind w:left="720"/>
        <w:rPr>
          <w:rFonts w:ascii="Courier New" w:hAnsi="Courier New" w:cs="Courier New"/>
        </w:rPr>
      </w:pPr>
      <w:r w:rsidRPr="00EB286D">
        <w:rPr>
          <w:rFonts w:ascii="Courier New" w:hAnsi="Courier New" w:cs="Courier New"/>
        </w:rPr>
        <w:t>Found a number 7</w:t>
      </w:r>
    </w:p>
    <w:p w:rsidR="0017301F" w:rsidRPr="00EB286D" w:rsidRDefault="0017301F" w:rsidP="0017301F">
      <w:pPr>
        <w:ind w:left="720"/>
        <w:rPr>
          <w:rFonts w:ascii="Courier New" w:hAnsi="Courier New" w:cs="Courier New"/>
        </w:rPr>
      </w:pPr>
      <w:r w:rsidRPr="00EB286D">
        <w:rPr>
          <w:rFonts w:ascii="Courier New" w:hAnsi="Courier New" w:cs="Courier New"/>
        </w:rPr>
        <w:t>Found an even number 8</w:t>
      </w:r>
    </w:p>
    <w:p w:rsidR="0017301F" w:rsidRPr="00EB286D" w:rsidRDefault="0017301F" w:rsidP="0017301F">
      <w:pPr>
        <w:ind w:left="720"/>
        <w:rPr>
          <w:rFonts w:ascii="Courier New" w:hAnsi="Courier New" w:cs="Courier New"/>
        </w:rPr>
      </w:pPr>
      <w:r w:rsidRPr="00EB286D">
        <w:rPr>
          <w:rFonts w:ascii="Courier New" w:hAnsi="Courier New" w:cs="Courier New"/>
        </w:rPr>
        <w:t>Found a number 9</w:t>
      </w:r>
    </w:p>
    <w:p w:rsidR="0017301F" w:rsidRPr="00416C83" w:rsidRDefault="0017301F" w:rsidP="0017301F">
      <w:pPr>
        <w:pStyle w:val="Heading4"/>
        <w:ind w:left="0"/>
      </w:pPr>
      <w:r w:rsidRPr="00470108">
        <w:rPr>
          <w:rFonts w:ascii="Courier New" w:hAnsi="Courier New" w:cs="Courier New"/>
        </w:rPr>
        <w:t>pass</w:t>
      </w:r>
      <w:r>
        <w:t xml:space="preserve"> statement</w:t>
      </w:r>
    </w:p>
    <w:p w:rsidR="0017301F" w:rsidRDefault="0017301F" w:rsidP="0017301F">
      <w:r w:rsidRPr="00EB286D">
        <w:t xml:space="preserve">The </w:t>
      </w:r>
      <w:r w:rsidRPr="00414DD7">
        <w:rPr>
          <w:rFonts w:ascii="Courier New" w:hAnsi="Courier New" w:cs="Courier New"/>
        </w:rPr>
        <w:t>pass</w:t>
      </w:r>
      <w:r w:rsidRPr="00EB286D">
        <w:t xml:space="preserve"> statement does nothing. It can be used when a statement is required syntactically but the program requires no action. </w:t>
      </w:r>
    </w:p>
    <w:p w:rsidR="0017301F" w:rsidRPr="00EB286D" w:rsidRDefault="0017301F" w:rsidP="0017301F">
      <w:pPr>
        <w:rPr>
          <w:rFonts w:asciiTheme="majorHAnsi" w:hAnsiTheme="majorHAnsi" w:cs="Courier New"/>
          <w:b/>
        </w:rPr>
      </w:pPr>
      <w:r w:rsidRPr="00EB286D">
        <w:rPr>
          <w:rFonts w:asciiTheme="majorHAnsi" w:hAnsiTheme="majorHAnsi" w:cs="Courier New"/>
          <w:b/>
        </w:rPr>
        <w:t>Example:</w:t>
      </w:r>
    </w:p>
    <w:p w:rsidR="0017301F" w:rsidRPr="00EB286D" w:rsidRDefault="0017301F" w:rsidP="0017301F">
      <w:pPr>
        <w:rPr>
          <w:rFonts w:ascii="Courier New" w:hAnsi="Courier New" w:cs="Courier New"/>
        </w:rPr>
      </w:pPr>
      <w:r w:rsidRPr="00EB286D">
        <w:rPr>
          <w:rFonts w:ascii="Courier New" w:hAnsi="Courier New" w:cs="Courier New"/>
        </w:rPr>
        <w:t>&gt;&gt;&gt; while True:</w:t>
      </w:r>
    </w:p>
    <w:p w:rsidR="0017301F" w:rsidRPr="00EB286D" w:rsidRDefault="0017301F" w:rsidP="0017301F">
      <w:pPr>
        <w:rPr>
          <w:rFonts w:ascii="Courier New" w:hAnsi="Courier New" w:cs="Courier New"/>
        </w:rPr>
      </w:pPr>
      <w:r w:rsidRPr="00EB286D">
        <w:rPr>
          <w:rFonts w:ascii="Courier New" w:hAnsi="Courier New" w:cs="Courier New"/>
        </w:rPr>
        <w:t>...     pass  # Busy-wait for keyboard interrupt (Ctrl+C)</w:t>
      </w:r>
    </w:p>
    <w:p w:rsidR="0017301F" w:rsidRPr="00EB286D" w:rsidRDefault="0017301F" w:rsidP="0017301F">
      <w:pPr>
        <w:rPr>
          <w:rFonts w:ascii="Courier New" w:hAnsi="Courier New" w:cs="Courier New"/>
        </w:rPr>
      </w:pPr>
      <w:r w:rsidRPr="00EB286D">
        <w:rPr>
          <w:rFonts w:ascii="Courier New" w:hAnsi="Courier New" w:cs="Courier New"/>
        </w:rPr>
        <w:t>...</w:t>
      </w:r>
    </w:p>
    <w:p w:rsidR="0017301F" w:rsidRDefault="0017301F" w:rsidP="0017301F">
      <w:r w:rsidRPr="00EB286D">
        <w:t>This is commonly us</w:t>
      </w:r>
      <w:r>
        <w:t>ed for creating minimal classes.</w:t>
      </w:r>
    </w:p>
    <w:p w:rsidR="0017301F" w:rsidRPr="00EB286D" w:rsidRDefault="0017301F" w:rsidP="0017301F">
      <w:pPr>
        <w:rPr>
          <w:b/>
        </w:rPr>
      </w:pPr>
      <w:r w:rsidRPr="00EB286D">
        <w:rPr>
          <w:b/>
        </w:rPr>
        <w:t>Example:</w:t>
      </w:r>
    </w:p>
    <w:p w:rsidR="0017301F" w:rsidRPr="00EB286D" w:rsidRDefault="0017301F" w:rsidP="0017301F">
      <w:pPr>
        <w:rPr>
          <w:rFonts w:ascii="Courier New" w:hAnsi="Courier New" w:cs="Courier New"/>
        </w:rPr>
      </w:pPr>
      <w:r w:rsidRPr="00EB286D">
        <w:rPr>
          <w:rFonts w:ascii="Courier New" w:hAnsi="Courier New" w:cs="Courier New"/>
        </w:rPr>
        <w:t>&gt;&gt;&gt; class MyEmptyClass:</w:t>
      </w:r>
    </w:p>
    <w:p w:rsidR="0017301F" w:rsidRPr="00EB286D" w:rsidRDefault="0017301F" w:rsidP="0017301F">
      <w:pPr>
        <w:rPr>
          <w:rFonts w:ascii="Courier New" w:hAnsi="Courier New" w:cs="Courier New"/>
        </w:rPr>
      </w:pPr>
      <w:r w:rsidRPr="00EB286D">
        <w:rPr>
          <w:rFonts w:ascii="Courier New" w:hAnsi="Courier New" w:cs="Courier New"/>
        </w:rPr>
        <w:t>...     pass</w:t>
      </w:r>
    </w:p>
    <w:p w:rsidR="0017301F" w:rsidRPr="00EB286D" w:rsidRDefault="0017301F" w:rsidP="0017301F">
      <w:pPr>
        <w:rPr>
          <w:rFonts w:ascii="Courier New" w:hAnsi="Courier New" w:cs="Courier New"/>
        </w:rPr>
      </w:pPr>
      <w:r w:rsidRPr="00EB286D">
        <w:rPr>
          <w:rFonts w:ascii="Courier New" w:hAnsi="Courier New" w:cs="Courier New"/>
        </w:rPr>
        <w:t>...</w:t>
      </w:r>
    </w:p>
    <w:p w:rsidR="0017301F" w:rsidRDefault="0017301F" w:rsidP="0017301F">
      <w:r w:rsidRPr="00EB286D">
        <w:t xml:space="preserve">Another place </w:t>
      </w:r>
      <w:r w:rsidRPr="00414DD7">
        <w:rPr>
          <w:rFonts w:ascii="Courier New" w:hAnsi="Courier New" w:cs="Courier New"/>
        </w:rPr>
        <w:t>pass</w:t>
      </w:r>
      <w:r w:rsidRPr="00EB286D">
        <w:t xml:space="preserve"> can be used is as a place-holder for a function or conditional body when you are working on new code, allowing you to keep thinking at a more abstract level. The </w:t>
      </w:r>
      <w:r w:rsidRPr="00414DD7">
        <w:rPr>
          <w:rFonts w:ascii="Courier New" w:hAnsi="Courier New" w:cs="Courier New"/>
        </w:rPr>
        <w:t>pass</w:t>
      </w:r>
      <w:r w:rsidRPr="00EB286D">
        <w:t xml:space="preserve"> is silently ignored:</w:t>
      </w:r>
    </w:p>
    <w:p w:rsidR="0017301F" w:rsidRPr="00F875B5" w:rsidRDefault="0017301F" w:rsidP="0017301F">
      <w:pPr>
        <w:rPr>
          <w:rFonts w:asciiTheme="majorHAnsi" w:hAnsiTheme="majorHAnsi" w:cs="Courier New"/>
          <w:b/>
        </w:rPr>
      </w:pPr>
      <w:r>
        <w:rPr>
          <w:rFonts w:asciiTheme="majorHAnsi" w:hAnsiTheme="majorHAnsi" w:cs="Courier New"/>
          <w:b/>
        </w:rPr>
        <w:t>Example:</w:t>
      </w:r>
    </w:p>
    <w:p w:rsidR="0017301F" w:rsidRPr="00EB286D" w:rsidRDefault="0017301F" w:rsidP="0017301F">
      <w:pPr>
        <w:rPr>
          <w:rFonts w:ascii="Courier New" w:hAnsi="Courier New" w:cs="Courier New"/>
        </w:rPr>
      </w:pPr>
      <w:r w:rsidRPr="00EB286D">
        <w:rPr>
          <w:rFonts w:ascii="Courier New" w:hAnsi="Courier New" w:cs="Courier New"/>
        </w:rPr>
        <w:t>&gt;&gt;&gt; def initlog(*args):</w:t>
      </w:r>
    </w:p>
    <w:p w:rsidR="0017301F" w:rsidRPr="00EB286D" w:rsidRDefault="0017301F" w:rsidP="0017301F">
      <w:pPr>
        <w:rPr>
          <w:rFonts w:ascii="Courier New" w:hAnsi="Courier New" w:cs="Courier New"/>
        </w:rPr>
      </w:pPr>
      <w:r w:rsidRPr="00EB286D">
        <w:rPr>
          <w:rFonts w:ascii="Courier New" w:hAnsi="Courier New" w:cs="Courier New"/>
        </w:rPr>
        <w:t>...     pass   # Remember to implement this!</w:t>
      </w:r>
    </w:p>
    <w:p w:rsidR="0017301F" w:rsidRDefault="0017301F" w:rsidP="0017301F">
      <w:pPr>
        <w:rPr>
          <w:rFonts w:ascii="Courier New" w:hAnsi="Courier New" w:cs="Courier New"/>
        </w:rPr>
      </w:pPr>
      <w:r w:rsidRPr="00EB286D">
        <w:rPr>
          <w:rFonts w:ascii="Courier New" w:hAnsi="Courier New" w:cs="Courier New"/>
        </w:rPr>
        <w:t>...</w:t>
      </w:r>
    </w:p>
    <w:p w:rsidR="0017301F" w:rsidRDefault="0017301F">
      <w:pPr>
        <w:spacing w:after="0"/>
        <w:ind w:left="0"/>
      </w:pPr>
      <w:r>
        <w:br w:type="page"/>
      </w:r>
    </w:p>
    <w:p w:rsidR="0017301F" w:rsidRDefault="0017301F" w:rsidP="0017301F">
      <w:pPr>
        <w:pStyle w:val="Heading1"/>
        <w:spacing w:line="276" w:lineRule="auto"/>
        <w:rPr>
          <w:rFonts w:asciiTheme="majorHAnsi" w:hAnsiTheme="majorHAnsi"/>
        </w:rPr>
      </w:pPr>
      <w:bookmarkStart w:id="115" w:name="_Toc514422489"/>
      <w:bookmarkStart w:id="116" w:name="_Toc515037845"/>
      <w:r>
        <w:rPr>
          <w:rFonts w:asciiTheme="majorHAnsi" w:hAnsiTheme="majorHAnsi"/>
        </w:rPr>
        <w:lastRenderedPageBreak/>
        <w:t>Chapter 05 – Data Structures</w:t>
      </w:r>
      <w:bookmarkEnd w:id="115"/>
      <w:bookmarkEnd w:id="116"/>
    </w:p>
    <w:p w:rsidR="0017301F" w:rsidRDefault="0017301F" w:rsidP="0017301F">
      <w:pPr>
        <w:pStyle w:val="Heading2"/>
      </w:pPr>
      <w:bookmarkStart w:id="117" w:name="_Toc514422490"/>
      <w:bookmarkStart w:id="118" w:name="_Toc515037846"/>
      <w:r>
        <w:t>Introduction</w:t>
      </w:r>
      <w:bookmarkEnd w:id="117"/>
      <w:bookmarkEnd w:id="118"/>
    </w:p>
    <w:p w:rsidR="0017301F" w:rsidRPr="008C2CE1" w:rsidRDefault="0017301F" w:rsidP="0017301F">
      <w:r w:rsidRPr="008C2CE1">
        <w:t xml:space="preserve">Data types in Python language are simple to understand and easy to use. The Python Interpreter can identify the types of data you want to store and hence does not require you to define the data type. </w:t>
      </w:r>
    </w:p>
    <w:p w:rsidR="0017301F" w:rsidRPr="007B41BF" w:rsidRDefault="0017301F" w:rsidP="0017301F">
      <w:r w:rsidRPr="007B41BF">
        <w:t>The data type determines:</w:t>
      </w:r>
    </w:p>
    <w:p w:rsidR="0017301F" w:rsidRPr="007B41BF" w:rsidRDefault="0017301F" w:rsidP="00B629BA">
      <w:pPr>
        <w:pStyle w:val="ListParagraph"/>
        <w:numPr>
          <w:ilvl w:val="0"/>
          <w:numId w:val="45"/>
        </w:numPr>
      </w:pPr>
      <w:r w:rsidRPr="007B41BF">
        <w:t>The possible values for that type.</w:t>
      </w:r>
    </w:p>
    <w:p w:rsidR="0017301F" w:rsidRPr="007B41BF" w:rsidRDefault="0017301F" w:rsidP="00B629BA">
      <w:pPr>
        <w:pStyle w:val="ListParagraph"/>
        <w:numPr>
          <w:ilvl w:val="0"/>
          <w:numId w:val="45"/>
        </w:numPr>
      </w:pPr>
      <w:r w:rsidRPr="007B41BF">
        <w:t>The operations that can be done with that values.</w:t>
      </w:r>
    </w:p>
    <w:p w:rsidR="0017301F" w:rsidRPr="007B41BF" w:rsidRDefault="0017301F" w:rsidP="00B629BA">
      <w:pPr>
        <w:pStyle w:val="ListParagraph"/>
        <w:numPr>
          <w:ilvl w:val="0"/>
          <w:numId w:val="45"/>
        </w:numPr>
      </w:pPr>
      <w:r w:rsidRPr="007B41BF">
        <w:t>Conveys the meaning of data.</w:t>
      </w:r>
    </w:p>
    <w:p w:rsidR="0017301F" w:rsidRPr="007B41BF" w:rsidRDefault="0017301F" w:rsidP="00B629BA">
      <w:pPr>
        <w:pStyle w:val="ListParagraph"/>
        <w:numPr>
          <w:ilvl w:val="0"/>
          <w:numId w:val="45"/>
        </w:numPr>
      </w:pPr>
      <w:r w:rsidRPr="007B41BF">
        <w:t>The way values of that type can be stored.</w:t>
      </w:r>
    </w:p>
    <w:p w:rsidR="0017301F" w:rsidRPr="007B41BF" w:rsidRDefault="0017301F" w:rsidP="0017301F">
      <w:r w:rsidRPr="007B41BF">
        <w:t>Everything in Python programming is an object, and each object has its own unique identity (a type and a value).</w:t>
      </w:r>
    </w:p>
    <w:p w:rsidR="0017301F" w:rsidRPr="008C2CE1" w:rsidRDefault="0017301F" w:rsidP="0017301F">
      <w:r w:rsidRPr="008C2CE1">
        <w:t>Python has following built-in data types:</w:t>
      </w:r>
    </w:p>
    <w:p w:rsidR="0017301F" w:rsidRPr="008C2CE1" w:rsidRDefault="0017301F" w:rsidP="00B629BA">
      <w:pPr>
        <w:pStyle w:val="ListParagraph"/>
        <w:numPr>
          <w:ilvl w:val="0"/>
          <w:numId w:val="46"/>
        </w:numPr>
      </w:pPr>
      <w:r w:rsidRPr="008C2CE1">
        <w:t>Numbers</w:t>
      </w:r>
    </w:p>
    <w:p w:rsidR="0017301F" w:rsidRPr="008C2CE1" w:rsidRDefault="0017301F" w:rsidP="00B629BA">
      <w:pPr>
        <w:pStyle w:val="ListParagraph"/>
        <w:numPr>
          <w:ilvl w:val="0"/>
          <w:numId w:val="47"/>
        </w:numPr>
      </w:pPr>
      <w:r w:rsidRPr="008C2CE1">
        <w:t>int (signed integer)</w:t>
      </w:r>
    </w:p>
    <w:p w:rsidR="0017301F" w:rsidRPr="008C2CE1" w:rsidRDefault="0017301F" w:rsidP="00B629BA">
      <w:pPr>
        <w:pStyle w:val="ListParagraph"/>
        <w:numPr>
          <w:ilvl w:val="0"/>
          <w:numId w:val="47"/>
        </w:numPr>
      </w:pPr>
      <w:r w:rsidRPr="008C2CE1">
        <w:t>float</w:t>
      </w:r>
    </w:p>
    <w:p w:rsidR="0017301F" w:rsidRPr="008C2CE1" w:rsidRDefault="0017301F" w:rsidP="00B629BA">
      <w:pPr>
        <w:pStyle w:val="ListParagraph"/>
        <w:numPr>
          <w:ilvl w:val="0"/>
          <w:numId w:val="47"/>
        </w:numPr>
      </w:pPr>
      <w:r w:rsidRPr="008C2CE1">
        <w:t>complex</w:t>
      </w:r>
    </w:p>
    <w:p w:rsidR="0017301F" w:rsidRPr="008C2CE1" w:rsidRDefault="0017301F" w:rsidP="00B629BA">
      <w:pPr>
        <w:pStyle w:val="ListParagraph"/>
        <w:numPr>
          <w:ilvl w:val="0"/>
          <w:numId w:val="46"/>
        </w:numPr>
      </w:pPr>
      <w:r>
        <w:t xml:space="preserve">Sequences </w:t>
      </w:r>
    </w:p>
    <w:p w:rsidR="0017301F" w:rsidRPr="008C2CE1" w:rsidRDefault="0017301F" w:rsidP="00B629BA">
      <w:pPr>
        <w:pStyle w:val="ListParagraph"/>
        <w:numPr>
          <w:ilvl w:val="0"/>
          <w:numId w:val="47"/>
        </w:numPr>
      </w:pPr>
      <w:r>
        <w:t>string</w:t>
      </w:r>
    </w:p>
    <w:p w:rsidR="0017301F" w:rsidRPr="008C2CE1" w:rsidRDefault="0017301F" w:rsidP="00B629BA">
      <w:pPr>
        <w:pStyle w:val="ListParagraph"/>
        <w:numPr>
          <w:ilvl w:val="0"/>
          <w:numId w:val="47"/>
        </w:numPr>
      </w:pPr>
      <w:r>
        <w:t>list</w:t>
      </w:r>
    </w:p>
    <w:p w:rsidR="0017301F" w:rsidRPr="008C2CE1" w:rsidRDefault="0017301F" w:rsidP="00B629BA">
      <w:pPr>
        <w:pStyle w:val="ListParagraph"/>
        <w:numPr>
          <w:ilvl w:val="0"/>
          <w:numId w:val="47"/>
        </w:numPr>
      </w:pPr>
      <w:r>
        <w:t>tuple</w:t>
      </w:r>
    </w:p>
    <w:p w:rsidR="0017301F" w:rsidRPr="008C2CE1" w:rsidRDefault="0017301F" w:rsidP="00B629BA">
      <w:pPr>
        <w:pStyle w:val="ListParagraph"/>
        <w:numPr>
          <w:ilvl w:val="0"/>
          <w:numId w:val="46"/>
        </w:numPr>
      </w:pPr>
      <w:r>
        <w:t>s</w:t>
      </w:r>
      <w:r w:rsidRPr="008C2CE1">
        <w:t>et</w:t>
      </w:r>
    </w:p>
    <w:p w:rsidR="0017301F" w:rsidRPr="008C2CE1" w:rsidRDefault="0017301F" w:rsidP="00B629BA">
      <w:pPr>
        <w:pStyle w:val="ListParagraph"/>
        <w:numPr>
          <w:ilvl w:val="0"/>
          <w:numId w:val="46"/>
        </w:numPr>
      </w:pPr>
      <w:r>
        <w:t>d</w:t>
      </w:r>
      <w:r w:rsidRPr="008C2CE1">
        <w:t>ictionar</w:t>
      </w:r>
      <w:r>
        <w:t>y</w:t>
      </w:r>
    </w:p>
    <w:p w:rsidR="0017301F" w:rsidRPr="008C2CE1" w:rsidRDefault="0017301F" w:rsidP="00B629BA">
      <w:pPr>
        <w:pStyle w:val="ListParagraph"/>
        <w:numPr>
          <w:ilvl w:val="0"/>
          <w:numId w:val="46"/>
        </w:numPr>
      </w:pPr>
      <w:r>
        <w:t>b</w:t>
      </w:r>
      <w:r w:rsidRPr="008C2CE1">
        <w:t>oolean</w:t>
      </w:r>
    </w:p>
    <w:p w:rsidR="0017301F" w:rsidRPr="00850B2E" w:rsidRDefault="0017301F" w:rsidP="0017301F">
      <w:pPr>
        <w:rPr>
          <w:i/>
          <w:sz w:val="20"/>
          <w:szCs w:val="20"/>
        </w:rPr>
      </w:pPr>
      <w:r w:rsidRPr="00850B2E">
        <w:rPr>
          <w:b/>
          <w:i/>
          <w:sz w:val="20"/>
          <w:szCs w:val="20"/>
        </w:rPr>
        <w:t>Note:</w:t>
      </w:r>
      <w:r w:rsidRPr="00850B2E">
        <w:rPr>
          <w:i/>
          <w:sz w:val="20"/>
          <w:szCs w:val="20"/>
        </w:rPr>
        <w:t xml:space="preserve"> Sequence data types can be of two types:</w:t>
      </w:r>
    </w:p>
    <w:p w:rsidR="0017301F" w:rsidRPr="00850B2E" w:rsidRDefault="0017301F" w:rsidP="00B629BA">
      <w:pPr>
        <w:pStyle w:val="ListParagraph"/>
        <w:numPr>
          <w:ilvl w:val="0"/>
          <w:numId w:val="56"/>
        </w:numPr>
        <w:rPr>
          <w:i/>
          <w:sz w:val="20"/>
          <w:szCs w:val="20"/>
        </w:rPr>
      </w:pPr>
      <w:r w:rsidRPr="007B41BF">
        <w:rPr>
          <w:b/>
          <w:i/>
          <w:sz w:val="20"/>
          <w:szCs w:val="20"/>
        </w:rPr>
        <w:t>Immutable</w:t>
      </w:r>
      <w:r>
        <w:rPr>
          <w:i/>
          <w:sz w:val="20"/>
          <w:szCs w:val="20"/>
        </w:rPr>
        <w:t xml:space="preserve">: </w:t>
      </w:r>
      <w:r w:rsidRPr="007B41BF">
        <w:rPr>
          <w:i/>
          <w:sz w:val="20"/>
          <w:szCs w:val="20"/>
        </w:rPr>
        <w:t>An object with a fixed value. Immutable objects include numbers, string and tuple. Such an object cannot be altered. A new object has to be created if a different value has to be stored. They play an important role in places where a constant hash value is needed, for example as a key in a dictionary.</w:t>
      </w:r>
    </w:p>
    <w:p w:rsidR="0017301F" w:rsidRPr="004B5622" w:rsidRDefault="0017301F" w:rsidP="00B629BA">
      <w:pPr>
        <w:pStyle w:val="ListParagraph"/>
        <w:numPr>
          <w:ilvl w:val="0"/>
          <w:numId w:val="56"/>
        </w:numPr>
      </w:pPr>
      <w:r w:rsidRPr="007B41BF">
        <w:rPr>
          <w:b/>
          <w:i/>
          <w:sz w:val="20"/>
          <w:szCs w:val="20"/>
        </w:rPr>
        <w:t>Mutable</w:t>
      </w:r>
      <w:r w:rsidRPr="00850B2E">
        <w:rPr>
          <w:i/>
          <w:sz w:val="20"/>
          <w:szCs w:val="20"/>
        </w:rPr>
        <w:t>:</w:t>
      </w:r>
      <w:r w:rsidRPr="007B41BF">
        <w:rPr>
          <w:i/>
          <w:sz w:val="20"/>
          <w:szCs w:val="20"/>
        </w:rPr>
        <w:t>Mutable objects can change their value but keep their id()</w:t>
      </w:r>
      <w:r>
        <w:br w:type="page"/>
      </w:r>
    </w:p>
    <w:p w:rsidR="0017301F" w:rsidRDefault="0017301F" w:rsidP="0017301F">
      <w:pPr>
        <w:pStyle w:val="Heading2"/>
      </w:pPr>
      <w:bookmarkStart w:id="119" w:name="_Toc514422491"/>
      <w:bookmarkStart w:id="120" w:name="_Toc515037847"/>
      <w:r>
        <w:lastRenderedPageBreak/>
        <w:t>Built-in Functions</w:t>
      </w:r>
      <w:bookmarkEnd w:id="119"/>
      <w:bookmarkEnd w:id="120"/>
    </w:p>
    <w:p w:rsidR="0017301F" w:rsidRDefault="0017301F" w:rsidP="0017301F">
      <w:r w:rsidRPr="00A40043">
        <w:t xml:space="preserve">The Python interpreter has a number of functions that are always available for use. These functions are called built-in functions. For example, </w:t>
      </w:r>
      <w:r w:rsidRPr="00A40043">
        <w:rPr>
          <w:rFonts w:ascii="Courier New" w:hAnsi="Courier New" w:cs="Courier New"/>
        </w:rPr>
        <w:t>print()</w:t>
      </w:r>
      <w:r w:rsidRPr="00A40043">
        <w:t xml:space="preserve"> function prints the given object to the standard output device (screen) or to the text stream file.</w:t>
      </w:r>
    </w:p>
    <w:tbl>
      <w:tblPr>
        <w:tblStyle w:val="ListTable4"/>
        <w:tblW w:w="9158" w:type="dxa"/>
        <w:tblInd w:w="1327" w:type="dxa"/>
        <w:tblLayout w:type="fixed"/>
        <w:tblLook w:val="04A0"/>
      </w:tblPr>
      <w:tblGrid>
        <w:gridCol w:w="1787"/>
        <w:gridCol w:w="4819"/>
        <w:gridCol w:w="2552"/>
      </w:tblGrid>
      <w:tr w:rsidR="0017301F" w:rsidTr="00562D38">
        <w:trPr>
          <w:cnfStyle w:val="100000000000"/>
        </w:trPr>
        <w:tc>
          <w:tcPr>
            <w:cnfStyle w:val="001000000000"/>
            <w:tcW w:w="1787" w:type="dxa"/>
          </w:tcPr>
          <w:p w:rsidR="0017301F" w:rsidRPr="00A40043" w:rsidRDefault="0017301F" w:rsidP="00562D38">
            <w:pPr>
              <w:ind w:left="0"/>
              <w:rPr>
                <w:color w:val="auto"/>
              </w:rPr>
            </w:pPr>
            <w:r w:rsidRPr="00A40043">
              <w:rPr>
                <w:color w:val="auto"/>
              </w:rPr>
              <w:t>Function</w:t>
            </w:r>
          </w:p>
        </w:tc>
        <w:tc>
          <w:tcPr>
            <w:tcW w:w="4819" w:type="dxa"/>
          </w:tcPr>
          <w:p w:rsidR="0017301F" w:rsidRDefault="0017301F" w:rsidP="00562D38">
            <w:pPr>
              <w:ind w:left="0"/>
              <w:cnfStyle w:val="100000000000"/>
            </w:pPr>
            <w:r>
              <w:t>Description</w:t>
            </w:r>
          </w:p>
        </w:tc>
        <w:tc>
          <w:tcPr>
            <w:tcW w:w="2552" w:type="dxa"/>
          </w:tcPr>
          <w:p w:rsidR="0017301F" w:rsidRDefault="0017301F" w:rsidP="00562D38">
            <w:pPr>
              <w:ind w:left="0"/>
              <w:cnfStyle w:val="100000000000"/>
            </w:pPr>
            <w:r>
              <w:t>Data Type Supported</w:t>
            </w:r>
          </w:p>
        </w:tc>
      </w:tr>
      <w:tr w:rsidR="0017301F" w:rsidTr="00562D38">
        <w:trPr>
          <w:cnfStyle w:val="000000100000"/>
        </w:trPr>
        <w:tc>
          <w:tcPr>
            <w:cnfStyle w:val="001000000000"/>
            <w:tcW w:w="1787" w:type="dxa"/>
            <w:vAlign w:val="center"/>
          </w:tcPr>
          <w:p w:rsidR="0017301F" w:rsidRPr="00A40043" w:rsidRDefault="0047219C" w:rsidP="00562D38">
            <w:pPr>
              <w:ind w:left="0"/>
              <w:rPr>
                <w:rFonts w:ascii="Courier New" w:hAnsi="Courier New" w:cs="Courier New"/>
                <w:b w:val="0"/>
              </w:rPr>
            </w:pPr>
            <w:hyperlink r:id="rId48" w:history="1">
              <w:r w:rsidR="0017301F" w:rsidRPr="00A40043">
                <w:rPr>
                  <w:rStyle w:val="Hyperlink"/>
                  <w:rFonts w:ascii="Courier New" w:hAnsi="Courier New" w:cs="Courier New"/>
                  <w:b w:val="0"/>
                  <w:color w:val="auto"/>
                  <w:u w:val="none"/>
                </w:rPr>
                <w:t>abs()</w:t>
              </w:r>
            </w:hyperlink>
          </w:p>
        </w:tc>
        <w:tc>
          <w:tcPr>
            <w:tcW w:w="4819" w:type="dxa"/>
            <w:vAlign w:val="center"/>
          </w:tcPr>
          <w:p w:rsidR="0017301F" w:rsidRPr="00A40043" w:rsidRDefault="0017301F" w:rsidP="00562D38">
            <w:pPr>
              <w:ind w:left="0"/>
              <w:cnfStyle w:val="000000100000"/>
              <w:rPr>
                <w:rFonts w:asciiTheme="majorHAnsi" w:hAnsiTheme="majorHAnsi"/>
              </w:rPr>
            </w:pPr>
            <w:r w:rsidRPr="00A40043">
              <w:rPr>
                <w:rFonts w:asciiTheme="majorHAnsi" w:hAnsiTheme="majorHAnsi" w:cs="Open Sans"/>
                <w:color w:val="252830"/>
              </w:rPr>
              <w:t>Returns absolute value of a number</w:t>
            </w:r>
          </w:p>
        </w:tc>
        <w:tc>
          <w:tcPr>
            <w:tcW w:w="2552" w:type="dxa"/>
          </w:tcPr>
          <w:p w:rsidR="0017301F" w:rsidRDefault="0017301F" w:rsidP="00562D38">
            <w:pPr>
              <w:cnfStyle w:val="000000100000"/>
            </w:pPr>
          </w:p>
        </w:tc>
      </w:tr>
      <w:tr w:rsidR="0017301F" w:rsidTr="00562D38">
        <w:tc>
          <w:tcPr>
            <w:cnfStyle w:val="001000000000"/>
            <w:tcW w:w="1787" w:type="dxa"/>
            <w:vAlign w:val="center"/>
          </w:tcPr>
          <w:p w:rsidR="0017301F" w:rsidRPr="00A40043" w:rsidRDefault="0047219C" w:rsidP="00562D38">
            <w:pPr>
              <w:ind w:left="0"/>
              <w:rPr>
                <w:rFonts w:ascii="Courier New" w:hAnsi="Courier New" w:cs="Courier New"/>
                <w:b w:val="0"/>
              </w:rPr>
            </w:pPr>
            <w:hyperlink r:id="rId49" w:history="1">
              <w:r w:rsidR="0017301F" w:rsidRPr="00A40043">
                <w:rPr>
                  <w:rStyle w:val="Hyperlink"/>
                  <w:rFonts w:ascii="Courier New" w:hAnsi="Courier New" w:cs="Courier New"/>
                  <w:b w:val="0"/>
                  <w:color w:val="auto"/>
                  <w:u w:val="none"/>
                </w:rPr>
                <w:t>all()</w:t>
              </w:r>
            </w:hyperlink>
          </w:p>
        </w:tc>
        <w:tc>
          <w:tcPr>
            <w:tcW w:w="4819" w:type="dxa"/>
            <w:vAlign w:val="center"/>
          </w:tcPr>
          <w:p w:rsidR="0017301F" w:rsidRPr="00A40043" w:rsidRDefault="0017301F" w:rsidP="00562D38">
            <w:pPr>
              <w:ind w:left="0"/>
              <w:cnfStyle w:val="000000000000"/>
              <w:rPr>
                <w:rFonts w:asciiTheme="majorHAnsi" w:hAnsiTheme="majorHAnsi"/>
              </w:rPr>
            </w:pPr>
            <w:r w:rsidRPr="00A40043">
              <w:rPr>
                <w:rFonts w:asciiTheme="majorHAnsi" w:hAnsiTheme="majorHAnsi" w:cs="Open Sans"/>
                <w:color w:val="252830"/>
              </w:rPr>
              <w:t>Returns true when all elements in iterable is true</w:t>
            </w:r>
          </w:p>
        </w:tc>
        <w:tc>
          <w:tcPr>
            <w:tcW w:w="2552" w:type="dxa"/>
          </w:tcPr>
          <w:p w:rsidR="0017301F" w:rsidRDefault="0017301F" w:rsidP="00562D38">
            <w:pPr>
              <w:ind w:left="0"/>
              <w:cnfStyle w:val="000000000000"/>
            </w:pPr>
            <w:r>
              <w:t>List, String, Tuple, Set, Dictionary</w:t>
            </w:r>
          </w:p>
        </w:tc>
      </w:tr>
      <w:tr w:rsidR="0017301F" w:rsidTr="00562D38">
        <w:trPr>
          <w:cnfStyle w:val="000000100000"/>
        </w:trPr>
        <w:tc>
          <w:tcPr>
            <w:cnfStyle w:val="001000000000"/>
            <w:tcW w:w="1787" w:type="dxa"/>
            <w:vAlign w:val="center"/>
          </w:tcPr>
          <w:p w:rsidR="0017301F" w:rsidRPr="00A40043" w:rsidRDefault="0047219C" w:rsidP="00562D38">
            <w:pPr>
              <w:ind w:left="0"/>
              <w:rPr>
                <w:rFonts w:ascii="Courier New" w:hAnsi="Courier New" w:cs="Courier New"/>
                <w:b w:val="0"/>
              </w:rPr>
            </w:pPr>
            <w:hyperlink r:id="rId50" w:history="1">
              <w:r w:rsidR="0017301F" w:rsidRPr="00A40043">
                <w:rPr>
                  <w:rStyle w:val="Hyperlink"/>
                  <w:rFonts w:ascii="Courier New" w:hAnsi="Courier New" w:cs="Courier New"/>
                  <w:b w:val="0"/>
                  <w:color w:val="auto"/>
                  <w:u w:val="none"/>
                </w:rPr>
                <w:t>any()</w:t>
              </w:r>
            </w:hyperlink>
          </w:p>
        </w:tc>
        <w:tc>
          <w:tcPr>
            <w:tcW w:w="4819" w:type="dxa"/>
            <w:vAlign w:val="center"/>
          </w:tcPr>
          <w:p w:rsidR="0017301F" w:rsidRPr="00A40043" w:rsidRDefault="0017301F" w:rsidP="00562D38">
            <w:pPr>
              <w:ind w:left="0"/>
              <w:cnfStyle w:val="000000100000"/>
              <w:rPr>
                <w:rFonts w:asciiTheme="majorHAnsi" w:hAnsiTheme="majorHAnsi"/>
              </w:rPr>
            </w:pPr>
            <w:r w:rsidRPr="00A40043">
              <w:rPr>
                <w:rFonts w:asciiTheme="majorHAnsi" w:hAnsiTheme="majorHAnsi" w:cs="Open Sans"/>
                <w:color w:val="252830"/>
              </w:rPr>
              <w:t>Checks if any element of an iterable is True</w:t>
            </w:r>
          </w:p>
        </w:tc>
        <w:tc>
          <w:tcPr>
            <w:tcW w:w="2552" w:type="dxa"/>
          </w:tcPr>
          <w:p w:rsidR="0017301F" w:rsidRDefault="0017301F" w:rsidP="00562D38">
            <w:pPr>
              <w:ind w:left="0"/>
              <w:cnfStyle w:val="000000100000"/>
            </w:pPr>
            <w:r>
              <w:t xml:space="preserve">List, String, Tuple, Set, Dictionary </w:t>
            </w:r>
          </w:p>
        </w:tc>
      </w:tr>
      <w:tr w:rsidR="0017301F" w:rsidTr="00562D38">
        <w:tc>
          <w:tcPr>
            <w:cnfStyle w:val="001000000000"/>
            <w:tcW w:w="1787" w:type="dxa"/>
            <w:vAlign w:val="center"/>
          </w:tcPr>
          <w:p w:rsidR="0017301F" w:rsidRPr="00A40043" w:rsidRDefault="0047219C" w:rsidP="00562D38">
            <w:pPr>
              <w:ind w:left="0"/>
              <w:rPr>
                <w:rFonts w:ascii="Courier New" w:hAnsi="Courier New" w:cs="Courier New"/>
                <w:b w:val="0"/>
              </w:rPr>
            </w:pPr>
            <w:hyperlink r:id="rId51" w:history="1">
              <w:r w:rsidR="0017301F" w:rsidRPr="00A40043">
                <w:rPr>
                  <w:rStyle w:val="Hyperlink"/>
                  <w:rFonts w:ascii="Courier New" w:hAnsi="Courier New" w:cs="Courier New"/>
                  <w:b w:val="0"/>
                  <w:color w:val="auto"/>
                  <w:u w:val="none"/>
                </w:rPr>
                <w:t>ascii()</w:t>
              </w:r>
            </w:hyperlink>
          </w:p>
        </w:tc>
        <w:tc>
          <w:tcPr>
            <w:tcW w:w="4819" w:type="dxa"/>
            <w:vAlign w:val="center"/>
          </w:tcPr>
          <w:p w:rsidR="0017301F" w:rsidRPr="00A40043" w:rsidRDefault="0017301F" w:rsidP="00562D38">
            <w:pPr>
              <w:ind w:left="0"/>
              <w:cnfStyle w:val="000000000000"/>
              <w:rPr>
                <w:rFonts w:asciiTheme="majorHAnsi" w:hAnsiTheme="majorHAnsi"/>
              </w:rPr>
            </w:pPr>
            <w:r w:rsidRPr="00A40043">
              <w:rPr>
                <w:rFonts w:asciiTheme="majorHAnsi" w:hAnsiTheme="majorHAnsi" w:cs="Open Sans"/>
                <w:color w:val="252830"/>
              </w:rPr>
              <w:t>Returns string containing printable representation</w:t>
            </w:r>
          </w:p>
        </w:tc>
        <w:tc>
          <w:tcPr>
            <w:tcW w:w="2552" w:type="dxa"/>
          </w:tcPr>
          <w:p w:rsidR="0017301F" w:rsidRDefault="0017301F" w:rsidP="00562D38">
            <w:pPr>
              <w:ind w:left="0"/>
              <w:cnfStyle w:val="000000000000"/>
            </w:pPr>
            <w:r>
              <w:t>List, String, Tuple, Set, Dictionary</w:t>
            </w:r>
          </w:p>
        </w:tc>
      </w:tr>
      <w:tr w:rsidR="0017301F" w:rsidTr="00562D38">
        <w:trPr>
          <w:cnfStyle w:val="000000100000"/>
        </w:trPr>
        <w:tc>
          <w:tcPr>
            <w:cnfStyle w:val="001000000000"/>
            <w:tcW w:w="1787" w:type="dxa"/>
            <w:vAlign w:val="center"/>
          </w:tcPr>
          <w:p w:rsidR="0017301F" w:rsidRPr="00A40043" w:rsidRDefault="0047219C" w:rsidP="00562D38">
            <w:pPr>
              <w:ind w:left="0"/>
              <w:rPr>
                <w:rFonts w:ascii="Courier New" w:hAnsi="Courier New" w:cs="Courier New"/>
                <w:b w:val="0"/>
              </w:rPr>
            </w:pPr>
            <w:hyperlink r:id="rId52" w:history="1">
              <w:r w:rsidR="0017301F" w:rsidRPr="00A40043">
                <w:rPr>
                  <w:rStyle w:val="Hyperlink"/>
                  <w:rFonts w:ascii="Courier New" w:hAnsi="Courier New" w:cs="Courier New"/>
                  <w:b w:val="0"/>
                  <w:color w:val="auto"/>
                  <w:u w:val="none"/>
                </w:rPr>
                <w:t>bin()</w:t>
              </w:r>
            </w:hyperlink>
          </w:p>
        </w:tc>
        <w:tc>
          <w:tcPr>
            <w:tcW w:w="4819" w:type="dxa"/>
            <w:vAlign w:val="center"/>
          </w:tcPr>
          <w:p w:rsidR="0017301F" w:rsidRPr="00A40043" w:rsidRDefault="0017301F" w:rsidP="00562D38">
            <w:pPr>
              <w:ind w:left="0"/>
              <w:cnfStyle w:val="000000100000"/>
              <w:rPr>
                <w:rFonts w:asciiTheme="majorHAnsi" w:hAnsiTheme="majorHAnsi"/>
              </w:rPr>
            </w:pPr>
            <w:r w:rsidRPr="00A40043">
              <w:rPr>
                <w:rFonts w:asciiTheme="majorHAnsi" w:hAnsiTheme="majorHAnsi" w:cs="Open Sans"/>
                <w:color w:val="252830"/>
              </w:rPr>
              <w:t>Converts integer to binary string</w:t>
            </w:r>
          </w:p>
        </w:tc>
        <w:tc>
          <w:tcPr>
            <w:tcW w:w="2552" w:type="dxa"/>
          </w:tcPr>
          <w:p w:rsidR="0017301F" w:rsidRDefault="0017301F" w:rsidP="00562D38">
            <w:pPr>
              <w:cnfStyle w:val="000000100000"/>
            </w:pPr>
          </w:p>
        </w:tc>
      </w:tr>
      <w:tr w:rsidR="0017301F" w:rsidTr="00562D38">
        <w:tc>
          <w:tcPr>
            <w:cnfStyle w:val="001000000000"/>
            <w:tcW w:w="1787" w:type="dxa"/>
            <w:vAlign w:val="center"/>
          </w:tcPr>
          <w:p w:rsidR="0017301F" w:rsidRPr="00A40043" w:rsidRDefault="0047219C" w:rsidP="00562D38">
            <w:pPr>
              <w:ind w:left="0"/>
              <w:rPr>
                <w:rFonts w:ascii="Courier New" w:hAnsi="Courier New" w:cs="Courier New"/>
                <w:b w:val="0"/>
              </w:rPr>
            </w:pPr>
            <w:hyperlink r:id="rId53" w:history="1">
              <w:r w:rsidR="0017301F" w:rsidRPr="00A40043">
                <w:rPr>
                  <w:rStyle w:val="Hyperlink"/>
                  <w:rFonts w:ascii="Courier New" w:hAnsi="Courier New" w:cs="Courier New"/>
                  <w:b w:val="0"/>
                  <w:color w:val="auto"/>
                  <w:u w:val="none"/>
                </w:rPr>
                <w:t>bool()</w:t>
              </w:r>
            </w:hyperlink>
          </w:p>
        </w:tc>
        <w:tc>
          <w:tcPr>
            <w:tcW w:w="4819" w:type="dxa"/>
            <w:vAlign w:val="center"/>
          </w:tcPr>
          <w:p w:rsidR="0017301F" w:rsidRPr="00A40043" w:rsidRDefault="0017301F" w:rsidP="00562D38">
            <w:pPr>
              <w:ind w:left="0"/>
              <w:cnfStyle w:val="000000000000"/>
              <w:rPr>
                <w:rFonts w:asciiTheme="majorHAnsi" w:hAnsiTheme="majorHAnsi"/>
              </w:rPr>
            </w:pPr>
            <w:r w:rsidRPr="00A40043">
              <w:rPr>
                <w:rFonts w:asciiTheme="majorHAnsi" w:hAnsiTheme="majorHAnsi" w:cs="Open Sans"/>
                <w:color w:val="252830"/>
              </w:rPr>
              <w:t>Coverts a value to boolean</w:t>
            </w:r>
          </w:p>
        </w:tc>
        <w:tc>
          <w:tcPr>
            <w:tcW w:w="2552" w:type="dxa"/>
          </w:tcPr>
          <w:p w:rsidR="0017301F" w:rsidRDefault="0017301F" w:rsidP="00562D38">
            <w:pPr>
              <w:ind w:left="0"/>
              <w:cnfStyle w:val="000000000000"/>
            </w:pPr>
            <w:r>
              <w:t>List, String, Tuple, Set, Dictionary</w:t>
            </w:r>
          </w:p>
        </w:tc>
      </w:tr>
      <w:tr w:rsidR="0017301F" w:rsidTr="00562D38">
        <w:trPr>
          <w:cnfStyle w:val="000000100000"/>
        </w:trPr>
        <w:tc>
          <w:tcPr>
            <w:cnfStyle w:val="001000000000"/>
            <w:tcW w:w="1787" w:type="dxa"/>
            <w:vAlign w:val="center"/>
          </w:tcPr>
          <w:p w:rsidR="0017301F" w:rsidRPr="00A40043" w:rsidRDefault="0047219C" w:rsidP="00562D38">
            <w:pPr>
              <w:ind w:left="0"/>
              <w:rPr>
                <w:rFonts w:ascii="Courier New" w:hAnsi="Courier New" w:cs="Courier New"/>
                <w:b w:val="0"/>
              </w:rPr>
            </w:pPr>
            <w:hyperlink r:id="rId54" w:history="1">
              <w:r w:rsidR="0017301F" w:rsidRPr="00A40043">
                <w:rPr>
                  <w:rStyle w:val="Hyperlink"/>
                  <w:rFonts w:ascii="Courier New" w:hAnsi="Courier New" w:cs="Courier New"/>
                  <w:b w:val="0"/>
                  <w:color w:val="auto"/>
                  <w:u w:val="none"/>
                </w:rPr>
                <w:t>bytearray()</w:t>
              </w:r>
            </w:hyperlink>
          </w:p>
        </w:tc>
        <w:tc>
          <w:tcPr>
            <w:tcW w:w="4819" w:type="dxa"/>
            <w:vAlign w:val="center"/>
          </w:tcPr>
          <w:p w:rsidR="0017301F" w:rsidRPr="00A40043" w:rsidRDefault="0017301F" w:rsidP="00562D38">
            <w:pPr>
              <w:ind w:left="0"/>
              <w:cnfStyle w:val="000000100000"/>
              <w:rPr>
                <w:rFonts w:asciiTheme="majorHAnsi" w:hAnsiTheme="majorHAnsi"/>
              </w:rPr>
            </w:pPr>
            <w:r w:rsidRPr="00A40043">
              <w:rPr>
                <w:rFonts w:asciiTheme="majorHAnsi" w:hAnsiTheme="majorHAnsi" w:cs="Open Sans"/>
                <w:color w:val="252830"/>
              </w:rPr>
              <w:t>Returns array of given byte size</w:t>
            </w:r>
          </w:p>
        </w:tc>
        <w:tc>
          <w:tcPr>
            <w:tcW w:w="2552" w:type="dxa"/>
          </w:tcPr>
          <w:p w:rsidR="0017301F" w:rsidRDefault="0017301F" w:rsidP="00562D38">
            <w:pPr>
              <w:ind w:left="0"/>
              <w:cnfStyle w:val="000000100000"/>
            </w:pPr>
            <w:r>
              <w:t>String</w:t>
            </w:r>
          </w:p>
        </w:tc>
      </w:tr>
      <w:tr w:rsidR="0017301F" w:rsidTr="00562D38">
        <w:tc>
          <w:tcPr>
            <w:cnfStyle w:val="001000000000"/>
            <w:tcW w:w="1787" w:type="dxa"/>
            <w:vAlign w:val="center"/>
          </w:tcPr>
          <w:p w:rsidR="0017301F" w:rsidRPr="00A40043" w:rsidRDefault="0047219C" w:rsidP="00562D38">
            <w:pPr>
              <w:ind w:left="0"/>
              <w:rPr>
                <w:rFonts w:ascii="Courier New" w:hAnsi="Courier New" w:cs="Courier New"/>
                <w:b w:val="0"/>
              </w:rPr>
            </w:pPr>
            <w:hyperlink r:id="rId55" w:history="1">
              <w:r w:rsidR="0017301F" w:rsidRPr="00A40043">
                <w:rPr>
                  <w:rStyle w:val="Hyperlink"/>
                  <w:rFonts w:ascii="Courier New" w:hAnsi="Courier New" w:cs="Courier New"/>
                  <w:b w:val="0"/>
                  <w:color w:val="auto"/>
                  <w:u w:val="none"/>
                </w:rPr>
                <w:t>bytes()</w:t>
              </w:r>
            </w:hyperlink>
          </w:p>
        </w:tc>
        <w:tc>
          <w:tcPr>
            <w:tcW w:w="4819" w:type="dxa"/>
            <w:vAlign w:val="center"/>
          </w:tcPr>
          <w:p w:rsidR="0017301F" w:rsidRPr="00A40043" w:rsidRDefault="0017301F" w:rsidP="00562D38">
            <w:pPr>
              <w:ind w:left="0"/>
              <w:cnfStyle w:val="000000000000"/>
              <w:rPr>
                <w:rFonts w:asciiTheme="majorHAnsi" w:hAnsiTheme="majorHAnsi"/>
              </w:rPr>
            </w:pPr>
            <w:r w:rsidRPr="00A40043">
              <w:rPr>
                <w:rFonts w:asciiTheme="majorHAnsi" w:hAnsiTheme="majorHAnsi" w:cs="Open Sans"/>
                <w:color w:val="252830"/>
              </w:rPr>
              <w:t>Returns immutable bytes object</w:t>
            </w:r>
          </w:p>
        </w:tc>
        <w:tc>
          <w:tcPr>
            <w:tcW w:w="2552" w:type="dxa"/>
          </w:tcPr>
          <w:p w:rsidR="0017301F" w:rsidRDefault="0017301F" w:rsidP="00562D38">
            <w:pPr>
              <w:ind w:left="0"/>
              <w:cnfStyle w:val="000000000000"/>
            </w:pPr>
            <w:r>
              <w:t>String</w:t>
            </w:r>
          </w:p>
        </w:tc>
      </w:tr>
      <w:tr w:rsidR="0017301F" w:rsidTr="00562D38">
        <w:trPr>
          <w:cnfStyle w:val="000000100000"/>
        </w:trPr>
        <w:tc>
          <w:tcPr>
            <w:cnfStyle w:val="001000000000"/>
            <w:tcW w:w="1787" w:type="dxa"/>
            <w:vAlign w:val="center"/>
          </w:tcPr>
          <w:p w:rsidR="0017301F" w:rsidRPr="00A40043" w:rsidRDefault="0047219C" w:rsidP="00562D38">
            <w:pPr>
              <w:ind w:left="0"/>
              <w:rPr>
                <w:rFonts w:ascii="Courier New" w:hAnsi="Courier New" w:cs="Courier New"/>
                <w:b w:val="0"/>
              </w:rPr>
            </w:pPr>
            <w:hyperlink r:id="rId56" w:history="1">
              <w:r w:rsidR="0017301F" w:rsidRPr="00A40043">
                <w:rPr>
                  <w:rStyle w:val="Hyperlink"/>
                  <w:rFonts w:ascii="Courier New" w:hAnsi="Courier New" w:cs="Courier New"/>
                  <w:b w:val="0"/>
                  <w:color w:val="auto"/>
                  <w:u w:val="none"/>
                </w:rPr>
                <w:t>callable()</w:t>
              </w:r>
            </w:hyperlink>
          </w:p>
        </w:tc>
        <w:tc>
          <w:tcPr>
            <w:tcW w:w="4819" w:type="dxa"/>
            <w:vAlign w:val="center"/>
          </w:tcPr>
          <w:p w:rsidR="0017301F" w:rsidRPr="00A40043" w:rsidRDefault="0017301F" w:rsidP="00562D38">
            <w:pPr>
              <w:ind w:left="0"/>
              <w:cnfStyle w:val="000000100000"/>
              <w:rPr>
                <w:rFonts w:asciiTheme="majorHAnsi" w:hAnsiTheme="majorHAnsi"/>
              </w:rPr>
            </w:pPr>
            <w:r w:rsidRPr="00A40043">
              <w:rPr>
                <w:rFonts w:asciiTheme="majorHAnsi" w:hAnsiTheme="majorHAnsi" w:cs="Open Sans"/>
                <w:color w:val="252830"/>
              </w:rPr>
              <w:t>Checks if the object is callable</w:t>
            </w:r>
          </w:p>
        </w:tc>
        <w:tc>
          <w:tcPr>
            <w:tcW w:w="2552" w:type="dxa"/>
          </w:tcPr>
          <w:p w:rsidR="0017301F" w:rsidRDefault="0017301F" w:rsidP="00562D38">
            <w:pPr>
              <w:cnfStyle w:val="000000100000"/>
            </w:pPr>
          </w:p>
        </w:tc>
      </w:tr>
      <w:tr w:rsidR="0017301F" w:rsidTr="00562D38">
        <w:tc>
          <w:tcPr>
            <w:cnfStyle w:val="001000000000"/>
            <w:tcW w:w="1787" w:type="dxa"/>
            <w:vAlign w:val="center"/>
          </w:tcPr>
          <w:p w:rsidR="0017301F" w:rsidRPr="00A40043" w:rsidRDefault="0047219C" w:rsidP="00562D38">
            <w:pPr>
              <w:ind w:left="0"/>
              <w:rPr>
                <w:rFonts w:ascii="Courier New" w:hAnsi="Courier New" w:cs="Courier New"/>
                <w:b w:val="0"/>
              </w:rPr>
            </w:pPr>
            <w:hyperlink r:id="rId57" w:history="1">
              <w:r w:rsidR="0017301F" w:rsidRPr="00A40043">
                <w:rPr>
                  <w:rStyle w:val="Hyperlink"/>
                  <w:rFonts w:ascii="Courier New" w:hAnsi="Courier New" w:cs="Courier New"/>
                  <w:b w:val="0"/>
                  <w:color w:val="auto"/>
                  <w:u w:val="none"/>
                </w:rPr>
                <w:t>chr()</w:t>
              </w:r>
            </w:hyperlink>
          </w:p>
        </w:tc>
        <w:tc>
          <w:tcPr>
            <w:tcW w:w="4819" w:type="dxa"/>
            <w:vAlign w:val="center"/>
          </w:tcPr>
          <w:p w:rsidR="0017301F" w:rsidRPr="00A40043" w:rsidRDefault="0017301F" w:rsidP="00562D38">
            <w:pPr>
              <w:ind w:left="0"/>
              <w:cnfStyle w:val="000000000000"/>
              <w:rPr>
                <w:rFonts w:asciiTheme="majorHAnsi" w:hAnsiTheme="majorHAnsi"/>
              </w:rPr>
            </w:pPr>
            <w:r w:rsidRPr="00A40043">
              <w:rPr>
                <w:rFonts w:asciiTheme="majorHAnsi" w:hAnsiTheme="majorHAnsi" w:cs="Open Sans"/>
                <w:color w:val="252830"/>
              </w:rPr>
              <w:t>Returns a character (a string) from an integer</w:t>
            </w:r>
          </w:p>
        </w:tc>
        <w:tc>
          <w:tcPr>
            <w:tcW w:w="2552" w:type="dxa"/>
          </w:tcPr>
          <w:p w:rsidR="0017301F" w:rsidRDefault="0017301F" w:rsidP="00562D38">
            <w:pPr>
              <w:cnfStyle w:val="000000000000"/>
            </w:pPr>
          </w:p>
        </w:tc>
      </w:tr>
      <w:tr w:rsidR="0017301F" w:rsidTr="00562D38">
        <w:trPr>
          <w:cnfStyle w:val="000000100000"/>
        </w:trPr>
        <w:tc>
          <w:tcPr>
            <w:cnfStyle w:val="001000000000"/>
            <w:tcW w:w="1787" w:type="dxa"/>
            <w:vAlign w:val="center"/>
          </w:tcPr>
          <w:p w:rsidR="0017301F" w:rsidRPr="00A40043" w:rsidRDefault="0047219C" w:rsidP="00562D38">
            <w:pPr>
              <w:ind w:left="0"/>
              <w:rPr>
                <w:rFonts w:ascii="Courier New" w:hAnsi="Courier New" w:cs="Courier New"/>
                <w:b w:val="0"/>
              </w:rPr>
            </w:pPr>
            <w:hyperlink r:id="rId58" w:history="1">
              <w:r w:rsidR="0017301F" w:rsidRPr="00A40043">
                <w:rPr>
                  <w:rStyle w:val="Hyperlink"/>
                  <w:rFonts w:ascii="Courier New" w:hAnsi="Courier New" w:cs="Courier New"/>
                  <w:b w:val="0"/>
                  <w:color w:val="auto"/>
                  <w:u w:val="none"/>
                </w:rPr>
                <w:t>classmethod()</w:t>
              </w:r>
            </w:hyperlink>
          </w:p>
        </w:tc>
        <w:tc>
          <w:tcPr>
            <w:tcW w:w="4819" w:type="dxa"/>
            <w:vAlign w:val="center"/>
          </w:tcPr>
          <w:p w:rsidR="0017301F" w:rsidRPr="00A40043" w:rsidRDefault="0017301F" w:rsidP="00562D38">
            <w:pPr>
              <w:ind w:left="0"/>
              <w:cnfStyle w:val="000000100000"/>
              <w:rPr>
                <w:rFonts w:asciiTheme="majorHAnsi" w:hAnsiTheme="majorHAnsi"/>
              </w:rPr>
            </w:pPr>
            <w:r w:rsidRPr="00A40043">
              <w:rPr>
                <w:rFonts w:asciiTheme="majorHAnsi" w:hAnsiTheme="majorHAnsi" w:cs="Open Sans"/>
                <w:color w:val="252830"/>
              </w:rPr>
              <w:t>Returns class method for given function</w:t>
            </w:r>
          </w:p>
        </w:tc>
        <w:tc>
          <w:tcPr>
            <w:tcW w:w="2552" w:type="dxa"/>
          </w:tcPr>
          <w:p w:rsidR="0017301F" w:rsidRDefault="0017301F" w:rsidP="00562D38">
            <w:pPr>
              <w:cnfStyle w:val="000000100000"/>
            </w:pPr>
          </w:p>
        </w:tc>
      </w:tr>
      <w:tr w:rsidR="0017301F" w:rsidTr="00562D38">
        <w:tc>
          <w:tcPr>
            <w:cnfStyle w:val="001000000000"/>
            <w:tcW w:w="1787" w:type="dxa"/>
            <w:vAlign w:val="center"/>
          </w:tcPr>
          <w:p w:rsidR="0017301F" w:rsidRPr="00A40043" w:rsidRDefault="0047219C" w:rsidP="00562D38">
            <w:pPr>
              <w:ind w:left="0"/>
              <w:rPr>
                <w:rFonts w:ascii="Courier New" w:hAnsi="Courier New" w:cs="Courier New"/>
                <w:b w:val="0"/>
              </w:rPr>
            </w:pPr>
            <w:hyperlink r:id="rId59" w:history="1">
              <w:r w:rsidR="0017301F" w:rsidRPr="00A40043">
                <w:rPr>
                  <w:rStyle w:val="Hyperlink"/>
                  <w:rFonts w:ascii="Courier New" w:hAnsi="Courier New" w:cs="Courier New"/>
                  <w:b w:val="0"/>
                  <w:color w:val="auto"/>
                  <w:u w:val="none"/>
                </w:rPr>
                <w:t>compile()</w:t>
              </w:r>
            </w:hyperlink>
          </w:p>
        </w:tc>
        <w:tc>
          <w:tcPr>
            <w:tcW w:w="4819" w:type="dxa"/>
            <w:vAlign w:val="center"/>
          </w:tcPr>
          <w:p w:rsidR="0017301F" w:rsidRPr="00A40043" w:rsidRDefault="0017301F" w:rsidP="00562D38">
            <w:pPr>
              <w:ind w:left="0"/>
              <w:cnfStyle w:val="000000000000"/>
              <w:rPr>
                <w:rFonts w:asciiTheme="majorHAnsi" w:hAnsiTheme="majorHAnsi"/>
              </w:rPr>
            </w:pPr>
            <w:r w:rsidRPr="00A40043">
              <w:rPr>
                <w:rFonts w:asciiTheme="majorHAnsi" w:hAnsiTheme="majorHAnsi" w:cs="Open Sans"/>
                <w:color w:val="252830"/>
              </w:rPr>
              <w:t>Returns a Python code object</w:t>
            </w:r>
          </w:p>
        </w:tc>
        <w:tc>
          <w:tcPr>
            <w:tcW w:w="2552" w:type="dxa"/>
          </w:tcPr>
          <w:p w:rsidR="0017301F" w:rsidRDefault="0017301F" w:rsidP="00562D38">
            <w:pPr>
              <w:ind w:left="0"/>
              <w:cnfStyle w:val="000000000000"/>
            </w:pPr>
            <w:r>
              <w:t>String</w:t>
            </w:r>
          </w:p>
        </w:tc>
      </w:tr>
      <w:tr w:rsidR="0017301F" w:rsidTr="00562D38">
        <w:trPr>
          <w:cnfStyle w:val="000000100000"/>
        </w:trPr>
        <w:tc>
          <w:tcPr>
            <w:cnfStyle w:val="001000000000"/>
            <w:tcW w:w="1787" w:type="dxa"/>
            <w:vAlign w:val="center"/>
          </w:tcPr>
          <w:p w:rsidR="0017301F" w:rsidRPr="00A40043" w:rsidRDefault="0047219C" w:rsidP="00562D38">
            <w:pPr>
              <w:ind w:left="0"/>
              <w:rPr>
                <w:rFonts w:ascii="Courier New" w:hAnsi="Courier New" w:cs="Courier New"/>
                <w:b w:val="0"/>
              </w:rPr>
            </w:pPr>
            <w:hyperlink r:id="rId60" w:history="1">
              <w:r w:rsidR="0017301F" w:rsidRPr="00A40043">
                <w:rPr>
                  <w:rStyle w:val="Hyperlink"/>
                  <w:rFonts w:ascii="Courier New" w:hAnsi="Courier New" w:cs="Courier New"/>
                  <w:b w:val="0"/>
                  <w:color w:val="auto"/>
                  <w:u w:val="none"/>
                </w:rPr>
                <w:t>complex()</w:t>
              </w:r>
            </w:hyperlink>
          </w:p>
        </w:tc>
        <w:tc>
          <w:tcPr>
            <w:tcW w:w="4819" w:type="dxa"/>
            <w:vAlign w:val="center"/>
          </w:tcPr>
          <w:p w:rsidR="0017301F" w:rsidRPr="00A40043" w:rsidRDefault="0017301F" w:rsidP="00562D38">
            <w:pPr>
              <w:ind w:left="0"/>
              <w:cnfStyle w:val="000000100000"/>
              <w:rPr>
                <w:rFonts w:asciiTheme="majorHAnsi" w:hAnsiTheme="majorHAnsi"/>
              </w:rPr>
            </w:pPr>
            <w:r w:rsidRPr="00A40043">
              <w:rPr>
                <w:rFonts w:asciiTheme="majorHAnsi" w:hAnsiTheme="majorHAnsi" w:cs="Open Sans"/>
                <w:color w:val="252830"/>
              </w:rPr>
              <w:t>Creates a complex number</w:t>
            </w:r>
          </w:p>
        </w:tc>
        <w:tc>
          <w:tcPr>
            <w:tcW w:w="2552" w:type="dxa"/>
          </w:tcPr>
          <w:p w:rsidR="0017301F" w:rsidRDefault="0017301F" w:rsidP="00562D38">
            <w:pPr>
              <w:ind w:left="0"/>
              <w:cnfStyle w:val="000000100000"/>
            </w:pPr>
            <w:r>
              <w:t>String</w:t>
            </w:r>
          </w:p>
        </w:tc>
      </w:tr>
      <w:tr w:rsidR="0017301F" w:rsidTr="00562D38">
        <w:tc>
          <w:tcPr>
            <w:cnfStyle w:val="001000000000"/>
            <w:tcW w:w="1787" w:type="dxa"/>
            <w:vAlign w:val="center"/>
          </w:tcPr>
          <w:p w:rsidR="0017301F" w:rsidRPr="00A40043" w:rsidRDefault="0047219C" w:rsidP="00562D38">
            <w:pPr>
              <w:ind w:left="0"/>
              <w:rPr>
                <w:rFonts w:ascii="Courier New" w:hAnsi="Courier New" w:cs="Courier New"/>
                <w:b w:val="0"/>
              </w:rPr>
            </w:pPr>
            <w:hyperlink r:id="rId61" w:history="1">
              <w:r w:rsidR="0017301F" w:rsidRPr="00A40043">
                <w:rPr>
                  <w:rStyle w:val="Hyperlink"/>
                  <w:rFonts w:ascii="Courier New" w:hAnsi="Courier New" w:cs="Courier New"/>
                  <w:b w:val="0"/>
                  <w:color w:val="auto"/>
                  <w:u w:val="none"/>
                </w:rPr>
                <w:t>delattr()</w:t>
              </w:r>
            </w:hyperlink>
          </w:p>
        </w:tc>
        <w:tc>
          <w:tcPr>
            <w:tcW w:w="4819" w:type="dxa"/>
            <w:vAlign w:val="center"/>
          </w:tcPr>
          <w:p w:rsidR="0017301F" w:rsidRPr="00A40043" w:rsidRDefault="0017301F" w:rsidP="00562D38">
            <w:pPr>
              <w:ind w:left="0"/>
              <w:cnfStyle w:val="000000000000"/>
              <w:rPr>
                <w:rFonts w:asciiTheme="majorHAnsi" w:hAnsiTheme="majorHAnsi"/>
              </w:rPr>
            </w:pPr>
            <w:r w:rsidRPr="00A40043">
              <w:rPr>
                <w:rFonts w:asciiTheme="majorHAnsi" w:hAnsiTheme="majorHAnsi" w:cs="Open Sans"/>
                <w:color w:val="252830"/>
              </w:rPr>
              <w:t>Deletes attribute from the object</w:t>
            </w:r>
          </w:p>
        </w:tc>
        <w:tc>
          <w:tcPr>
            <w:tcW w:w="2552" w:type="dxa"/>
          </w:tcPr>
          <w:p w:rsidR="0017301F" w:rsidRDefault="0017301F" w:rsidP="00562D38">
            <w:pPr>
              <w:cnfStyle w:val="000000000000"/>
            </w:pPr>
          </w:p>
        </w:tc>
      </w:tr>
      <w:tr w:rsidR="0017301F" w:rsidTr="00562D38">
        <w:trPr>
          <w:cnfStyle w:val="000000100000"/>
        </w:trPr>
        <w:tc>
          <w:tcPr>
            <w:cnfStyle w:val="001000000000"/>
            <w:tcW w:w="1787" w:type="dxa"/>
            <w:vAlign w:val="center"/>
          </w:tcPr>
          <w:p w:rsidR="0017301F" w:rsidRPr="00A40043" w:rsidRDefault="0047219C" w:rsidP="00562D38">
            <w:pPr>
              <w:ind w:left="0"/>
              <w:rPr>
                <w:rFonts w:ascii="Courier New" w:hAnsi="Courier New" w:cs="Courier New"/>
                <w:b w:val="0"/>
              </w:rPr>
            </w:pPr>
            <w:hyperlink r:id="rId62" w:history="1">
              <w:r w:rsidR="0017301F" w:rsidRPr="00A40043">
                <w:rPr>
                  <w:rStyle w:val="Hyperlink"/>
                  <w:rFonts w:ascii="Courier New" w:hAnsi="Courier New" w:cs="Courier New"/>
                  <w:b w:val="0"/>
                  <w:color w:val="auto"/>
                  <w:u w:val="none"/>
                </w:rPr>
                <w:t>dict()</w:t>
              </w:r>
            </w:hyperlink>
          </w:p>
        </w:tc>
        <w:tc>
          <w:tcPr>
            <w:tcW w:w="4819" w:type="dxa"/>
            <w:vAlign w:val="center"/>
          </w:tcPr>
          <w:p w:rsidR="0017301F" w:rsidRPr="00A40043" w:rsidRDefault="0017301F" w:rsidP="00562D38">
            <w:pPr>
              <w:ind w:left="0"/>
              <w:cnfStyle w:val="000000100000"/>
              <w:rPr>
                <w:rFonts w:asciiTheme="majorHAnsi" w:hAnsiTheme="majorHAnsi"/>
              </w:rPr>
            </w:pPr>
            <w:r w:rsidRPr="00A40043">
              <w:rPr>
                <w:rFonts w:asciiTheme="majorHAnsi" w:hAnsiTheme="majorHAnsi" w:cs="Open Sans"/>
                <w:color w:val="252830"/>
              </w:rPr>
              <w:t>Creates a dictionary</w:t>
            </w:r>
          </w:p>
        </w:tc>
        <w:tc>
          <w:tcPr>
            <w:tcW w:w="2552" w:type="dxa"/>
          </w:tcPr>
          <w:p w:rsidR="0017301F" w:rsidRDefault="0017301F" w:rsidP="00562D38">
            <w:pPr>
              <w:ind w:left="0"/>
              <w:cnfStyle w:val="000000100000"/>
            </w:pPr>
            <w:r>
              <w:t>Dictionary</w:t>
            </w:r>
          </w:p>
        </w:tc>
      </w:tr>
      <w:tr w:rsidR="0017301F" w:rsidTr="00562D38">
        <w:tc>
          <w:tcPr>
            <w:cnfStyle w:val="001000000000"/>
            <w:tcW w:w="1787" w:type="dxa"/>
            <w:vAlign w:val="center"/>
          </w:tcPr>
          <w:p w:rsidR="0017301F" w:rsidRPr="00A40043" w:rsidRDefault="0047219C" w:rsidP="00562D38">
            <w:pPr>
              <w:ind w:left="0"/>
              <w:rPr>
                <w:rFonts w:ascii="Courier New" w:hAnsi="Courier New" w:cs="Courier New"/>
                <w:b w:val="0"/>
              </w:rPr>
            </w:pPr>
            <w:hyperlink r:id="rId63" w:history="1">
              <w:r w:rsidR="0017301F" w:rsidRPr="00A40043">
                <w:rPr>
                  <w:rStyle w:val="Hyperlink"/>
                  <w:rFonts w:ascii="Courier New" w:hAnsi="Courier New" w:cs="Courier New"/>
                  <w:b w:val="0"/>
                  <w:color w:val="auto"/>
                  <w:u w:val="none"/>
                </w:rPr>
                <w:t>dir()</w:t>
              </w:r>
            </w:hyperlink>
          </w:p>
        </w:tc>
        <w:tc>
          <w:tcPr>
            <w:tcW w:w="4819" w:type="dxa"/>
            <w:vAlign w:val="center"/>
          </w:tcPr>
          <w:p w:rsidR="0017301F" w:rsidRPr="00A40043" w:rsidRDefault="0017301F" w:rsidP="00562D38">
            <w:pPr>
              <w:ind w:left="0"/>
              <w:cnfStyle w:val="000000000000"/>
              <w:rPr>
                <w:rFonts w:asciiTheme="majorHAnsi" w:hAnsiTheme="majorHAnsi"/>
              </w:rPr>
            </w:pPr>
            <w:r w:rsidRPr="00A40043">
              <w:rPr>
                <w:rFonts w:asciiTheme="majorHAnsi" w:hAnsiTheme="majorHAnsi" w:cs="Open Sans"/>
                <w:color w:val="252830"/>
              </w:rPr>
              <w:t>Tries to return attributes of object</w:t>
            </w:r>
          </w:p>
        </w:tc>
        <w:tc>
          <w:tcPr>
            <w:tcW w:w="2552" w:type="dxa"/>
          </w:tcPr>
          <w:p w:rsidR="0017301F" w:rsidRDefault="0017301F" w:rsidP="00562D38">
            <w:pPr>
              <w:cnfStyle w:val="000000000000"/>
            </w:pPr>
          </w:p>
        </w:tc>
      </w:tr>
      <w:tr w:rsidR="0017301F" w:rsidTr="00562D38">
        <w:trPr>
          <w:cnfStyle w:val="000000100000"/>
        </w:trPr>
        <w:tc>
          <w:tcPr>
            <w:cnfStyle w:val="001000000000"/>
            <w:tcW w:w="1787" w:type="dxa"/>
            <w:vAlign w:val="center"/>
          </w:tcPr>
          <w:p w:rsidR="0017301F" w:rsidRPr="00A40043" w:rsidRDefault="0047219C" w:rsidP="00562D38">
            <w:pPr>
              <w:ind w:left="0"/>
              <w:rPr>
                <w:rFonts w:ascii="Courier New" w:hAnsi="Courier New" w:cs="Courier New"/>
                <w:b w:val="0"/>
              </w:rPr>
            </w:pPr>
            <w:hyperlink r:id="rId64" w:history="1">
              <w:r w:rsidR="0017301F" w:rsidRPr="00A40043">
                <w:rPr>
                  <w:rStyle w:val="Hyperlink"/>
                  <w:rFonts w:ascii="Courier New" w:hAnsi="Courier New" w:cs="Courier New"/>
                  <w:b w:val="0"/>
                  <w:color w:val="auto"/>
                  <w:u w:val="none"/>
                </w:rPr>
                <w:t>divmod()</w:t>
              </w:r>
            </w:hyperlink>
          </w:p>
        </w:tc>
        <w:tc>
          <w:tcPr>
            <w:tcW w:w="4819" w:type="dxa"/>
            <w:vAlign w:val="center"/>
          </w:tcPr>
          <w:p w:rsidR="0017301F" w:rsidRPr="00A40043" w:rsidRDefault="0017301F" w:rsidP="00562D38">
            <w:pPr>
              <w:ind w:left="0"/>
              <w:cnfStyle w:val="000000100000"/>
              <w:rPr>
                <w:rFonts w:asciiTheme="majorHAnsi" w:hAnsiTheme="majorHAnsi"/>
              </w:rPr>
            </w:pPr>
            <w:r w:rsidRPr="00A40043">
              <w:rPr>
                <w:rFonts w:asciiTheme="majorHAnsi" w:hAnsiTheme="majorHAnsi" w:cs="Open Sans"/>
                <w:color w:val="252830"/>
              </w:rPr>
              <w:t>Returns a tuple of quotient and remainder</w:t>
            </w:r>
          </w:p>
        </w:tc>
        <w:tc>
          <w:tcPr>
            <w:tcW w:w="2552" w:type="dxa"/>
          </w:tcPr>
          <w:p w:rsidR="0017301F" w:rsidRDefault="0017301F" w:rsidP="00562D38">
            <w:pPr>
              <w:cnfStyle w:val="000000100000"/>
            </w:pPr>
          </w:p>
        </w:tc>
      </w:tr>
      <w:tr w:rsidR="0017301F" w:rsidTr="00562D38">
        <w:tc>
          <w:tcPr>
            <w:cnfStyle w:val="001000000000"/>
            <w:tcW w:w="1787" w:type="dxa"/>
            <w:vAlign w:val="center"/>
          </w:tcPr>
          <w:p w:rsidR="0017301F" w:rsidRPr="00A40043" w:rsidRDefault="0047219C" w:rsidP="00562D38">
            <w:pPr>
              <w:ind w:left="0"/>
              <w:rPr>
                <w:rFonts w:ascii="Courier New" w:hAnsi="Courier New" w:cs="Courier New"/>
                <w:b w:val="0"/>
              </w:rPr>
            </w:pPr>
            <w:hyperlink r:id="rId65" w:history="1">
              <w:r w:rsidR="0017301F" w:rsidRPr="00A40043">
                <w:rPr>
                  <w:rStyle w:val="Hyperlink"/>
                  <w:rFonts w:ascii="Courier New" w:hAnsi="Courier New" w:cs="Courier New"/>
                  <w:b w:val="0"/>
                  <w:color w:val="auto"/>
                  <w:u w:val="none"/>
                </w:rPr>
                <w:t>enumerate()</w:t>
              </w:r>
            </w:hyperlink>
          </w:p>
        </w:tc>
        <w:tc>
          <w:tcPr>
            <w:tcW w:w="4819" w:type="dxa"/>
            <w:vAlign w:val="center"/>
          </w:tcPr>
          <w:p w:rsidR="0017301F" w:rsidRPr="00A40043" w:rsidRDefault="0017301F" w:rsidP="00562D38">
            <w:pPr>
              <w:ind w:left="0"/>
              <w:cnfStyle w:val="000000000000"/>
              <w:rPr>
                <w:rFonts w:asciiTheme="majorHAnsi" w:hAnsiTheme="majorHAnsi"/>
              </w:rPr>
            </w:pPr>
            <w:r w:rsidRPr="00A40043">
              <w:rPr>
                <w:rFonts w:asciiTheme="majorHAnsi" w:hAnsiTheme="majorHAnsi" w:cs="Open Sans"/>
                <w:color w:val="252830"/>
              </w:rPr>
              <w:t>Returns an enumerate object</w:t>
            </w:r>
          </w:p>
        </w:tc>
        <w:tc>
          <w:tcPr>
            <w:tcW w:w="2552" w:type="dxa"/>
          </w:tcPr>
          <w:p w:rsidR="0017301F" w:rsidRDefault="0017301F" w:rsidP="00562D38">
            <w:pPr>
              <w:ind w:left="0"/>
              <w:cnfStyle w:val="000000000000"/>
            </w:pPr>
            <w:r>
              <w:t>List, String, Tuple, Set, Dictionary</w:t>
            </w:r>
          </w:p>
        </w:tc>
      </w:tr>
      <w:tr w:rsidR="0017301F" w:rsidTr="00562D38">
        <w:trPr>
          <w:cnfStyle w:val="000000100000"/>
        </w:trPr>
        <w:tc>
          <w:tcPr>
            <w:cnfStyle w:val="001000000000"/>
            <w:tcW w:w="1787" w:type="dxa"/>
            <w:vAlign w:val="center"/>
          </w:tcPr>
          <w:p w:rsidR="0017301F" w:rsidRPr="00A40043" w:rsidRDefault="0047219C" w:rsidP="00562D38">
            <w:pPr>
              <w:ind w:left="0"/>
              <w:rPr>
                <w:rFonts w:ascii="Courier New" w:hAnsi="Courier New" w:cs="Courier New"/>
                <w:b w:val="0"/>
              </w:rPr>
            </w:pPr>
            <w:hyperlink r:id="rId66" w:history="1">
              <w:r w:rsidR="0017301F" w:rsidRPr="00A40043">
                <w:rPr>
                  <w:rStyle w:val="Hyperlink"/>
                  <w:rFonts w:ascii="Courier New" w:hAnsi="Courier New" w:cs="Courier New"/>
                  <w:b w:val="0"/>
                  <w:color w:val="auto"/>
                  <w:u w:val="none"/>
                </w:rPr>
                <w:t>eval()</w:t>
              </w:r>
            </w:hyperlink>
          </w:p>
        </w:tc>
        <w:tc>
          <w:tcPr>
            <w:tcW w:w="4819" w:type="dxa"/>
            <w:vAlign w:val="center"/>
          </w:tcPr>
          <w:p w:rsidR="0017301F" w:rsidRPr="00A40043" w:rsidRDefault="0017301F" w:rsidP="00562D38">
            <w:pPr>
              <w:ind w:left="0"/>
              <w:cnfStyle w:val="000000100000"/>
              <w:rPr>
                <w:rFonts w:asciiTheme="majorHAnsi" w:hAnsiTheme="majorHAnsi"/>
              </w:rPr>
            </w:pPr>
            <w:r w:rsidRPr="00A40043">
              <w:rPr>
                <w:rFonts w:asciiTheme="majorHAnsi" w:hAnsiTheme="majorHAnsi" w:cs="Open Sans"/>
                <w:color w:val="252830"/>
              </w:rPr>
              <w:t>Runs Python code within program</w:t>
            </w:r>
          </w:p>
        </w:tc>
        <w:tc>
          <w:tcPr>
            <w:tcW w:w="2552" w:type="dxa"/>
          </w:tcPr>
          <w:p w:rsidR="0017301F" w:rsidRDefault="0017301F" w:rsidP="00562D38">
            <w:pPr>
              <w:cnfStyle w:val="000000100000"/>
            </w:pPr>
          </w:p>
        </w:tc>
      </w:tr>
      <w:tr w:rsidR="0017301F" w:rsidTr="00562D38">
        <w:tc>
          <w:tcPr>
            <w:cnfStyle w:val="001000000000"/>
            <w:tcW w:w="1787" w:type="dxa"/>
            <w:vAlign w:val="center"/>
          </w:tcPr>
          <w:p w:rsidR="0017301F" w:rsidRPr="00A40043" w:rsidRDefault="0047219C" w:rsidP="00562D38">
            <w:pPr>
              <w:ind w:left="0"/>
              <w:rPr>
                <w:rFonts w:ascii="Courier New" w:hAnsi="Courier New" w:cs="Courier New"/>
                <w:b w:val="0"/>
              </w:rPr>
            </w:pPr>
            <w:hyperlink r:id="rId67" w:history="1">
              <w:r w:rsidR="0017301F" w:rsidRPr="00A40043">
                <w:rPr>
                  <w:rStyle w:val="Hyperlink"/>
                  <w:rFonts w:ascii="Courier New" w:hAnsi="Courier New" w:cs="Courier New"/>
                  <w:b w:val="0"/>
                  <w:color w:val="auto"/>
                  <w:u w:val="none"/>
                </w:rPr>
                <w:t>exec()</w:t>
              </w:r>
            </w:hyperlink>
          </w:p>
        </w:tc>
        <w:tc>
          <w:tcPr>
            <w:tcW w:w="4819" w:type="dxa"/>
            <w:vAlign w:val="center"/>
          </w:tcPr>
          <w:p w:rsidR="0017301F" w:rsidRPr="00A40043" w:rsidRDefault="0017301F" w:rsidP="00562D38">
            <w:pPr>
              <w:ind w:left="0"/>
              <w:cnfStyle w:val="000000000000"/>
              <w:rPr>
                <w:rFonts w:asciiTheme="majorHAnsi" w:hAnsiTheme="majorHAnsi"/>
              </w:rPr>
            </w:pPr>
            <w:r w:rsidRPr="00A40043">
              <w:rPr>
                <w:rFonts w:asciiTheme="majorHAnsi" w:hAnsiTheme="majorHAnsi" w:cs="Open Sans"/>
                <w:color w:val="252830"/>
              </w:rPr>
              <w:t>Executes dynamically created program</w:t>
            </w:r>
          </w:p>
        </w:tc>
        <w:tc>
          <w:tcPr>
            <w:tcW w:w="2552" w:type="dxa"/>
          </w:tcPr>
          <w:p w:rsidR="0017301F" w:rsidRDefault="0017301F" w:rsidP="00562D38">
            <w:pPr>
              <w:cnfStyle w:val="000000000000"/>
            </w:pPr>
          </w:p>
        </w:tc>
      </w:tr>
      <w:tr w:rsidR="0017301F" w:rsidTr="00562D38">
        <w:trPr>
          <w:cnfStyle w:val="000000100000"/>
        </w:trPr>
        <w:tc>
          <w:tcPr>
            <w:cnfStyle w:val="001000000000"/>
            <w:tcW w:w="1787" w:type="dxa"/>
            <w:vAlign w:val="center"/>
          </w:tcPr>
          <w:p w:rsidR="0017301F" w:rsidRPr="00A40043" w:rsidRDefault="0047219C" w:rsidP="00562D38">
            <w:pPr>
              <w:ind w:left="0"/>
              <w:rPr>
                <w:rFonts w:ascii="Courier New" w:hAnsi="Courier New" w:cs="Courier New"/>
                <w:b w:val="0"/>
              </w:rPr>
            </w:pPr>
            <w:hyperlink r:id="rId68" w:history="1">
              <w:r w:rsidR="0017301F" w:rsidRPr="00A40043">
                <w:rPr>
                  <w:rStyle w:val="Hyperlink"/>
                  <w:rFonts w:ascii="Courier New" w:hAnsi="Courier New" w:cs="Courier New"/>
                  <w:b w:val="0"/>
                  <w:color w:val="auto"/>
                  <w:u w:val="none"/>
                </w:rPr>
                <w:t>filter()</w:t>
              </w:r>
            </w:hyperlink>
          </w:p>
        </w:tc>
        <w:tc>
          <w:tcPr>
            <w:tcW w:w="4819" w:type="dxa"/>
            <w:vAlign w:val="center"/>
          </w:tcPr>
          <w:p w:rsidR="0017301F" w:rsidRPr="00A40043" w:rsidRDefault="0017301F" w:rsidP="00562D38">
            <w:pPr>
              <w:ind w:left="0"/>
              <w:cnfStyle w:val="000000100000"/>
              <w:rPr>
                <w:rFonts w:asciiTheme="majorHAnsi" w:hAnsiTheme="majorHAnsi"/>
              </w:rPr>
            </w:pPr>
            <w:r w:rsidRPr="00A40043">
              <w:rPr>
                <w:rFonts w:asciiTheme="majorHAnsi" w:hAnsiTheme="majorHAnsi" w:cs="Open Sans"/>
                <w:color w:val="252830"/>
              </w:rPr>
              <w:t>Constructs iterator from elements which are true</w:t>
            </w:r>
          </w:p>
        </w:tc>
        <w:tc>
          <w:tcPr>
            <w:tcW w:w="2552" w:type="dxa"/>
          </w:tcPr>
          <w:p w:rsidR="0017301F" w:rsidRDefault="0017301F" w:rsidP="00562D38">
            <w:pPr>
              <w:ind w:left="0"/>
              <w:cnfStyle w:val="000000100000"/>
            </w:pPr>
            <w:r>
              <w:t>List, String, Tuple, Set, Dictionary</w:t>
            </w:r>
          </w:p>
        </w:tc>
      </w:tr>
      <w:tr w:rsidR="0017301F" w:rsidTr="00562D38">
        <w:tc>
          <w:tcPr>
            <w:cnfStyle w:val="001000000000"/>
            <w:tcW w:w="1787" w:type="dxa"/>
            <w:vAlign w:val="center"/>
          </w:tcPr>
          <w:p w:rsidR="0017301F" w:rsidRPr="00A40043" w:rsidRDefault="0047219C" w:rsidP="00562D38">
            <w:pPr>
              <w:ind w:left="0"/>
              <w:rPr>
                <w:rFonts w:ascii="Courier New" w:hAnsi="Courier New" w:cs="Courier New"/>
                <w:b w:val="0"/>
              </w:rPr>
            </w:pPr>
            <w:hyperlink r:id="rId69" w:history="1">
              <w:r w:rsidR="0017301F" w:rsidRPr="00A40043">
                <w:rPr>
                  <w:rStyle w:val="Hyperlink"/>
                  <w:rFonts w:ascii="Courier New" w:hAnsi="Courier New" w:cs="Courier New"/>
                  <w:b w:val="0"/>
                  <w:color w:val="auto"/>
                  <w:u w:val="none"/>
                </w:rPr>
                <w:t>float()</w:t>
              </w:r>
            </w:hyperlink>
          </w:p>
        </w:tc>
        <w:tc>
          <w:tcPr>
            <w:tcW w:w="4819" w:type="dxa"/>
            <w:vAlign w:val="center"/>
          </w:tcPr>
          <w:p w:rsidR="0017301F" w:rsidRPr="00A40043" w:rsidRDefault="0017301F" w:rsidP="00562D38">
            <w:pPr>
              <w:ind w:left="0"/>
              <w:cnfStyle w:val="000000000000"/>
              <w:rPr>
                <w:rFonts w:asciiTheme="majorHAnsi" w:hAnsiTheme="majorHAnsi"/>
              </w:rPr>
            </w:pPr>
            <w:r w:rsidRPr="00A40043">
              <w:rPr>
                <w:rFonts w:asciiTheme="majorHAnsi" w:hAnsiTheme="majorHAnsi" w:cs="Open Sans"/>
                <w:color w:val="252830"/>
              </w:rPr>
              <w:t>Returns floating point number from number, string</w:t>
            </w:r>
          </w:p>
        </w:tc>
        <w:tc>
          <w:tcPr>
            <w:tcW w:w="2552" w:type="dxa"/>
          </w:tcPr>
          <w:p w:rsidR="0017301F" w:rsidRDefault="0017301F" w:rsidP="00562D38">
            <w:pPr>
              <w:ind w:left="0"/>
              <w:cnfStyle w:val="000000000000"/>
            </w:pPr>
            <w:r>
              <w:t>String</w:t>
            </w:r>
          </w:p>
        </w:tc>
      </w:tr>
      <w:tr w:rsidR="0017301F" w:rsidTr="00562D38">
        <w:trPr>
          <w:cnfStyle w:val="000000100000"/>
        </w:trPr>
        <w:tc>
          <w:tcPr>
            <w:cnfStyle w:val="001000000000"/>
            <w:tcW w:w="1787" w:type="dxa"/>
            <w:vAlign w:val="center"/>
          </w:tcPr>
          <w:p w:rsidR="0017301F" w:rsidRPr="00A40043" w:rsidRDefault="0047219C" w:rsidP="00562D38">
            <w:pPr>
              <w:ind w:left="0"/>
              <w:rPr>
                <w:rFonts w:ascii="Courier New" w:hAnsi="Courier New" w:cs="Courier New"/>
                <w:b w:val="0"/>
              </w:rPr>
            </w:pPr>
            <w:hyperlink r:id="rId70" w:history="1">
              <w:r w:rsidR="0017301F" w:rsidRPr="00A40043">
                <w:rPr>
                  <w:rStyle w:val="Hyperlink"/>
                  <w:rFonts w:ascii="Courier New" w:hAnsi="Courier New" w:cs="Courier New"/>
                  <w:b w:val="0"/>
                  <w:color w:val="auto"/>
                  <w:u w:val="none"/>
                </w:rPr>
                <w:t>format()</w:t>
              </w:r>
            </w:hyperlink>
          </w:p>
        </w:tc>
        <w:tc>
          <w:tcPr>
            <w:tcW w:w="4819" w:type="dxa"/>
            <w:vAlign w:val="center"/>
          </w:tcPr>
          <w:p w:rsidR="0017301F" w:rsidRPr="00A40043" w:rsidRDefault="0017301F" w:rsidP="00562D38">
            <w:pPr>
              <w:ind w:left="0"/>
              <w:cnfStyle w:val="000000100000"/>
              <w:rPr>
                <w:rFonts w:asciiTheme="majorHAnsi" w:hAnsiTheme="majorHAnsi"/>
              </w:rPr>
            </w:pPr>
            <w:r w:rsidRPr="00A40043">
              <w:rPr>
                <w:rFonts w:asciiTheme="majorHAnsi" w:hAnsiTheme="majorHAnsi" w:cs="Open Sans"/>
                <w:color w:val="252830"/>
              </w:rPr>
              <w:t>Returns formatted representation of a value</w:t>
            </w:r>
          </w:p>
        </w:tc>
        <w:tc>
          <w:tcPr>
            <w:tcW w:w="2552" w:type="dxa"/>
          </w:tcPr>
          <w:p w:rsidR="0017301F" w:rsidRDefault="0017301F" w:rsidP="00562D38">
            <w:pPr>
              <w:ind w:left="0"/>
              <w:cnfStyle w:val="000000100000"/>
            </w:pPr>
          </w:p>
        </w:tc>
      </w:tr>
      <w:tr w:rsidR="0017301F" w:rsidTr="00562D38">
        <w:tc>
          <w:tcPr>
            <w:cnfStyle w:val="001000000000"/>
            <w:tcW w:w="1787" w:type="dxa"/>
            <w:vAlign w:val="center"/>
          </w:tcPr>
          <w:p w:rsidR="0017301F" w:rsidRPr="00A40043" w:rsidRDefault="0047219C" w:rsidP="00562D38">
            <w:pPr>
              <w:ind w:left="0"/>
              <w:rPr>
                <w:rFonts w:ascii="Courier New" w:hAnsi="Courier New" w:cs="Courier New"/>
                <w:b w:val="0"/>
              </w:rPr>
            </w:pPr>
            <w:hyperlink r:id="rId71" w:history="1">
              <w:r w:rsidR="0017301F" w:rsidRPr="00A40043">
                <w:rPr>
                  <w:rStyle w:val="Hyperlink"/>
                  <w:rFonts w:ascii="Courier New" w:hAnsi="Courier New" w:cs="Courier New"/>
                  <w:b w:val="0"/>
                  <w:color w:val="auto"/>
                  <w:u w:val="none"/>
                </w:rPr>
                <w:t>frozenset()</w:t>
              </w:r>
            </w:hyperlink>
          </w:p>
        </w:tc>
        <w:tc>
          <w:tcPr>
            <w:tcW w:w="4819" w:type="dxa"/>
            <w:vAlign w:val="center"/>
          </w:tcPr>
          <w:p w:rsidR="0017301F" w:rsidRPr="00A40043" w:rsidRDefault="0017301F" w:rsidP="00562D38">
            <w:pPr>
              <w:ind w:left="0"/>
              <w:cnfStyle w:val="000000000000"/>
              <w:rPr>
                <w:rFonts w:asciiTheme="majorHAnsi" w:hAnsiTheme="majorHAnsi"/>
              </w:rPr>
            </w:pPr>
            <w:r w:rsidRPr="00A40043">
              <w:rPr>
                <w:rFonts w:asciiTheme="majorHAnsi" w:hAnsiTheme="majorHAnsi" w:cs="Open Sans"/>
                <w:color w:val="252830"/>
              </w:rPr>
              <w:t>Returns immutable frozenset object</w:t>
            </w:r>
          </w:p>
        </w:tc>
        <w:tc>
          <w:tcPr>
            <w:tcW w:w="2552" w:type="dxa"/>
          </w:tcPr>
          <w:p w:rsidR="0017301F" w:rsidRDefault="0017301F" w:rsidP="00562D38">
            <w:pPr>
              <w:ind w:left="0"/>
              <w:cnfStyle w:val="000000000000"/>
            </w:pPr>
            <w:r>
              <w:t>Set</w:t>
            </w:r>
          </w:p>
        </w:tc>
      </w:tr>
      <w:tr w:rsidR="0017301F" w:rsidTr="00562D38">
        <w:trPr>
          <w:cnfStyle w:val="000000100000"/>
        </w:trPr>
        <w:tc>
          <w:tcPr>
            <w:cnfStyle w:val="001000000000"/>
            <w:tcW w:w="1787" w:type="dxa"/>
            <w:vAlign w:val="center"/>
          </w:tcPr>
          <w:p w:rsidR="0017301F" w:rsidRPr="00A40043" w:rsidRDefault="0047219C" w:rsidP="00562D38">
            <w:pPr>
              <w:ind w:left="0"/>
              <w:rPr>
                <w:rFonts w:ascii="Courier New" w:hAnsi="Courier New" w:cs="Courier New"/>
                <w:b w:val="0"/>
              </w:rPr>
            </w:pPr>
            <w:hyperlink r:id="rId72" w:history="1">
              <w:r w:rsidR="0017301F" w:rsidRPr="00A40043">
                <w:rPr>
                  <w:rStyle w:val="Hyperlink"/>
                  <w:rFonts w:ascii="Courier New" w:hAnsi="Courier New" w:cs="Courier New"/>
                  <w:b w:val="0"/>
                  <w:color w:val="auto"/>
                  <w:u w:val="none"/>
                </w:rPr>
                <w:t>getattr()</w:t>
              </w:r>
            </w:hyperlink>
          </w:p>
        </w:tc>
        <w:tc>
          <w:tcPr>
            <w:tcW w:w="4819" w:type="dxa"/>
            <w:vAlign w:val="center"/>
          </w:tcPr>
          <w:p w:rsidR="0017301F" w:rsidRPr="00A40043" w:rsidRDefault="0017301F" w:rsidP="00562D38">
            <w:pPr>
              <w:ind w:left="0"/>
              <w:cnfStyle w:val="000000100000"/>
              <w:rPr>
                <w:rFonts w:asciiTheme="majorHAnsi" w:hAnsiTheme="majorHAnsi"/>
              </w:rPr>
            </w:pPr>
            <w:r w:rsidRPr="00A40043">
              <w:rPr>
                <w:rFonts w:asciiTheme="majorHAnsi" w:hAnsiTheme="majorHAnsi" w:cs="Open Sans"/>
                <w:color w:val="252830"/>
              </w:rPr>
              <w:t>Returns value of named attribute of an object</w:t>
            </w:r>
          </w:p>
        </w:tc>
        <w:tc>
          <w:tcPr>
            <w:tcW w:w="2552" w:type="dxa"/>
          </w:tcPr>
          <w:p w:rsidR="0017301F" w:rsidRDefault="0017301F" w:rsidP="00562D38">
            <w:pPr>
              <w:ind w:left="0"/>
              <w:cnfStyle w:val="000000100000"/>
            </w:pPr>
          </w:p>
        </w:tc>
      </w:tr>
      <w:tr w:rsidR="0017301F" w:rsidTr="00562D38">
        <w:tc>
          <w:tcPr>
            <w:cnfStyle w:val="001000000000"/>
            <w:tcW w:w="1787" w:type="dxa"/>
            <w:vAlign w:val="center"/>
          </w:tcPr>
          <w:p w:rsidR="0017301F" w:rsidRPr="00A40043" w:rsidRDefault="0047219C" w:rsidP="00562D38">
            <w:pPr>
              <w:ind w:left="0"/>
              <w:rPr>
                <w:rFonts w:ascii="Courier New" w:hAnsi="Courier New" w:cs="Courier New"/>
                <w:b w:val="0"/>
              </w:rPr>
            </w:pPr>
            <w:hyperlink r:id="rId73" w:history="1">
              <w:r w:rsidR="0017301F" w:rsidRPr="00A40043">
                <w:rPr>
                  <w:rStyle w:val="Hyperlink"/>
                  <w:rFonts w:ascii="Courier New" w:hAnsi="Courier New" w:cs="Courier New"/>
                  <w:b w:val="0"/>
                  <w:color w:val="auto"/>
                  <w:u w:val="none"/>
                </w:rPr>
                <w:t>globals()</w:t>
              </w:r>
            </w:hyperlink>
          </w:p>
        </w:tc>
        <w:tc>
          <w:tcPr>
            <w:tcW w:w="4819" w:type="dxa"/>
            <w:vAlign w:val="center"/>
          </w:tcPr>
          <w:p w:rsidR="0017301F" w:rsidRPr="00A40043" w:rsidRDefault="0017301F" w:rsidP="00562D38">
            <w:pPr>
              <w:ind w:left="0"/>
              <w:cnfStyle w:val="000000000000"/>
              <w:rPr>
                <w:rFonts w:asciiTheme="majorHAnsi" w:hAnsiTheme="majorHAnsi"/>
              </w:rPr>
            </w:pPr>
            <w:r w:rsidRPr="00A40043">
              <w:rPr>
                <w:rFonts w:asciiTheme="majorHAnsi" w:hAnsiTheme="majorHAnsi" w:cs="Open Sans"/>
                <w:color w:val="252830"/>
              </w:rPr>
              <w:t>Returns dictionary of current global symbol table</w:t>
            </w:r>
          </w:p>
        </w:tc>
        <w:tc>
          <w:tcPr>
            <w:tcW w:w="2552" w:type="dxa"/>
          </w:tcPr>
          <w:p w:rsidR="0017301F" w:rsidRDefault="0017301F" w:rsidP="00562D38">
            <w:pPr>
              <w:ind w:left="0"/>
              <w:cnfStyle w:val="000000000000"/>
            </w:pPr>
          </w:p>
        </w:tc>
      </w:tr>
      <w:tr w:rsidR="0017301F" w:rsidTr="00562D38">
        <w:trPr>
          <w:cnfStyle w:val="000000100000"/>
        </w:trPr>
        <w:tc>
          <w:tcPr>
            <w:cnfStyle w:val="001000000000"/>
            <w:tcW w:w="1787" w:type="dxa"/>
            <w:vAlign w:val="center"/>
          </w:tcPr>
          <w:p w:rsidR="0017301F" w:rsidRPr="00A40043" w:rsidRDefault="0047219C" w:rsidP="00562D38">
            <w:pPr>
              <w:ind w:left="0"/>
              <w:rPr>
                <w:rStyle w:val="Hyperlink"/>
                <w:rFonts w:ascii="Courier New" w:hAnsi="Courier New" w:cs="Courier New"/>
                <w:b w:val="0"/>
                <w:color w:val="auto"/>
                <w:u w:val="none"/>
              </w:rPr>
            </w:pPr>
            <w:hyperlink r:id="rId74" w:history="1">
              <w:r w:rsidR="0017301F" w:rsidRPr="00A40043">
                <w:rPr>
                  <w:rStyle w:val="Hyperlink"/>
                  <w:rFonts w:ascii="Courier New" w:hAnsi="Courier New" w:cs="Courier New"/>
                  <w:b w:val="0"/>
                  <w:color w:val="auto"/>
                  <w:u w:val="none"/>
                </w:rPr>
                <w:t>hasattr()</w:t>
              </w:r>
            </w:hyperlink>
          </w:p>
        </w:tc>
        <w:tc>
          <w:tcPr>
            <w:tcW w:w="4819" w:type="dxa"/>
            <w:vAlign w:val="center"/>
          </w:tcPr>
          <w:p w:rsidR="0017301F" w:rsidRPr="00A40043" w:rsidRDefault="0017301F" w:rsidP="00562D38">
            <w:pPr>
              <w:ind w:left="0"/>
              <w:cnfStyle w:val="000000100000"/>
              <w:rPr>
                <w:rFonts w:asciiTheme="majorHAnsi" w:hAnsiTheme="majorHAnsi" w:cs="Open Sans"/>
                <w:color w:val="252830"/>
              </w:rPr>
            </w:pPr>
            <w:r w:rsidRPr="00A40043">
              <w:rPr>
                <w:rFonts w:asciiTheme="majorHAnsi" w:hAnsiTheme="majorHAnsi" w:cs="Open Sans"/>
                <w:color w:val="252830"/>
              </w:rPr>
              <w:t>Returns whether object has named attribute</w:t>
            </w:r>
          </w:p>
        </w:tc>
        <w:tc>
          <w:tcPr>
            <w:tcW w:w="2552" w:type="dxa"/>
          </w:tcPr>
          <w:p w:rsidR="0017301F" w:rsidRDefault="0017301F" w:rsidP="00562D38">
            <w:pPr>
              <w:ind w:left="0"/>
              <w:cnfStyle w:val="000000100000"/>
            </w:pPr>
          </w:p>
        </w:tc>
      </w:tr>
      <w:tr w:rsidR="0017301F" w:rsidTr="00562D38">
        <w:tc>
          <w:tcPr>
            <w:cnfStyle w:val="001000000000"/>
            <w:tcW w:w="1787" w:type="dxa"/>
            <w:vAlign w:val="center"/>
          </w:tcPr>
          <w:p w:rsidR="0017301F" w:rsidRPr="00A40043" w:rsidRDefault="0047219C" w:rsidP="00562D38">
            <w:pPr>
              <w:ind w:left="0"/>
              <w:rPr>
                <w:rStyle w:val="Hyperlink"/>
                <w:rFonts w:ascii="Courier New" w:hAnsi="Courier New" w:cs="Courier New"/>
                <w:b w:val="0"/>
                <w:color w:val="auto"/>
                <w:u w:val="none"/>
              </w:rPr>
            </w:pPr>
            <w:hyperlink r:id="rId75" w:history="1">
              <w:r w:rsidR="0017301F" w:rsidRPr="00A40043">
                <w:rPr>
                  <w:rStyle w:val="Hyperlink"/>
                  <w:rFonts w:ascii="Courier New" w:hAnsi="Courier New" w:cs="Courier New"/>
                  <w:b w:val="0"/>
                  <w:color w:val="auto"/>
                  <w:u w:val="none"/>
                </w:rPr>
                <w:t>hash()</w:t>
              </w:r>
            </w:hyperlink>
          </w:p>
        </w:tc>
        <w:tc>
          <w:tcPr>
            <w:tcW w:w="4819" w:type="dxa"/>
            <w:vAlign w:val="center"/>
          </w:tcPr>
          <w:p w:rsidR="0017301F" w:rsidRPr="00A40043" w:rsidRDefault="0017301F" w:rsidP="00562D38">
            <w:pPr>
              <w:ind w:left="0"/>
              <w:cnfStyle w:val="000000000000"/>
              <w:rPr>
                <w:rFonts w:asciiTheme="majorHAnsi" w:hAnsiTheme="majorHAnsi" w:cs="Open Sans"/>
                <w:color w:val="252830"/>
              </w:rPr>
            </w:pPr>
            <w:r w:rsidRPr="00A40043">
              <w:rPr>
                <w:rFonts w:asciiTheme="majorHAnsi" w:hAnsiTheme="majorHAnsi" w:cs="Open Sans"/>
                <w:color w:val="252830"/>
              </w:rPr>
              <w:t>Returns hash value of an object</w:t>
            </w:r>
          </w:p>
        </w:tc>
        <w:tc>
          <w:tcPr>
            <w:tcW w:w="2552" w:type="dxa"/>
          </w:tcPr>
          <w:p w:rsidR="0017301F" w:rsidRDefault="0017301F" w:rsidP="00562D38">
            <w:pPr>
              <w:ind w:left="0"/>
              <w:cnfStyle w:val="000000000000"/>
            </w:pPr>
          </w:p>
        </w:tc>
      </w:tr>
      <w:tr w:rsidR="0017301F" w:rsidTr="00562D38">
        <w:trPr>
          <w:cnfStyle w:val="000000100000"/>
        </w:trPr>
        <w:tc>
          <w:tcPr>
            <w:cnfStyle w:val="001000000000"/>
            <w:tcW w:w="1787" w:type="dxa"/>
            <w:vAlign w:val="center"/>
          </w:tcPr>
          <w:p w:rsidR="0017301F" w:rsidRPr="00A40043" w:rsidRDefault="0047219C" w:rsidP="00562D38">
            <w:pPr>
              <w:ind w:left="0"/>
              <w:rPr>
                <w:rStyle w:val="Hyperlink"/>
                <w:rFonts w:ascii="Courier New" w:hAnsi="Courier New" w:cs="Courier New"/>
                <w:b w:val="0"/>
                <w:color w:val="auto"/>
                <w:u w:val="none"/>
              </w:rPr>
            </w:pPr>
            <w:hyperlink r:id="rId76" w:history="1">
              <w:r w:rsidR="0017301F" w:rsidRPr="00A40043">
                <w:rPr>
                  <w:rStyle w:val="Hyperlink"/>
                  <w:rFonts w:ascii="Courier New" w:hAnsi="Courier New" w:cs="Courier New"/>
                  <w:b w:val="0"/>
                  <w:color w:val="auto"/>
                  <w:u w:val="none"/>
                </w:rPr>
                <w:t>help()</w:t>
              </w:r>
            </w:hyperlink>
          </w:p>
        </w:tc>
        <w:tc>
          <w:tcPr>
            <w:tcW w:w="4819" w:type="dxa"/>
            <w:vAlign w:val="center"/>
          </w:tcPr>
          <w:p w:rsidR="0017301F" w:rsidRPr="00A40043" w:rsidRDefault="0017301F" w:rsidP="00562D38">
            <w:pPr>
              <w:ind w:left="0"/>
              <w:cnfStyle w:val="000000100000"/>
              <w:rPr>
                <w:rFonts w:asciiTheme="majorHAnsi" w:hAnsiTheme="majorHAnsi" w:cs="Open Sans"/>
                <w:color w:val="252830"/>
              </w:rPr>
            </w:pPr>
            <w:r w:rsidRPr="00A40043">
              <w:rPr>
                <w:rFonts w:asciiTheme="majorHAnsi" w:hAnsiTheme="majorHAnsi" w:cs="Open Sans"/>
                <w:color w:val="252830"/>
              </w:rPr>
              <w:t>Invokes the built-in help system</w:t>
            </w:r>
          </w:p>
        </w:tc>
        <w:tc>
          <w:tcPr>
            <w:tcW w:w="2552" w:type="dxa"/>
          </w:tcPr>
          <w:p w:rsidR="0017301F" w:rsidRDefault="0017301F" w:rsidP="00562D38">
            <w:pPr>
              <w:ind w:left="0"/>
              <w:cnfStyle w:val="000000100000"/>
            </w:pPr>
          </w:p>
        </w:tc>
      </w:tr>
      <w:tr w:rsidR="0017301F" w:rsidTr="00562D38">
        <w:tc>
          <w:tcPr>
            <w:cnfStyle w:val="001000000000"/>
            <w:tcW w:w="1787" w:type="dxa"/>
            <w:vAlign w:val="center"/>
          </w:tcPr>
          <w:p w:rsidR="0017301F" w:rsidRPr="00A40043" w:rsidRDefault="0047219C" w:rsidP="00562D38">
            <w:pPr>
              <w:ind w:left="0"/>
              <w:rPr>
                <w:rStyle w:val="Hyperlink"/>
                <w:rFonts w:ascii="Courier New" w:hAnsi="Courier New" w:cs="Courier New"/>
                <w:b w:val="0"/>
                <w:color w:val="auto"/>
                <w:u w:val="none"/>
              </w:rPr>
            </w:pPr>
            <w:hyperlink r:id="rId77" w:history="1">
              <w:r w:rsidR="0017301F" w:rsidRPr="00A40043">
                <w:rPr>
                  <w:rStyle w:val="Hyperlink"/>
                  <w:rFonts w:ascii="Courier New" w:hAnsi="Courier New" w:cs="Courier New"/>
                  <w:b w:val="0"/>
                  <w:color w:val="auto"/>
                  <w:u w:val="none"/>
                </w:rPr>
                <w:t>hex()</w:t>
              </w:r>
            </w:hyperlink>
          </w:p>
        </w:tc>
        <w:tc>
          <w:tcPr>
            <w:tcW w:w="4819" w:type="dxa"/>
            <w:vAlign w:val="center"/>
          </w:tcPr>
          <w:p w:rsidR="0017301F" w:rsidRPr="00A40043" w:rsidRDefault="0017301F" w:rsidP="00562D38">
            <w:pPr>
              <w:ind w:left="0"/>
              <w:cnfStyle w:val="000000000000"/>
              <w:rPr>
                <w:rFonts w:asciiTheme="majorHAnsi" w:hAnsiTheme="majorHAnsi" w:cs="Open Sans"/>
                <w:color w:val="252830"/>
              </w:rPr>
            </w:pPr>
            <w:r w:rsidRPr="00A40043">
              <w:rPr>
                <w:rFonts w:asciiTheme="majorHAnsi" w:hAnsiTheme="majorHAnsi" w:cs="Open Sans"/>
                <w:color w:val="252830"/>
              </w:rPr>
              <w:t>Converts to integer to hexadecimal</w:t>
            </w:r>
          </w:p>
        </w:tc>
        <w:tc>
          <w:tcPr>
            <w:tcW w:w="2552" w:type="dxa"/>
          </w:tcPr>
          <w:p w:rsidR="0017301F" w:rsidRDefault="0017301F" w:rsidP="00562D38">
            <w:pPr>
              <w:ind w:left="0"/>
              <w:cnfStyle w:val="000000000000"/>
            </w:pPr>
          </w:p>
        </w:tc>
      </w:tr>
      <w:tr w:rsidR="0017301F" w:rsidTr="00562D38">
        <w:trPr>
          <w:cnfStyle w:val="000000100000"/>
        </w:trPr>
        <w:tc>
          <w:tcPr>
            <w:cnfStyle w:val="001000000000"/>
            <w:tcW w:w="1787" w:type="dxa"/>
            <w:vAlign w:val="center"/>
          </w:tcPr>
          <w:p w:rsidR="0017301F" w:rsidRPr="00A40043" w:rsidRDefault="0047219C" w:rsidP="00562D38">
            <w:pPr>
              <w:ind w:left="0"/>
              <w:rPr>
                <w:rStyle w:val="Hyperlink"/>
                <w:rFonts w:ascii="Courier New" w:hAnsi="Courier New" w:cs="Courier New"/>
                <w:b w:val="0"/>
                <w:color w:val="auto"/>
                <w:u w:val="none"/>
              </w:rPr>
            </w:pPr>
            <w:hyperlink r:id="rId78" w:history="1">
              <w:r w:rsidR="0017301F" w:rsidRPr="00A40043">
                <w:rPr>
                  <w:rStyle w:val="Hyperlink"/>
                  <w:rFonts w:ascii="Courier New" w:hAnsi="Courier New" w:cs="Courier New"/>
                  <w:b w:val="0"/>
                  <w:color w:val="auto"/>
                  <w:u w:val="none"/>
                </w:rPr>
                <w:t>id()</w:t>
              </w:r>
            </w:hyperlink>
          </w:p>
        </w:tc>
        <w:tc>
          <w:tcPr>
            <w:tcW w:w="4819" w:type="dxa"/>
            <w:vAlign w:val="center"/>
          </w:tcPr>
          <w:p w:rsidR="0017301F" w:rsidRPr="00A40043" w:rsidRDefault="0017301F" w:rsidP="00562D38">
            <w:pPr>
              <w:ind w:left="0"/>
              <w:cnfStyle w:val="000000100000"/>
              <w:rPr>
                <w:rFonts w:asciiTheme="majorHAnsi" w:hAnsiTheme="majorHAnsi" w:cs="Open Sans"/>
                <w:color w:val="252830"/>
              </w:rPr>
            </w:pPr>
            <w:r w:rsidRPr="00A40043">
              <w:rPr>
                <w:rFonts w:asciiTheme="majorHAnsi" w:hAnsiTheme="majorHAnsi" w:cs="Open Sans"/>
                <w:color w:val="252830"/>
              </w:rPr>
              <w:t>Returns identi</w:t>
            </w:r>
            <w:r>
              <w:rPr>
                <w:rFonts w:asciiTheme="majorHAnsi" w:hAnsiTheme="majorHAnsi" w:cs="Open Sans"/>
                <w:color w:val="252830"/>
              </w:rPr>
              <w:t>t</w:t>
            </w:r>
            <w:r w:rsidRPr="00A40043">
              <w:rPr>
                <w:rFonts w:asciiTheme="majorHAnsi" w:hAnsiTheme="majorHAnsi" w:cs="Open Sans"/>
                <w:color w:val="252830"/>
              </w:rPr>
              <w:t>y of an object</w:t>
            </w:r>
          </w:p>
        </w:tc>
        <w:tc>
          <w:tcPr>
            <w:tcW w:w="2552" w:type="dxa"/>
          </w:tcPr>
          <w:p w:rsidR="0017301F" w:rsidRDefault="0017301F" w:rsidP="00562D38">
            <w:pPr>
              <w:ind w:left="0"/>
              <w:cnfStyle w:val="000000100000"/>
            </w:pPr>
          </w:p>
        </w:tc>
      </w:tr>
      <w:tr w:rsidR="0017301F" w:rsidTr="00562D38">
        <w:tc>
          <w:tcPr>
            <w:cnfStyle w:val="001000000000"/>
            <w:tcW w:w="1787" w:type="dxa"/>
            <w:vAlign w:val="center"/>
          </w:tcPr>
          <w:p w:rsidR="0017301F" w:rsidRPr="00A40043" w:rsidRDefault="0047219C" w:rsidP="00562D38">
            <w:pPr>
              <w:ind w:left="0"/>
              <w:rPr>
                <w:rStyle w:val="Hyperlink"/>
                <w:rFonts w:ascii="Courier New" w:hAnsi="Courier New" w:cs="Courier New"/>
                <w:b w:val="0"/>
                <w:color w:val="auto"/>
                <w:u w:val="none"/>
              </w:rPr>
            </w:pPr>
            <w:hyperlink r:id="rId79" w:history="1">
              <w:r w:rsidR="0017301F" w:rsidRPr="00A40043">
                <w:rPr>
                  <w:rStyle w:val="Hyperlink"/>
                  <w:rFonts w:ascii="Courier New" w:hAnsi="Courier New" w:cs="Courier New"/>
                  <w:b w:val="0"/>
                  <w:color w:val="auto"/>
                  <w:u w:val="none"/>
                </w:rPr>
                <w:t>input()</w:t>
              </w:r>
            </w:hyperlink>
          </w:p>
        </w:tc>
        <w:tc>
          <w:tcPr>
            <w:tcW w:w="4819" w:type="dxa"/>
            <w:vAlign w:val="center"/>
          </w:tcPr>
          <w:p w:rsidR="0017301F" w:rsidRPr="00A40043" w:rsidRDefault="0017301F" w:rsidP="00562D38">
            <w:pPr>
              <w:ind w:left="0"/>
              <w:cnfStyle w:val="000000000000"/>
              <w:rPr>
                <w:rFonts w:asciiTheme="majorHAnsi" w:hAnsiTheme="majorHAnsi" w:cs="Open Sans"/>
                <w:color w:val="252830"/>
              </w:rPr>
            </w:pPr>
            <w:r w:rsidRPr="00A40043">
              <w:rPr>
                <w:rFonts w:asciiTheme="majorHAnsi" w:hAnsiTheme="majorHAnsi" w:cs="Open Sans"/>
                <w:color w:val="252830"/>
              </w:rPr>
              <w:t>Reads and returns a line of string</w:t>
            </w:r>
          </w:p>
        </w:tc>
        <w:tc>
          <w:tcPr>
            <w:tcW w:w="2552" w:type="dxa"/>
          </w:tcPr>
          <w:p w:rsidR="0017301F" w:rsidRDefault="0017301F" w:rsidP="00562D38">
            <w:pPr>
              <w:ind w:left="0"/>
              <w:cnfStyle w:val="000000000000"/>
            </w:pPr>
            <w:r>
              <w:t>String</w:t>
            </w:r>
          </w:p>
        </w:tc>
      </w:tr>
      <w:tr w:rsidR="0017301F" w:rsidTr="00562D38">
        <w:trPr>
          <w:cnfStyle w:val="000000100000"/>
        </w:trPr>
        <w:tc>
          <w:tcPr>
            <w:cnfStyle w:val="001000000000"/>
            <w:tcW w:w="1787" w:type="dxa"/>
            <w:vAlign w:val="center"/>
          </w:tcPr>
          <w:p w:rsidR="0017301F" w:rsidRPr="00A40043" w:rsidRDefault="0047219C" w:rsidP="00562D38">
            <w:pPr>
              <w:ind w:left="0"/>
              <w:rPr>
                <w:rStyle w:val="Hyperlink"/>
                <w:rFonts w:ascii="Courier New" w:hAnsi="Courier New" w:cs="Courier New"/>
                <w:b w:val="0"/>
                <w:color w:val="auto"/>
                <w:u w:val="none"/>
              </w:rPr>
            </w:pPr>
            <w:hyperlink r:id="rId80" w:history="1">
              <w:r w:rsidR="0017301F" w:rsidRPr="00A40043">
                <w:rPr>
                  <w:rStyle w:val="Hyperlink"/>
                  <w:rFonts w:ascii="Courier New" w:hAnsi="Courier New" w:cs="Courier New"/>
                  <w:b w:val="0"/>
                  <w:color w:val="auto"/>
                  <w:u w:val="none"/>
                </w:rPr>
                <w:t>int()</w:t>
              </w:r>
            </w:hyperlink>
          </w:p>
        </w:tc>
        <w:tc>
          <w:tcPr>
            <w:tcW w:w="4819" w:type="dxa"/>
            <w:vAlign w:val="center"/>
          </w:tcPr>
          <w:p w:rsidR="0017301F" w:rsidRPr="00A40043" w:rsidRDefault="0017301F" w:rsidP="00562D38">
            <w:pPr>
              <w:ind w:left="0"/>
              <w:cnfStyle w:val="000000100000"/>
              <w:rPr>
                <w:rFonts w:asciiTheme="majorHAnsi" w:hAnsiTheme="majorHAnsi" w:cs="Open Sans"/>
                <w:color w:val="252830"/>
              </w:rPr>
            </w:pPr>
            <w:r w:rsidRPr="00A40043">
              <w:rPr>
                <w:rFonts w:asciiTheme="majorHAnsi" w:hAnsiTheme="majorHAnsi" w:cs="Open Sans"/>
                <w:color w:val="252830"/>
              </w:rPr>
              <w:t>Returns integer from a number or string</w:t>
            </w:r>
          </w:p>
        </w:tc>
        <w:tc>
          <w:tcPr>
            <w:tcW w:w="2552" w:type="dxa"/>
          </w:tcPr>
          <w:p w:rsidR="0017301F" w:rsidRDefault="0017301F" w:rsidP="00562D38">
            <w:pPr>
              <w:ind w:left="0"/>
              <w:cnfStyle w:val="000000100000"/>
            </w:pPr>
            <w:r>
              <w:t>String</w:t>
            </w:r>
          </w:p>
        </w:tc>
      </w:tr>
      <w:tr w:rsidR="0017301F" w:rsidTr="00562D38">
        <w:tc>
          <w:tcPr>
            <w:cnfStyle w:val="001000000000"/>
            <w:tcW w:w="1787" w:type="dxa"/>
            <w:vAlign w:val="center"/>
          </w:tcPr>
          <w:p w:rsidR="0017301F" w:rsidRPr="00A40043" w:rsidRDefault="0047219C" w:rsidP="00562D38">
            <w:pPr>
              <w:ind w:left="0"/>
              <w:rPr>
                <w:rStyle w:val="Hyperlink"/>
                <w:rFonts w:ascii="Courier New" w:hAnsi="Courier New" w:cs="Courier New"/>
                <w:b w:val="0"/>
                <w:color w:val="auto"/>
                <w:u w:val="none"/>
              </w:rPr>
            </w:pPr>
            <w:hyperlink r:id="rId81" w:history="1">
              <w:r w:rsidR="0017301F" w:rsidRPr="00A40043">
                <w:rPr>
                  <w:rStyle w:val="Hyperlink"/>
                  <w:rFonts w:ascii="Courier New" w:hAnsi="Courier New" w:cs="Courier New"/>
                  <w:b w:val="0"/>
                  <w:color w:val="auto"/>
                  <w:u w:val="none"/>
                </w:rPr>
                <w:t>isinstance()</w:t>
              </w:r>
            </w:hyperlink>
          </w:p>
        </w:tc>
        <w:tc>
          <w:tcPr>
            <w:tcW w:w="4819" w:type="dxa"/>
            <w:vAlign w:val="center"/>
          </w:tcPr>
          <w:p w:rsidR="0017301F" w:rsidRPr="00A40043" w:rsidRDefault="0017301F" w:rsidP="00562D38">
            <w:pPr>
              <w:ind w:left="0"/>
              <w:cnfStyle w:val="000000000000"/>
              <w:rPr>
                <w:rFonts w:asciiTheme="majorHAnsi" w:hAnsiTheme="majorHAnsi" w:cs="Open Sans"/>
                <w:color w:val="252830"/>
              </w:rPr>
            </w:pPr>
            <w:r w:rsidRPr="00A40043">
              <w:rPr>
                <w:rFonts w:asciiTheme="majorHAnsi" w:hAnsiTheme="majorHAnsi" w:cs="Open Sans"/>
                <w:color w:val="252830"/>
              </w:rPr>
              <w:t>Checks if a</w:t>
            </w:r>
            <w:r>
              <w:rPr>
                <w:rFonts w:asciiTheme="majorHAnsi" w:hAnsiTheme="majorHAnsi" w:cs="Open Sans"/>
                <w:color w:val="252830"/>
              </w:rPr>
              <w:t>n</w:t>
            </w:r>
            <w:r w:rsidRPr="00A40043">
              <w:rPr>
                <w:rFonts w:asciiTheme="majorHAnsi" w:hAnsiTheme="majorHAnsi" w:cs="Open Sans"/>
                <w:color w:val="252830"/>
              </w:rPr>
              <w:t xml:space="preserve"> object is an instance of class</w:t>
            </w:r>
          </w:p>
        </w:tc>
        <w:tc>
          <w:tcPr>
            <w:tcW w:w="2552" w:type="dxa"/>
          </w:tcPr>
          <w:p w:rsidR="0017301F" w:rsidRDefault="0017301F" w:rsidP="00562D38">
            <w:pPr>
              <w:ind w:left="0"/>
              <w:cnfStyle w:val="000000000000"/>
            </w:pPr>
          </w:p>
        </w:tc>
      </w:tr>
      <w:tr w:rsidR="0017301F" w:rsidTr="00562D38">
        <w:trPr>
          <w:cnfStyle w:val="000000100000"/>
        </w:trPr>
        <w:tc>
          <w:tcPr>
            <w:cnfStyle w:val="001000000000"/>
            <w:tcW w:w="1787" w:type="dxa"/>
            <w:vAlign w:val="center"/>
          </w:tcPr>
          <w:p w:rsidR="0017301F" w:rsidRPr="00A40043" w:rsidRDefault="0047219C" w:rsidP="00562D38">
            <w:pPr>
              <w:ind w:left="0"/>
              <w:rPr>
                <w:rStyle w:val="Hyperlink"/>
                <w:rFonts w:ascii="Courier New" w:hAnsi="Courier New" w:cs="Courier New"/>
                <w:b w:val="0"/>
                <w:color w:val="auto"/>
                <w:u w:val="none"/>
              </w:rPr>
            </w:pPr>
            <w:hyperlink r:id="rId82" w:history="1">
              <w:r w:rsidR="0017301F" w:rsidRPr="00A40043">
                <w:rPr>
                  <w:rStyle w:val="Hyperlink"/>
                  <w:rFonts w:ascii="Courier New" w:hAnsi="Courier New" w:cs="Courier New"/>
                  <w:b w:val="0"/>
                  <w:color w:val="auto"/>
                  <w:u w:val="none"/>
                </w:rPr>
                <w:t>issubclass()</w:t>
              </w:r>
            </w:hyperlink>
          </w:p>
        </w:tc>
        <w:tc>
          <w:tcPr>
            <w:tcW w:w="4819" w:type="dxa"/>
            <w:vAlign w:val="center"/>
          </w:tcPr>
          <w:p w:rsidR="0017301F" w:rsidRPr="00A40043" w:rsidRDefault="0017301F" w:rsidP="00562D38">
            <w:pPr>
              <w:ind w:left="0"/>
              <w:cnfStyle w:val="000000100000"/>
              <w:rPr>
                <w:rFonts w:asciiTheme="majorHAnsi" w:hAnsiTheme="majorHAnsi" w:cs="Open Sans"/>
                <w:color w:val="252830"/>
              </w:rPr>
            </w:pPr>
            <w:r w:rsidRPr="00A40043">
              <w:rPr>
                <w:rFonts w:asciiTheme="majorHAnsi" w:hAnsiTheme="majorHAnsi" w:cs="Open Sans"/>
                <w:color w:val="252830"/>
              </w:rPr>
              <w:t xml:space="preserve">Checks if </w:t>
            </w:r>
            <w:r>
              <w:rPr>
                <w:rFonts w:asciiTheme="majorHAnsi" w:hAnsiTheme="majorHAnsi" w:cs="Open Sans"/>
                <w:color w:val="252830"/>
              </w:rPr>
              <w:t>an</w:t>
            </w:r>
            <w:r w:rsidRPr="00A40043">
              <w:rPr>
                <w:rFonts w:asciiTheme="majorHAnsi" w:hAnsiTheme="majorHAnsi" w:cs="Open Sans"/>
                <w:color w:val="252830"/>
              </w:rPr>
              <w:t xml:space="preserve"> object is subclass of a class</w:t>
            </w:r>
          </w:p>
        </w:tc>
        <w:tc>
          <w:tcPr>
            <w:tcW w:w="2552" w:type="dxa"/>
          </w:tcPr>
          <w:p w:rsidR="0017301F" w:rsidRDefault="0017301F" w:rsidP="00562D38">
            <w:pPr>
              <w:ind w:left="0"/>
              <w:cnfStyle w:val="000000100000"/>
            </w:pPr>
          </w:p>
        </w:tc>
      </w:tr>
      <w:tr w:rsidR="0017301F" w:rsidTr="00562D38">
        <w:tc>
          <w:tcPr>
            <w:cnfStyle w:val="001000000000"/>
            <w:tcW w:w="1787" w:type="dxa"/>
            <w:vAlign w:val="center"/>
          </w:tcPr>
          <w:p w:rsidR="0017301F" w:rsidRPr="00A40043" w:rsidRDefault="0047219C" w:rsidP="00562D38">
            <w:pPr>
              <w:ind w:left="0"/>
              <w:rPr>
                <w:rStyle w:val="Hyperlink"/>
                <w:rFonts w:ascii="Courier New" w:hAnsi="Courier New" w:cs="Courier New"/>
                <w:b w:val="0"/>
                <w:color w:val="auto"/>
                <w:u w:val="none"/>
              </w:rPr>
            </w:pPr>
            <w:hyperlink r:id="rId83" w:history="1">
              <w:r w:rsidR="0017301F" w:rsidRPr="00A40043">
                <w:rPr>
                  <w:rStyle w:val="Hyperlink"/>
                  <w:rFonts w:ascii="Courier New" w:hAnsi="Courier New" w:cs="Courier New"/>
                  <w:b w:val="0"/>
                  <w:color w:val="auto"/>
                  <w:u w:val="none"/>
                </w:rPr>
                <w:t>iter()</w:t>
              </w:r>
            </w:hyperlink>
          </w:p>
        </w:tc>
        <w:tc>
          <w:tcPr>
            <w:tcW w:w="4819" w:type="dxa"/>
            <w:vAlign w:val="center"/>
          </w:tcPr>
          <w:p w:rsidR="0017301F" w:rsidRPr="00A40043" w:rsidRDefault="0017301F" w:rsidP="00562D38">
            <w:pPr>
              <w:ind w:left="0"/>
              <w:cnfStyle w:val="000000000000"/>
              <w:rPr>
                <w:rFonts w:asciiTheme="majorHAnsi" w:hAnsiTheme="majorHAnsi" w:cs="Open Sans"/>
                <w:color w:val="252830"/>
              </w:rPr>
            </w:pPr>
            <w:r w:rsidRPr="00A40043">
              <w:rPr>
                <w:rFonts w:asciiTheme="majorHAnsi" w:hAnsiTheme="majorHAnsi" w:cs="Open Sans"/>
                <w:color w:val="252830"/>
              </w:rPr>
              <w:t>Returns iterator for an object</w:t>
            </w:r>
          </w:p>
        </w:tc>
        <w:tc>
          <w:tcPr>
            <w:tcW w:w="2552" w:type="dxa"/>
          </w:tcPr>
          <w:p w:rsidR="0017301F" w:rsidRDefault="0017301F" w:rsidP="00562D38">
            <w:pPr>
              <w:ind w:left="0"/>
              <w:cnfStyle w:val="000000000000"/>
            </w:pPr>
            <w:r>
              <w:t>List, String, Tuple, Set, Dictionary</w:t>
            </w:r>
          </w:p>
        </w:tc>
      </w:tr>
      <w:tr w:rsidR="0017301F" w:rsidTr="00562D38">
        <w:trPr>
          <w:cnfStyle w:val="000000100000"/>
        </w:trPr>
        <w:tc>
          <w:tcPr>
            <w:cnfStyle w:val="001000000000"/>
            <w:tcW w:w="1787" w:type="dxa"/>
            <w:vAlign w:val="center"/>
          </w:tcPr>
          <w:p w:rsidR="0017301F" w:rsidRPr="00A40043" w:rsidRDefault="0047219C" w:rsidP="00562D38">
            <w:pPr>
              <w:ind w:left="0"/>
              <w:rPr>
                <w:rStyle w:val="Hyperlink"/>
                <w:rFonts w:ascii="Courier New" w:hAnsi="Courier New" w:cs="Courier New"/>
                <w:b w:val="0"/>
                <w:color w:val="auto"/>
                <w:u w:val="none"/>
              </w:rPr>
            </w:pPr>
            <w:hyperlink r:id="rId84" w:history="1">
              <w:r w:rsidR="0017301F" w:rsidRPr="00A40043">
                <w:rPr>
                  <w:rStyle w:val="Hyperlink"/>
                  <w:rFonts w:ascii="Courier New" w:hAnsi="Courier New" w:cs="Courier New"/>
                  <w:b w:val="0"/>
                  <w:color w:val="auto"/>
                  <w:u w:val="none"/>
                </w:rPr>
                <w:t>len()</w:t>
              </w:r>
            </w:hyperlink>
          </w:p>
        </w:tc>
        <w:tc>
          <w:tcPr>
            <w:tcW w:w="4819" w:type="dxa"/>
            <w:vAlign w:val="center"/>
          </w:tcPr>
          <w:p w:rsidR="0017301F" w:rsidRPr="00A40043" w:rsidRDefault="0017301F" w:rsidP="00562D38">
            <w:pPr>
              <w:ind w:left="0"/>
              <w:cnfStyle w:val="000000100000"/>
              <w:rPr>
                <w:rFonts w:asciiTheme="majorHAnsi" w:hAnsiTheme="majorHAnsi" w:cs="Open Sans"/>
                <w:color w:val="252830"/>
              </w:rPr>
            </w:pPr>
            <w:r w:rsidRPr="00A40043">
              <w:rPr>
                <w:rFonts w:asciiTheme="majorHAnsi" w:hAnsiTheme="majorHAnsi" w:cs="Open Sans"/>
                <w:color w:val="252830"/>
              </w:rPr>
              <w:t>Returns length of an object</w:t>
            </w:r>
          </w:p>
        </w:tc>
        <w:tc>
          <w:tcPr>
            <w:tcW w:w="2552" w:type="dxa"/>
          </w:tcPr>
          <w:p w:rsidR="0017301F" w:rsidRDefault="0017301F" w:rsidP="00562D38">
            <w:pPr>
              <w:ind w:left="0"/>
              <w:cnfStyle w:val="000000100000"/>
            </w:pPr>
            <w:r>
              <w:t>List, String, Tuple, Set, Dictionary</w:t>
            </w:r>
          </w:p>
        </w:tc>
      </w:tr>
      <w:tr w:rsidR="0017301F" w:rsidTr="00562D38">
        <w:tc>
          <w:tcPr>
            <w:cnfStyle w:val="001000000000"/>
            <w:tcW w:w="1787" w:type="dxa"/>
            <w:vAlign w:val="center"/>
          </w:tcPr>
          <w:p w:rsidR="0017301F" w:rsidRPr="00A40043" w:rsidRDefault="0047219C" w:rsidP="00562D38">
            <w:pPr>
              <w:ind w:left="0"/>
              <w:rPr>
                <w:rStyle w:val="Hyperlink"/>
                <w:rFonts w:ascii="Courier New" w:hAnsi="Courier New" w:cs="Courier New"/>
                <w:b w:val="0"/>
                <w:color w:val="auto"/>
                <w:u w:val="none"/>
              </w:rPr>
            </w:pPr>
            <w:hyperlink r:id="rId85" w:history="1">
              <w:r w:rsidR="0017301F" w:rsidRPr="00A40043">
                <w:rPr>
                  <w:rStyle w:val="Hyperlink"/>
                  <w:rFonts w:ascii="Courier New" w:hAnsi="Courier New" w:cs="Courier New"/>
                  <w:b w:val="0"/>
                  <w:color w:val="auto"/>
                  <w:u w:val="none"/>
                </w:rPr>
                <w:t>list() Function</w:t>
              </w:r>
            </w:hyperlink>
          </w:p>
        </w:tc>
        <w:tc>
          <w:tcPr>
            <w:tcW w:w="4819" w:type="dxa"/>
            <w:vAlign w:val="center"/>
          </w:tcPr>
          <w:p w:rsidR="0017301F" w:rsidRPr="00A40043" w:rsidRDefault="0017301F" w:rsidP="00562D38">
            <w:pPr>
              <w:ind w:left="0"/>
              <w:cnfStyle w:val="000000000000"/>
              <w:rPr>
                <w:rFonts w:asciiTheme="majorHAnsi" w:hAnsiTheme="majorHAnsi" w:cs="Open Sans"/>
                <w:color w:val="252830"/>
              </w:rPr>
            </w:pPr>
            <w:r w:rsidRPr="00A40043">
              <w:rPr>
                <w:rFonts w:asciiTheme="majorHAnsi" w:hAnsiTheme="majorHAnsi" w:cs="Open Sans"/>
                <w:color w:val="252830"/>
              </w:rPr>
              <w:t>Creates list in Python</w:t>
            </w:r>
          </w:p>
        </w:tc>
        <w:tc>
          <w:tcPr>
            <w:tcW w:w="2552" w:type="dxa"/>
          </w:tcPr>
          <w:p w:rsidR="0017301F" w:rsidRDefault="0017301F" w:rsidP="00562D38">
            <w:pPr>
              <w:ind w:left="0"/>
              <w:cnfStyle w:val="000000000000"/>
            </w:pPr>
            <w:r>
              <w:t>List</w:t>
            </w:r>
          </w:p>
        </w:tc>
      </w:tr>
      <w:tr w:rsidR="0017301F" w:rsidTr="00562D38">
        <w:trPr>
          <w:cnfStyle w:val="000000100000"/>
        </w:trPr>
        <w:tc>
          <w:tcPr>
            <w:cnfStyle w:val="001000000000"/>
            <w:tcW w:w="1787" w:type="dxa"/>
            <w:vAlign w:val="center"/>
          </w:tcPr>
          <w:p w:rsidR="0017301F" w:rsidRPr="00A40043" w:rsidRDefault="0047219C" w:rsidP="00562D38">
            <w:pPr>
              <w:ind w:left="0"/>
              <w:rPr>
                <w:rStyle w:val="Hyperlink"/>
                <w:rFonts w:ascii="Courier New" w:hAnsi="Courier New" w:cs="Courier New"/>
                <w:b w:val="0"/>
                <w:color w:val="auto"/>
                <w:u w:val="none"/>
              </w:rPr>
            </w:pPr>
            <w:hyperlink r:id="rId86" w:history="1">
              <w:r w:rsidR="0017301F" w:rsidRPr="00A40043">
                <w:rPr>
                  <w:rStyle w:val="Hyperlink"/>
                  <w:rFonts w:ascii="Courier New" w:hAnsi="Courier New" w:cs="Courier New"/>
                  <w:b w:val="0"/>
                  <w:color w:val="auto"/>
                  <w:u w:val="none"/>
                </w:rPr>
                <w:t>locals()</w:t>
              </w:r>
            </w:hyperlink>
          </w:p>
        </w:tc>
        <w:tc>
          <w:tcPr>
            <w:tcW w:w="4819" w:type="dxa"/>
            <w:vAlign w:val="center"/>
          </w:tcPr>
          <w:p w:rsidR="0017301F" w:rsidRPr="00A40043" w:rsidRDefault="0017301F" w:rsidP="00562D38">
            <w:pPr>
              <w:ind w:left="0"/>
              <w:cnfStyle w:val="000000100000"/>
              <w:rPr>
                <w:rFonts w:asciiTheme="majorHAnsi" w:hAnsiTheme="majorHAnsi" w:cs="Open Sans"/>
                <w:color w:val="252830"/>
              </w:rPr>
            </w:pPr>
            <w:r w:rsidRPr="00A40043">
              <w:rPr>
                <w:rFonts w:asciiTheme="majorHAnsi" w:hAnsiTheme="majorHAnsi" w:cs="Open Sans"/>
                <w:color w:val="252830"/>
              </w:rPr>
              <w:t>Returns dictionary of current local symbol table</w:t>
            </w:r>
          </w:p>
        </w:tc>
        <w:tc>
          <w:tcPr>
            <w:tcW w:w="2552" w:type="dxa"/>
          </w:tcPr>
          <w:p w:rsidR="0017301F" w:rsidRDefault="0017301F" w:rsidP="00562D38">
            <w:pPr>
              <w:ind w:left="0"/>
              <w:cnfStyle w:val="000000100000"/>
            </w:pPr>
          </w:p>
        </w:tc>
      </w:tr>
      <w:tr w:rsidR="0017301F" w:rsidTr="00562D38">
        <w:tc>
          <w:tcPr>
            <w:cnfStyle w:val="001000000000"/>
            <w:tcW w:w="1787" w:type="dxa"/>
            <w:vAlign w:val="center"/>
          </w:tcPr>
          <w:p w:rsidR="0017301F" w:rsidRPr="00A40043" w:rsidRDefault="0047219C" w:rsidP="00562D38">
            <w:pPr>
              <w:ind w:left="0"/>
              <w:rPr>
                <w:rStyle w:val="Hyperlink"/>
                <w:rFonts w:ascii="Courier New" w:hAnsi="Courier New" w:cs="Courier New"/>
                <w:b w:val="0"/>
                <w:color w:val="auto"/>
                <w:u w:val="none"/>
              </w:rPr>
            </w:pPr>
            <w:hyperlink r:id="rId87" w:history="1">
              <w:r w:rsidR="0017301F" w:rsidRPr="00A40043">
                <w:rPr>
                  <w:rStyle w:val="Hyperlink"/>
                  <w:rFonts w:ascii="Courier New" w:hAnsi="Courier New" w:cs="Courier New"/>
                  <w:b w:val="0"/>
                  <w:color w:val="auto"/>
                  <w:u w:val="none"/>
                </w:rPr>
                <w:t>map()</w:t>
              </w:r>
            </w:hyperlink>
          </w:p>
        </w:tc>
        <w:tc>
          <w:tcPr>
            <w:tcW w:w="4819" w:type="dxa"/>
            <w:vAlign w:val="center"/>
          </w:tcPr>
          <w:p w:rsidR="0017301F" w:rsidRPr="00A40043" w:rsidRDefault="0017301F" w:rsidP="00562D38">
            <w:pPr>
              <w:ind w:left="0"/>
              <w:cnfStyle w:val="000000000000"/>
              <w:rPr>
                <w:rFonts w:asciiTheme="majorHAnsi" w:hAnsiTheme="majorHAnsi" w:cs="Open Sans"/>
                <w:color w:val="252830"/>
              </w:rPr>
            </w:pPr>
            <w:r w:rsidRPr="00A40043">
              <w:rPr>
                <w:rFonts w:asciiTheme="majorHAnsi" w:hAnsiTheme="majorHAnsi" w:cs="Open Sans"/>
                <w:color w:val="252830"/>
              </w:rPr>
              <w:t>Applies function and returns a list</w:t>
            </w:r>
          </w:p>
        </w:tc>
        <w:tc>
          <w:tcPr>
            <w:tcW w:w="2552" w:type="dxa"/>
          </w:tcPr>
          <w:p w:rsidR="0017301F" w:rsidRDefault="0017301F" w:rsidP="00562D38">
            <w:pPr>
              <w:ind w:left="0"/>
              <w:cnfStyle w:val="000000000000"/>
            </w:pPr>
            <w:r>
              <w:t>List, String, Tuple, Set, Dictionary</w:t>
            </w:r>
          </w:p>
        </w:tc>
      </w:tr>
      <w:tr w:rsidR="0017301F" w:rsidTr="00562D38">
        <w:trPr>
          <w:cnfStyle w:val="000000100000"/>
        </w:trPr>
        <w:tc>
          <w:tcPr>
            <w:cnfStyle w:val="001000000000"/>
            <w:tcW w:w="1787" w:type="dxa"/>
            <w:vAlign w:val="center"/>
          </w:tcPr>
          <w:p w:rsidR="0017301F" w:rsidRPr="00A40043" w:rsidRDefault="0047219C" w:rsidP="00562D38">
            <w:pPr>
              <w:ind w:left="0"/>
              <w:rPr>
                <w:rStyle w:val="Hyperlink"/>
                <w:rFonts w:ascii="Courier New" w:hAnsi="Courier New" w:cs="Courier New"/>
                <w:b w:val="0"/>
                <w:color w:val="auto"/>
                <w:u w:val="none"/>
              </w:rPr>
            </w:pPr>
            <w:hyperlink r:id="rId88" w:history="1">
              <w:r w:rsidR="0017301F" w:rsidRPr="00A40043">
                <w:rPr>
                  <w:rStyle w:val="Hyperlink"/>
                  <w:rFonts w:ascii="Courier New" w:hAnsi="Courier New" w:cs="Courier New"/>
                  <w:b w:val="0"/>
                  <w:color w:val="auto"/>
                  <w:u w:val="none"/>
                </w:rPr>
                <w:t>max()</w:t>
              </w:r>
            </w:hyperlink>
          </w:p>
        </w:tc>
        <w:tc>
          <w:tcPr>
            <w:tcW w:w="4819" w:type="dxa"/>
            <w:vAlign w:val="center"/>
          </w:tcPr>
          <w:p w:rsidR="0017301F" w:rsidRPr="00A40043" w:rsidRDefault="0017301F" w:rsidP="00562D38">
            <w:pPr>
              <w:ind w:left="0"/>
              <w:cnfStyle w:val="000000100000"/>
              <w:rPr>
                <w:rFonts w:asciiTheme="majorHAnsi" w:hAnsiTheme="majorHAnsi" w:cs="Open Sans"/>
                <w:color w:val="252830"/>
              </w:rPr>
            </w:pPr>
            <w:r w:rsidRPr="00A40043">
              <w:rPr>
                <w:rFonts w:asciiTheme="majorHAnsi" w:hAnsiTheme="majorHAnsi" w:cs="Open Sans"/>
                <w:color w:val="252830"/>
              </w:rPr>
              <w:t>Returns largest element</w:t>
            </w:r>
          </w:p>
        </w:tc>
        <w:tc>
          <w:tcPr>
            <w:tcW w:w="2552" w:type="dxa"/>
          </w:tcPr>
          <w:p w:rsidR="0017301F" w:rsidRDefault="0017301F" w:rsidP="00562D38">
            <w:pPr>
              <w:ind w:left="0"/>
              <w:cnfStyle w:val="000000100000"/>
            </w:pPr>
            <w:r>
              <w:t>List, String, Tuple, Set, Dictionary</w:t>
            </w:r>
          </w:p>
        </w:tc>
      </w:tr>
      <w:tr w:rsidR="0017301F" w:rsidTr="00562D38">
        <w:tc>
          <w:tcPr>
            <w:cnfStyle w:val="001000000000"/>
            <w:tcW w:w="1787" w:type="dxa"/>
            <w:vAlign w:val="center"/>
          </w:tcPr>
          <w:p w:rsidR="0017301F" w:rsidRPr="00A40043" w:rsidRDefault="0047219C" w:rsidP="00562D38">
            <w:pPr>
              <w:ind w:left="0"/>
              <w:rPr>
                <w:rStyle w:val="Hyperlink"/>
                <w:rFonts w:ascii="Courier New" w:hAnsi="Courier New" w:cs="Courier New"/>
                <w:b w:val="0"/>
                <w:color w:val="auto"/>
                <w:u w:val="none"/>
              </w:rPr>
            </w:pPr>
            <w:hyperlink r:id="rId89" w:history="1">
              <w:r w:rsidR="0017301F" w:rsidRPr="00A40043">
                <w:rPr>
                  <w:rStyle w:val="Hyperlink"/>
                  <w:rFonts w:ascii="Courier New" w:hAnsi="Courier New" w:cs="Courier New"/>
                  <w:b w:val="0"/>
                  <w:color w:val="auto"/>
                  <w:u w:val="none"/>
                </w:rPr>
                <w:t>memoryview()</w:t>
              </w:r>
            </w:hyperlink>
          </w:p>
        </w:tc>
        <w:tc>
          <w:tcPr>
            <w:tcW w:w="4819" w:type="dxa"/>
            <w:vAlign w:val="center"/>
          </w:tcPr>
          <w:p w:rsidR="0017301F" w:rsidRPr="00A40043" w:rsidRDefault="0017301F" w:rsidP="00562D38">
            <w:pPr>
              <w:ind w:left="0"/>
              <w:cnfStyle w:val="000000000000"/>
              <w:rPr>
                <w:rFonts w:asciiTheme="majorHAnsi" w:hAnsiTheme="majorHAnsi" w:cs="Open Sans"/>
                <w:color w:val="252830"/>
              </w:rPr>
            </w:pPr>
            <w:r w:rsidRPr="00A40043">
              <w:rPr>
                <w:rFonts w:asciiTheme="majorHAnsi" w:hAnsiTheme="majorHAnsi" w:cs="Open Sans"/>
                <w:color w:val="252830"/>
              </w:rPr>
              <w:t>Returns memory view of an argument</w:t>
            </w:r>
          </w:p>
        </w:tc>
        <w:tc>
          <w:tcPr>
            <w:tcW w:w="2552" w:type="dxa"/>
          </w:tcPr>
          <w:p w:rsidR="0017301F" w:rsidRDefault="0017301F" w:rsidP="00562D38">
            <w:pPr>
              <w:ind w:left="0"/>
              <w:cnfStyle w:val="000000000000"/>
            </w:pPr>
          </w:p>
        </w:tc>
      </w:tr>
      <w:tr w:rsidR="0017301F" w:rsidTr="00562D38">
        <w:trPr>
          <w:cnfStyle w:val="000000100000"/>
        </w:trPr>
        <w:tc>
          <w:tcPr>
            <w:cnfStyle w:val="001000000000"/>
            <w:tcW w:w="1787" w:type="dxa"/>
            <w:vAlign w:val="center"/>
          </w:tcPr>
          <w:p w:rsidR="0017301F" w:rsidRPr="00A40043" w:rsidRDefault="0047219C" w:rsidP="00562D38">
            <w:pPr>
              <w:ind w:left="0"/>
              <w:rPr>
                <w:rStyle w:val="Hyperlink"/>
                <w:rFonts w:ascii="Courier New" w:hAnsi="Courier New" w:cs="Courier New"/>
                <w:b w:val="0"/>
                <w:color w:val="auto"/>
                <w:u w:val="none"/>
              </w:rPr>
            </w:pPr>
            <w:hyperlink r:id="rId90" w:history="1">
              <w:r w:rsidR="0017301F" w:rsidRPr="00A40043">
                <w:rPr>
                  <w:rStyle w:val="Hyperlink"/>
                  <w:rFonts w:ascii="Courier New" w:hAnsi="Courier New" w:cs="Courier New"/>
                  <w:b w:val="0"/>
                  <w:color w:val="auto"/>
                  <w:u w:val="none"/>
                </w:rPr>
                <w:t>min()</w:t>
              </w:r>
            </w:hyperlink>
          </w:p>
        </w:tc>
        <w:tc>
          <w:tcPr>
            <w:tcW w:w="4819" w:type="dxa"/>
            <w:vAlign w:val="center"/>
          </w:tcPr>
          <w:p w:rsidR="0017301F" w:rsidRPr="00A40043" w:rsidRDefault="0017301F" w:rsidP="00562D38">
            <w:pPr>
              <w:ind w:left="0"/>
              <w:cnfStyle w:val="000000100000"/>
              <w:rPr>
                <w:rFonts w:asciiTheme="majorHAnsi" w:hAnsiTheme="majorHAnsi" w:cs="Open Sans"/>
                <w:color w:val="252830"/>
              </w:rPr>
            </w:pPr>
            <w:r w:rsidRPr="00A40043">
              <w:rPr>
                <w:rFonts w:asciiTheme="majorHAnsi" w:hAnsiTheme="majorHAnsi" w:cs="Open Sans"/>
                <w:color w:val="252830"/>
              </w:rPr>
              <w:t>Returns smallest element</w:t>
            </w:r>
          </w:p>
        </w:tc>
        <w:tc>
          <w:tcPr>
            <w:tcW w:w="2552" w:type="dxa"/>
          </w:tcPr>
          <w:p w:rsidR="0017301F" w:rsidRDefault="0017301F" w:rsidP="00562D38">
            <w:pPr>
              <w:ind w:left="0"/>
              <w:cnfStyle w:val="000000100000"/>
            </w:pPr>
            <w:r>
              <w:t>List, String, Tuple, Set, Dictionary</w:t>
            </w:r>
          </w:p>
        </w:tc>
      </w:tr>
      <w:tr w:rsidR="0017301F" w:rsidTr="00562D38">
        <w:tc>
          <w:tcPr>
            <w:cnfStyle w:val="001000000000"/>
            <w:tcW w:w="1787" w:type="dxa"/>
            <w:vAlign w:val="center"/>
          </w:tcPr>
          <w:p w:rsidR="0017301F" w:rsidRPr="00A40043" w:rsidRDefault="0047219C" w:rsidP="00562D38">
            <w:pPr>
              <w:ind w:left="0"/>
              <w:rPr>
                <w:rStyle w:val="Hyperlink"/>
                <w:rFonts w:ascii="Courier New" w:hAnsi="Courier New" w:cs="Courier New"/>
                <w:b w:val="0"/>
                <w:color w:val="auto"/>
                <w:u w:val="none"/>
              </w:rPr>
            </w:pPr>
            <w:hyperlink r:id="rId91" w:history="1">
              <w:r w:rsidR="0017301F" w:rsidRPr="00A40043">
                <w:rPr>
                  <w:rStyle w:val="Hyperlink"/>
                  <w:rFonts w:ascii="Courier New" w:hAnsi="Courier New" w:cs="Courier New"/>
                  <w:b w:val="0"/>
                  <w:color w:val="auto"/>
                  <w:u w:val="none"/>
                </w:rPr>
                <w:t>next()</w:t>
              </w:r>
            </w:hyperlink>
          </w:p>
        </w:tc>
        <w:tc>
          <w:tcPr>
            <w:tcW w:w="4819" w:type="dxa"/>
            <w:vAlign w:val="center"/>
          </w:tcPr>
          <w:p w:rsidR="0017301F" w:rsidRPr="00A40043" w:rsidRDefault="0017301F" w:rsidP="00562D38">
            <w:pPr>
              <w:ind w:left="0"/>
              <w:cnfStyle w:val="000000000000"/>
              <w:rPr>
                <w:rFonts w:asciiTheme="majorHAnsi" w:hAnsiTheme="majorHAnsi" w:cs="Open Sans"/>
                <w:color w:val="252830"/>
              </w:rPr>
            </w:pPr>
            <w:r w:rsidRPr="00A40043">
              <w:rPr>
                <w:rFonts w:asciiTheme="majorHAnsi" w:hAnsiTheme="majorHAnsi" w:cs="Open Sans"/>
                <w:color w:val="252830"/>
              </w:rPr>
              <w:t>Retrieves next element from iterator</w:t>
            </w:r>
          </w:p>
        </w:tc>
        <w:tc>
          <w:tcPr>
            <w:tcW w:w="2552" w:type="dxa"/>
          </w:tcPr>
          <w:p w:rsidR="0017301F" w:rsidRDefault="0017301F" w:rsidP="00562D38">
            <w:pPr>
              <w:ind w:left="0"/>
              <w:cnfStyle w:val="000000000000"/>
            </w:pPr>
          </w:p>
        </w:tc>
      </w:tr>
      <w:tr w:rsidR="0017301F" w:rsidTr="00562D38">
        <w:trPr>
          <w:cnfStyle w:val="000000100000"/>
        </w:trPr>
        <w:tc>
          <w:tcPr>
            <w:cnfStyle w:val="001000000000"/>
            <w:tcW w:w="1787" w:type="dxa"/>
            <w:vAlign w:val="center"/>
          </w:tcPr>
          <w:p w:rsidR="0017301F" w:rsidRPr="00A40043" w:rsidRDefault="0047219C" w:rsidP="00562D38">
            <w:pPr>
              <w:ind w:left="0"/>
              <w:rPr>
                <w:rStyle w:val="Hyperlink"/>
                <w:rFonts w:ascii="Courier New" w:hAnsi="Courier New" w:cs="Courier New"/>
                <w:b w:val="0"/>
                <w:color w:val="auto"/>
                <w:u w:val="none"/>
              </w:rPr>
            </w:pPr>
            <w:hyperlink r:id="rId92" w:history="1">
              <w:r w:rsidR="0017301F" w:rsidRPr="00A40043">
                <w:rPr>
                  <w:rStyle w:val="Hyperlink"/>
                  <w:rFonts w:ascii="Courier New" w:hAnsi="Courier New" w:cs="Courier New"/>
                  <w:b w:val="0"/>
                  <w:color w:val="auto"/>
                  <w:u w:val="none"/>
                </w:rPr>
                <w:t>object()</w:t>
              </w:r>
            </w:hyperlink>
          </w:p>
        </w:tc>
        <w:tc>
          <w:tcPr>
            <w:tcW w:w="4819" w:type="dxa"/>
            <w:vAlign w:val="center"/>
          </w:tcPr>
          <w:p w:rsidR="0017301F" w:rsidRPr="00A40043" w:rsidRDefault="0017301F" w:rsidP="00562D38">
            <w:pPr>
              <w:ind w:left="0"/>
              <w:cnfStyle w:val="000000100000"/>
              <w:rPr>
                <w:rFonts w:asciiTheme="majorHAnsi" w:hAnsiTheme="majorHAnsi" w:cs="Open Sans"/>
                <w:color w:val="252830"/>
              </w:rPr>
            </w:pPr>
            <w:r w:rsidRPr="00A40043">
              <w:rPr>
                <w:rFonts w:asciiTheme="majorHAnsi" w:hAnsiTheme="majorHAnsi" w:cs="Open Sans"/>
                <w:color w:val="252830"/>
              </w:rPr>
              <w:t>Creates a featureless object</w:t>
            </w:r>
          </w:p>
        </w:tc>
        <w:tc>
          <w:tcPr>
            <w:tcW w:w="2552" w:type="dxa"/>
          </w:tcPr>
          <w:p w:rsidR="0017301F" w:rsidRDefault="0017301F" w:rsidP="00562D38">
            <w:pPr>
              <w:ind w:left="0"/>
              <w:cnfStyle w:val="000000100000"/>
            </w:pPr>
          </w:p>
        </w:tc>
      </w:tr>
      <w:tr w:rsidR="0017301F" w:rsidTr="00562D38">
        <w:tc>
          <w:tcPr>
            <w:cnfStyle w:val="001000000000"/>
            <w:tcW w:w="1787" w:type="dxa"/>
            <w:vAlign w:val="center"/>
          </w:tcPr>
          <w:p w:rsidR="0017301F" w:rsidRPr="00A40043" w:rsidRDefault="0047219C" w:rsidP="00562D38">
            <w:pPr>
              <w:ind w:left="0"/>
              <w:rPr>
                <w:rStyle w:val="Hyperlink"/>
                <w:rFonts w:ascii="Courier New" w:hAnsi="Courier New" w:cs="Courier New"/>
                <w:b w:val="0"/>
                <w:color w:val="auto"/>
                <w:u w:val="none"/>
              </w:rPr>
            </w:pPr>
            <w:hyperlink r:id="rId93" w:history="1">
              <w:r w:rsidR="0017301F" w:rsidRPr="00A40043">
                <w:rPr>
                  <w:rStyle w:val="Hyperlink"/>
                  <w:rFonts w:ascii="Courier New" w:hAnsi="Courier New" w:cs="Courier New"/>
                  <w:b w:val="0"/>
                  <w:color w:val="auto"/>
                  <w:u w:val="none"/>
                </w:rPr>
                <w:t>oct()</w:t>
              </w:r>
            </w:hyperlink>
          </w:p>
        </w:tc>
        <w:tc>
          <w:tcPr>
            <w:tcW w:w="4819" w:type="dxa"/>
            <w:vAlign w:val="center"/>
          </w:tcPr>
          <w:p w:rsidR="0017301F" w:rsidRPr="00A40043" w:rsidRDefault="0017301F" w:rsidP="00562D38">
            <w:pPr>
              <w:ind w:left="0"/>
              <w:cnfStyle w:val="000000000000"/>
              <w:rPr>
                <w:rFonts w:asciiTheme="majorHAnsi" w:hAnsiTheme="majorHAnsi" w:cs="Open Sans"/>
                <w:color w:val="252830"/>
              </w:rPr>
            </w:pPr>
            <w:r w:rsidRPr="00A40043">
              <w:rPr>
                <w:rFonts w:asciiTheme="majorHAnsi" w:hAnsiTheme="majorHAnsi" w:cs="Open Sans"/>
                <w:color w:val="252830"/>
              </w:rPr>
              <w:t>Converts integer to octal</w:t>
            </w:r>
          </w:p>
        </w:tc>
        <w:tc>
          <w:tcPr>
            <w:tcW w:w="2552" w:type="dxa"/>
          </w:tcPr>
          <w:p w:rsidR="0017301F" w:rsidRDefault="0017301F" w:rsidP="00562D38">
            <w:pPr>
              <w:ind w:left="0"/>
              <w:cnfStyle w:val="000000000000"/>
            </w:pPr>
          </w:p>
        </w:tc>
      </w:tr>
      <w:tr w:rsidR="0017301F" w:rsidTr="00562D38">
        <w:trPr>
          <w:cnfStyle w:val="000000100000"/>
        </w:trPr>
        <w:tc>
          <w:tcPr>
            <w:cnfStyle w:val="001000000000"/>
            <w:tcW w:w="1787" w:type="dxa"/>
            <w:vAlign w:val="center"/>
          </w:tcPr>
          <w:p w:rsidR="0017301F" w:rsidRPr="00A40043" w:rsidRDefault="0047219C" w:rsidP="00562D38">
            <w:pPr>
              <w:ind w:left="0"/>
              <w:rPr>
                <w:rStyle w:val="Hyperlink"/>
                <w:rFonts w:ascii="Courier New" w:hAnsi="Courier New" w:cs="Courier New"/>
                <w:b w:val="0"/>
                <w:color w:val="auto"/>
                <w:u w:val="none"/>
              </w:rPr>
            </w:pPr>
            <w:hyperlink r:id="rId94" w:history="1">
              <w:r w:rsidR="0017301F" w:rsidRPr="00A40043">
                <w:rPr>
                  <w:rStyle w:val="Hyperlink"/>
                  <w:rFonts w:ascii="Courier New" w:hAnsi="Courier New" w:cs="Courier New"/>
                  <w:b w:val="0"/>
                  <w:color w:val="auto"/>
                  <w:u w:val="none"/>
                </w:rPr>
                <w:t>open()</w:t>
              </w:r>
            </w:hyperlink>
          </w:p>
        </w:tc>
        <w:tc>
          <w:tcPr>
            <w:tcW w:w="4819" w:type="dxa"/>
            <w:vAlign w:val="center"/>
          </w:tcPr>
          <w:p w:rsidR="0017301F" w:rsidRPr="00A40043" w:rsidRDefault="0017301F" w:rsidP="00562D38">
            <w:pPr>
              <w:ind w:left="0"/>
              <w:cnfStyle w:val="000000100000"/>
              <w:rPr>
                <w:rFonts w:asciiTheme="majorHAnsi" w:hAnsiTheme="majorHAnsi" w:cs="Open Sans"/>
                <w:color w:val="252830"/>
              </w:rPr>
            </w:pPr>
            <w:r w:rsidRPr="00A40043">
              <w:rPr>
                <w:rFonts w:asciiTheme="majorHAnsi" w:hAnsiTheme="majorHAnsi" w:cs="Open Sans"/>
                <w:color w:val="252830"/>
              </w:rPr>
              <w:t>Returns a file object</w:t>
            </w:r>
          </w:p>
        </w:tc>
        <w:tc>
          <w:tcPr>
            <w:tcW w:w="2552" w:type="dxa"/>
          </w:tcPr>
          <w:p w:rsidR="0017301F" w:rsidRDefault="0017301F" w:rsidP="00562D38">
            <w:pPr>
              <w:ind w:left="0"/>
              <w:cnfStyle w:val="000000100000"/>
            </w:pPr>
          </w:p>
        </w:tc>
      </w:tr>
      <w:tr w:rsidR="0017301F" w:rsidTr="00562D38">
        <w:tc>
          <w:tcPr>
            <w:cnfStyle w:val="001000000000"/>
            <w:tcW w:w="1787" w:type="dxa"/>
            <w:vAlign w:val="center"/>
          </w:tcPr>
          <w:p w:rsidR="0017301F" w:rsidRPr="00A40043" w:rsidRDefault="0047219C" w:rsidP="00562D38">
            <w:pPr>
              <w:ind w:left="0"/>
              <w:rPr>
                <w:rStyle w:val="Hyperlink"/>
                <w:rFonts w:ascii="Courier New" w:hAnsi="Courier New" w:cs="Courier New"/>
                <w:b w:val="0"/>
                <w:color w:val="auto"/>
                <w:u w:val="none"/>
              </w:rPr>
            </w:pPr>
            <w:hyperlink r:id="rId95" w:history="1">
              <w:r w:rsidR="0017301F" w:rsidRPr="00A40043">
                <w:rPr>
                  <w:rStyle w:val="Hyperlink"/>
                  <w:rFonts w:ascii="Courier New" w:hAnsi="Courier New" w:cs="Courier New"/>
                  <w:b w:val="0"/>
                  <w:color w:val="auto"/>
                  <w:u w:val="none"/>
                </w:rPr>
                <w:t>ord()</w:t>
              </w:r>
            </w:hyperlink>
          </w:p>
        </w:tc>
        <w:tc>
          <w:tcPr>
            <w:tcW w:w="4819" w:type="dxa"/>
            <w:vAlign w:val="center"/>
          </w:tcPr>
          <w:p w:rsidR="0017301F" w:rsidRPr="00A40043" w:rsidRDefault="0017301F" w:rsidP="00562D38">
            <w:pPr>
              <w:ind w:left="0"/>
              <w:cnfStyle w:val="000000000000"/>
              <w:rPr>
                <w:rFonts w:asciiTheme="majorHAnsi" w:hAnsiTheme="majorHAnsi" w:cs="Open Sans"/>
                <w:color w:val="252830"/>
              </w:rPr>
            </w:pPr>
            <w:r w:rsidRPr="00A40043">
              <w:rPr>
                <w:rFonts w:asciiTheme="majorHAnsi" w:hAnsiTheme="majorHAnsi" w:cs="Open Sans"/>
                <w:color w:val="252830"/>
              </w:rPr>
              <w:t>Returns unicode code point for unicode character</w:t>
            </w:r>
          </w:p>
        </w:tc>
        <w:tc>
          <w:tcPr>
            <w:tcW w:w="2552" w:type="dxa"/>
          </w:tcPr>
          <w:p w:rsidR="0017301F" w:rsidRDefault="0017301F" w:rsidP="00562D38">
            <w:pPr>
              <w:ind w:left="0"/>
              <w:cnfStyle w:val="000000000000"/>
            </w:pPr>
            <w:r>
              <w:t>String</w:t>
            </w:r>
          </w:p>
        </w:tc>
      </w:tr>
      <w:tr w:rsidR="0017301F" w:rsidTr="00562D38">
        <w:trPr>
          <w:cnfStyle w:val="000000100000"/>
        </w:trPr>
        <w:tc>
          <w:tcPr>
            <w:cnfStyle w:val="001000000000"/>
            <w:tcW w:w="1787" w:type="dxa"/>
            <w:vAlign w:val="center"/>
          </w:tcPr>
          <w:p w:rsidR="0017301F" w:rsidRPr="00A40043" w:rsidRDefault="0047219C" w:rsidP="00562D38">
            <w:pPr>
              <w:ind w:left="0"/>
              <w:rPr>
                <w:rStyle w:val="Hyperlink"/>
                <w:rFonts w:ascii="Courier New" w:hAnsi="Courier New" w:cs="Courier New"/>
                <w:b w:val="0"/>
                <w:color w:val="auto"/>
                <w:u w:val="none"/>
              </w:rPr>
            </w:pPr>
            <w:hyperlink r:id="rId96" w:history="1">
              <w:r w:rsidR="0017301F" w:rsidRPr="00A40043">
                <w:rPr>
                  <w:rStyle w:val="Hyperlink"/>
                  <w:rFonts w:ascii="Courier New" w:hAnsi="Courier New" w:cs="Courier New"/>
                  <w:b w:val="0"/>
                  <w:color w:val="auto"/>
                  <w:u w:val="none"/>
                </w:rPr>
                <w:t>pow()</w:t>
              </w:r>
            </w:hyperlink>
          </w:p>
        </w:tc>
        <w:tc>
          <w:tcPr>
            <w:tcW w:w="4819" w:type="dxa"/>
            <w:vAlign w:val="center"/>
          </w:tcPr>
          <w:p w:rsidR="0017301F" w:rsidRPr="00A40043" w:rsidRDefault="0017301F" w:rsidP="00562D38">
            <w:pPr>
              <w:ind w:left="0"/>
              <w:cnfStyle w:val="000000100000"/>
              <w:rPr>
                <w:rFonts w:asciiTheme="majorHAnsi" w:hAnsiTheme="majorHAnsi" w:cs="Open Sans"/>
                <w:color w:val="252830"/>
              </w:rPr>
            </w:pPr>
            <w:r w:rsidRPr="00A40043">
              <w:rPr>
                <w:rFonts w:asciiTheme="majorHAnsi" w:hAnsiTheme="majorHAnsi" w:cs="Open Sans"/>
                <w:color w:val="252830"/>
              </w:rPr>
              <w:t>Returns x to the power of y</w:t>
            </w:r>
          </w:p>
        </w:tc>
        <w:tc>
          <w:tcPr>
            <w:tcW w:w="2552" w:type="dxa"/>
          </w:tcPr>
          <w:p w:rsidR="0017301F" w:rsidRDefault="0017301F" w:rsidP="00562D38">
            <w:pPr>
              <w:ind w:left="0"/>
              <w:cnfStyle w:val="000000100000"/>
            </w:pPr>
          </w:p>
        </w:tc>
      </w:tr>
      <w:tr w:rsidR="0017301F" w:rsidTr="00562D38">
        <w:tc>
          <w:tcPr>
            <w:cnfStyle w:val="001000000000"/>
            <w:tcW w:w="1787" w:type="dxa"/>
            <w:vAlign w:val="center"/>
          </w:tcPr>
          <w:p w:rsidR="0017301F" w:rsidRPr="00A40043" w:rsidRDefault="0047219C" w:rsidP="00562D38">
            <w:pPr>
              <w:ind w:left="0"/>
              <w:rPr>
                <w:rStyle w:val="Hyperlink"/>
                <w:rFonts w:ascii="Courier New" w:hAnsi="Courier New" w:cs="Courier New"/>
                <w:b w:val="0"/>
                <w:color w:val="auto"/>
                <w:u w:val="none"/>
              </w:rPr>
            </w:pPr>
            <w:hyperlink r:id="rId97" w:history="1">
              <w:r w:rsidR="0017301F" w:rsidRPr="00A40043">
                <w:rPr>
                  <w:rStyle w:val="Hyperlink"/>
                  <w:rFonts w:ascii="Courier New" w:hAnsi="Courier New" w:cs="Courier New"/>
                  <w:b w:val="0"/>
                  <w:color w:val="auto"/>
                  <w:u w:val="none"/>
                </w:rPr>
                <w:t>print()</w:t>
              </w:r>
            </w:hyperlink>
          </w:p>
        </w:tc>
        <w:tc>
          <w:tcPr>
            <w:tcW w:w="4819" w:type="dxa"/>
            <w:vAlign w:val="center"/>
          </w:tcPr>
          <w:p w:rsidR="0017301F" w:rsidRPr="00A40043" w:rsidRDefault="0017301F" w:rsidP="00562D38">
            <w:pPr>
              <w:ind w:left="0"/>
              <w:cnfStyle w:val="000000000000"/>
              <w:rPr>
                <w:rFonts w:asciiTheme="majorHAnsi" w:hAnsiTheme="majorHAnsi" w:cs="Open Sans"/>
                <w:color w:val="252830"/>
              </w:rPr>
            </w:pPr>
            <w:r w:rsidRPr="00A40043">
              <w:rPr>
                <w:rFonts w:asciiTheme="majorHAnsi" w:hAnsiTheme="majorHAnsi" w:cs="Open Sans"/>
                <w:color w:val="252830"/>
              </w:rPr>
              <w:t>Prints the given object</w:t>
            </w:r>
          </w:p>
        </w:tc>
        <w:tc>
          <w:tcPr>
            <w:tcW w:w="2552" w:type="dxa"/>
          </w:tcPr>
          <w:p w:rsidR="0017301F" w:rsidRDefault="0017301F" w:rsidP="00562D38">
            <w:pPr>
              <w:ind w:left="0"/>
              <w:cnfStyle w:val="000000000000"/>
            </w:pPr>
          </w:p>
        </w:tc>
      </w:tr>
      <w:tr w:rsidR="0017301F" w:rsidTr="00562D38">
        <w:trPr>
          <w:cnfStyle w:val="000000100000"/>
        </w:trPr>
        <w:tc>
          <w:tcPr>
            <w:cnfStyle w:val="001000000000"/>
            <w:tcW w:w="1787" w:type="dxa"/>
            <w:vAlign w:val="center"/>
          </w:tcPr>
          <w:p w:rsidR="0017301F" w:rsidRPr="00A40043" w:rsidRDefault="0047219C" w:rsidP="00562D38">
            <w:pPr>
              <w:ind w:left="0"/>
              <w:rPr>
                <w:rStyle w:val="Hyperlink"/>
                <w:rFonts w:ascii="Courier New" w:hAnsi="Courier New" w:cs="Courier New"/>
                <w:b w:val="0"/>
                <w:color w:val="auto"/>
                <w:u w:val="none"/>
              </w:rPr>
            </w:pPr>
            <w:hyperlink r:id="rId98" w:history="1">
              <w:r w:rsidR="0017301F" w:rsidRPr="00A40043">
                <w:rPr>
                  <w:rStyle w:val="Hyperlink"/>
                  <w:rFonts w:ascii="Courier New" w:hAnsi="Courier New" w:cs="Courier New"/>
                  <w:b w:val="0"/>
                  <w:color w:val="auto"/>
                  <w:u w:val="none"/>
                </w:rPr>
                <w:t>property()</w:t>
              </w:r>
            </w:hyperlink>
          </w:p>
        </w:tc>
        <w:tc>
          <w:tcPr>
            <w:tcW w:w="4819" w:type="dxa"/>
            <w:vAlign w:val="center"/>
          </w:tcPr>
          <w:p w:rsidR="0017301F" w:rsidRPr="00A40043" w:rsidRDefault="0017301F" w:rsidP="00562D38">
            <w:pPr>
              <w:ind w:left="0"/>
              <w:cnfStyle w:val="000000100000"/>
              <w:rPr>
                <w:rFonts w:asciiTheme="majorHAnsi" w:hAnsiTheme="majorHAnsi" w:cs="Open Sans"/>
                <w:color w:val="252830"/>
              </w:rPr>
            </w:pPr>
            <w:r w:rsidRPr="00A40043">
              <w:rPr>
                <w:rFonts w:asciiTheme="majorHAnsi" w:hAnsiTheme="majorHAnsi" w:cs="Open Sans"/>
                <w:color w:val="252830"/>
              </w:rPr>
              <w:t>Returns a property attribute</w:t>
            </w:r>
          </w:p>
        </w:tc>
        <w:tc>
          <w:tcPr>
            <w:tcW w:w="2552" w:type="dxa"/>
          </w:tcPr>
          <w:p w:rsidR="0017301F" w:rsidRDefault="0017301F" w:rsidP="00562D38">
            <w:pPr>
              <w:ind w:left="0"/>
              <w:cnfStyle w:val="000000100000"/>
            </w:pPr>
          </w:p>
        </w:tc>
      </w:tr>
      <w:tr w:rsidR="0017301F" w:rsidTr="00562D38">
        <w:tc>
          <w:tcPr>
            <w:cnfStyle w:val="001000000000"/>
            <w:tcW w:w="1787" w:type="dxa"/>
            <w:vAlign w:val="center"/>
          </w:tcPr>
          <w:p w:rsidR="0017301F" w:rsidRPr="00A40043" w:rsidRDefault="0047219C" w:rsidP="00562D38">
            <w:pPr>
              <w:ind w:left="0"/>
              <w:rPr>
                <w:rStyle w:val="Hyperlink"/>
                <w:rFonts w:ascii="Courier New" w:hAnsi="Courier New" w:cs="Courier New"/>
                <w:b w:val="0"/>
                <w:color w:val="auto"/>
                <w:u w:val="none"/>
              </w:rPr>
            </w:pPr>
            <w:hyperlink r:id="rId99" w:history="1">
              <w:r w:rsidR="0017301F" w:rsidRPr="00A40043">
                <w:rPr>
                  <w:rStyle w:val="Hyperlink"/>
                  <w:rFonts w:ascii="Courier New" w:hAnsi="Courier New" w:cs="Courier New"/>
                  <w:b w:val="0"/>
                  <w:color w:val="auto"/>
                  <w:u w:val="none"/>
                </w:rPr>
                <w:t>range()</w:t>
              </w:r>
            </w:hyperlink>
          </w:p>
        </w:tc>
        <w:tc>
          <w:tcPr>
            <w:tcW w:w="4819" w:type="dxa"/>
            <w:vAlign w:val="center"/>
          </w:tcPr>
          <w:p w:rsidR="0017301F" w:rsidRPr="00A40043" w:rsidRDefault="0017301F" w:rsidP="00562D38">
            <w:pPr>
              <w:ind w:left="0"/>
              <w:cnfStyle w:val="000000000000"/>
              <w:rPr>
                <w:rFonts w:asciiTheme="majorHAnsi" w:hAnsiTheme="majorHAnsi" w:cs="Open Sans"/>
                <w:color w:val="252830"/>
              </w:rPr>
            </w:pPr>
            <w:r w:rsidRPr="00A40043">
              <w:rPr>
                <w:rFonts w:asciiTheme="majorHAnsi" w:hAnsiTheme="majorHAnsi" w:cs="Open Sans"/>
                <w:color w:val="252830"/>
              </w:rPr>
              <w:t>Return sequence of integers between start and stop</w:t>
            </w:r>
          </w:p>
        </w:tc>
        <w:tc>
          <w:tcPr>
            <w:tcW w:w="2552" w:type="dxa"/>
          </w:tcPr>
          <w:p w:rsidR="0017301F" w:rsidRDefault="0017301F" w:rsidP="00562D38">
            <w:pPr>
              <w:ind w:left="0"/>
              <w:cnfStyle w:val="000000000000"/>
            </w:pPr>
          </w:p>
        </w:tc>
      </w:tr>
      <w:tr w:rsidR="0017301F" w:rsidTr="00562D38">
        <w:trPr>
          <w:cnfStyle w:val="000000100000"/>
        </w:trPr>
        <w:tc>
          <w:tcPr>
            <w:cnfStyle w:val="001000000000"/>
            <w:tcW w:w="1787" w:type="dxa"/>
            <w:vAlign w:val="center"/>
          </w:tcPr>
          <w:p w:rsidR="0017301F" w:rsidRPr="00A40043" w:rsidRDefault="0047219C" w:rsidP="00562D38">
            <w:pPr>
              <w:ind w:left="0"/>
              <w:rPr>
                <w:rStyle w:val="Hyperlink"/>
                <w:rFonts w:ascii="Courier New" w:hAnsi="Courier New" w:cs="Courier New"/>
                <w:b w:val="0"/>
                <w:color w:val="auto"/>
                <w:u w:val="none"/>
              </w:rPr>
            </w:pPr>
            <w:hyperlink r:id="rId100" w:history="1">
              <w:r w:rsidR="0017301F" w:rsidRPr="00FF52BE">
                <w:rPr>
                  <w:rStyle w:val="Hyperlink"/>
                  <w:rFonts w:ascii="Courier New" w:hAnsi="Courier New" w:cs="Courier New"/>
                  <w:b w:val="0"/>
                  <w:color w:val="auto"/>
                  <w:u w:val="none"/>
                </w:rPr>
                <w:t>repr()</w:t>
              </w:r>
            </w:hyperlink>
          </w:p>
        </w:tc>
        <w:tc>
          <w:tcPr>
            <w:tcW w:w="4819" w:type="dxa"/>
            <w:vAlign w:val="center"/>
          </w:tcPr>
          <w:p w:rsidR="0017301F" w:rsidRPr="00A40043" w:rsidRDefault="0017301F" w:rsidP="00562D38">
            <w:pPr>
              <w:ind w:left="0"/>
              <w:cnfStyle w:val="000000100000"/>
              <w:rPr>
                <w:rFonts w:asciiTheme="majorHAnsi" w:hAnsiTheme="majorHAnsi" w:cs="Open Sans"/>
                <w:color w:val="252830"/>
              </w:rPr>
            </w:pPr>
            <w:r w:rsidRPr="00FF52BE">
              <w:rPr>
                <w:rFonts w:asciiTheme="majorHAnsi" w:hAnsiTheme="majorHAnsi" w:cs="Open Sans"/>
                <w:color w:val="252830"/>
              </w:rPr>
              <w:t>Returns printable representation of an object</w:t>
            </w:r>
          </w:p>
        </w:tc>
        <w:tc>
          <w:tcPr>
            <w:tcW w:w="2552" w:type="dxa"/>
          </w:tcPr>
          <w:p w:rsidR="0017301F" w:rsidRDefault="0017301F" w:rsidP="00562D38">
            <w:pPr>
              <w:ind w:left="0"/>
              <w:cnfStyle w:val="000000100000"/>
            </w:pPr>
          </w:p>
        </w:tc>
      </w:tr>
      <w:tr w:rsidR="0017301F" w:rsidTr="00562D38">
        <w:tc>
          <w:tcPr>
            <w:cnfStyle w:val="001000000000"/>
            <w:tcW w:w="1787" w:type="dxa"/>
            <w:vAlign w:val="center"/>
          </w:tcPr>
          <w:p w:rsidR="0017301F" w:rsidRPr="00A40043" w:rsidRDefault="0047219C" w:rsidP="00562D38">
            <w:pPr>
              <w:ind w:left="0"/>
              <w:rPr>
                <w:rStyle w:val="Hyperlink"/>
                <w:rFonts w:ascii="Courier New" w:hAnsi="Courier New" w:cs="Courier New"/>
                <w:b w:val="0"/>
                <w:color w:val="auto"/>
                <w:u w:val="none"/>
              </w:rPr>
            </w:pPr>
            <w:hyperlink r:id="rId101" w:history="1">
              <w:r w:rsidR="0017301F" w:rsidRPr="00FF52BE">
                <w:rPr>
                  <w:rStyle w:val="Hyperlink"/>
                  <w:rFonts w:ascii="Courier New" w:hAnsi="Courier New" w:cs="Courier New"/>
                  <w:b w:val="0"/>
                  <w:color w:val="auto"/>
                  <w:u w:val="none"/>
                </w:rPr>
                <w:t>reversed()</w:t>
              </w:r>
            </w:hyperlink>
          </w:p>
        </w:tc>
        <w:tc>
          <w:tcPr>
            <w:tcW w:w="4819" w:type="dxa"/>
            <w:vAlign w:val="center"/>
          </w:tcPr>
          <w:p w:rsidR="0017301F" w:rsidRPr="00A40043" w:rsidRDefault="0017301F" w:rsidP="00562D38">
            <w:pPr>
              <w:ind w:left="0"/>
              <w:cnfStyle w:val="000000000000"/>
              <w:rPr>
                <w:rFonts w:asciiTheme="majorHAnsi" w:hAnsiTheme="majorHAnsi" w:cs="Open Sans"/>
                <w:color w:val="252830"/>
              </w:rPr>
            </w:pPr>
            <w:r w:rsidRPr="00FF52BE">
              <w:rPr>
                <w:rFonts w:asciiTheme="majorHAnsi" w:hAnsiTheme="majorHAnsi" w:cs="Open Sans"/>
                <w:color w:val="252830"/>
              </w:rPr>
              <w:t>Returns reversed iterator of a sequence</w:t>
            </w:r>
          </w:p>
        </w:tc>
        <w:tc>
          <w:tcPr>
            <w:tcW w:w="2552" w:type="dxa"/>
          </w:tcPr>
          <w:p w:rsidR="0017301F" w:rsidRDefault="0017301F" w:rsidP="00562D38">
            <w:pPr>
              <w:ind w:left="0"/>
              <w:cnfStyle w:val="000000000000"/>
            </w:pPr>
            <w:r>
              <w:t>List, String, Tuple,</w:t>
            </w:r>
          </w:p>
        </w:tc>
      </w:tr>
      <w:tr w:rsidR="0017301F" w:rsidTr="00562D38">
        <w:trPr>
          <w:cnfStyle w:val="000000100000"/>
        </w:trPr>
        <w:tc>
          <w:tcPr>
            <w:cnfStyle w:val="001000000000"/>
            <w:tcW w:w="1787" w:type="dxa"/>
            <w:vAlign w:val="center"/>
          </w:tcPr>
          <w:p w:rsidR="0017301F" w:rsidRPr="00A40043" w:rsidRDefault="0047219C" w:rsidP="00562D38">
            <w:pPr>
              <w:ind w:left="0"/>
              <w:rPr>
                <w:rStyle w:val="Hyperlink"/>
                <w:rFonts w:ascii="Courier New" w:hAnsi="Courier New" w:cs="Courier New"/>
                <w:b w:val="0"/>
                <w:color w:val="auto"/>
                <w:u w:val="none"/>
              </w:rPr>
            </w:pPr>
            <w:hyperlink r:id="rId102" w:history="1">
              <w:r w:rsidR="0017301F" w:rsidRPr="00FF52BE">
                <w:rPr>
                  <w:rStyle w:val="Hyperlink"/>
                  <w:rFonts w:ascii="Courier New" w:hAnsi="Courier New" w:cs="Courier New"/>
                  <w:b w:val="0"/>
                  <w:color w:val="auto"/>
                  <w:u w:val="none"/>
                </w:rPr>
                <w:t>round()</w:t>
              </w:r>
            </w:hyperlink>
          </w:p>
        </w:tc>
        <w:tc>
          <w:tcPr>
            <w:tcW w:w="4819" w:type="dxa"/>
            <w:vAlign w:val="center"/>
          </w:tcPr>
          <w:p w:rsidR="0017301F" w:rsidRPr="00A40043" w:rsidRDefault="0017301F" w:rsidP="00562D38">
            <w:pPr>
              <w:ind w:left="0"/>
              <w:cnfStyle w:val="000000100000"/>
              <w:rPr>
                <w:rFonts w:asciiTheme="majorHAnsi" w:hAnsiTheme="majorHAnsi" w:cs="Open Sans"/>
                <w:color w:val="252830"/>
              </w:rPr>
            </w:pPr>
            <w:r w:rsidRPr="00FF52BE">
              <w:rPr>
                <w:rFonts w:asciiTheme="majorHAnsi" w:hAnsiTheme="majorHAnsi" w:cs="Open Sans"/>
                <w:color w:val="252830"/>
              </w:rPr>
              <w:t>Rounds a floating point number to ndigits places.</w:t>
            </w:r>
          </w:p>
        </w:tc>
        <w:tc>
          <w:tcPr>
            <w:tcW w:w="2552" w:type="dxa"/>
          </w:tcPr>
          <w:p w:rsidR="0017301F" w:rsidRDefault="0017301F" w:rsidP="00562D38">
            <w:pPr>
              <w:ind w:left="0"/>
              <w:cnfStyle w:val="000000100000"/>
            </w:pPr>
          </w:p>
        </w:tc>
      </w:tr>
      <w:tr w:rsidR="0017301F" w:rsidTr="00562D38">
        <w:tc>
          <w:tcPr>
            <w:cnfStyle w:val="001000000000"/>
            <w:tcW w:w="1787" w:type="dxa"/>
            <w:vAlign w:val="center"/>
          </w:tcPr>
          <w:p w:rsidR="0017301F" w:rsidRPr="00A40043" w:rsidRDefault="0047219C" w:rsidP="00562D38">
            <w:pPr>
              <w:ind w:left="0"/>
              <w:rPr>
                <w:rStyle w:val="Hyperlink"/>
                <w:rFonts w:ascii="Courier New" w:hAnsi="Courier New" w:cs="Courier New"/>
                <w:b w:val="0"/>
                <w:color w:val="auto"/>
                <w:u w:val="none"/>
              </w:rPr>
            </w:pPr>
            <w:hyperlink r:id="rId103" w:history="1">
              <w:r w:rsidR="0017301F" w:rsidRPr="00FF52BE">
                <w:rPr>
                  <w:rStyle w:val="Hyperlink"/>
                  <w:rFonts w:ascii="Courier New" w:hAnsi="Courier New" w:cs="Courier New"/>
                  <w:b w:val="0"/>
                  <w:color w:val="auto"/>
                  <w:u w:val="none"/>
                </w:rPr>
                <w:t>set()</w:t>
              </w:r>
            </w:hyperlink>
          </w:p>
        </w:tc>
        <w:tc>
          <w:tcPr>
            <w:tcW w:w="4819" w:type="dxa"/>
            <w:vAlign w:val="center"/>
          </w:tcPr>
          <w:p w:rsidR="0017301F" w:rsidRPr="00A40043" w:rsidRDefault="0017301F" w:rsidP="00562D38">
            <w:pPr>
              <w:ind w:left="0"/>
              <w:cnfStyle w:val="000000000000"/>
              <w:rPr>
                <w:rFonts w:asciiTheme="majorHAnsi" w:hAnsiTheme="majorHAnsi" w:cs="Open Sans"/>
                <w:color w:val="252830"/>
              </w:rPr>
            </w:pPr>
            <w:r w:rsidRPr="00FF52BE">
              <w:rPr>
                <w:rFonts w:asciiTheme="majorHAnsi" w:hAnsiTheme="majorHAnsi" w:cs="Open Sans"/>
                <w:color w:val="252830"/>
              </w:rPr>
              <w:t>Returns a Python set</w:t>
            </w:r>
          </w:p>
        </w:tc>
        <w:tc>
          <w:tcPr>
            <w:tcW w:w="2552" w:type="dxa"/>
          </w:tcPr>
          <w:p w:rsidR="0017301F" w:rsidRDefault="0017301F" w:rsidP="00562D38">
            <w:pPr>
              <w:ind w:left="0"/>
              <w:cnfStyle w:val="000000000000"/>
            </w:pPr>
            <w:r>
              <w:t>Set</w:t>
            </w:r>
          </w:p>
        </w:tc>
      </w:tr>
      <w:tr w:rsidR="0017301F" w:rsidTr="00562D38">
        <w:trPr>
          <w:cnfStyle w:val="000000100000"/>
        </w:trPr>
        <w:tc>
          <w:tcPr>
            <w:cnfStyle w:val="001000000000"/>
            <w:tcW w:w="1787" w:type="dxa"/>
            <w:vAlign w:val="center"/>
          </w:tcPr>
          <w:p w:rsidR="0017301F" w:rsidRPr="00A40043" w:rsidRDefault="0047219C" w:rsidP="00562D38">
            <w:pPr>
              <w:ind w:left="0"/>
              <w:rPr>
                <w:rStyle w:val="Hyperlink"/>
                <w:rFonts w:ascii="Courier New" w:hAnsi="Courier New" w:cs="Courier New"/>
                <w:b w:val="0"/>
                <w:color w:val="auto"/>
                <w:u w:val="none"/>
              </w:rPr>
            </w:pPr>
            <w:hyperlink r:id="rId104" w:history="1">
              <w:r w:rsidR="0017301F" w:rsidRPr="00FF52BE">
                <w:rPr>
                  <w:rStyle w:val="Hyperlink"/>
                  <w:rFonts w:ascii="Courier New" w:hAnsi="Courier New" w:cs="Courier New"/>
                  <w:b w:val="0"/>
                  <w:color w:val="auto"/>
                  <w:u w:val="none"/>
                </w:rPr>
                <w:t>setattr()</w:t>
              </w:r>
            </w:hyperlink>
          </w:p>
        </w:tc>
        <w:tc>
          <w:tcPr>
            <w:tcW w:w="4819" w:type="dxa"/>
            <w:vAlign w:val="center"/>
          </w:tcPr>
          <w:p w:rsidR="0017301F" w:rsidRPr="00A40043" w:rsidRDefault="0017301F" w:rsidP="00562D38">
            <w:pPr>
              <w:ind w:left="0"/>
              <w:cnfStyle w:val="000000100000"/>
              <w:rPr>
                <w:rFonts w:asciiTheme="majorHAnsi" w:hAnsiTheme="majorHAnsi" w:cs="Open Sans"/>
                <w:color w:val="252830"/>
              </w:rPr>
            </w:pPr>
            <w:r w:rsidRPr="00FF52BE">
              <w:rPr>
                <w:rFonts w:asciiTheme="majorHAnsi" w:hAnsiTheme="majorHAnsi" w:cs="Open Sans"/>
                <w:color w:val="252830"/>
              </w:rPr>
              <w:t>Sets value of an attribute of object</w:t>
            </w:r>
          </w:p>
        </w:tc>
        <w:tc>
          <w:tcPr>
            <w:tcW w:w="2552" w:type="dxa"/>
          </w:tcPr>
          <w:p w:rsidR="0017301F" w:rsidRDefault="0017301F" w:rsidP="00562D38">
            <w:pPr>
              <w:ind w:left="0"/>
              <w:cnfStyle w:val="000000100000"/>
            </w:pPr>
          </w:p>
        </w:tc>
      </w:tr>
      <w:tr w:rsidR="0017301F" w:rsidTr="00562D38">
        <w:tc>
          <w:tcPr>
            <w:cnfStyle w:val="001000000000"/>
            <w:tcW w:w="1787" w:type="dxa"/>
            <w:vAlign w:val="center"/>
          </w:tcPr>
          <w:p w:rsidR="0017301F" w:rsidRPr="00A40043" w:rsidRDefault="0047219C" w:rsidP="00562D38">
            <w:pPr>
              <w:ind w:left="0"/>
              <w:rPr>
                <w:rStyle w:val="Hyperlink"/>
                <w:rFonts w:ascii="Courier New" w:hAnsi="Courier New" w:cs="Courier New"/>
                <w:b w:val="0"/>
                <w:color w:val="auto"/>
                <w:u w:val="none"/>
              </w:rPr>
            </w:pPr>
            <w:hyperlink r:id="rId105" w:history="1">
              <w:r w:rsidR="0017301F" w:rsidRPr="00FF52BE">
                <w:rPr>
                  <w:rStyle w:val="Hyperlink"/>
                  <w:rFonts w:ascii="Courier New" w:hAnsi="Courier New" w:cs="Courier New"/>
                  <w:b w:val="0"/>
                  <w:color w:val="auto"/>
                  <w:u w:val="none"/>
                </w:rPr>
                <w:t>slice()</w:t>
              </w:r>
            </w:hyperlink>
          </w:p>
        </w:tc>
        <w:tc>
          <w:tcPr>
            <w:tcW w:w="4819" w:type="dxa"/>
            <w:vAlign w:val="center"/>
          </w:tcPr>
          <w:p w:rsidR="0017301F" w:rsidRPr="00A40043" w:rsidRDefault="0017301F" w:rsidP="00562D38">
            <w:pPr>
              <w:ind w:left="0"/>
              <w:cnfStyle w:val="000000000000"/>
              <w:rPr>
                <w:rFonts w:asciiTheme="majorHAnsi" w:hAnsiTheme="majorHAnsi" w:cs="Open Sans"/>
                <w:color w:val="252830"/>
              </w:rPr>
            </w:pPr>
            <w:r w:rsidRPr="00FF52BE">
              <w:rPr>
                <w:rFonts w:asciiTheme="majorHAnsi" w:hAnsiTheme="majorHAnsi" w:cs="Open Sans"/>
                <w:color w:val="252830"/>
              </w:rPr>
              <w:t xml:space="preserve">Creates a slice object specified by </w:t>
            </w:r>
            <w:r w:rsidRPr="0068484F">
              <w:rPr>
                <w:rFonts w:ascii="Courier New" w:hAnsi="Courier New" w:cs="Courier New"/>
                <w:color w:val="252830"/>
              </w:rPr>
              <w:t>range()</w:t>
            </w:r>
          </w:p>
        </w:tc>
        <w:tc>
          <w:tcPr>
            <w:tcW w:w="2552" w:type="dxa"/>
          </w:tcPr>
          <w:p w:rsidR="0017301F" w:rsidRDefault="0017301F" w:rsidP="00562D38">
            <w:pPr>
              <w:ind w:left="0"/>
              <w:cnfStyle w:val="000000000000"/>
            </w:pPr>
            <w:r>
              <w:t>List, String, Tuple</w:t>
            </w:r>
          </w:p>
        </w:tc>
      </w:tr>
      <w:tr w:rsidR="0017301F" w:rsidTr="00562D38">
        <w:trPr>
          <w:cnfStyle w:val="000000100000"/>
        </w:trPr>
        <w:tc>
          <w:tcPr>
            <w:cnfStyle w:val="001000000000"/>
            <w:tcW w:w="1787" w:type="dxa"/>
            <w:vAlign w:val="center"/>
          </w:tcPr>
          <w:p w:rsidR="0017301F" w:rsidRPr="00A40043" w:rsidRDefault="0047219C" w:rsidP="00562D38">
            <w:pPr>
              <w:ind w:left="0"/>
              <w:rPr>
                <w:rStyle w:val="Hyperlink"/>
                <w:rFonts w:ascii="Courier New" w:hAnsi="Courier New" w:cs="Courier New"/>
                <w:b w:val="0"/>
                <w:color w:val="auto"/>
                <w:u w:val="none"/>
              </w:rPr>
            </w:pPr>
            <w:hyperlink r:id="rId106" w:history="1">
              <w:r w:rsidR="0017301F" w:rsidRPr="00FF52BE">
                <w:rPr>
                  <w:rStyle w:val="Hyperlink"/>
                  <w:rFonts w:ascii="Courier New" w:hAnsi="Courier New" w:cs="Courier New"/>
                  <w:b w:val="0"/>
                  <w:color w:val="auto"/>
                  <w:u w:val="none"/>
                </w:rPr>
                <w:t>sorted()</w:t>
              </w:r>
            </w:hyperlink>
          </w:p>
        </w:tc>
        <w:tc>
          <w:tcPr>
            <w:tcW w:w="4819" w:type="dxa"/>
            <w:vAlign w:val="center"/>
          </w:tcPr>
          <w:p w:rsidR="0017301F" w:rsidRPr="00A40043" w:rsidRDefault="0017301F" w:rsidP="00562D38">
            <w:pPr>
              <w:ind w:left="0"/>
              <w:cnfStyle w:val="000000100000"/>
              <w:rPr>
                <w:rFonts w:asciiTheme="majorHAnsi" w:hAnsiTheme="majorHAnsi" w:cs="Open Sans"/>
                <w:color w:val="252830"/>
              </w:rPr>
            </w:pPr>
            <w:r w:rsidRPr="00FF52BE">
              <w:rPr>
                <w:rFonts w:asciiTheme="majorHAnsi" w:hAnsiTheme="majorHAnsi" w:cs="Open Sans"/>
                <w:color w:val="252830"/>
              </w:rPr>
              <w:t>Returns sorted list from a given iterable</w:t>
            </w:r>
          </w:p>
        </w:tc>
        <w:tc>
          <w:tcPr>
            <w:tcW w:w="2552" w:type="dxa"/>
          </w:tcPr>
          <w:p w:rsidR="0017301F" w:rsidRDefault="0017301F" w:rsidP="00562D38">
            <w:pPr>
              <w:ind w:left="0"/>
              <w:cnfStyle w:val="000000100000"/>
            </w:pPr>
            <w:r>
              <w:t>List, String, Tuple, Set, Dictionary</w:t>
            </w:r>
          </w:p>
        </w:tc>
      </w:tr>
      <w:tr w:rsidR="0017301F" w:rsidTr="00562D38">
        <w:tc>
          <w:tcPr>
            <w:cnfStyle w:val="001000000000"/>
            <w:tcW w:w="1787" w:type="dxa"/>
            <w:vAlign w:val="center"/>
          </w:tcPr>
          <w:p w:rsidR="0017301F" w:rsidRPr="00A40043" w:rsidRDefault="0047219C" w:rsidP="00562D38">
            <w:pPr>
              <w:ind w:left="0"/>
              <w:rPr>
                <w:rStyle w:val="Hyperlink"/>
                <w:rFonts w:ascii="Courier New" w:hAnsi="Courier New" w:cs="Courier New"/>
                <w:b w:val="0"/>
                <w:color w:val="auto"/>
                <w:u w:val="none"/>
              </w:rPr>
            </w:pPr>
            <w:hyperlink r:id="rId107" w:history="1">
              <w:r w:rsidR="0017301F" w:rsidRPr="00FF52BE">
                <w:rPr>
                  <w:rStyle w:val="Hyperlink"/>
                  <w:rFonts w:ascii="Courier New" w:hAnsi="Courier New" w:cs="Courier New"/>
                  <w:b w:val="0"/>
                  <w:color w:val="auto"/>
                  <w:u w:val="none"/>
                </w:rPr>
                <w:t>staticmethod()</w:t>
              </w:r>
            </w:hyperlink>
          </w:p>
        </w:tc>
        <w:tc>
          <w:tcPr>
            <w:tcW w:w="4819" w:type="dxa"/>
            <w:vAlign w:val="center"/>
          </w:tcPr>
          <w:p w:rsidR="0017301F" w:rsidRPr="00A40043" w:rsidRDefault="0017301F" w:rsidP="00562D38">
            <w:pPr>
              <w:ind w:left="0"/>
              <w:cnfStyle w:val="000000000000"/>
              <w:rPr>
                <w:rFonts w:asciiTheme="majorHAnsi" w:hAnsiTheme="majorHAnsi" w:cs="Open Sans"/>
                <w:color w:val="252830"/>
              </w:rPr>
            </w:pPr>
            <w:r w:rsidRPr="00FF52BE">
              <w:rPr>
                <w:rFonts w:asciiTheme="majorHAnsi" w:hAnsiTheme="majorHAnsi" w:cs="Open Sans"/>
                <w:color w:val="252830"/>
              </w:rPr>
              <w:t>Creates static method from a function</w:t>
            </w:r>
          </w:p>
        </w:tc>
        <w:tc>
          <w:tcPr>
            <w:tcW w:w="2552" w:type="dxa"/>
          </w:tcPr>
          <w:p w:rsidR="0017301F" w:rsidRDefault="0017301F" w:rsidP="00562D38">
            <w:pPr>
              <w:ind w:left="0"/>
              <w:cnfStyle w:val="000000000000"/>
            </w:pPr>
          </w:p>
        </w:tc>
      </w:tr>
      <w:tr w:rsidR="0017301F" w:rsidTr="00562D38">
        <w:trPr>
          <w:cnfStyle w:val="000000100000"/>
        </w:trPr>
        <w:tc>
          <w:tcPr>
            <w:cnfStyle w:val="001000000000"/>
            <w:tcW w:w="1787" w:type="dxa"/>
            <w:vAlign w:val="center"/>
          </w:tcPr>
          <w:p w:rsidR="0017301F" w:rsidRPr="00A40043" w:rsidRDefault="0047219C" w:rsidP="00562D38">
            <w:pPr>
              <w:ind w:left="0"/>
              <w:rPr>
                <w:rStyle w:val="Hyperlink"/>
                <w:rFonts w:ascii="Courier New" w:hAnsi="Courier New" w:cs="Courier New"/>
                <w:b w:val="0"/>
                <w:color w:val="auto"/>
                <w:u w:val="none"/>
              </w:rPr>
            </w:pPr>
            <w:hyperlink r:id="rId108" w:history="1">
              <w:r w:rsidR="0017301F" w:rsidRPr="00FF52BE">
                <w:rPr>
                  <w:rStyle w:val="Hyperlink"/>
                  <w:rFonts w:ascii="Courier New" w:hAnsi="Courier New" w:cs="Courier New"/>
                  <w:b w:val="0"/>
                  <w:color w:val="auto"/>
                  <w:u w:val="none"/>
                </w:rPr>
                <w:t>str()</w:t>
              </w:r>
            </w:hyperlink>
          </w:p>
        </w:tc>
        <w:tc>
          <w:tcPr>
            <w:tcW w:w="4819" w:type="dxa"/>
            <w:vAlign w:val="center"/>
          </w:tcPr>
          <w:p w:rsidR="0017301F" w:rsidRPr="00A40043" w:rsidRDefault="0017301F" w:rsidP="00562D38">
            <w:pPr>
              <w:ind w:left="0"/>
              <w:cnfStyle w:val="000000100000"/>
              <w:rPr>
                <w:rFonts w:asciiTheme="majorHAnsi" w:hAnsiTheme="majorHAnsi" w:cs="Open Sans"/>
                <w:color w:val="252830"/>
              </w:rPr>
            </w:pPr>
            <w:r w:rsidRPr="00FF52BE">
              <w:rPr>
                <w:rFonts w:asciiTheme="majorHAnsi" w:hAnsiTheme="majorHAnsi" w:cs="Open Sans"/>
                <w:color w:val="252830"/>
              </w:rPr>
              <w:t>Returns informal representation of an object</w:t>
            </w:r>
          </w:p>
        </w:tc>
        <w:tc>
          <w:tcPr>
            <w:tcW w:w="2552" w:type="dxa"/>
          </w:tcPr>
          <w:p w:rsidR="0017301F" w:rsidRDefault="0017301F" w:rsidP="00562D38">
            <w:pPr>
              <w:ind w:left="0"/>
              <w:cnfStyle w:val="000000100000"/>
            </w:pPr>
          </w:p>
        </w:tc>
      </w:tr>
      <w:tr w:rsidR="0017301F" w:rsidTr="00562D38">
        <w:tc>
          <w:tcPr>
            <w:cnfStyle w:val="001000000000"/>
            <w:tcW w:w="1787" w:type="dxa"/>
            <w:vAlign w:val="center"/>
          </w:tcPr>
          <w:p w:rsidR="0017301F" w:rsidRPr="00A40043" w:rsidRDefault="0047219C" w:rsidP="00562D38">
            <w:pPr>
              <w:ind w:left="0"/>
              <w:rPr>
                <w:rStyle w:val="Hyperlink"/>
                <w:rFonts w:ascii="Courier New" w:hAnsi="Courier New" w:cs="Courier New"/>
                <w:b w:val="0"/>
                <w:color w:val="auto"/>
                <w:u w:val="none"/>
              </w:rPr>
            </w:pPr>
            <w:hyperlink r:id="rId109" w:history="1">
              <w:r w:rsidR="0017301F" w:rsidRPr="00FF52BE">
                <w:rPr>
                  <w:rStyle w:val="Hyperlink"/>
                  <w:rFonts w:ascii="Courier New" w:hAnsi="Courier New" w:cs="Courier New"/>
                  <w:b w:val="0"/>
                  <w:color w:val="auto"/>
                  <w:u w:val="none"/>
                </w:rPr>
                <w:t>sum()</w:t>
              </w:r>
            </w:hyperlink>
          </w:p>
        </w:tc>
        <w:tc>
          <w:tcPr>
            <w:tcW w:w="4819" w:type="dxa"/>
            <w:vAlign w:val="center"/>
          </w:tcPr>
          <w:p w:rsidR="0017301F" w:rsidRPr="00A40043" w:rsidRDefault="0017301F" w:rsidP="00562D38">
            <w:pPr>
              <w:ind w:left="0"/>
              <w:cnfStyle w:val="000000000000"/>
              <w:rPr>
                <w:rFonts w:asciiTheme="majorHAnsi" w:hAnsiTheme="majorHAnsi" w:cs="Open Sans"/>
                <w:color w:val="252830"/>
              </w:rPr>
            </w:pPr>
            <w:r w:rsidRPr="00FF52BE">
              <w:rPr>
                <w:rFonts w:asciiTheme="majorHAnsi" w:hAnsiTheme="majorHAnsi" w:cs="Open Sans"/>
                <w:color w:val="252830"/>
              </w:rPr>
              <w:t>Add items of an iterable</w:t>
            </w:r>
          </w:p>
        </w:tc>
        <w:tc>
          <w:tcPr>
            <w:tcW w:w="2552" w:type="dxa"/>
          </w:tcPr>
          <w:p w:rsidR="0017301F" w:rsidRDefault="0017301F" w:rsidP="00562D38">
            <w:pPr>
              <w:ind w:left="0"/>
              <w:cnfStyle w:val="000000000000"/>
            </w:pPr>
            <w:r>
              <w:t>List, String, Tuple, Set, Dictionary</w:t>
            </w:r>
          </w:p>
        </w:tc>
      </w:tr>
      <w:tr w:rsidR="0017301F" w:rsidTr="00562D38">
        <w:trPr>
          <w:cnfStyle w:val="000000100000"/>
        </w:trPr>
        <w:tc>
          <w:tcPr>
            <w:cnfStyle w:val="001000000000"/>
            <w:tcW w:w="1787" w:type="dxa"/>
            <w:vAlign w:val="center"/>
          </w:tcPr>
          <w:p w:rsidR="0017301F" w:rsidRPr="00A40043" w:rsidRDefault="0047219C" w:rsidP="00562D38">
            <w:pPr>
              <w:ind w:left="0"/>
              <w:rPr>
                <w:rStyle w:val="Hyperlink"/>
                <w:rFonts w:ascii="Courier New" w:hAnsi="Courier New" w:cs="Courier New"/>
                <w:b w:val="0"/>
                <w:color w:val="auto"/>
                <w:u w:val="none"/>
              </w:rPr>
            </w:pPr>
            <w:hyperlink r:id="rId110" w:history="1">
              <w:r w:rsidR="0017301F" w:rsidRPr="00FF52BE">
                <w:rPr>
                  <w:rStyle w:val="Hyperlink"/>
                  <w:rFonts w:ascii="Courier New" w:hAnsi="Courier New" w:cs="Courier New"/>
                  <w:b w:val="0"/>
                  <w:color w:val="auto"/>
                  <w:u w:val="none"/>
                </w:rPr>
                <w:t>super()</w:t>
              </w:r>
            </w:hyperlink>
          </w:p>
        </w:tc>
        <w:tc>
          <w:tcPr>
            <w:tcW w:w="4819" w:type="dxa"/>
            <w:vAlign w:val="center"/>
          </w:tcPr>
          <w:p w:rsidR="0017301F" w:rsidRPr="00A40043" w:rsidRDefault="0017301F" w:rsidP="00562D38">
            <w:pPr>
              <w:ind w:left="0"/>
              <w:cnfStyle w:val="000000100000"/>
              <w:rPr>
                <w:rFonts w:asciiTheme="majorHAnsi" w:hAnsiTheme="majorHAnsi" w:cs="Open Sans"/>
                <w:color w:val="252830"/>
              </w:rPr>
            </w:pPr>
            <w:r w:rsidRPr="00FF52BE">
              <w:rPr>
                <w:rFonts w:asciiTheme="majorHAnsi" w:hAnsiTheme="majorHAnsi" w:cs="Open Sans"/>
                <w:color w:val="252830"/>
              </w:rPr>
              <w:t>Allow you to refer parent class by super</w:t>
            </w:r>
          </w:p>
        </w:tc>
        <w:tc>
          <w:tcPr>
            <w:tcW w:w="2552" w:type="dxa"/>
          </w:tcPr>
          <w:p w:rsidR="0017301F" w:rsidRDefault="0017301F" w:rsidP="00562D38">
            <w:pPr>
              <w:ind w:left="0"/>
              <w:cnfStyle w:val="000000100000"/>
            </w:pPr>
          </w:p>
        </w:tc>
      </w:tr>
      <w:tr w:rsidR="0017301F" w:rsidTr="00562D38">
        <w:tc>
          <w:tcPr>
            <w:cnfStyle w:val="001000000000"/>
            <w:tcW w:w="1787" w:type="dxa"/>
            <w:vAlign w:val="center"/>
          </w:tcPr>
          <w:p w:rsidR="0017301F" w:rsidRPr="00A40043" w:rsidRDefault="0047219C" w:rsidP="00562D38">
            <w:pPr>
              <w:ind w:left="0"/>
              <w:rPr>
                <w:rStyle w:val="Hyperlink"/>
                <w:rFonts w:ascii="Courier New" w:hAnsi="Courier New" w:cs="Courier New"/>
                <w:b w:val="0"/>
                <w:color w:val="auto"/>
                <w:u w:val="none"/>
              </w:rPr>
            </w:pPr>
            <w:hyperlink r:id="rId111" w:history="1">
              <w:r w:rsidR="0017301F" w:rsidRPr="00FF52BE">
                <w:rPr>
                  <w:rStyle w:val="Hyperlink"/>
                  <w:rFonts w:ascii="Courier New" w:hAnsi="Courier New" w:cs="Courier New"/>
                  <w:b w:val="0"/>
                  <w:color w:val="auto"/>
                  <w:u w:val="none"/>
                </w:rPr>
                <w:t>tuple() Function</w:t>
              </w:r>
            </w:hyperlink>
          </w:p>
        </w:tc>
        <w:tc>
          <w:tcPr>
            <w:tcW w:w="4819" w:type="dxa"/>
            <w:vAlign w:val="center"/>
          </w:tcPr>
          <w:p w:rsidR="0017301F" w:rsidRPr="00A40043" w:rsidRDefault="0017301F" w:rsidP="00562D38">
            <w:pPr>
              <w:ind w:left="0"/>
              <w:cnfStyle w:val="000000000000"/>
              <w:rPr>
                <w:rFonts w:asciiTheme="majorHAnsi" w:hAnsiTheme="majorHAnsi" w:cs="Open Sans"/>
                <w:color w:val="252830"/>
              </w:rPr>
            </w:pPr>
            <w:r w:rsidRPr="00FF52BE">
              <w:rPr>
                <w:rFonts w:asciiTheme="majorHAnsi" w:hAnsiTheme="majorHAnsi" w:cs="Open Sans"/>
                <w:color w:val="252830"/>
              </w:rPr>
              <w:t>Creates a tuple</w:t>
            </w:r>
          </w:p>
        </w:tc>
        <w:tc>
          <w:tcPr>
            <w:tcW w:w="2552" w:type="dxa"/>
          </w:tcPr>
          <w:p w:rsidR="0017301F" w:rsidRDefault="0017301F" w:rsidP="00562D38">
            <w:pPr>
              <w:ind w:left="0"/>
              <w:cnfStyle w:val="000000000000"/>
            </w:pPr>
            <w:r>
              <w:t>Tuple</w:t>
            </w:r>
          </w:p>
        </w:tc>
      </w:tr>
      <w:tr w:rsidR="0017301F" w:rsidTr="00562D38">
        <w:trPr>
          <w:cnfStyle w:val="000000100000"/>
        </w:trPr>
        <w:tc>
          <w:tcPr>
            <w:cnfStyle w:val="001000000000"/>
            <w:tcW w:w="1787" w:type="dxa"/>
            <w:vAlign w:val="center"/>
          </w:tcPr>
          <w:p w:rsidR="0017301F" w:rsidRPr="00A40043" w:rsidRDefault="0047219C" w:rsidP="00562D38">
            <w:pPr>
              <w:ind w:left="0"/>
              <w:rPr>
                <w:rStyle w:val="Hyperlink"/>
                <w:rFonts w:ascii="Courier New" w:hAnsi="Courier New" w:cs="Courier New"/>
                <w:b w:val="0"/>
                <w:color w:val="auto"/>
                <w:u w:val="none"/>
              </w:rPr>
            </w:pPr>
            <w:hyperlink r:id="rId112" w:history="1">
              <w:r w:rsidR="0017301F" w:rsidRPr="00FF52BE">
                <w:rPr>
                  <w:rStyle w:val="Hyperlink"/>
                  <w:rFonts w:ascii="Courier New" w:hAnsi="Courier New" w:cs="Courier New"/>
                  <w:b w:val="0"/>
                  <w:color w:val="auto"/>
                  <w:u w:val="none"/>
                </w:rPr>
                <w:t>type()</w:t>
              </w:r>
            </w:hyperlink>
          </w:p>
        </w:tc>
        <w:tc>
          <w:tcPr>
            <w:tcW w:w="4819" w:type="dxa"/>
            <w:vAlign w:val="center"/>
          </w:tcPr>
          <w:p w:rsidR="0017301F" w:rsidRPr="00A40043" w:rsidRDefault="0017301F" w:rsidP="00562D38">
            <w:pPr>
              <w:ind w:left="0"/>
              <w:cnfStyle w:val="000000100000"/>
              <w:rPr>
                <w:rFonts w:asciiTheme="majorHAnsi" w:hAnsiTheme="majorHAnsi" w:cs="Open Sans"/>
                <w:color w:val="252830"/>
              </w:rPr>
            </w:pPr>
            <w:r w:rsidRPr="00FF52BE">
              <w:rPr>
                <w:rFonts w:asciiTheme="majorHAnsi" w:hAnsiTheme="majorHAnsi" w:cs="Open Sans"/>
                <w:color w:val="252830"/>
              </w:rPr>
              <w:t>Returns type of an object</w:t>
            </w:r>
          </w:p>
        </w:tc>
        <w:tc>
          <w:tcPr>
            <w:tcW w:w="2552" w:type="dxa"/>
          </w:tcPr>
          <w:p w:rsidR="0017301F" w:rsidRDefault="0017301F" w:rsidP="00562D38">
            <w:pPr>
              <w:ind w:left="0"/>
              <w:cnfStyle w:val="000000100000"/>
            </w:pPr>
          </w:p>
        </w:tc>
      </w:tr>
      <w:tr w:rsidR="0017301F" w:rsidTr="00562D38">
        <w:tc>
          <w:tcPr>
            <w:cnfStyle w:val="001000000000"/>
            <w:tcW w:w="1787" w:type="dxa"/>
            <w:vAlign w:val="center"/>
          </w:tcPr>
          <w:p w:rsidR="0017301F" w:rsidRPr="00A40043" w:rsidRDefault="0047219C" w:rsidP="00562D38">
            <w:pPr>
              <w:ind w:left="0"/>
              <w:rPr>
                <w:rStyle w:val="Hyperlink"/>
                <w:rFonts w:ascii="Courier New" w:hAnsi="Courier New" w:cs="Courier New"/>
                <w:b w:val="0"/>
                <w:color w:val="auto"/>
                <w:u w:val="none"/>
              </w:rPr>
            </w:pPr>
            <w:hyperlink r:id="rId113" w:history="1">
              <w:r w:rsidR="0017301F" w:rsidRPr="00FF52BE">
                <w:rPr>
                  <w:rStyle w:val="Hyperlink"/>
                  <w:rFonts w:ascii="Courier New" w:hAnsi="Courier New" w:cs="Courier New"/>
                  <w:b w:val="0"/>
                  <w:color w:val="auto"/>
                  <w:u w:val="none"/>
                </w:rPr>
                <w:t>vars()</w:t>
              </w:r>
            </w:hyperlink>
          </w:p>
        </w:tc>
        <w:tc>
          <w:tcPr>
            <w:tcW w:w="4819" w:type="dxa"/>
            <w:vAlign w:val="center"/>
          </w:tcPr>
          <w:p w:rsidR="0017301F" w:rsidRPr="00A40043" w:rsidRDefault="0017301F" w:rsidP="00562D38">
            <w:pPr>
              <w:ind w:left="0"/>
              <w:cnfStyle w:val="000000000000"/>
              <w:rPr>
                <w:rFonts w:asciiTheme="majorHAnsi" w:hAnsiTheme="majorHAnsi" w:cs="Open Sans"/>
                <w:color w:val="252830"/>
              </w:rPr>
            </w:pPr>
            <w:r w:rsidRPr="00FF52BE">
              <w:rPr>
                <w:rFonts w:asciiTheme="majorHAnsi" w:hAnsiTheme="majorHAnsi" w:cs="Open Sans"/>
                <w:color w:val="252830"/>
              </w:rPr>
              <w:t xml:space="preserve">Returns </w:t>
            </w:r>
            <w:r w:rsidRPr="0068484F">
              <w:rPr>
                <w:rFonts w:ascii="Courier New" w:hAnsi="Courier New" w:cs="Courier New"/>
                <w:color w:val="252830"/>
              </w:rPr>
              <w:t>__dict__</w:t>
            </w:r>
            <w:r w:rsidRPr="00FF52BE">
              <w:rPr>
                <w:rFonts w:asciiTheme="majorHAnsi" w:hAnsiTheme="majorHAnsi" w:cs="Open Sans"/>
                <w:color w:val="252830"/>
              </w:rPr>
              <w:t xml:space="preserve"> attribute of a class</w:t>
            </w:r>
          </w:p>
        </w:tc>
        <w:tc>
          <w:tcPr>
            <w:tcW w:w="2552" w:type="dxa"/>
          </w:tcPr>
          <w:p w:rsidR="0017301F" w:rsidRDefault="0017301F" w:rsidP="00562D38">
            <w:pPr>
              <w:ind w:left="0"/>
              <w:cnfStyle w:val="000000000000"/>
            </w:pPr>
          </w:p>
        </w:tc>
      </w:tr>
      <w:tr w:rsidR="0017301F" w:rsidTr="00562D38">
        <w:trPr>
          <w:cnfStyle w:val="000000100000"/>
        </w:trPr>
        <w:tc>
          <w:tcPr>
            <w:cnfStyle w:val="001000000000"/>
            <w:tcW w:w="1787" w:type="dxa"/>
            <w:vAlign w:val="center"/>
          </w:tcPr>
          <w:p w:rsidR="0017301F" w:rsidRPr="00A40043" w:rsidRDefault="0047219C" w:rsidP="00562D38">
            <w:pPr>
              <w:ind w:left="0"/>
              <w:rPr>
                <w:rStyle w:val="Hyperlink"/>
                <w:rFonts w:ascii="Courier New" w:hAnsi="Courier New" w:cs="Courier New"/>
                <w:b w:val="0"/>
                <w:color w:val="auto"/>
                <w:u w:val="none"/>
              </w:rPr>
            </w:pPr>
            <w:hyperlink r:id="rId114" w:history="1">
              <w:r w:rsidR="0017301F" w:rsidRPr="00FF52BE">
                <w:rPr>
                  <w:rStyle w:val="Hyperlink"/>
                  <w:rFonts w:ascii="Courier New" w:hAnsi="Courier New" w:cs="Courier New"/>
                  <w:b w:val="0"/>
                  <w:color w:val="auto"/>
                  <w:u w:val="none"/>
                </w:rPr>
                <w:t>zip()</w:t>
              </w:r>
            </w:hyperlink>
          </w:p>
        </w:tc>
        <w:tc>
          <w:tcPr>
            <w:tcW w:w="4819" w:type="dxa"/>
            <w:vAlign w:val="center"/>
          </w:tcPr>
          <w:p w:rsidR="0017301F" w:rsidRPr="00A40043" w:rsidRDefault="0017301F" w:rsidP="00562D38">
            <w:pPr>
              <w:ind w:left="0"/>
              <w:cnfStyle w:val="000000100000"/>
              <w:rPr>
                <w:rFonts w:asciiTheme="majorHAnsi" w:hAnsiTheme="majorHAnsi" w:cs="Open Sans"/>
                <w:color w:val="252830"/>
              </w:rPr>
            </w:pPr>
            <w:r w:rsidRPr="00FF52BE">
              <w:rPr>
                <w:rFonts w:asciiTheme="majorHAnsi" w:hAnsiTheme="majorHAnsi" w:cs="Open Sans"/>
                <w:color w:val="252830"/>
              </w:rPr>
              <w:t>Returns an iterator of tuple</w:t>
            </w:r>
          </w:p>
        </w:tc>
        <w:tc>
          <w:tcPr>
            <w:tcW w:w="2552" w:type="dxa"/>
          </w:tcPr>
          <w:p w:rsidR="0017301F" w:rsidRDefault="0017301F" w:rsidP="00562D38">
            <w:pPr>
              <w:ind w:left="0"/>
              <w:cnfStyle w:val="000000100000"/>
            </w:pPr>
            <w:r>
              <w:t>List, String, Tuple, Set, Dictionary</w:t>
            </w:r>
          </w:p>
        </w:tc>
      </w:tr>
      <w:tr w:rsidR="0017301F" w:rsidTr="00562D38">
        <w:tc>
          <w:tcPr>
            <w:cnfStyle w:val="001000000000"/>
            <w:tcW w:w="1787" w:type="dxa"/>
            <w:vAlign w:val="center"/>
          </w:tcPr>
          <w:p w:rsidR="0017301F" w:rsidRPr="00A40043" w:rsidRDefault="0047219C" w:rsidP="00562D38">
            <w:pPr>
              <w:ind w:left="0"/>
              <w:rPr>
                <w:rStyle w:val="Hyperlink"/>
                <w:rFonts w:ascii="Courier New" w:hAnsi="Courier New" w:cs="Courier New"/>
                <w:b w:val="0"/>
                <w:color w:val="auto"/>
                <w:u w:val="none"/>
              </w:rPr>
            </w:pPr>
            <w:hyperlink r:id="rId115" w:history="1">
              <w:r w:rsidR="0017301F" w:rsidRPr="00FF52BE">
                <w:rPr>
                  <w:rStyle w:val="Hyperlink"/>
                  <w:rFonts w:ascii="Courier New" w:hAnsi="Courier New" w:cs="Courier New"/>
                  <w:b w:val="0"/>
                  <w:color w:val="auto"/>
                  <w:u w:val="none"/>
                </w:rPr>
                <w:t>__import__()</w:t>
              </w:r>
            </w:hyperlink>
          </w:p>
        </w:tc>
        <w:tc>
          <w:tcPr>
            <w:tcW w:w="4819" w:type="dxa"/>
            <w:vAlign w:val="center"/>
          </w:tcPr>
          <w:p w:rsidR="0017301F" w:rsidRPr="00A40043" w:rsidRDefault="0017301F" w:rsidP="00562D38">
            <w:pPr>
              <w:ind w:left="0"/>
              <w:cnfStyle w:val="000000000000"/>
              <w:rPr>
                <w:rFonts w:asciiTheme="majorHAnsi" w:hAnsiTheme="majorHAnsi" w:cs="Open Sans"/>
                <w:color w:val="252830"/>
              </w:rPr>
            </w:pPr>
            <w:r w:rsidRPr="00FF52BE">
              <w:rPr>
                <w:rFonts w:asciiTheme="majorHAnsi" w:hAnsiTheme="majorHAnsi" w:cs="Open Sans"/>
                <w:color w:val="252830"/>
              </w:rPr>
              <w:t>Advanced function called by import</w:t>
            </w:r>
          </w:p>
        </w:tc>
        <w:tc>
          <w:tcPr>
            <w:tcW w:w="2552" w:type="dxa"/>
          </w:tcPr>
          <w:p w:rsidR="0017301F" w:rsidRDefault="0017301F" w:rsidP="00562D38">
            <w:pPr>
              <w:ind w:left="0"/>
              <w:cnfStyle w:val="000000000000"/>
            </w:pPr>
          </w:p>
        </w:tc>
      </w:tr>
    </w:tbl>
    <w:p w:rsidR="0017301F" w:rsidRDefault="0017301F" w:rsidP="0017301F">
      <w:pPr>
        <w:pStyle w:val="Heading2"/>
      </w:pPr>
      <w:r>
        <w:br w:type="page"/>
      </w:r>
    </w:p>
    <w:p w:rsidR="0017301F" w:rsidRDefault="0017301F" w:rsidP="0017301F">
      <w:pPr>
        <w:pStyle w:val="Heading2"/>
      </w:pPr>
      <w:bookmarkStart w:id="121" w:name="_Toc514422492"/>
      <w:bookmarkStart w:id="122" w:name="_Toc515037848"/>
      <w:r>
        <w:lastRenderedPageBreak/>
        <w:t>Numbers</w:t>
      </w:r>
      <w:bookmarkEnd w:id="121"/>
      <w:bookmarkEnd w:id="122"/>
    </w:p>
    <w:p w:rsidR="0017301F" w:rsidRPr="000261A8" w:rsidRDefault="0017301F" w:rsidP="0017301F">
      <w:pPr>
        <w:pStyle w:val="Heading3"/>
      </w:pPr>
      <w:bookmarkStart w:id="123" w:name="_Toc514422493"/>
      <w:bookmarkStart w:id="124" w:name="_Toc515037849"/>
      <w:r>
        <w:t>Types of Numbers</w:t>
      </w:r>
      <w:bookmarkEnd w:id="123"/>
      <w:bookmarkEnd w:id="124"/>
    </w:p>
    <w:p w:rsidR="0017301F" w:rsidRDefault="0017301F" w:rsidP="0017301F">
      <w:pPr>
        <w:ind w:left="0" w:firstLine="360"/>
      </w:pPr>
      <w:r>
        <w:t>Python supports three types of numbers:</w:t>
      </w:r>
    </w:p>
    <w:p w:rsidR="0017301F" w:rsidRDefault="0017301F" w:rsidP="00B629BA">
      <w:pPr>
        <w:pStyle w:val="ListParagraph"/>
        <w:numPr>
          <w:ilvl w:val="0"/>
          <w:numId w:val="44"/>
        </w:numPr>
        <w:ind w:left="720"/>
      </w:pPr>
      <w:r w:rsidRPr="00F71C64">
        <w:rPr>
          <w:b/>
        </w:rPr>
        <w:t>Integers</w:t>
      </w:r>
      <w:r>
        <w:t>: Integers are whole numbers without decimal point. They can be positive or negative as long as they don’t contain a decimal point that would make a number a floating number, a distinct numeric type. Integers have unlimited size in Python 3.</w:t>
      </w:r>
    </w:p>
    <w:p w:rsidR="0017301F" w:rsidRDefault="0017301F" w:rsidP="0017301F">
      <w:pPr>
        <w:pStyle w:val="ListParagraph"/>
      </w:pPr>
      <w:r>
        <w:rPr>
          <w:b/>
        </w:rPr>
        <w:t>Example</w:t>
      </w:r>
      <w:r w:rsidRPr="00240E14">
        <w:t>:</w:t>
      </w:r>
    </w:p>
    <w:p w:rsidR="0017301F" w:rsidRDefault="0017301F" w:rsidP="0017301F">
      <w:pPr>
        <w:pStyle w:val="ListParagraph"/>
        <w:rPr>
          <w:rFonts w:ascii="Courier New" w:hAnsi="Courier New" w:cs="Courier New"/>
        </w:rPr>
      </w:pPr>
      <w:r w:rsidRPr="00C536D1">
        <w:rPr>
          <w:rFonts w:ascii="Courier New" w:hAnsi="Courier New" w:cs="Courier New"/>
        </w:rPr>
        <w:t>myint = 7</w:t>
      </w:r>
      <w:r w:rsidRPr="00C536D1">
        <w:rPr>
          <w:rFonts w:ascii="Courier New" w:hAnsi="Courier New" w:cs="Courier New"/>
        </w:rPr>
        <w:br/>
        <w:t>print(myint)</w:t>
      </w:r>
    </w:p>
    <w:p w:rsidR="0017301F" w:rsidRDefault="0017301F" w:rsidP="0017301F">
      <w:pPr>
        <w:pStyle w:val="ListParagraph"/>
      </w:pPr>
      <w:r>
        <w:rPr>
          <w:rFonts w:ascii="Courier New" w:hAnsi="Courier New" w:cs="Courier New"/>
        </w:rPr>
        <w:t>7</w:t>
      </w:r>
    </w:p>
    <w:p w:rsidR="0017301F" w:rsidRDefault="0017301F" w:rsidP="00B629BA">
      <w:pPr>
        <w:pStyle w:val="ListParagraph"/>
        <w:numPr>
          <w:ilvl w:val="0"/>
          <w:numId w:val="44"/>
        </w:numPr>
        <w:ind w:left="720"/>
      </w:pPr>
      <w:r w:rsidRPr="00F71C64">
        <w:rPr>
          <w:b/>
        </w:rPr>
        <w:t>Floating point numbers</w:t>
      </w:r>
      <w:r>
        <w:t>: Also known as floats, floating-point numbers signify real numbers. Floats are written with a decimal point that segregates the integer from the fractional numbers. They may also be written in scientific notation where the uppercase or lowercase letter ‘e’ signifies the 10 power.</w:t>
      </w:r>
    </w:p>
    <w:p w:rsidR="0017301F" w:rsidRDefault="0017301F" w:rsidP="0017301F">
      <w:pPr>
        <w:pStyle w:val="ListParagraph"/>
      </w:pPr>
      <w:r>
        <w:rPr>
          <w:b/>
        </w:rPr>
        <w:t>Example</w:t>
      </w:r>
      <w:r w:rsidRPr="00240E14">
        <w:t>:</w:t>
      </w:r>
    </w:p>
    <w:p w:rsidR="0017301F" w:rsidRPr="00752F2E" w:rsidRDefault="0017301F" w:rsidP="00B629BA">
      <w:pPr>
        <w:pStyle w:val="ListParagraph"/>
        <w:numPr>
          <w:ilvl w:val="0"/>
          <w:numId w:val="48"/>
        </w:numPr>
        <w:ind w:left="1080"/>
      </w:pPr>
      <w:r w:rsidRPr="00C536D1">
        <w:rPr>
          <w:rFonts w:ascii="Courier New" w:hAnsi="Courier New" w:cs="Courier New"/>
        </w:rPr>
        <w:t>myfloat = 7.0</w:t>
      </w:r>
      <w:r w:rsidRPr="00C536D1">
        <w:rPr>
          <w:rFonts w:ascii="Courier New" w:hAnsi="Courier New" w:cs="Courier New"/>
        </w:rPr>
        <w:br/>
        <w:t>print(myfloat)</w:t>
      </w:r>
    </w:p>
    <w:p w:rsidR="0017301F" w:rsidRDefault="0017301F" w:rsidP="0017301F">
      <w:pPr>
        <w:pStyle w:val="ListParagraph"/>
        <w:ind w:left="1080"/>
        <w:rPr>
          <w:rFonts w:ascii="Courier New" w:hAnsi="Courier New" w:cs="Courier New"/>
        </w:rPr>
      </w:pPr>
      <w:r>
        <w:rPr>
          <w:rFonts w:ascii="Courier New" w:hAnsi="Courier New" w:cs="Courier New"/>
        </w:rPr>
        <w:t>7.0</w:t>
      </w:r>
    </w:p>
    <w:p w:rsidR="0017301F" w:rsidRPr="00752F2E" w:rsidRDefault="0017301F" w:rsidP="00B629BA">
      <w:pPr>
        <w:pStyle w:val="ListParagraph"/>
        <w:numPr>
          <w:ilvl w:val="0"/>
          <w:numId w:val="48"/>
        </w:numPr>
        <w:ind w:left="1080"/>
      </w:pPr>
      <w:r w:rsidRPr="00C536D1">
        <w:rPr>
          <w:rFonts w:ascii="Courier New" w:hAnsi="Courier New" w:cs="Courier New"/>
        </w:rPr>
        <w:t>myfloat = float(7)</w:t>
      </w:r>
      <w:r w:rsidRPr="00C536D1">
        <w:rPr>
          <w:rFonts w:ascii="Courier New" w:hAnsi="Courier New" w:cs="Courier New"/>
        </w:rPr>
        <w:br/>
        <w:t>print(myfloat)</w:t>
      </w:r>
    </w:p>
    <w:p w:rsidR="0017301F" w:rsidRPr="00752F2E" w:rsidRDefault="0017301F" w:rsidP="0017301F">
      <w:pPr>
        <w:pStyle w:val="ListParagraph"/>
        <w:ind w:left="1080"/>
      </w:pPr>
      <w:r>
        <w:rPr>
          <w:rFonts w:ascii="Courier New" w:hAnsi="Courier New" w:cs="Courier New"/>
        </w:rPr>
        <w:t>7.0</w:t>
      </w:r>
    </w:p>
    <w:p w:rsidR="0017301F" w:rsidRDefault="0017301F" w:rsidP="00B629BA">
      <w:pPr>
        <w:pStyle w:val="ListParagraph"/>
        <w:numPr>
          <w:ilvl w:val="0"/>
          <w:numId w:val="44"/>
        </w:numPr>
        <w:ind w:left="720"/>
      </w:pPr>
      <w:r w:rsidRPr="00F71C64">
        <w:rPr>
          <w:b/>
        </w:rPr>
        <w:t>Complex numbers</w:t>
      </w:r>
      <w:r>
        <w:t xml:space="preserve">: </w:t>
      </w:r>
      <w:r w:rsidRPr="00F71C64">
        <w:t xml:space="preserve">Complex numbers have a real and imaginary part, which are each a floating point number. To extract these parts from a complex number </w:t>
      </w:r>
      <w:r w:rsidRPr="00F71C64">
        <w:rPr>
          <w:rFonts w:ascii="Courier New" w:hAnsi="Courier New" w:cs="Courier New"/>
        </w:rPr>
        <w:t>z</w:t>
      </w:r>
      <w:r w:rsidRPr="00F71C64">
        <w:t xml:space="preserve">, use </w:t>
      </w:r>
      <w:r w:rsidRPr="00F71C64">
        <w:rPr>
          <w:rFonts w:ascii="Courier New" w:hAnsi="Courier New" w:cs="Courier New"/>
        </w:rPr>
        <w:t>z.real</w:t>
      </w:r>
      <w:r w:rsidRPr="00F71C64">
        <w:t xml:space="preserve"> and </w:t>
      </w:r>
      <w:r w:rsidRPr="00F71C64">
        <w:rPr>
          <w:rFonts w:ascii="Courier New" w:hAnsi="Courier New" w:cs="Courier New"/>
        </w:rPr>
        <w:t>z.imag</w:t>
      </w:r>
      <w:r w:rsidRPr="00F71C64">
        <w:t>.</w:t>
      </w:r>
    </w:p>
    <w:p w:rsidR="0017301F" w:rsidRPr="00ED6B9D" w:rsidRDefault="0017301F" w:rsidP="0017301F">
      <w:pPr>
        <w:pStyle w:val="ListParagraph"/>
      </w:pPr>
      <w:r w:rsidRPr="00ED6B9D">
        <w:rPr>
          <w:rFonts w:ascii="Courier New" w:hAnsi="Courier New" w:cs="Courier New"/>
        </w:rPr>
        <w:t>class complex([real[, imag]])</w:t>
      </w:r>
      <w:r>
        <w:rPr>
          <w:rFonts w:ascii="Courier New" w:hAnsi="Courier New" w:cs="Courier New"/>
        </w:rPr>
        <w:t>r</w:t>
      </w:r>
      <w:r w:rsidRPr="00ED6B9D">
        <w:t xml:space="preserve">eturn a complex number with the value real + imag*1j or convert a string or number to a complex number. If the first parameter is a string, it will be interpreted as a complex number and the function must be called without a second parameter. The second parameter can never be a string. Each argument may be any numeric type (including complex). If </w:t>
      </w:r>
      <w:r w:rsidRPr="00ED6B9D">
        <w:rPr>
          <w:rFonts w:ascii="Courier New" w:hAnsi="Courier New" w:cs="Courier New"/>
        </w:rPr>
        <w:t>imag</w:t>
      </w:r>
      <w:r w:rsidRPr="00ED6B9D">
        <w:t xml:space="preserve"> is omitted, it defaults to zero and the constructor serves as a numeric conversion like </w:t>
      </w:r>
      <w:r w:rsidRPr="00ED6B9D">
        <w:rPr>
          <w:rFonts w:ascii="Courier New" w:hAnsi="Courier New" w:cs="Courier New"/>
        </w:rPr>
        <w:t>int</w:t>
      </w:r>
      <w:r w:rsidRPr="00ED6B9D">
        <w:t xml:space="preserve"> and </w:t>
      </w:r>
      <w:r w:rsidRPr="00ED6B9D">
        <w:rPr>
          <w:rFonts w:ascii="Courier New" w:hAnsi="Courier New" w:cs="Courier New"/>
        </w:rPr>
        <w:t>float</w:t>
      </w:r>
      <w:r w:rsidRPr="00ED6B9D">
        <w:t xml:space="preserve">. If both arguments are omitted, returns </w:t>
      </w:r>
      <w:r w:rsidRPr="00ED6B9D">
        <w:rPr>
          <w:rFonts w:ascii="Courier New" w:hAnsi="Courier New" w:cs="Courier New"/>
        </w:rPr>
        <w:t>0j</w:t>
      </w:r>
      <w:r w:rsidRPr="00ED6B9D">
        <w:t>.</w:t>
      </w:r>
    </w:p>
    <w:p w:rsidR="0017301F" w:rsidRPr="00ED6B9D" w:rsidRDefault="0017301F" w:rsidP="0017301F">
      <w:pPr>
        <w:pStyle w:val="ListParagraph"/>
        <w:rPr>
          <w:sz w:val="20"/>
        </w:rPr>
      </w:pPr>
      <w:r w:rsidRPr="00ED6B9D">
        <w:rPr>
          <w:b/>
          <w:sz w:val="20"/>
        </w:rPr>
        <w:t>Note:</w:t>
      </w:r>
      <w:r w:rsidRPr="00ED6B9D">
        <w:rPr>
          <w:i/>
          <w:sz w:val="20"/>
        </w:rPr>
        <w:t xml:space="preserve">When converting from a string, the string must not contain whitespace around the central </w:t>
      </w:r>
      <w:r w:rsidRPr="00ED6B9D">
        <w:rPr>
          <w:rFonts w:ascii="Courier New" w:hAnsi="Courier New" w:cs="Courier New"/>
          <w:i/>
          <w:sz w:val="20"/>
        </w:rPr>
        <w:t>+</w:t>
      </w:r>
      <w:r w:rsidRPr="00ED6B9D">
        <w:rPr>
          <w:i/>
          <w:sz w:val="20"/>
        </w:rPr>
        <w:t xml:space="preserve"> or</w:t>
      </w:r>
      <w:r w:rsidRPr="00ED6B9D">
        <w:rPr>
          <w:rFonts w:ascii="Courier New" w:hAnsi="Courier New" w:cs="Courier New"/>
          <w:i/>
          <w:sz w:val="20"/>
        </w:rPr>
        <w:t>-</w:t>
      </w:r>
      <w:r w:rsidRPr="00ED6B9D">
        <w:rPr>
          <w:i/>
          <w:sz w:val="20"/>
        </w:rPr>
        <w:t xml:space="preserve"> operator. For example, </w:t>
      </w:r>
      <w:r w:rsidRPr="00ED6B9D">
        <w:rPr>
          <w:rFonts w:ascii="Courier New" w:hAnsi="Courier New" w:cs="Courier New"/>
          <w:i/>
          <w:sz w:val="20"/>
        </w:rPr>
        <w:t>complex('1+2j')</w:t>
      </w:r>
      <w:r w:rsidRPr="00ED6B9D">
        <w:rPr>
          <w:i/>
          <w:sz w:val="20"/>
        </w:rPr>
        <w:t xml:space="preserve"> is fine, but </w:t>
      </w:r>
      <w:r w:rsidRPr="00ED6B9D">
        <w:rPr>
          <w:rFonts w:ascii="Courier New" w:hAnsi="Courier New" w:cs="Courier New"/>
          <w:i/>
          <w:sz w:val="20"/>
        </w:rPr>
        <w:t>complex('1 + 2j')</w:t>
      </w:r>
      <w:r w:rsidRPr="00ED6B9D">
        <w:rPr>
          <w:i/>
          <w:sz w:val="20"/>
        </w:rPr>
        <w:t xml:space="preserve"> raises </w:t>
      </w:r>
      <w:r w:rsidRPr="00ED6B9D">
        <w:rPr>
          <w:rFonts w:ascii="Courier New" w:hAnsi="Courier New" w:cs="Courier New"/>
          <w:i/>
          <w:sz w:val="20"/>
        </w:rPr>
        <w:t>ValueError</w:t>
      </w:r>
      <w:r w:rsidRPr="00ED6B9D">
        <w:rPr>
          <w:i/>
          <w:sz w:val="20"/>
        </w:rPr>
        <w:t>.</w:t>
      </w:r>
    </w:p>
    <w:p w:rsidR="0017301F" w:rsidRDefault="0017301F" w:rsidP="0017301F">
      <w:pPr>
        <w:pStyle w:val="Heading3"/>
      </w:pPr>
      <w:bookmarkStart w:id="125" w:name="_Toc514422494"/>
      <w:bookmarkStart w:id="126" w:name="_Toc515037850"/>
      <w:r>
        <w:t>Number Methods</w:t>
      </w:r>
      <w:bookmarkEnd w:id="125"/>
      <w:bookmarkEnd w:id="126"/>
    </w:p>
    <w:tbl>
      <w:tblPr>
        <w:tblStyle w:val="ListTable4"/>
        <w:tblW w:w="9453" w:type="dxa"/>
        <w:tblInd w:w="607" w:type="dxa"/>
        <w:tblLook w:val="04A0"/>
      </w:tblPr>
      <w:tblGrid>
        <w:gridCol w:w="3020"/>
        <w:gridCol w:w="6433"/>
      </w:tblGrid>
      <w:tr w:rsidR="0017301F" w:rsidTr="00562D38">
        <w:trPr>
          <w:cnfStyle w:val="100000000000"/>
        </w:trPr>
        <w:tc>
          <w:tcPr>
            <w:cnfStyle w:val="001000000000"/>
            <w:tcW w:w="3020" w:type="dxa"/>
          </w:tcPr>
          <w:p w:rsidR="0017301F" w:rsidRPr="00F611FB" w:rsidRDefault="0017301F" w:rsidP="00562D38">
            <w:pPr>
              <w:ind w:left="0"/>
              <w:rPr>
                <w:rFonts w:ascii="Courier New" w:hAnsi="Courier New" w:cs="Courier New"/>
                <w:b w:val="0"/>
              </w:rPr>
            </w:pPr>
            <w:r w:rsidRPr="00F611FB">
              <w:t>Functions</w:t>
            </w:r>
          </w:p>
        </w:tc>
        <w:tc>
          <w:tcPr>
            <w:tcW w:w="6433" w:type="dxa"/>
          </w:tcPr>
          <w:p w:rsidR="0017301F" w:rsidRPr="00F611FB" w:rsidRDefault="0017301F" w:rsidP="00562D38">
            <w:pPr>
              <w:ind w:left="0"/>
              <w:cnfStyle w:val="100000000000"/>
            </w:pPr>
            <w:r w:rsidRPr="00F611FB">
              <w:t>Description</w:t>
            </w:r>
          </w:p>
        </w:tc>
      </w:tr>
      <w:tr w:rsidR="0017301F" w:rsidTr="00562D38">
        <w:trPr>
          <w:cnfStyle w:val="000000100000"/>
        </w:trPr>
        <w:tc>
          <w:tcPr>
            <w:cnfStyle w:val="001000000000"/>
            <w:tcW w:w="3020" w:type="dxa"/>
          </w:tcPr>
          <w:p w:rsidR="0017301F" w:rsidRPr="00F611FB" w:rsidRDefault="0017301F" w:rsidP="00562D38">
            <w:pPr>
              <w:ind w:left="0"/>
              <w:rPr>
                <w:rFonts w:ascii="Courier New" w:hAnsi="Courier New" w:cs="Courier New"/>
                <w:b w:val="0"/>
              </w:rPr>
            </w:pPr>
            <w:r>
              <w:rPr>
                <w:rFonts w:ascii="Courier New" w:hAnsi="Courier New" w:cs="Courier New"/>
                <w:b w:val="0"/>
              </w:rPr>
              <w:t>a</w:t>
            </w:r>
            <w:r w:rsidRPr="00F611FB">
              <w:rPr>
                <w:rFonts w:ascii="Courier New" w:hAnsi="Courier New" w:cs="Courier New"/>
                <w:b w:val="0"/>
              </w:rPr>
              <w:t>bs()</w:t>
            </w:r>
          </w:p>
        </w:tc>
        <w:tc>
          <w:tcPr>
            <w:tcW w:w="6433" w:type="dxa"/>
          </w:tcPr>
          <w:p w:rsidR="0017301F" w:rsidRPr="00F611FB" w:rsidRDefault="0017301F" w:rsidP="00562D38">
            <w:pPr>
              <w:ind w:left="0"/>
              <w:cnfStyle w:val="000000100000"/>
              <w:rPr>
                <w:sz w:val="20"/>
              </w:rPr>
            </w:pPr>
            <w:r w:rsidRPr="00F611FB">
              <w:rPr>
                <w:sz w:val="20"/>
              </w:rPr>
              <w:t>Return the absolute value of a number. The argument may be an integer or a floating point number. If the argument is a complex number, its magnitude is returned.</w:t>
            </w:r>
          </w:p>
        </w:tc>
      </w:tr>
    </w:tbl>
    <w:p w:rsidR="0017301F" w:rsidRDefault="0017301F" w:rsidP="0017301F"/>
    <w:p w:rsidR="0017301F" w:rsidRPr="006D6199" w:rsidRDefault="0017301F" w:rsidP="0017301F">
      <w:pPr>
        <w:rPr>
          <w:rFonts w:asciiTheme="majorHAnsi" w:hAnsiTheme="majorHAnsi" w:cs="Courier New"/>
        </w:rPr>
      </w:pPr>
      <w:r w:rsidRPr="006D6199">
        <w:rPr>
          <w:b/>
        </w:rPr>
        <w:t>Note</w:t>
      </w:r>
      <w:r>
        <w:t xml:space="preserve">: </w:t>
      </w:r>
      <w:r w:rsidRPr="006D6199">
        <w:rPr>
          <w:i/>
          <w:sz w:val="20"/>
        </w:rPr>
        <w:t>By default, Python</w:t>
      </w:r>
      <w:r>
        <w:rPr>
          <w:i/>
          <w:sz w:val="20"/>
        </w:rPr>
        <w:t xml:space="preserve"> provides the</w:t>
      </w:r>
      <w:r w:rsidRPr="006D6199">
        <w:rPr>
          <w:rFonts w:ascii="Courier New" w:hAnsi="Courier New" w:cs="Courier New"/>
          <w:i/>
          <w:sz w:val="20"/>
        </w:rPr>
        <w:t>abs()</w:t>
      </w:r>
      <w:r w:rsidRPr="006D6199">
        <w:rPr>
          <w:i/>
          <w:sz w:val="20"/>
        </w:rPr>
        <w:t xml:space="preserve"> method for numbers data type. You can add the Math module to add more methods including </w:t>
      </w:r>
      <w:r w:rsidRPr="006D6199">
        <w:rPr>
          <w:rFonts w:ascii="Courier New" w:hAnsi="Courier New" w:cs="Courier New"/>
          <w:i/>
          <w:sz w:val="20"/>
        </w:rPr>
        <w:t>ceil(), cmp(), exp(), fabs(),</w:t>
      </w:r>
      <w:r>
        <w:rPr>
          <w:rFonts w:ascii="Courier New" w:hAnsi="Courier New" w:cs="Courier New"/>
          <w:i/>
          <w:sz w:val="20"/>
        </w:rPr>
        <w:t>f</w:t>
      </w:r>
      <w:r w:rsidRPr="006D6199">
        <w:rPr>
          <w:rFonts w:ascii="Courier New" w:hAnsi="Courier New" w:cs="Courier New"/>
          <w:i/>
          <w:sz w:val="20"/>
        </w:rPr>
        <w:t xml:space="preserve">loor(), </w:t>
      </w:r>
      <w:r>
        <w:rPr>
          <w:rFonts w:ascii="Courier New" w:hAnsi="Courier New" w:cs="Courier New"/>
          <w:i/>
          <w:sz w:val="20"/>
        </w:rPr>
        <w:t>l</w:t>
      </w:r>
      <w:r w:rsidRPr="006D6199">
        <w:rPr>
          <w:rFonts w:ascii="Courier New" w:hAnsi="Courier New" w:cs="Courier New"/>
          <w:i/>
          <w:sz w:val="20"/>
        </w:rPr>
        <w:t xml:space="preserve">og(), </w:t>
      </w:r>
      <w:r>
        <w:rPr>
          <w:rFonts w:ascii="Courier New" w:hAnsi="Courier New" w:cs="Courier New"/>
          <w:i/>
          <w:sz w:val="20"/>
        </w:rPr>
        <w:t>l</w:t>
      </w:r>
      <w:r w:rsidRPr="006D6199">
        <w:rPr>
          <w:rFonts w:ascii="Courier New" w:hAnsi="Courier New" w:cs="Courier New"/>
          <w:i/>
          <w:sz w:val="20"/>
        </w:rPr>
        <w:t xml:space="preserve">og10(), </w:t>
      </w:r>
      <w:r>
        <w:rPr>
          <w:rFonts w:ascii="Courier New" w:hAnsi="Courier New" w:cs="Courier New"/>
          <w:i/>
          <w:sz w:val="20"/>
        </w:rPr>
        <w:t>m</w:t>
      </w:r>
      <w:r w:rsidRPr="006D6199">
        <w:rPr>
          <w:rFonts w:ascii="Courier New" w:hAnsi="Courier New" w:cs="Courier New"/>
          <w:i/>
          <w:sz w:val="20"/>
        </w:rPr>
        <w:t xml:space="preserve">ax(x1,x2…), </w:t>
      </w:r>
      <w:r>
        <w:rPr>
          <w:rFonts w:ascii="Courier New" w:hAnsi="Courier New" w:cs="Courier New"/>
          <w:i/>
          <w:sz w:val="20"/>
        </w:rPr>
        <w:t>m</w:t>
      </w:r>
      <w:r w:rsidRPr="006D6199">
        <w:rPr>
          <w:rFonts w:ascii="Courier New" w:hAnsi="Courier New" w:cs="Courier New"/>
          <w:i/>
          <w:sz w:val="20"/>
        </w:rPr>
        <w:t xml:space="preserve">in(), </w:t>
      </w:r>
      <w:r>
        <w:rPr>
          <w:rFonts w:ascii="Courier New" w:hAnsi="Courier New" w:cs="Courier New"/>
          <w:i/>
          <w:sz w:val="20"/>
        </w:rPr>
        <w:t>m</w:t>
      </w:r>
      <w:r w:rsidRPr="006D6199">
        <w:rPr>
          <w:rFonts w:ascii="Courier New" w:hAnsi="Courier New" w:cs="Courier New"/>
          <w:i/>
          <w:sz w:val="20"/>
        </w:rPr>
        <w:t xml:space="preserve">odf(), </w:t>
      </w:r>
      <w:r>
        <w:rPr>
          <w:rFonts w:ascii="Courier New" w:hAnsi="Courier New" w:cs="Courier New"/>
          <w:i/>
          <w:sz w:val="20"/>
        </w:rPr>
        <w:t>p</w:t>
      </w:r>
      <w:r w:rsidRPr="006D6199">
        <w:rPr>
          <w:rFonts w:ascii="Courier New" w:hAnsi="Courier New" w:cs="Courier New"/>
          <w:i/>
          <w:sz w:val="20"/>
        </w:rPr>
        <w:t xml:space="preserve">ow(), </w:t>
      </w:r>
      <w:r>
        <w:rPr>
          <w:rFonts w:ascii="Courier New" w:hAnsi="Courier New" w:cs="Courier New"/>
          <w:i/>
          <w:sz w:val="20"/>
        </w:rPr>
        <w:t>r</w:t>
      </w:r>
      <w:r w:rsidRPr="006D6199">
        <w:rPr>
          <w:rFonts w:ascii="Courier New" w:hAnsi="Courier New" w:cs="Courier New"/>
          <w:i/>
          <w:sz w:val="20"/>
        </w:rPr>
        <w:t xml:space="preserve">ound(), and </w:t>
      </w:r>
      <w:r>
        <w:rPr>
          <w:rFonts w:ascii="Courier New" w:hAnsi="Courier New" w:cs="Courier New"/>
          <w:i/>
          <w:sz w:val="20"/>
        </w:rPr>
        <w:t>s</w:t>
      </w:r>
      <w:r w:rsidRPr="006D6199">
        <w:rPr>
          <w:rFonts w:ascii="Courier New" w:hAnsi="Courier New" w:cs="Courier New"/>
          <w:i/>
          <w:sz w:val="20"/>
        </w:rPr>
        <w:t>qrt().</w:t>
      </w:r>
    </w:p>
    <w:p w:rsidR="0017301F" w:rsidRDefault="0017301F" w:rsidP="0017301F">
      <w:pPr>
        <w:rPr>
          <w:rFonts w:asciiTheme="majorHAnsi" w:hAnsiTheme="majorHAnsi"/>
          <w:kern w:val="28"/>
          <w:sz w:val="28"/>
          <w:szCs w:val="28"/>
        </w:rPr>
      </w:pPr>
      <w:r>
        <w:br w:type="page"/>
      </w:r>
    </w:p>
    <w:p w:rsidR="0017301F" w:rsidRPr="00234C94" w:rsidRDefault="0017301F" w:rsidP="0017301F">
      <w:pPr>
        <w:pStyle w:val="Heading2"/>
        <w:rPr>
          <w:rFonts w:ascii="Courier New" w:hAnsi="Courier New" w:cs="Courier New"/>
        </w:rPr>
      </w:pPr>
      <w:bookmarkStart w:id="127" w:name="_Toc515037851"/>
      <w:bookmarkStart w:id="128" w:name="_Toc514422495"/>
      <w:r w:rsidRPr="00234C94">
        <w:rPr>
          <w:rFonts w:ascii="Courier New" w:hAnsi="Courier New" w:cs="Courier New"/>
        </w:rPr>
        <w:lastRenderedPageBreak/>
        <w:t>string</w:t>
      </w:r>
      <w:bookmarkEnd w:id="127"/>
      <w:bookmarkEnd w:id="128"/>
    </w:p>
    <w:p w:rsidR="0017301F" w:rsidRPr="00E024DE" w:rsidRDefault="0017301F" w:rsidP="0017301F">
      <w:pPr>
        <w:ind w:left="720"/>
      </w:pPr>
      <w:r w:rsidRPr="00E024DE">
        <w:t>A string is usually a bit of text in programming that is written to be displayed to users. It is known to Python when you want to display a string. This is because programmers use either double quote " or single quote ' to enclose a word or group of words to express a string.</w:t>
      </w:r>
    </w:p>
    <w:p w:rsidR="0017301F" w:rsidRDefault="0017301F" w:rsidP="0017301F">
      <w:pPr>
        <w:ind w:left="720"/>
      </w:pPr>
      <w:r>
        <w:t>A s</w:t>
      </w:r>
      <w:r w:rsidRPr="00E024DE">
        <w:t xml:space="preserve">tring </w:t>
      </w:r>
      <w:r>
        <w:t>is</w:t>
      </w:r>
      <w:r w:rsidRPr="00E024DE">
        <w:t xml:space="preserve"> defined either with a single quote or a double quotes.</w:t>
      </w:r>
    </w:p>
    <w:p w:rsidR="0017301F" w:rsidRDefault="0017301F" w:rsidP="0017301F">
      <w:pPr>
        <w:ind w:left="720"/>
        <w:rPr>
          <w:b/>
        </w:rPr>
      </w:pPr>
      <w:r w:rsidRPr="00E024DE">
        <w:rPr>
          <w:b/>
        </w:rPr>
        <w:t>Example:</w:t>
      </w:r>
    </w:p>
    <w:p w:rsidR="0017301F" w:rsidRPr="00E024DE" w:rsidRDefault="0017301F" w:rsidP="0017301F">
      <w:pPr>
        <w:ind w:left="720"/>
        <w:rPr>
          <w:rFonts w:ascii="Courier New" w:hAnsi="Courier New" w:cs="Courier New"/>
        </w:rPr>
      </w:pPr>
      <w:r w:rsidRPr="00E024DE">
        <w:rPr>
          <w:rFonts w:ascii="Courier New" w:hAnsi="Courier New" w:cs="Courier New"/>
        </w:rPr>
        <w:t>&gt;&gt;&gt;mystring = 'hello'</w:t>
      </w:r>
      <w:r w:rsidRPr="00E024DE">
        <w:rPr>
          <w:rFonts w:ascii="Courier New" w:hAnsi="Courier New" w:cs="Courier New"/>
        </w:rPr>
        <w:br/>
        <w:t>... print(mystring)</w:t>
      </w:r>
    </w:p>
    <w:p w:rsidR="0017301F" w:rsidRPr="00E024DE" w:rsidRDefault="0017301F" w:rsidP="0017301F">
      <w:pPr>
        <w:ind w:left="720"/>
        <w:rPr>
          <w:rFonts w:ascii="Courier New" w:hAnsi="Courier New" w:cs="Courier New"/>
        </w:rPr>
      </w:pPr>
      <w:r w:rsidRPr="00E024DE">
        <w:rPr>
          <w:rFonts w:ascii="Courier New" w:hAnsi="Courier New" w:cs="Courier New"/>
        </w:rPr>
        <w:t>hello</w:t>
      </w:r>
      <w:r w:rsidRPr="00E024DE">
        <w:rPr>
          <w:rFonts w:ascii="Courier New" w:hAnsi="Courier New" w:cs="Courier New"/>
        </w:rPr>
        <w:br/>
        <w:t>&gt;&gt;&gt;mystring = "hello"</w:t>
      </w:r>
      <w:r w:rsidRPr="00E024DE">
        <w:rPr>
          <w:rFonts w:ascii="Courier New" w:hAnsi="Courier New" w:cs="Courier New"/>
        </w:rPr>
        <w:br/>
        <w:t>... print(mystring)</w:t>
      </w:r>
    </w:p>
    <w:p w:rsidR="0017301F" w:rsidRPr="00E024DE" w:rsidRDefault="0017301F" w:rsidP="0017301F">
      <w:pPr>
        <w:ind w:left="720"/>
      </w:pPr>
      <w:r w:rsidRPr="00E024DE">
        <w:rPr>
          <w:rFonts w:ascii="Courier New" w:hAnsi="Courier New" w:cs="Courier New"/>
        </w:rPr>
        <w:t>hello</w:t>
      </w:r>
    </w:p>
    <w:p w:rsidR="0017301F" w:rsidRPr="00E024DE" w:rsidRDefault="0017301F" w:rsidP="0017301F">
      <w:pPr>
        <w:ind w:left="720"/>
        <w:rPr>
          <w:sz w:val="20"/>
        </w:rPr>
      </w:pPr>
      <w:r w:rsidRPr="00E024DE">
        <w:rPr>
          <w:b/>
          <w:sz w:val="20"/>
        </w:rPr>
        <w:t xml:space="preserve">Note: </w:t>
      </w:r>
      <w:r w:rsidRPr="00E024DE">
        <w:rPr>
          <w:i/>
          <w:sz w:val="20"/>
        </w:rPr>
        <w:t>The difference between the two is that using double quotes makes it easy to include apostrophes (whereas these would terminate the string if using single quotes).</w:t>
      </w:r>
    </w:p>
    <w:p w:rsidR="0017301F" w:rsidRDefault="0017301F" w:rsidP="0017301F">
      <w:pPr>
        <w:ind w:left="720"/>
      </w:pPr>
      <w:r>
        <w:t>Let us take a look at what all you can do with a string:</w:t>
      </w:r>
    </w:p>
    <w:p w:rsidR="0017301F" w:rsidRDefault="0017301F" w:rsidP="00B629BA">
      <w:pPr>
        <w:pStyle w:val="ListParagraph"/>
        <w:numPr>
          <w:ilvl w:val="0"/>
          <w:numId w:val="59"/>
        </w:numPr>
      </w:pPr>
      <w:r>
        <w:t xml:space="preserve">A string can be </w:t>
      </w:r>
      <w:r w:rsidRPr="002E7748">
        <w:rPr>
          <w:b/>
        </w:rPr>
        <w:t>concatenated</w:t>
      </w:r>
      <w:r>
        <w:t xml:space="preserve"> (glued together). Here are different ways concatenation happens:</w:t>
      </w:r>
    </w:p>
    <w:p w:rsidR="0017301F" w:rsidRDefault="0017301F" w:rsidP="00B629BA">
      <w:pPr>
        <w:pStyle w:val="ListParagraph"/>
        <w:numPr>
          <w:ilvl w:val="1"/>
          <w:numId w:val="59"/>
        </w:numPr>
      </w:pPr>
      <w:r>
        <w:t>with the + operator, and repeated with *:</w:t>
      </w:r>
    </w:p>
    <w:p w:rsidR="0017301F" w:rsidRDefault="0017301F" w:rsidP="0017301F">
      <w:pPr>
        <w:ind w:left="1440" w:firstLine="720"/>
      </w:pPr>
      <w:r w:rsidRPr="002E7748">
        <w:rPr>
          <w:b/>
        </w:rPr>
        <w:t>Example</w:t>
      </w:r>
      <w:r>
        <w:t>:</w:t>
      </w:r>
    </w:p>
    <w:p w:rsidR="0017301F" w:rsidRPr="002E7748" w:rsidRDefault="0017301F" w:rsidP="0017301F">
      <w:pPr>
        <w:ind w:left="2160"/>
        <w:rPr>
          <w:rFonts w:ascii="Courier New" w:hAnsi="Courier New" w:cs="Courier New"/>
        </w:rPr>
      </w:pPr>
      <w:r w:rsidRPr="002E7748">
        <w:rPr>
          <w:rFonts w:ascii="Courier New" w:hAnsi="Courier New" w:cs="Courier New"/>
        </w:rPr>
        <w:t>&gt;&gt;&gt; # 3 times 'un', followed by 'ium'</w:t>
      </w:r>
    </w:p>
    <w:p w:rsidR="0017301F" w:rsidRPr="002E7748" w:rsidRDefault="0017301F" w:rsidP="0017301F">
      <w:pPr>
        <w:ind w:left="2160"/>
        <w:rPr>
          <w:rFonts w:ascii="Courier New" w:hAnsi="Courier New" w:cs="Courier New"/>
        </w:rPr>
      </w:pPr>
      <w:r w:rsidRPr="002E7748">
        <w:rPr>
          <w:rFonts w:ascii="Courier New" w:hAnsi="Courier New" w:cs="Courier New"/>
        </w:rPr>
        <w:t>&gt;&gt;&gt; 3 * 'un' + 'ium'</w:t>
      </w:r>
    </w:p>
    <w:p w:rsidR="0017301F" w:rsidRPr="002E7748" w:rsidRDefault="0017301F" w:rsidP="0017301F">
      <w:pPr>
        <w:ind w:left="2160"/>
        <w:rPr>
          <w:rFonts w:ascii="Courier New" w:hAnsi="Courier New" w:cs="Courier New"/>
        </w:rPr>
      </w:pPr>
      <w:r w:rsidRPr="002E7748">
        <w:rPr>
          <w:rFonts w:ascii="Courier New" w:hAnsi="Courier New" w:cs="Courier New"/>
        </w:rPr>
        <w:t>'unununium'</w:t>
      </w:r>
    </w:p>
    <w:p w:rsidR="0017301F" w:rsidRDefault="0017301F" w:rsidP="00B629BA">
      <w:pPr>
        <w:pStyle w:val="ListParagraph"/>
        <w:numPr>
          <w:ilvl w:val="1"/>
          <w:numId w:val="59"/>
        </w:numPr>
      </w:pPr>
      <w:r>
        <w:t>Two or more string literals (i.e. the ones enclosed between quotes) next to each other are automatically concatenated.</w:t>
      </w:r>
    </w:p>
    <w:p w:rsidR="0017301F" w:rsidRPr="002E7748" w:rsidRDefault="0017301F" w:rsidP="0017301F">
      <w:pPr>
        <w:ind w:left="1440"/>
        <w:rPr>
          <w:b/>
        </w:rPr>
      </w:pPr>
      <w:r>
        <w:tab/>
      </w:r>
      <w:r w:rsidRPr="002E7748">
        <w:rPr>
          <w:b/>
        </w:rPr>
        <w:t>Example:</w:t>
      </w:r>
    </w:p>
    <w:p w:rsidR="0017301F" w:rsidRPr="002E7748" w:rsidRDefault="0017301F" w:rsidP="0017301F">
      <w:pPr>
        <w:ind w:left="2160"/>
        <w:rPr>
          <w:rFonts w:ascii="Courier New" w:hAnsi="Courier New" w:cs="Courier New"/>
        </w:rPr>
      </w:pPr>
      <w:r w:rsidRPr="002E7748">
        <w:rPr>
          <w:rFonts w:ascii="Courier New" w:hAnsi="Courier New" w:cs="Courier New"/>
        </w:rPr>
        <w:t>&gt;&gt;&gt; 'Py' 'thon'</w:t>
      </w:r>
    </w:p>
    <w:p w:rsidR="0017301F" w:rsidRDefault="0017301F" w:rsidP="0017301F">
      <w:pPr>
        <w:ind w:left="2160"/>
      </w:pPr>
      <w:r w:rsidRPr="002E7748">
        <w:rPr>
          <w:rFonts w:ascii="Courier New" w:hAnsi="Courier New" w:cs="Courier New"/>
        </w:rPr>
        <w:t>'Python'</w:t>
      </w:r>
    </w:p>
    <w:p w:rsidR="0017301F" w:rsidRDefault="0017301F" w:rsidP="0017301F">
      <w:pPr>
        <w:ind w:left="1440" w:firstLine="720"/>
      </w:pPr>
      <w:r>
        <w:t>This feature is particularly useful when you want to break long string:</w:t>
      </w:r>
    </w:p>
    <w:p w:rsidR="0017301F" w:rsidRPr="002E7748" w:rsidRDefault="0017301F" w:rsidP="0017301F">
      <w:pPr>
        <w:ind w:left="2160"/>
        <w:rPr>
          <w:b/>
        </w:rPr>
      </w:pPr>
      <w:r w:rsidRPr="002E7748">
        <w:rPr>
          <w:b/>
        </w:rPr>
        <w:t>Example:</w:t>
      </w:r>
    </w:p>
    <w:p w:rsidR="0017301F" w:rsidRPr="002E7748" w:rsidRDefault="0017301F" w:rsidP="0017301F">
      <w:pPr>
        <w:ind w:left="2160"/>
        <w:rPr>
          <w:rFonts w:ascii="Courier New" w:hAnsi="Courier New" w:cs="Courier New"/>
        </w:rPr>
      </w:pPr>
      <w:r w:rsidRPr="002E7748">
        <w:rPr>
          <w:rFonts w:ascii="Courier New" w:hAnsi="Courier New" w:cs="Courier New"/>
        </w:rPr>
        <w:t>&gt;&gt;&gt; text = ('Put several string within parentheses '</w:t>
      </w:r>
    </w:p>
    <w:p w:rsidR="0017301F" w:rsidRPr="002E7748" w:rsidRDefault="0017301F" w:rsidP="0017301F">
      <w:pPr>
        <w:ind w:left="2160"/>
        <w:rPr>
          <w:rFonts w:ascii="Courier New" w:hAnsi="Courier New" w:cs="Courier New"/>
        </w:rPr>
      </w:pPr>
      <w:r w:rsidRPr="002E7748">
        <w:rPr>
          <w:rFonts w:ascii="Courier New" w:hAnsi="Courier New" w:cs="Courier New"/>
        </w:rPr>
        <w:t>...         'to have them joined together.')</w:t>
      </w:r>
    </w:p>
    <w:p w:rsidR="0017301F" w:rsidRPr="002E7748" w:rsidRDefault="0017301F" w:rsidP="0017301F">
      <w:pPr>
        <w:ind w:left="2160"/>
        <w:rPr>
          <w:rFonts w:ascii="Courier New" w:hAnsi="Courier New" w:cs="Courier New"/>
        </w:rPr>
      </w:pPr>
      <w:r w:rsidRPr="002E7748">
        <w:rPr>
          <w:rFonts w:ascii="Courier New" w:hAnsi="Courier New" w:cs="Courier New"/>
        </w:rPr>
        <w:t>&gt;&gt;&gt; text</w:t>
      </w:r>
    </w:p>
    <w:p w:rsidR="0017301F" w:rsidRDefault="0017301F" w:rsidP="0017301F">
      <w:pPr>
        <w:ind w:left="2160"/>
      </w:pPr>
      <w:r w:rsidRPr="002E7748">
        <w:rPr>
          <w:rFonts w:ascii="Courier New" w:hAnsi="Courier New" w:cs="Courier New"/>
        </w:rPr>
        <w:t>'Put several string within parentheses to have them joined together.'</w:t>
      </w:r>
    </w:p>
    <w:p w:rsidR="0017301F" w:rsidRDefault="0017301F" w:rsidP="0017301F">
      <w:pPr>
        <w:spacing w:after="0"/>
        <w:ind w:left="0"/>
      </w:pPr>
      <w:r>
        <w:br w:type="page"/>
      </w:r>
    </w:p>
    <w:p w:rsidR="0017301F" w:rsidRDefault="0017301F" w:rsidP="00B629BA">
      <w:pPr>
        <w:pStyle w:val="ListParagraph"/>
        <w:numPr>
          <w:ilvl w:val="1"/>
          <w:numId w:val="59"/>
        </w:numPr>
      </w:pPr>
      <w:r>
        <w:lastRenderedPageBreak/>
        <w:t>This only works with two literals though, not with variables or expressions:</w:t>
      </w:r>
    </w:p>
    <w:p w:rsidR="0017301F" w:rsidRDefault="0017301F" w:rsidP="0017301F">
      <w:pPr>
        <w:ind w:left="2160"/>
      </w:pPr>
      <w:r w:rsidRPr="002E7748">
        <w:rPr>
          <w:b/>
        </w:rPr>
        <w:t>Example</w:t>
      </w:r>
      <w:r>
        <w:t>:</w:t>
      </w:r>
    </w:p>
    <w:p w:rsidR="0017301F" w:rsidRPr="002E7748" w:rsidRDefault="0017301F" w:rsidP="0017301F">
      <w:pPr>
        <w:ind w:left="2160"/>
        <w:rPr>
          <w:rFonts w:ascii="Courier New" w:hAnsi="Courier New" w:cs="Courier New"/>
        </w:rPr>
      </w:pPr>
      <w:r w:rsidRPr="002E7748">
        <w:rPr>
          <w:rFonts w:ascii="Courier New" w:hAnsi="Courier New" w:cs="Courier New"/>
        </w:rPr>
        <w:t>&gt;&gt;&gt; prefix = 'Py'</w:t>
      </w:r>
    </w:p>
    <w:p w:rsidR="0017301F" w:rsidRPr="002E7748" w:rsidRDefault="0017301F" w:rsidP="0017301F">
      <w:pPr>
        <w:ind w:left="2160"/>
        <w:rPr>
          <w:rFonts w:ascii="Courier New" w:hAnsi="Courier New" w:cs="Courier New"/>
        </w:rPr>
      </w:pPr>
      <w:r w:rsidRPr="002E7748">
        <w:rPr>
          <w:rFonts w:ascii="Courier New" w:hAnsi="Courier New" w:cs="Courier New"/>
        </w:rPr>
        <w:t>&gt;&gt;&gt; prefix 'thon'  # can't concatenate a variable and a string literal</w:t>
      </w:r>
    </w:p>
    <w:p w:rsidR="0017301F" w:rsidRPr="002E7748" w:rsidRDefault="0017301F" w:rsidP="0017301F">
      <w:pPr>
        <w:ind w:left="2160"/>
        <w:rPr>
          <w:rFonts w:ascii="Courier New" w:hAnsi="Courier New" w:cs="Courier New"/>
        </w:rPr>
      </w:pPr>
      <w:r w:rsidRPr="002E7748">
        <w:rPr>
          <w:rFonts w:ascii="Courier New" w:hAnsi="Courier New" w:cs="Courier New"/>
        </w:rPr>
        <w:t xml:space="preserve">  ...</w:t>
      </w:r>
    </w:p>
    <w:p w:rsidR="0017301F" w:rsidRPr="002E7748" w:rsidRDefault="0017301F" w:rsidP="0017301F">
      <w:pPr>
        <w:ind w:left="2160"/>
        <w:rPr>
          <w:rFonts w:ascii="Courier New" w:hAnsi="Courier New" w:cs="Courier New"/>
        </w:rPr>
      </w:pPr>
      <w:r w:rsidRPr="002E7748">
        <w:rPr>
          <w:rFonts w:ascii="Courier New" w:hAnsi="Courier New" w:cs="Courier New"/>
        </w:rPr>
        <w:t>SyntaxError: invalid syntax</w:t>
      </w:r>
    </w:p>
    <w:p w:rsidR="0017301F" w:rsidRPr="002E7748" w:rsidRDefault="0017301F" w:rsidP="0017301F">
      <w:pPr>
        <w:ind w:left="2160"/>
        <w:rPr>
          <w:rFonts w:ascii="Courier New" w:hAnsi="Courier New" w:cs="Courier New"/>
        </w:rPr>
      </w:pPr>
      <w:r w:rsidRPr="002E7748">
        <w:rPr>
          <w:rFonts w:ascii="Courier New" w:hAnsi="Courier New" w:cs="Courier New"/>
        </w:rPr>
        <w:t>&gt;&gt;&gt; ('un' * 3) 'ium'</w:t>
      </w:r>
    </w:p>
    <w:p w:rsidR="0017301F" w:rsidRPr="002E7748" w:rsidRDefault="0017301F" w:rsidP="0017301F">
      <w:pPr>
        <w:ind w:left="2160"/>
        <w:rPr>
          <w:rFonts w:ascii="Courier New" w:hAnsi="Courier New" w:cs="Courier New"/>
        </w:rPr>
      </w:pPr>
      <w:r w:rsidRPr="002E7748">
        <w:rPr>
          <w:rFonts w:ascii="Courier New" w:hAnsi="Courier New" w:cs="Courier New"/>
        </w:rPr>
        <w:t xml:space="preserve">  ...</w:t>
      </w:r>
    </w:p>
    <w:p w:rsidR="0017301F" w:rsidRDefault="0017301F" w:rsidP="0017301F">
      <w:pPr>
        <w:ind w:left="2160"/>
      </w:pPr>
      <w:r w:rsidRPr="002E7748">
        <w:rPr>
          <w:rFonts w:ascii="Courier New" w:hAnsi="Courier New" w:cs="Courier New"/>
        </w:rPr>
        <w:t>SyntaxError: invalid syntax</w:t>
      </w:r>
    </w:p>
    <w:p w:rsidR="0017301F" w:rsidRDefault="0017301F" w:rsidP="0017301F">
      <w:pPr>
        <w:ind w:left="1440" w:firstLine="720"/>
      </w:pPr>
      <w:r>
        <w:t xml:space="preserve">If you want to concatenate variables or a variable and a literal, use </w:t>
      </w:r>
      <w:r w:rsidRPr="002E7748">
        <w:rPr>
          <w:rFonts w:ascii="Courier New" w:hAnsi="Courier New" w:cs="Courier New"/>
        </w:rPr>
        <w:t>+</w:t>
      </w:r>
      <w:r>
        <w:t>:</w:t>
      </w:r>
    </w:p>
    <w:p w:rsidR="0017301F" w:rsidRPr="002E7748" w:rsidRDefault="0017301F" w:rsidP="0017301F">
      <w:pPr>
        <w:ind w:left="1440" w:firstLine="720"/>
        <w:rPr>
          <w:b/>
        </w:rPr>
      </w:pPr>
      <w:r w:rsidRPr="002E7748">
        <w:rPr>
          <w:b/>
        </w:rPr>
        <w:t>Example:</w:t>
      </w:r>
    </w:p>
    <w:p w:rsidR="0017301F" w:rsidRPr="002E7748" w:rsidRDefault="0017301F" w:rsidP="0017301F">
      <w:pPr>
        <w:ind w:left="1440" w:firstLine="720"/>
        <w:rPr>
          <w:rFonts w:ascii="Courier New" w:hAnsi="Courier New" w:cs="Courier New"/>
        </w:rPr>
      </w:pPr>
      <w:r w:rsidRPr="002E7748">
        <w:rPr>
          <w:rFonts w:ascii="Courier New" w:hAnsi="Courier New" w:cs="Courier New"/>
        </w:rPr>
        <w:t>&gt;&gt;&gt; prefix + 'thon'</w:t>
      </w:r>
    </w:p>
    <w:p w:rsidR="0017301F" w:rsidRDefault="0017301F" w:rsidP="0017301F">
      <w:pPr>
        <w:ind w:left="1440" w:firstLine="720"/>
      </w:pPr>
      <w:r w:rsidRPr="002E7748">
        <w:rPr>
          <w:rFonts w:ascii="Courier New" w:hAnsi="Courier New" w:cs="Courier New"/>
        </w:rPr>
        <w:t>'Python'</w:t>
      </w:r>
    </w:p>
    <w:p w:rsidR="0017301F" w:rsidRDefault="0017301F" w:rsidP="00B629BA">
      <w:pPr>
        <w:pStyle w:val="ListParagraph"/>
        <w:numPr>
          <w:ilvl w:val="0"/>
          <w:numId w:val="59"/>
        </w:numPr>
      </w:pPr>
      <w:r>
        <w:t xml:space="preserve">A string can be </w:t>
      </w:r>
      <w:r w:rsidRPr="00E024DE">
        <w:rPr>
          <w:b/>
        </w:rPr>
        <w:t>indexed</w:t>
      </w:r>
      <w:r>
        <w:t xml:space="preserve"> (subscripted), with the first character having index 0. There is no separate character type; a character is simply a string of size one:</w:t>
      </w:r>
    </w:p>
    <w:p w:rsidR="0017301F" w:rsidRPr="00E024DE" w:rsidRDefault="0017301F" w:rsidP="0017301F">
      <w:pPr>
        <w:ind w:left="1440"/>
        <w:rPr>
          <w:b/>
        </w:rPr>
      </w:pPr>
      <w:r w:rsidRPr="00E024DE">
        <w:rPr>
          <w:b/>
        </w:rPr>
        <w:t>Example:</w:t>
      </w:r>
    </w:p>
    <w:p w:rsidR="0017301F" w:rsidRPr="002E7748" w:rsidRDefault="0017301F" w:rsidP="0017301F">
      <w:pPr>
        <w:ind w:left="1440"/>
        <w:rPr>
          <w:rFonts w:ascii="Courier New" w:hAnsi="Courier New" w:cs="Courier New"/>
        </w:rPr>
      </w:pPr>
      <w:r w:rsidRPr="002E7748">
        <w:rPr>
          <w:rFonts w:ascii="Courier New" w:hAnsi="Courier New" w:cs="Courier New"/>
        </w:rPr>
        <w:t>&gt;&gt;&gt; word = 'Python'</w:t>
      </w:r>
    </w:p>
    <w:p w:rsidR="0017301F" w:rsidRPr="002E7748" w:rsidRDefault="0017301F" w:rsidP="0017301F">
      <w:pPr>
        <w:ind w:left="1440"/>
        <w:rPr>
          <w:rFonts w:ascii="Courier New" w:hAnsi="Courier New" w:cs="Courier New"/>
        </w:rPr>
      </w:pPr>
      <w:r w:rsidRPr="002E7748">
        <w:rPr>
          <w:rFonts w:ascii="Courier New" w:hAnsi="Courier New" w:cs="Courier New"/>
        </w:rPr>
        <w:t>&gt;&gt;&gt; word[0]  # character in position 0</w:t>
      </w:r>
    </w:p>
    <w:p w:rsidR="0017301F" w:rsidRPr="002E7748" w:rsidRDefault="0017301F" w:rsidP="0017301F">
      <w:pPr>
        <w:ind w:left="1440"/>
        <w:rPr>
          <w:rFonts w:ascii="Courier New" w:hAnsi="Courier New" w:cs="Courier New"/>
        </w:rPr>
      </w:pPr>
      <w:r w:rsidRPr="002E7748">
        <w:rPr>
          <w:rFonts w:ascii="Courier New" w:hAnsi="Courier New" w:cs="Courier New"/>
        </w:rPr>
        <w:t>'P'</w:t>
      </w:r>
    </w:p>
    <w:p w:rsidR="0017301F" w:rsidRPr="002E7748" w:rsidRDefault="0017301F" w:rsidP="0017301F">
      <w:pPr>
        <w:ind w:left="1440"/>
        <w:rPr>
          <w:rFonts w:ascii="Courier New" w:hAnsi="Courier New" w:cs="Courier New"/>
        </w:rPr>
      </w:pPr>
      <w:r w:rsidRPr="002E7748">
        <w:rPr>
          <w:rFonts w:ascii="Courier New" w:hAnsi="Courier New" w:cs="Courier New"/>
        </w:rPr>
        <w:t>&gt;&gt;&gt; word[5]  # character in position 5</w:t>
      </w:r>
    </w:p>
    <w:p w:rsidR="0017301F" w:rsidRPr="002E7748" w:rsidRDefault="0017301F" w:rsidP="0017301F">
      <w:pPr>
        <w:ind w:left="1440"/>
        <w:rPr>
          <w:rFonts w:ascii="Courier New" w:hAnsi="Courier New" w:cs="Courier New"/>
        </w:rPr>
      </w:pPr>
      <w:r w:rsidRPr="002E7748">
        <w:rPr>
          <w:rFonts w:ascii="Courier New" w:hAnsi="Courier New" w:cs="Courier New"/>
        </w:rPr>
        <w:t>'n'</w:t>
      </w:r>
    </w:p>
    <w:p w:rsidR="0017301F" w:rsidRDefault="0017301F" w:rsidP="0017301F">
      <w:pPr>
        <w:ind w:left="720" w:firstLine="720"/>
      </w:pPr>
      <w:r>
        <w:t>Indices may also be negative numbers, to start counting from the right:</w:t>
      </w:r>
    </w:p>
    <w:p w:rsidR="0017301F" w:rsidRPr="00E024DE" w:rsidRDefault="0017301F" w:rsidP="0017301F">
      <w:pPr>
        <w:ind w:left="1440"/>
        <w:rPr>
          <w:b/>
        </w:rPr>
      </w:pPr>
      <w:r w:rsidRPr="00E024DE">
        <w:rPr>
          <w:b/>
        </w:rPr>
        <w:t>Example</w:t>
      </w:r>
      <w:r>
        <w:rPr>
          <w:b/>
        </w:rPr>
        <w:t>:</w:t>
      </w:r>
    </w:p>
    <w:p w:rsidR="0017301F" w:rsidRPr="002E7748" w:rsidRDefault="0017301F" w:rsidP="0017301F">
      <w:pPr>
        <w:ind w:left="1440"/>
        <w:rPr>
          <w:rFonts w:ascii="Courier New" w:hAnsi="Courier New" w:cs="Courier New"/>
        </w:rPr>
      </w:pPr>
      <w:r w:rsidRPr="002E7748">
        <w:rPr>
          <w:rFonts w:ascii="Courier New" w:hAnsi="Courier New" w:cs="Courier New"/>
        </w:rPr>
        <w:t>&gt;&gt;&gt; word[-1]  # last character</w:t>
      </w:r>
    </w:p>
    <w:p w:rsidR="0017301F" w:rsidRPr="002E7748" w:rsidRDefault="0017301F" w:rsidP="0017301F">
      <w:pPr>
        <w:ind w:left="1440"/>
        <w:rPr>
          <w:rFonts w:ascii="Courier New" w:hAnsi="Courier New" w:cs="Courier New"/>
        </w:rPr>
      </w:pPr>
      <w:r w:rsidRPr="002E7748">
        <w:rPr>
          <w:rFonts w:ascii="Courier New" w:hAnsi="Courier New" w:cs="Courier New"/>
        </w:rPr>
        <w:t>'n'</w:t>
      </w:r>
    </w:p>
    <w:p w:rsidR="0017301F" w:rsidRPr="002E7748" w:rsidRDefault="0017301F" w:rsidP="0017301F">
      <w:pPr>
        <w:ind w:left="1440"/>
        <w:rPr>
          <w:rFonts w:ascii="Courier New" w:hAnsi="Courier New" w:cs="Courier New"/>
        </w:rPr>
      </w:pPr>
      <w:r w:rsidRPr="002E7748">
        <w:rPr>
          <w:rFonts w:ascii="Courier New" w:hAnsi="Courier New" w:cs="Courier New"/>
        </w:rPr>
        <w:t>&gt;&gt;&gt; word[-2]  # second-last character</w:t>
      </w:r>
    </w:p>
    <w:p w:rsidR="0017301F" w:rsidRPr="002E7748" w:rsidRDefault="0017301F" w:rsidP="0017301F">
      <w:pPr>
        <w:ind w:left="1440"/>
        <w:rPr>
          <w:rFonts w:ascii="Courier New" w:hAnsi="Courier New" w:cs="Courier New"/>
        </w:rPr>
      </w:pPr>
      <w:r w:rsidRPr="002E7748">
        <w:rPr>
          <w:rFonts w:ascii="Courier New" w:hAnsi="Courier New" w:cs="Courier New"/>
        </w:rPr>
        <w:t>'o'</w:t>
      </w:r>
    </w:p>
    <w:p w:rsidR="0017301F" w:rsidRPr="002E7748" w:rsidRDefault="0017301F" w:rsidP="0017301F">
      <w:pPr>
        <w:ind w:left="1440"/>
        <w:rPr>
          <w:rFonts w:ascii="Courier New" w:hAnsi="Courier New" w:cs="Courier New"/>
        </w:rPr>
      </w:pPr>
      <w:r w:rsidRPr="002E7748">
        <w:rPr>
          <w:rFonts w:ascii="Courier New" w:hAnsi="Courier New" w:cs="Courier New"/>
        </w:rPr>
        <w:t>&gt;&gt;&gt; word[-6]</w:t>
      </w:r>
    </w:p>
    <w:p w:rsidR="0017301F" w:rsidRPr="002E7748" w:rsidRDefault="0017301F" w:rsidP="0017301F">
      <w:pPr>
        <w:ind w:left="1440"/>
        <w:rPr>
          <w:rFonts w:ascii="Courier New" w:hAnsi="Courier New" w:cs="Courier New"/>
        </w:rPr>
      </w:pPr>
      <w:r w:rsidRPr="002E7748">
        <w:rPr>
          <w:rFonts w:ascii="Courier New" w:hAnsi="Courier New" w:cs="Courier New"/>
        </w:rPr>
        <w:t>'P'</w:t>
      </w:r>
    </w:p>
    <w:p w:rsidR="0017301F" w:rsidRPr="00E024DE" w:rsidRDefault="0017301F" w:rsidP="0017301F">
      <w:pPr>
        <w:ind w:left="720" w:firstLine="720"/>
        <w:rPr>
          <w:sz w:val="20"/>
        </w:rPr>
      </w:pPr>
      <w:r w:rsidRPr="00E024DE">
        <w:rPr>
          <w:b/>
          <w:sz w:val="20"/>
        </w:rPr>
        <w:t>Note:</w:t>
      </w:r>
      <w:r w:rsidRPr="00E024DE">
        <w:rPr>
          <w:i/>
          <w:sz w:val="20"/>
        </w:rPr>
        <w:t xml:space="preserve">Since </w:t>
      </w:r>
      <w:r w:rsidRPr="00E024DE">
        <w:rPr>
          <w:rFonts w:ascii="Courier New" w:hAnsi="Courier New" w:cs="Courier New"/>
          <w:i/>
          <w:sz w:val="20"/>
        </w:rPr>
        <w:t>-0</w:t>
      </w:r>
      <w:r w:rsidRPr="00E024DE">
        <w:rPr>
          <w:i/>
          <w:sz w:val="20"/>
        </w:rPr>
        <w:t xml:space="preserve"> is the same as </w:t>
      </w:r>
      <w:r w:rsidRPr="00E024DE">
        <w:rPr>
          <w:rFonts w:ascii="Courier New" w:hAnsi="Courier New" w:cs="Courier New"/>
          <w:i/>
          <w:sz w:val="20"/>
        </w:rPr>
        <w:t>0</w:t>
      </w:r>
      <w:r w:rsidRPr="00E024DE">
        <w:rPr>
          <w:i/>
          <w:sz w:val="20"/>
        </w:rPr>
        <w:t xml:space="preserve">, negative indices start from </w:t>
      </w:r>
      <w:r w:rsidRPr="00E024DE">
        <w:rPr>
          <w:rFonts w:ascii="Courier New" w:hAnsi="Courier New" w:cs="Courier New"/>
          <w:i/>
          <w:sz w:val="20"/>
        </w:rPr>
        <w:t>-1</w:t>
      </w:r>
      <w:r w:rsidRPr="00E024DE">
        <w:rPr>
          <w:i/>
          <w:sz w:val="20"/>
        </w:rPr>
        <w:t>.</w:t>
      </w:r>
    </w:p>
    <w:p w:rsidR="0017301F" w:rsidRDefault="0017301F" w:rsidP="0017301F">
      <w:pPr>
        <w:ind w:left="720"/>
      </w:pPr>
    </w:p>
    <w:p w:rsidR="0017301F" w:rsidRDefault="0017301F" w:rsidP="0017301F">
      <w:pPr>
        <w:spacing w:after="0"/>
        <w:ind w:left="0"/>
      </w:pPr>
      <w:r>
        <w:br w:type="page"/>
      </w:r>
    </w:p>
    <w:p w:rsidR="0017301F" w:rsidRDefault="0017301F" w:rsidP="00B629BA">
      <w:pPr>
        <w:pStyle w:val="ListParagraph"/>
        <w:numPr>
          <w:ilvl w:val="0"/>
          <w:numId w:val="59"/>
        </w:numPr>
      </w:pPr>
      <w:r>
        <w:lastRenderedPageBreak/>
        <w:t xml:space="preserve">In addition to indexing, </w:t>
      </w:r>
      <w:r w:rsidRPr="00E024DE">
        <w:rPr>
          <w:b/>
        </w:rPr>
        <w:t>slicing</w:t>
      </w:r>
      <w:r>
        <w:t xml:space="preserve"> is also supported. While indexing is used to obtain individual characters, slicing allows you to obtain substring:</w:t>
      </w:r>
    </w:p>
    <w:p w:rsidR="0017301F" w:rsidRPr="00E024DE" w:rsidRDefault="0017301F" w:rsidP="0017301F">
      <w:pPr>
        <w:ind w:left="1440"/>
        <w:rPr>
          <w:rFonts w:asciiTheme="majorHAnsi" w:hAnsiTheme="majorHAnsi" w:cs="Courier New"/>
          <w:b/>
        </w:rPr>
      </w:pPr>
      <w:r w:rsidRPr="00E024DE">
        <w:rPr>
          <w:rFonts w:asciiTheme="majorHAnsi" w:hAnsiTheme="majorHAnsi" w:cs="Courier New"/>
          <w:b/>
        </w:rPr>
        <w:t>Example:</w:t>
      </w:r>
    </w:p>
    <w:p w:rsidR="0017301F" w:rsidRPr="002E7748" w:rsidRDefault="0017301F" w:rsidP="0017301F">
      <w:pPr>
        <w:ind w:left="1440"/>
        <w:rPr>
          <w:rFonts w:ascii="Courier New" w:hAnsi="Courier New" w:cs="Courier New"/>
        </w:rPr>
      </w:pPr>
      <w:r w:rsidRPr="002E7748">
        <w:rPr>
          <w:rFonts w:ascii="Courier New" w:hAnsi="Courier New" w:cs="Courier New"/>
        </w:rPr>
        <w:t>&gt;&gt;&gt; word[0:2]  # characters from position 0 (included) to 2 (excluded)</w:t>
      </w:r>
    </w:p>
    <w:p w:rsidR="0017301F" w:rsidRPr="002E7748" w:rsidRDefault="0017301F" w:rsidP="0017301F">
      <w:pPr>
        <w:ind w:left="1440"/>
        <w:rPr>
          <w:rFonts w:ascii="Courier New" w:hAnsi="Courier New" w:cs="Courier New"/>
        </w:rPr>
      </w:pPr>
      <w:r w:rsidRPr="002E7748">
        <w:rPr>
          <w:rFonts w:ascii="Courier New" w:hAnsi="Courier New" w:cs="Courier New"/>
        </w:rPr>
        <w:t>'Py'</w:t>
      </w:r>
    </w:p>
    <w:p w:rsidR="0017301F" w:rsidRPr="002E7748" w:rsidRDefault="0017301F" w:rsidP="0017301F">
      <w:pPr>
        <w:ind w:left="1440"/>
        <w:rPr>
          <w:rFonts w:ascii="Courier New" w:hAnsi="Courier New" w:cs="Courier New"/>
        </w:rPr>
      </w:pPr>
      <w:r w:rsidRPr="002E7748">
        <w:rPr>
          <w:rFonts w:ascii="Courier New" w:hAnsi="Courier New" w:cs="Courier New"/>
        </w:rPr>
        <w:t>&gt;&gt;&gt; word[2:5]  # characters from position 2 (included) to 5 (excluded)</w:t>
      </w:r>
    </w:p>
    <w:p w:rsidR="0017301F" w:rsidRPr="002E7748" w:rsidRDefault="0017301F" w:rsidP="0017301F">
      <w:pPr>
        <w:ind w:left="1440"/>
        <w:rPr>
          <w:rFonts w:ascii="Courier New" w:hAnsi="Courier New" w:cs="Courier New"/>
        </w:rPr>
      </w:pPr>
      <w:r w:rsidRPr="002E7748">
        <w:rPr>
          <w:rFonts w:ascii="Courier New" w:hAnsi="Courier New" w:cs="Courier New"/>
        </w:rPr>
        <w:t>'tho'</w:t>
      </w:r>
    </w:p>
    <w:p w:rsidR="0017301F" w:rsidRDefault="0017301F" w:rsidP="0017301F">
      <w:pPr>
        <w:ind w:left="1440"/>
      </w:pPr>
      <w:r>
        <w:t xml:space="preserve">Note how the start is always included, and the end always excluded. This makes sure that </w:t>
      </w:r>
      <w:r w:rsidRPr="002E7748">
        <w:rPr>
          <w:rFonts w:ascii="Courier New" w:hAnsi="Courier New" w:cs="Courier New"/>
        </w:rPr>
        <w:t>s[:i] + s[i:]</w:t>
      </w:r>
      <w:r>
        <w:t xml:space="preserve"> is always equal to </w:t>
      </w:r>
      <w:r w:rsidRPr="002E7748">
        <w:rPr>
          <w:rFonts w:ascii="Courier New" w:hAnsi="Courier New" w:cs="Courier New"/>
        </w:rPr>
        <w:t>s</w:t>
      </w:r>
      <w:r>
        <w:t>:</w:t>
      </w:r>
    </w:p>
    <w:p w:rsidR="0017301F" w:rsidRPr="00E024DE" w:rsidRDefault="0017301F" w:rsidP="0017301F">
      <w:pPr>
        <w:ind w:left="720"/>
        <w:rPr>
          <w:b/>
        </w:rPr>
      </w:pPr>
      <w:r>
        <w:tab/>
      </w:r>
      <w:r w:rsidRPr="00E024DE">
        <w:rPr>
          <w:b/>
        </w:rPr>
        <w:t>Example:</w:t>
      </w:r>
    </w:p>
    <w:p w:rsidR="0017301F" w:rsidRPr="002E7748" w:rsidRDefault="0017301F" w:rsidP="0017301F">
      <w:pPr>
        <w:ind w:left="1440"/>
        <w:rPr>
          <w:rFonts w:ascii="Courier New" w:hAnsi="Courier New" w:cs="Courier New"/>
        </w:rPr>
      </w:pPr>
      <w:r w:rsidRPr="002E7748">
        <w:rPr>
          <w:rFonts w:ascii="Courier New" w:hAnsi="Courier New" w:cs="Courier New"/>
        </w:rPr>
        <w:t>&gt;&gt;&gt; word[:2] + word[2:]</w:t>
      </w:r>
    </w:p>
    <w:p w:rsidR="0017301F" w:rsidRPr="002E7748" w:rsidRDefault="0017301F" w:rsidP="0017301F">
      <w:pPr>
        <w:ind w:left="1440"/>
        <w:rPr>
          <w:rFonts w:ascii="Courier New" w:hAnsi="Courier New" w:cs="Courier New"/>
        </w:rPr>
      </w:pPr>
      <w:r w:rsidRPr="002E7748">
        <w:rPr>
          <w:rFonts w:ascii="Courier New" w:hAnsi="Courier New" w:cs="Courier New"/>
        </w:rPr>
        <w:t>'Python'</w:t>
      </w:r>
    </w:p>
    <w:p w:rsidR="0017301F" w:rsidRPr="002E7748" w:rsidRDefault="0017301F" w:rsidP="0017301F">
      <w:pPr>
        <w:ind w:left="1440"/>
        <w:rPr>
          <w:rFonts w:ascii="Courier New" w:hAnsi="Courier New" w:cs="Courier New"/>
        </w:rPr>
      </w:pPr>
      <w:r w:rsidRPr="002E7748">
        <w:rPr>
          <w:rFonts w:ascii="Courier New" w:hAnsi="Courier New" w:cs="Courier New"/>
        </w:rPr>
        <w:t>&gt;&gt;&gt; word[:4] + word[4:]</w:t>
      </w:r>
    </w:p>
    <w:p w:rsidR="0017301F" w:rsidRDefault="0017301F" w:rsidP="0017301F">
      <w:pPr>
        <w:ind w:left="1440"/>
      </w:pPr>
      <w:r w:rsidRPr="002E7748">
        <w:rPr>
          <w:rFonts w:ascii="Courier New" w:hAnsi="Courier New" w:cs="Courier New"/>
        </w:rPr>
        <w:t>'Python'</w:t>
      </w:r>
    </w:p>
    <w:p w:rsidR="0017301F" w:rsidRDefault="0017301F" w:rsidP="0017301F">
      <w:pPr>
        <w:ind w:left="1440"/>
      </w:pPr>
      <w:r>
        <w:t>Slice indices have useful defaults; an omitted first index defaults to zero, an omitted second index defaults to the size of the string being sliced.</w:t>
      </w:r>
    </w:p>
    <w:p w:rsidR="0017301F" w:rsidRPr="00E024DE" w:rsidRDefault="0017301F" w:rsidP="0017301F">
      <w:pPr>
        <w:ind w:left="720"/>
        <w:rPr>
          <w:b/>
        </w:rPr>
      </w:pPr>
      <w:r>
        <w:tab/>
      </w:r>
      <w:r w:rsidRPr="00E024DE">
        <w:rPr>
          <w:b/>
        </w:rPr>
        <w:t>Example:</w:t>
      </w:r>
    </w:p>
    <w:p w:rsidR="0017301F" w:rsidRPr="002E7748" w:rsidRDefault="0017301F" w:rsidP="0017301F">
      <w:pPr>
        <w:ind w:left="1440"/>
        <w:rPr>
          <w:rFonts w:ascii="Courier New" w:hAnsi="Courier New" w:cs="Courier New"/>
        </w:rPr>
      </w:pPr>
      <w:r w:rsidRPr="002E7748">
        <w:rPr>
          <w:rFonts w:ascii="Courier New" w:hAnsi="Courier New" w:cs="Courier New"/>
        </w:rPr>
        <w:t>&gt;&gt;&gt; word[:2]   # character from the beginning to position 2 (excluded)</w:t>
      </w:r>
    </w:p>
    <w:p w:rsidR="0017301F" w:rsidRPr="002E7748" w:rsidRDefault="0017301F" w:rsidP="0017301F">
      <w:pPr>
        <w:ind w:left="1440"/>
        <w:rPr>
          <w:rFonts w:ascii="Courier New" w:hAnsi="Courier New" w:cs="Courier New"/>
        </w:rPr>
      </w:pPr>
      <w:r w:rsidRPr="002E7748">
        <w:rPr>
          <w:rFonts w:ascii="Courier New" w:hAnsi="Courier New" w:cs="Courier New"/>
        </w:rPr>
        <w:t>'Py'</w:t>
      </w:r>
    </w:p>
    <w:p w:rsidR="0017301F" w:rsidRPr="002E7748" w:rsidRDefault="0017301F" w:rsidP="0017301F">
      <w:pPr>
        <w:ind w:left="1440"/>
        <w:rPr>
          <w:rFonts w:ascii="Courier New" w:hAnsi="Courier New" w:cs="Courier New"/>
        </w:rPr>
      </w:pPr>
      <w:r w:rsidRPr="002E7748">
        <w:rPr>
          <w:rFonts w:ascii="Courier New" w:hAnsi="Courier New" w:cs="Courier New"/>
        </w:rPr>
        <w:t>&gt;&gt;&gt; word[4:]   # characters from position 4 (included) to the end</w:t>
      </w:r>
    </w:p>
    <w:p w:rsidR="0017301F" w:rsidRPr="002E7748" w:rsidRDefault="0017301F" w:rsidP="0017301F">
      <w:pPr>
        <w:ind w:left="1440"/>
        <w:rPr>
          <w:rFonts w:ascii="Courier New" w:hAnsi="Courier New" w:cs="Courier New"/>
        </w:rPr>
      </w:pPr>
      <w:r w:rsidRPr="002E7748">
        <w:rPr>
          <w:rFonts w:ascii="Courier New" w:hAnsi="Courier New" w:cs="Courier New"/>
        </w:rPr>
        <w:t>'on'</w:t>
      </w:r>
    </w:p>
    <w:p w:rsidR="0017301F" w:rsidRPr="002E7748" w:rsidRDefault="0017301F" w:rsidP="0017301F">
      <w:pPr>
        <w:ind w:left="1440"/>
        <w:rPr>
          <w:rFonts w:ascii="Courier New" w:hAnsi="Courier New" w:cs="Courier New"/>
        </w:rPr>
      </w:pPr>
      <w:r w:rsidRPr="002E7748">
        <w:rPr>
          <w:rFonts w:ascii="Courier New" w:hAnsi="Courier New" w:cs="Courier New"/>
        </w:rPr>
        <w:t>&gt;&gt;&gt; word[-2:]  # characters from the second-last (included) to the end</w:t>
      </w:r>
    </w:p>
    <w:p w:rsidR="0017301F" w:rsidRPr="002E7748" w:rsidRDefault="0017301F" w:rsidP="0017301F">
      <w:pPr>
        <w:ind w:left="1440"/>
        <w:rPr>
          <w:rFonts w:ascii="Courier New" w:hAnsi="Courier New" w:cs="Courier New"/>
        </w:rPr>
      </w:pPr>
      <w:r w:rsidRPr="002E7748">
        <w:rPr>
          <w:rFonts w:ascii="Courier New" w:hAnsi="Courier New" w:cs="Courier New"/>
        </w:rPr>
        <w:t>'on'</w:t>
      </w:r>
    </w:p>
    <w:p w:rsidR="0017301F" w:rsidRDefault="0017301F" w:rsidP="0017301F">
      <w:pPr>
        <w:ind w:left="1440"/>
      </w:pPr>
      <w:r>
        <w:t xml:space="preserve">One way to remember how slices work is to think of the indices as pointing between characters, with the left edge of the first character numbered </w:t>
      </w:r>
      <w:r w:rsidRPr="002E7748">
        <w:rPr>
          <w:rFonts w:ascii="Courier New" w:hAnsi="Courier New" w:cs="Courier New"/>
        </w:rPr>
        <w:t>0</w:t>
      </w:r>
      <w:r>
        <w:t xml:space="preserve">. Then the right edge of the last character of a string of n characters has index </w:t>
      </w:r>
      <w:r w:rsidRPr="002E7748">
        <w:rPr>
          <w:rFonts w:ascii="Courier New" w:hAnsi="Courier New" w:cs="Courier New"/>
        </w:rPr>
        <w:t>n</w:t>
      </w:r>
      <w:r>
        <w:t>.</w:t>
      </w:r>
    </w:p>
    <w:p w:rsidR="0017301F" w:rsidRPr="00E024DE" w:rsidRDefault="0017301F" w:rsidP="0017301F">
      <w:pPr>
        <w:ind w:left="1440"/>
        <w:rPr>
          <w:b/>
        </w:rPr>
      </w:pPr>
      <w:r w:rsidRPr="00E024DE">
        <w:rPr>
          <w:b/>
        </w:rPr>
        <w:t>Example:</w:t>
      </w:r>
    </w:p>
    <w:p w:rsidR="0017301F" w:rsidRPr="002E7748" w:rsidRDefault="0017301F" w:rsidP="0017301F">
      <w:pPr>
        <w:ind w:left="1440"/>
        <w:rPr>
          <w:rFonts w:ascii="Courier New" w:hAnsi="Courier New" w:cs="Courier New"/>
        </w:rPr>
      </w:pPr>
      <w:r w:rsidRPr="002E7748">
        <w:rPr>
          <w:rFonts w:ascii="Courier New" w:hAnsi="Courier New" w:cs="Courier New"/>
        </w:rPr>
        <w:t xml:space="preserve"> +---+---+---+---+---+---+</w:t>
      </w:r>
    </w:p>
    <w:p w:rsidR="0017301F" w:rsidRPr="002E7748" w:rsidRDefault="0017301F" w:rsidP="0017301F">
      <w:pPr>
        <w:ind w:left="1440"/>
        <w:rPr>
          <w:rFonts w:ascii="Courier New" w:hAnsi="Courier New" w:cs="Courier New"/>
        </w:rPr>
      </w:pPr>
      <w:r w:rsidRPr="002E7748">
        <w:rPr>
          <w:rFonts w:ascii="Courier New" w:hAnsi="Courier New" w:cs="Courier New"/>
        </w:rPr>
        <w:t xml:space="preserve"> | P | y | t | h | o | n |</w:t>
      </w:r>
    </w:p>
    <w:p w:rsidR="0017301F" w:rsidRPr="002E7748" w:rsidRDefault="0017301F" w:rsidP="0017301F">
      <w:pPr>
        <w:ind w:left="1440"/>
        <w:rPr>
          <w:rFonts w:ascii="Courier New" w:hAnsi="Courier New" w:cs="Courier New"/>
        </w:rPr>
      </w:pPr>
      <w:r w:rsidRPr="002E7748">
        <w:rPr>
          <w:rFonts w:ascii="Courier New" w:hAnsi="Courier New" w:cs="Courier New"/>
        </w:rPr>
        <w:t xml:space="preserve"> +---+---+---+---+---+---+</w:t>
      </w:r>
    </w:p>
    <w:p w:rsidR="0017301F" w:rsidRPr="002E7748" w:rsidRDefault="0017301F" w:rsidP="0017301F">
      <w:pPr>
        <w:ind w:left="1440"/>
        <w:rPr>
          <w:rFonts w:ascii="Courier New" w:hAnsi="Courier New" w:cs="Courier New"/>
        </w:rPr>
      </w:pPr>
      <w:r w:rsidRPr="002E7748">
        <w:rPr>
          <w:rFonts w:ascii="Courier New" w:hAnsi="Courier New" w:cs="Courier New"/>
        </w:rPr>
        <w:t xml:space="preserve"> 0   1   2   3   4   5   6</w:t>
      </w:r>
    </w:p>
    <w:p w:rsidR="0017301F" w:rsidRPr="002E7748" w:rsidRDefault="0017301F" w:rsidP="0017301F">
      <w:pPr>
        <w:ind w:left="1440"/>
        <w:rPr>
          <w:rFonts w:ascii="Courier New" w:hAnsi="Courier New" w:cs="Courier New"/>
        </w:rPr>
      </w:pPr>
      <w:r w:rsidRPr="002E7748">
        <w:rPr>
          <w:rFonts w:ascii="Courier New" w:hAnsi="Courier New" w:cs="Courier New"/>
        </w:rPr>
        <w:t>-6  -5  -4  -3  -2  -1</w:t>
      </w:r>
    </w:p>
    <w:p w:rsidR="0017301F" w:rsidRDefault="0017301F" w:rsidP="0017301F">
      <w:pPr>
        <w:ind w:left="1440"/>
      </w:pPr>
      <w:r>
        <w:lastRenderedPageBreak/>
        <w:t xml:space="preserve">The first row of numbers gives the position of the indices 0…6 in the string; the second row gives the corresponding negative indices. The slice from i to j consists of all characters between the edges labeled </w:t>
      </w:r>
      <w:r w:rsidRPr="002E7748">
        <w:rPr>
          <w:rFonts w:ascii="Courier New" w:hAnsi="Courier New" w:cs="Courier New"/>
        </w:rPr>
        <w:t>i</w:t>
      </w:r>
      <w:r>
        <w:t xml:space="preserve"> and </w:t>
      </w:r>
      <w:r w:rsidRPr="002E7748">
        <w:rPr>
          <w:rFonts w:ascii="Courier New" w:hAnsi="Courier New" w:cs="Courier New"/>
        </w:rPr>
        <w:t>j</w:t>
      </w:r>
      <w:r>
        <w:t>, respectively.</w:t>
      </w:r>
    </w:p>
    <w:p w:rsidR="0017301F" w:rsidRDefault="0017301F" w:rsidP="0017301F">
      <w:pPr>
        <w:ind w:left="1440"/>
      </w:pPr>
      <w:r>
        <w:t xml:space="preserve">For non-negative indices, the length of a slice is the difference of the indices, if both are within bounds. For example, the length of </w:t>
      </w:r>
      <w:r w:rsidRPr="002E7748">
        <w:rPr>
          <w:rFonts w:ascii="Courier New" w:hAnsi="Courier New" w:cs="Courier New"/>
        </w:rPr>
        <w:t>word[1:3]</w:t>
      </w:r>
      <w:r>
        <w:t xml:space="preserve"> is </w:t>
      </w:r>
      <w:r w:rsidRPr="002E7748">
        <w:rPr>
          <w:rFonts w:ascii="Courier New" w:hAnsi="Courier New" w:cs="Courier New"/>
        </w:rPr>
        <w:t>2</w:t>
      </w:r>
      <w:r>
        <w:t>.</w:t>
      </w:r>
    </w:p>
    <w:p w:rsidR="0017301F" w:rsidRDefault="0017301F" w:rsidP="0017301F">
      <w:pPr>
        <w:ind w:left="720" w:firstLine="720"/>
      </w:pPr>
      <w:r>
        <w:t>Attempting to use an index that is too large will result in an error:</w:t>
      </w:r>
    </w:p>
    <w:p w:rsidR="0017301F" w:rsidRPr="00E024DE" w:rsidRDefault="0017301F" w:rsidP="0017301F">
      <w:pPr>
        <w:ind w:left="720"/>
        <w:rPr>
          <w:b/>
        </w:rPr>
      </w:pPr>
      <w:r>
        <w:tab/>
      </w:r>
      <w:r w:rsidRPr="00E024DE">
        <w:rPr>
          <w:b/>
        </w:rPr>
        <w:t>Example:</w:t>
      </w:r>
    </w:p>
    <w:p w:rsidR="0017301F" w:rsidRPr="002E7748" w:rsidRDefault="0017301F" w:rsidP="0017301F">
      <w:pPr>
        <w:ind w:left="1440"/>
        <w:rPr>
          <w:rFonts w:ascii="Courier New" w:hAnsi="Courier New" w:cs="Courier New"/>
        </w:rPr>
      </w:pPr>
      <w:r w:rsidRPr="002E7748">
        <w:rPr>
          <w:rFonts w:ascii="Courier New" w:hAnsi="Courier New" w:cs="Courier New"/>
        </w:rPr>
        <w:t>&gt;&gt;&gt; word[42]  # the word only has 6 characters</w:t>
      </w:r>
    </w:p>
    <w:p w:rsidR="0017301F" w:rsidRPr="002E7748" w:rsidRDefault="0017301F" w:rsidP="0017301F">
      <w:pPr>
        <w:ind w:left="1440"/>
        <w:rPr>
          <w:rFonts w:ascii="Courier New" w:hAnsi="Courier New" w:cs="Courier New"/>
        </w:rPr>
      </w:pPr>
      <w:r w:rsidRPr="002E7748">
        <w:rPr>
          <w:rFonts w:ascii="Courier New" w:hAnsi="Courier New" w:cs="Courier New"/>
        </w:rPr>
        <w:t>Traceback (most recent call last):</w:t>
      </w:r>
    </w:p>
    <w:p w:rsidR="0017301F" w:rsidRPr="002E7748" w:rsidRDefault="0017301F" w:rsidP="0017301F">
      <w:pPr>
        <w:ind w:left="1440"/>
        <w:rPr>
          <w:rFonts w:ascii="Courier New" w:hAnsi="Courier New" w:cs="Courier New"/>
        </w:rPr>
      </w:pPr>
      <w:r w:rsidRPr="002E7748">
        <w:rPr>
          <w:rFonts w:ascii="Courier New" w:hAnsi="Courier New" w:cs="Courier New"/>
        </w:rPr>
        <w:t xml:space="preserve">  File "&lt;stdin&gt;", line 1, in &lt;module&gt;</w:t>
      </w:r>
    </w:p>
    <w:p w:rsidR="0017301F" w:rsidRDefault="0017301F" w:rsidP="0017301F">
      <w:pPr>
        <w:ind w:left="1440"/>
      </w:pPr>
      <w:r w:rsidRPr="002E7748">
        <w:rPr>
          <w:rFonts w:ascii="Courier New" w:hAnsi="Courier New" w:cs="Courier New"/>
        </w:rPr>
        <w:t>IndexError: string index out of range</w:t>
      </w:r>
    </w:p>
    <w:p w:rsidR="0017301F" w:rsidRDefault="0017301F" w:rsidP="0017301F">
      <w:pPr>
        <w:ind w:left="720" w:firstLine="720"/>
      </w:pPr>
      <w:r>
        <w:t>However, out of range slice indexes are handled gracefully when used for slicing:</w:t>
      </w:r>
    </w:p>
    <w:p w:rsidR="0017301F" w:rsidRPr="00E024DE" w:rsidRDefault="0017301F" w:rsidP="0017301F">
      <w:pPr>
        <w:ind w:left="720"/>
        <w:rPr>
          <w:b/>
        </w:rPr>
      </w:pPr>
      <w:r>
        <w:tab/>
      </w:r>
      <w:r w:rsidRPr="00E024DE">
        <w:rPr>
          <w:b/>
        </w:rPr>
        <w:t>Example:</w:t>
      </w:r>
    </w:p>
    <w:p w:rsidR="0017301F" w:rsidRPr="002E7748" w:rsidRDefault="0017301F" w:rsidP="0017301F">
      <w:pPr>
        <w:ind w:left="1440"/>
        <w:rPr>
          <w:rFonts w:ascii="Courier New" w:hAnsi="Courier New" w:cs="Courier New"/>
        </w:rPr>
      </w:pPr>
      <w:r w:rsidRPr="002E7748">
        <w:rPr>
          <w:rFonts w:ascii="Courier New" w:hAnsi="Courier New" w:cs="Courier New"/>
        </w:rPr>
        <w:t>&gt;&gt;&gt; word[4:42]</w:t>
      </w:r>
    </w:p>
    <w:p w:rsidR="0017301F" w:rsidRPr="002E7748" w:rsidRDefault="0017301F" w:rsidP="0017301F">
      <w:pPr>
        <w:ind w:left="1440"/>
        <w:rPr>
          <w:rFonts w:ascii="Courier New" w:hAnsi="Courier New" w:cs="Courier New"/>
        </w:rPr>
      </w:pPr>
      <w:r w:rsidRPr="002E7748">
        <w:rPr>
          <w:rFonts w:ascii="Courier New" w:hAnsi="Courier New" w:cs="Courier New"/>
        </w:rPr>
        <w:t>'on'</w:t>
      </w:r>
    </w:p>
    <w:p w:rsidR="0017301F" w:rsidRPr="002E7748" w:rsidRDefault="0017301F" w:rsidP="0017301F">
      <w:pPr>
        <w:ind w:left="1440"/>
        <w:rPr>
          <w:rFonts w:ascii="Courier New" w:hAnsi="Courier New" w:cs="Courier New"/>
        </w:rPr>
      </w:pPr>
      <w:r w:rsidRPr="002E7748">
        <w:rPr>
          <w:rFonts w:ascii="Courier New" w:hAnsi="Courier New" w:cs="Courier New"/>
        </w:rPr>
        <w:t>&gt;&gt;&gt; word[42:]</w:t>
      </w:r>
    </w:p>
    <w:p w:rsidR="0017301F" w:rsidRPr="002E7748" w:rsidRDefault="0017301F" w:rsidP="0017301F">
      <w:pPr>
        <w:ind w:left="1440"/>
        <w:rPr>
          <w:rFonts w:ascii="Courier New" w:hAnsi="Courier New" w:cs="Courier New"/>
        </w:rPr>
      </w:pPr>
      <w:r w:rsidRPr="002E7748">
        <w:rPr>
          <w:rFonts w:ascii="Courier New" w:hAnsi="Courier New" w:cs="Courier New"/>
        </w:rPr>
        <w:t>''</w:t>
      </w:r>
    </w:p>
    <w:p w:rsidR="0017301F" w:rsidRDefault="0017301F" w:rsidP="00B629BA">
      <w:pPr>
        <w:pStyle w:val="ListParagraph"/>
        <w:numPr>
          <w:ilvl w:val="0"/>
          <w:numId w:val="59"/>
        </w:numPr>
      </w:pPr>
      <w:r>
        <w:t>Python string cannot be changed — they are immutable. Therefore, assigning to an indexed position in the string results in an error:</w:t>
      </w:r>
    </w:p>
    <w:p w:rsidR="0017301F" w:rsidRPr="00E024DE" w:rsidRDefault="0017301F" w:rsidP="0017301F">
      <w:pPr>
        <w:ind w:left="1440"/>
        <w:rPr>
          <w:b/>
        </w:rPr>
      </w:pPr>
      <w:r w:rsidRPr="00E024DE">
        <w:rPr>
          <w:b/>
        </w:rPr>
        <w:t>Example:</w:t>
      </w:r>
    </w:p>
    <w:p w:rsidR="0017301F" w:rsidRPr="002E7748" w:rsidRDefault="0017301F" w:rsidP="0017301F">
      <w:pPr>
        <w:ind w:left="1440"/>
        <w:rPr>
          <w:rFonts w:ascii="Courier New" w:hAnsi="Courier New" w:cs="Courier New"/>
        </w:rPr>
      </w:pPr>
      <w:r w:rsidRPr="002E7748">
        <w:rPr>
          <w:rFonts w:ascii="Courier New" w:hAnsi="Courier New" w:cs="Courier New"/>
        </w:rPr>
        <w:t>&gt;&gt;&gt; word[0] = 'J'</w:t>
      </w:r>
    </w:p>
    <w:p w:rsidR="0017301F" w:rsidRPr="002E7748" w:rsidRDefault="0017301F" w:rsidP="0017301F">
      <w:pPr>
        <w:ind w:left="1440"/>
        <w:rPr>
          <w:rFonts w:ascii="Courier New" w:hAnsi="Courier New" w:cs="Courier New"/>
        </w:rPr>
      </w:pPr>
      <w:r w:rsidRPr="002E7748">
        <w:rPr>
          <w:rFonts w:ascii="Courier New" w:hAnsi="Courier New" w:cs="Courier New"/>
        </w:rPr>
        <w:t xml:space="preserve">  ...</w:t>
      </w:r>
    </w:p>
    <w:p w:rsidR="0017301F" w:rsidRPr="002E7748" w:rsidRDefault="0017301F" w:rsidP="0017301F">
      <w:pPr>
        <w:ind w:left="1440"/>
        <w:rPr>
          <w:rFonts w:ascii="Courier New" w:hAnsi="Courier New" w:cs="Courier New"/>
        </w:rPr>
      </w:pPr>
      <w:r w:rsidRPr="002E7748">
        <w:rPr>
          <w:rFonts w:ascii="Courier New" w:hAnsi="Courier New" w:cs="Courier New"/>
        </w:rPr>
        <w:t>TypeError: 'str' object does not support item assignment</w:t>
      </w:r>
    </w:p>
    <w:p w:rsidR="0017301F" w:rsidRPr="002E7748" w:rsidRDefault="0017301F" w:rsidP="0017301F">
      <w:pPr>
        <w:ind w:left="1440"/>
        <w:rPr>
          <w:rFonts w:ascii="Courier New" w:hAnsi="Courier New" w:cs="Courier New"/>
        </w:rPr>
      </w:pPr>
      <w:r w:rsidRPr="002E7748">
        <w:rPr>
          <w:rFonts w:ascii="Courier New" w:hAnsi="Courier New" w:cs="Courier New"/>
        </w:rPr>
        <w:t>&gt;&gt;&gt; word[2:] = 'py'</w:t>
      </w:r>
    </w:p>
    <w:p w:rsidR="0017301F" w:rsidRPr="002E7748" w:rsidRDefault="0017301F" w:rsidP="0017301F">
      <w:pPr>
        <w:ind w:left="1440"/>
        <w:rPr>
          <w:rFonts w:ascii="Courier New" w:hAnsi="Courier New" w:cs="Courier New"/>
        </w:rPr>
      </w:pPr>
      <w:r w:rsidRPr="002E7748">
        <w:rPr>
          <w:rFonts w:ascii="Courier New" w:hAnsi="Courier New" w:cs="Courier New"/>
        </w:rPr>
        <w:t xml:space="preserve">  ...</w:t>
      </w:r>
    </w:p>
    <w:p w:rsidR="0017301F" w:rsidRDefault="0017301F" w:rsidP="0017301F">
      <w:pPr>
        <w:ind w:left="1440"/>
      </w:pPr>
      <w:r w:rsidRPr="002E7748">
        <w:rPr>
          <w:rFonts w:ascii="Courier New" w:hAnsi="Courier New" w:cs="Courier New"/>
        </w:rPr>
        <w:t>TypeError: 'str' object does not support item assignment</w:t>
      </w:r>
    </w:p>
    <w:p w:rsidR="0017301F" w:rsidRDefault="0017301F" w:rsidP="0017301F">
      <w:pPr>
        <w:ind w:left="720" w:firstLine="720"/>
      </w:pPr>
      <w:r>
        <w:t>If you need a different string, you should create a new one:</w:t>
      </w:r>
    </w:p>
    <w:p w:rsidR="0017301F" w:rsidRPr="00E024DE" w:rsidRDefault="0017301F" w:rsidP="0017301F">
      <w:pPr>
        <w:ind w:left="720"/>
        <w:rPr>
          <w:b/>
        </w:rPr>
      </w:pPr>
      <w:r>
        <w:tab/>
      </w:r>
      <w:r w:rsidRPr="00E024DE">
        <w:rPr>
          <w:b/>
        </w:rPr>
        <w:t>Example:</w:t>
      </w:r>
    </w:p>
    <w:p w:rsidR="0017301F" w:rsidRPr="002E7748" w:rsidRDefault="0017301F" w:rsidP="0017301F">
      <w:pPr>
        <w:ind w:left="1440"/>
        <w:rPr>
          <w:rFonts w:ascii="Courier New" w:hAnsi="Courier New" w:cs="Courier New"/>
        </w:rPr>
      </w:pPr>
      <w:r w:rsidRPr="002E7748">
        <w:rPr>
          <w:rFonts w:ascii="Courier New" w:hAnsi="Courier New" w:cs="Courier New"/>
        </w:rPr>
        <w:t>&gt;&gt;&gt; 'J' + word[1:]</w:t>
      </w:r>
    </w:p>
    <w:p w:rsidR="0017301F" w:rsidRPr="002E7748" w:rsidRDefault="0017301F" w:rsidP="0017301F">
      <w:pPr>
        <w:ind w:left="1440"/>
        <w:rPr>
          <w:rFonts w:ascii="Courier New" w:hAnsi="Courier New" w:cs="Courier New"/>
        </w:rPr>
      </w:pPr>
      <w:r w:rsidRPr="002E7748">
        <w:rPr>
          <w:rFonts w:ascii="Courier New" w:hAnsi="Courier New" w:cs="Courier New"/>
        </w:rPr>
        <w:t>'Jython'</w:t>
      </w:r>
    </w:p>
    <w:p w:rsidR="0017301F" w:rsidRPr="002E7748" w:rsidRDefault="0017301F" w:rsidP="0017301F">
      <w:pPr>
        <w:ind w:left="1440"/>
        <w:rPr>
          <w:rFonts w:ascii="Courier New" w:hAnsi="Courier New" w:cs="Courier New"/>
        </w:rPr>
      </w:pPr>
      <w:r w:rsidRPr="002E7748">
        <w:rPr>
          <w:rFonts w:ascii="Courier New" w:hAnsi="Courier New" w:cs="Courier New"/>
        </w:rPr>
        <w:t>&gt;&gt;&gt; word[:2] + 'py'</w:t>
      </w:r>
    </w:p>
    <w:p w:rsidR="0017301F" w:rsidRPr="002E7748" w:rsidRDefault="0017301F" w:rsidP="0017301F">
      <w:pPr>
        <w:ind w:left="1440"/>
        <w:rPr>
          <w:rFonts w:ascii="Courier New" w:hAnsi="Courier New" w:cs="Courier New"/>
        </w:rPr>
      </w:pPr>
      <w:r w:rsidRPr="002E7748">
        <w:rPr>
          <w:rFonts w:ascii="Courier New" w:hAnsi="Courier New" w:cs="Courier New"/>
        </w:rPr>
        <w:t>'Pypy'</w:t>
      </w:r>
    </w:p>
    <w:p w:rsidR="0017301F" w:rsidRDefault="0017301F" w:rsidP="00B629BA">
      <w:pPr>
        <w:pStyle w:val="ListParagraph"/>
        <w:numPr>
          <w:ilvl w:val="0"/>
          <w:numId w:val="59"/>
        </w:numPr>
      </w:pPr>
      <w:r>
        <w:t xml:space="preserve">The built-in function </w:t>
      </w:r>
      <w:r w:rsidRPr="00E024DE">
        <w:rPr>
          <w:rFonts w:ascii="Courier New" w:hAnsi="Courier New" w:cs="Courier New"/>
          <w:b/>
        </w:rPr>
        <w:t>len()</w:t>
      </w:r>
      <w:r>
        <w:t xml:space="preserve"> returns the length of a string:</w:t>
      </w:r>
    </w:p>
    <w:p w:rsidR="0017301F" w:rsidRPr="00E024DE" w:rsidRDefault="0017301F" w:rsidP="0017301F">
      <w:pPr>
        <w:ind w:left="1440"/>
        <w:rPr>
          <w:b/>
        </w:rPr>
      </w:pPr>
      <w:r w:rsidRPr="00E024DE">
        <w:rPr>
          <w:b/>
        </w:rPr>
        <w:t>Example:</w:t>
      </w:r>
    </w:p>
    <w:p w:rsidR="0017301F" w:rsidRPr="002E7748" w:rsidRDefault="0017301F" w:rsidP="0017301F">
      <w:pPr>
        <w:ind w:left="1440"/>
        <w:rPr>
          <w:rFonts w:ascii="Courier New" w:hAnsi="Courier New" w:cs="Courier New"/>
        </w:rPr>
      </w:pPr>
      <w:r w:rsidRPr="002E7748">
        <w:rPr>
          <w:rFonts w:ascii="Courier New" w:hAnsi="Courier New" w:cs="Courier New"/>
        </w:rPr>
        <w:t>&gt;&gt;&gt; s = 'supercalifragilisticexpialidocious'</w:t>
      </w:r>
    </w:p>
    <w:p w:rsidR="0017301F" w:rsidRPr="002E7748" w:rsidRDefault="0017301F" w:rsidP="0017301F">
      <w:pPr>
        <w:ind w:left="1440"/>
        <w:rPr>
          <w:rFonts w:ascii="Courier New" w:hAnsi="Courier New" w:cs="Courier New"/>
        </w:rPr>
      </w:pPr>
      <w:r w:rsidRPr="002E7748">
        <w:rPr>
          <w:rFonts w:ascii="Courier New" w:hAnsi="Courier New" w:cs="Courier New"/>
        </w:rPr>
        <w:t>&gt;&gt;&gt; len(s)</w:t>
      </w:r>
    </w:p>
    <w:p w:rsidR="0017301F" w:rsidRPr="002E7748" w:rsidRDefault="0017301F" w:rsidP="0017301F">
      <w:pPr>
        <w:ind w:left="1440"/>
        <w:rPr>
          <w:rFonts w:ascii="Courier New" w:hAnsi="Courier New" w:cs="Courier New"/>
        </w:rPr>
      </w:pPr>
      <w:r w:rsidRPr="002E7748">
        <w:rPr>
          <w:rFonts w:ascii="Courier New" w:hAnsi="Courier New" w:cs="Courier New"/>
        </w:rPr>
        <w:t>34</w:t>
      </w:r>
    </w:p>
    <w:p w:rsidR="0017301F" w:rsidRDefault="0017301F" w:rsidP="0017301F">
      <w:pPr>
        <w:pStyle w:val="Heading3"/>
      </w:pPr>
      <w:bookmarkStart w:id="129" w:name="_Toc514422496"/>
      <w:bookmarkStart w:id="130" w:name="_Toc515037852"/>
      <w:r w:rsidRPr="00E2327D">
        <w:rPr>
          <w:rFonts w:ascii="Courier New" w:hAnsi="Courier New" w:cs="Courier New"/>
        </w:rPr>
        <w:lastRenderedPageBreak/>
        <w:t>string</w:t>
      </w:r>
      <w:r>
        <w:t xml:space="preserve"> Methods</w:t>
      </w:r>
      <w:bookmarkEnd w:id="129"/>
      <w:bookmarkEnd w:id="130"/>
    </w:p>
    <w:p w:rsidR="0017301F" w:rsidRDefault="0017301F" w:rsidP="0017301F">
      <w:pPr>
        <w:ind w:left="720"/>
      </w:pPr>
      <w:r>
        <w:t xml:space="preserve">Apart from the string methods listed in the built-in methods, the table below lists the methods that can </w:t>
      </w:r>
      <w:r w:rsidRPr="00F9788A">
        <w:t>take string as a parameter and perform some task</w:t>
      </w:r>
      <w:r>
        <w:t xml:space="preserve">. </w:t>
      </w:r>
    </w:p>
    <w:tbl>
      <w:tblPr>
        <w:tblStyle w:val="ListTable4"/>
        <w:tblW w:w="9194" w:type="dxa"/>
        <w:tblInd w:w="607" w:type="dxa"/>
        <w:tblLayout w:type="fixed"/>
        <w:tblLook w:val="04A0"/>
      </w:tblPr>
      <w:tblGrid>
        <w:gridCol w:w="3382"/>
        <w:gridCol w:w="5812"/>
      </w:tblGrid>
      <w:tr w:rsidR="0017301F" w:rsidRPr="00425A8C" w:rsidTr="00562D38">
        <w:trPr>
          <w:cnfStyle w:val="100000000000"/>
        </w:trPr>
        <w:tc>
          <w:tcPr>
            <w:cnfStyle w:val="001000000000"/>
            <w:tcW w:w="3382" w:type="dxa"/>
          </w:tcPr>
          <w:p w:rsidR="0017301F" w:rsidRPr="00425A8C" w:rsidRDefault="0017301F" w:rsidP="00562D38">
            <w:pPr>
              <w:ind w:left="0"/>
              <w:rPr>
                <w:rFonts w:asciiTheme="majorHAnsi" w:hAnsiTheme="majorHAnsi" w:cs="Courier New"/>
                <w:szCs w:val="20"/>
              </w:rPr>
            </w:pPr>
            <w:r w:rsidRPr="00425A8C">
              <w:rPr>
                <w:rFonts w:asciiTheme="majorHAnsi" w:hAnsiTheme="majorHAnsi" w:cs="Courier New"/>
                <w:szCs w:val="20"/>
              </w:rPr>
              <w:t>Method</w:t>
            </w:r>
          </w:p>
        </w:tc>
        <w:tc>
          <w:tcPr>
            <w:tcW w:w="5812" w:type="dxa"/>
          </w:tcPr>
          <w:p w:rsidR="0017301F" w:rsidRPr="00425A8C" w:rsidRDefault="0017301F" w:rsidP="00562D38">
            <w:pPr>
              <w:ind w:left="0"/>
              <w:cnfStyle w:val="100000000000"/>
              <w:rPr>
                <w:szCs w:val="20"/>
              </w:rPr>
            </w:pPr>
            <w:r w:rsidRPr="00425A8C">
              <w:rPr>
                <w:szCs w:val="20"/>
              </w:rPr>
              <w:t>Description</w:t>
            </w:r>
          </w:p>
        </w:tc>
      </w:tr>
      <w:tr w:rsidR="0017301F" w:rsidRPr="00425A8C" w:rsidTr="00562D38">
        <w:trPr>
          <w:cnfStyle w:val="000000100000"/>
        </w:trPr>
        <w:tc>
          <w:tcPr>
            <w:cnfStyle w:val="001000000000"/>
            <w:tcW w:w="3382" w:type="dxa"/>
            <w:vAlign w:val="center"/>
          </w:tcPr>
          <w:p w:rsidR="0017301F" w:rsidRPr="0088425F" w:rsidRDefault="0047219C" w:rsidP="00562D38">
            <w:pPr>
              <w:ind w:left="0"/>
              <w:rPr>
                <w:rFonts w:ascii="Courier New" w:hAnsi="Courier New" w:cs="Courier New"/>
                <w:b w:val="0"/>
                <w:sz w:val="20"/>
                <w:szCs w:val="20"/>
              </w:rPr>
            </w:pPr>
            <w:hyperlink r:id="rId116" w:history="1">
              <w:r w:rsidR="0017301F" w:rsidRPr="0088425F">
                <w:rPr>
                  <w:rStyle w:val="Hyperlink"/>
                  <w:rFonts w:ascii="Courier New" w:hAnsi="Courier New" w:cs="Courier New"/>
                  <w:b w:val="0"/>
                  <w:color w:val="auto"/>
                  <w:u w:val="none"/>
                </w:rPr>
                <w:t>capitalize()</w:t>
              </w:r>
            </w:hyperlink>
          </w:p>
        </w:tc>
        <w:tc>
          <w:tcPr>
            <w:tcW w:w="5812" w:type="dxa"/>
            <w:vAlign w:val="center"/>
          </w:tcPr>
          <w:p w:rsidR="0017301F" w:rsidRPr="0088425F" w:rsidRDefault="0017301F" w:rsidP="00562D38">
            <w:pPr>
              <w:ind w:left="0"/>
              <w:cnfStyle w:val="000000100000"/>
              <w:rPr>
                <w:rFonts w:asciiTheme="majorHAnsi" w:hAnsiTheme="majorHAnsi"/>
              </w:rPr>
            </w:pPr>
            <w:r w:rsidRPr="0088425F">
              <w:rPr>
                <w:rFonts w:asciiTheme="majorHAnsi" w:hAnsiTheme="majorHAnsi" w:cs="Open Sans"/>
                <w:color w:val="252830"/>
              </w:rPr>
              <w:t>Converts first character to capital letter</w:t>
            </w:r>
          </w:p>
        </w:tc>
      </w:tr>
      <w:tr w:rsidR="0017301F" w:rsidRPr="00425A8C" w:rsidTr="00562D38">
        <w:tc>
          <w:tcPr>
            <w:cnfStyle w:val="001000000000"/>
            <w:tcW w:w="3382" w:type="dxa"/>
            <w:vAlign w:val="center"/>
          </w:tcPr>
          <w:p w:rsidR="0017301F" w:rsidRPr="0088425F" w:rsidRDefault="0047219C" w:rsidP="00562D38">
            <w:pPr>
              <w:ind w:left="0"/>
              <w:rPr>
                <w:rStyle w:val="Hyperlink"/>
                <w:rFonts w:ascii="Courier New" w:hAnsi="Courier New" w:cs="Courier New"/>
                <w:b w:val="0"/>
                <w:color w:val="auto"/>
                <w:u w:val="none"/>
              </w:rPr>
            </w:pPr>
            <w:hyperlink r:id="rId117" w:history="1">
              <w:r w:rsidR="0017301F" w:rsidRPr="0088425F">
                <w:rPr>
                  <w:rStyle w:val="Hyperlink"/>
                  <w:rFonts w:ascii="Courier New" w:hAnsi="Courier New" w:cs="Courier New"/>
                  <w:b w:val="0"/>
                  <w:color w:val="auto"/>
                  <w:u w:val="none"/>
                </w:rPr>
                <w:t>center()</w:t>
              </w:r>
            </w:hyperlink>
          </w:p>
        </w:tc>
        <w:tc>
          <w:tcPr>
            <w:tcW w:w="5812" w:type="dxa"/>
            <w:vAlign w:val="center"/>
          </w:tcPr>
          <w:p w:rsidR="0017301F" w:rsidRPr="0088425F" w:rsidRDefault="0017301F" w:rsidP="00562D38">
            <w:pPr>
              <w:ind w:left="0"/>
              <w:cnfStyle w:val="000000000000"/>
              <w:rPr>
                <w:rFonts w:asciiTheme="majorHAnsi" w:hAnsiTheme="majorHAnsi"/>
              </w:rPr>
            </w:pPr>
            <w:r w:rsidRPr="0088425F">
              <w:rPr>
                <w:rFonts w:asciiTheme="majorHAnsi" w:hAnsiTheme="majorHAnsi" w:cs="Open Sans"/>
                <w:color w:val="252830"/>
              </w:rPr>
              <w:t>Pads string with specified character</w:t>
            </w:r>
          </w:p>
        </w:tc>
      </w:tr>
      <w:tr w:rsidR="0017301F" w:rsidRPr="00425A8C" w:rsidTr="00562D38">
        <w:trPr>
          <w:cnfStyle w:val="000000100000"/>
        </w:trPr>
        <w:tc>
          <w:tcPr>
            <w:cnfStyle w:val="001000000000"/>
            <w:tcW w:w="3382" w:type="dxa"/>
            <w:vAlign w:val="center"/>
          </w:tcPr>
          <w:p w:rsidR="0017301F" w:rsidRPr="0088425F" w:rsidRDefault="0047219C" w:rsidP="00562D38">
            <w:pPr>
              <w:ind w:left="0"/>
              <w:rPr>
                <w:rStyle w:val="Hyperlink"/>
                <w:rFonts w:ascii="Courier New" w:hAnsi="Courier New" w:cs="Courier New"/>
                <w:b w:val="0"/>
                <w:color w:val="auto"/>
                <w:u w:val="none"/>
              </w:rPr>
            </w:pPr>
            <w:hyperlink r:id="rId118" w:history="1">
              <w:r w:rsidR="0017301F" w:rsidRPr="0088425F">
                <w:rPr>
                  <w:rStyle w:val="Hyperlink"/>
                  <w:rFonts w:ascii="Courier New" w:hAnsi="Courier New" w:cs="Courier New"/>
                  <w:b w:val="0"/>
                  <w:color w:val="auto"/>
                  <w:u w:val="none"/>
                </w:rPr>
                <w:t>casefold()</w:t>
              </w:r>
            </w:hyperlink>
          </w:p>
        </w:tc>
        <w:tc>
          <w:tcPr>
            <w:tcW w:w="5812" w:type="dxa"/>
            <w:vAlign w:val="center"/>
          </w:tcPr>
          <w:p w:rsidR="0017301F" w:rsidRPr="0088425F" w:rsidRDefault="0017301F" w:rsidP="00562D38">
            <w:pPr>
              <w:ind w:left="0"/>
              <w:cnfStyle w:val="000000100000"/>
              <w:rPr>
                <w:rFonts w:asciiTheme="majorHAnsi" w:hAnsiTheme="majorHAnsi"/>
              </w:rPr>
            </w:pPr>
            <w:r w:rsidRPr="0088425F">
              <w:rPr>
                <w:rFonts w:asciiTheme="majorHAnsi" w:hAnsiTheme="majorHAnsi" w:cs="Open Sans"/>
                <w:color w:val="252830"/>
              </w:rPr>
              <w:t>Converts to casefolded string</w:t>
            </w:r>
          </w:p>
        </w:tc>
      </w:tr>
      <w:tr w:rsidR="0017301F" w:rsidRPr="00425A8C" w:rsidTr="00562D38">
        <w:tc>
          <w:tcPr>
            <w:cnfStyle w:val="001000000000"/>
            <w:tcW w:w="3382" w:type="dxa"/>
            <w:vAlign w:val="center"/>
          </w:tcPr>
          <w:p w:rsidR="0017301F" w:rsidRPr="0088425F" w:rsidRDefault="0047219C" w:rsidP="00562D38">
            <w:pPr>
              <w:ind w:left="0"/>
              <w:rPr>
                <w:rStyle w:val="Hyperlink"/>
                <w:rFonts w:ascii="Courier New" w:hAnsi="Courier New" w:cs="Courier New"/>
                <w:b w:val="0"/>
                <w:color w:val="auto"/>
                <w:u w:val="none"/>
              </w:rPr>
            </w:pPr>
            <w:hyperlink r:id="rId119" w:history="1">
              <w:r w:rsidR="0017301F" w:rsidRPr="0088425F">
                <w:rPr>
                  <w:rStyle w:val="Hyperlink"/>
                  <w:rFonts w:ascii="Courier New" w:hAnsi="Courier New" w:cs="Courier New"/>
                  <w:b w:val="0"/>
                  <w:color w:val="auto"/>
                  <w:u w:val="none"/>
                </w:rPr>
                <w:t>count()</w:t>
              </w:r>
            </w:hyperlink>
          </w:p>
        </w:tc>
        <w:tc>
          <w:tcPr>
            <w:tcW w:w="5812" w:type="dxa"/>
            <w:vAlign w:val="center"/>
          </w:tcPr>
          <w:p w:rsidR="0017301F" w:rsidRPr="0088425F" w:rsidRDefault="0017301F" w:rsidP="00562D38">
            <w:pPr>
              <w:ind w:left="0"/>
              <w:cnfStyle w:val="000000000000"/>
              <w:rPr>
                <w:rFonts w:asciiTheme="majorHAnsi" w:hAnsiTheme="majorHAnsi"/>
              </w:rPr>
            </w:pPr>
            <w:r w:rsidRPr="0088425F">
              <w:rPr>
                <w:rFonts w:asciiTheme="majorHAnsi" w:hAnsiTheme="majorHAnsi" w:cs="Open Sans"/>
                <w:color w:val="252830"/>
              </w:rPr>
              <w:t>Returns occurrences of substring in string</w:t>
            </w:r>
          </w:p>
        </w:tc>
      </w:tr>
      <w:tr w:rsidR="0017301F" w:rsidRPr="00425A8C" w:rsidTr="00562D38">
        <w:trPr>
          <w:cnfStyle w:val="000000100000"/>
        </w:trPr>
        <w:tc>
          <w:tcPr>
            <w:cnfStyle w:val="001000000000"/>
            <w:tcW w:w="3382" w:type="dxa"/>
            <w:vAlign w:val="center"/>
          </w:tcPr>
          <w:p w:rsidR="0017301F" w:rsidRPr="0088425F" w:rsidRDefault="0047219C" w:rsidP="00562D38">
            <w:pPr>
              <w:ind w:left="0"/>
              <w:rPr>
                <w:rStyle w:val="Hyperlink"/>
                <w:rFonts w:ascii="Courier New" w:hAnsi="Courier New" w:cs="Courier New"/>
                <w:b w:val="0"/>
                <w:color w:val="auto"/>
                <w:u w:val="none"/>
              </w:rPr>
            </w:pPr>
            <w:hyperlink r:id="rId120" w:history="1">
              <w:r w:rsidR="0017301F" w:rsidRPr="0088425F">
                <w:rPr>
                  <w:rStyle w:val="Hyperlink"/>
                  <w:rFonts w:ascii="Courier New" w:hAnsi="Courier New" w:cs="Courier New"/>
                  <w:b w:val="0"/>
                  <w:color w:val="auto"/>
                  <w:u w:val="none"/>
                </w:rPr>
                <w:t>endswith()</w:t>
              </w:r>
            </w:hyperlink>
          </w:p>
        </w:tc>
        <w:tc>
          <w:tcPr>
            <w:tcW w:w="5812" w:type="dxa"/>
            <w:vAlign w:val="center"/>
          </w:tcPr>
          <w:p w:rsidR="0017301F" w:rsidRPr="0088425F" w:rsidRDefault="0017301F" w:rsidP="00562D38">
            <w:pPr>
              <w:ind w:left="0"/>
              <w:cnfStyle w:val="000000100000"/>
              <w:rPr>
                <w:rFonts w:asciiTheme="majorHAnsi" w:hAnsiTheme="majorHAnsi"/>
              </w:rPr>
            </w:pPr>
            <w:r w:rsidRPr="0088425F">
              <w:rPr>
                <w:rFonts w:asciiTheme="majorHAnsi" w:hAnsiTheme="majorHAnsi" w:cs="Open Sans"/>
                <w:color w:val="252830"/>
              </w:rPr>
              <w:t>Checks if string ends with the specified suffix</w:t>
            </w:r>
          </w:p>
        </w:tc>
      </w:tr>
      <w:tr w:rsidR="0017301F" w:rsidRPr="00425A8C" w:rsidTr="00562D38">
        <w:tc>
          <w:tcPr>
            <w:cnfStyle w:val="001000000000"/>
            <w:tcW w:w="3382" w:type="dxa"/>
            <w:vAlign w:val="center"/>
          </w:tcPr>
          <w:p w:rsidR="0017301F" w:rsidRPr="0088425F" w:rsidRDefault="0047219C" w:rsidP="00562D38">
            <w:pPr>
              <w:ind w:left="0"/>
              <w:rPr>
                <w:rStyle w:val="Hyperlink"/>
                <w:rFonts w:ascii="Courier New" w:hAnsi="Courier New" w:cs="Courier New"/>
                <w:b w:val="0"/>
                <w:color w:val="auto"/>
                <w:u w:val="none"/>
              </w:rPr>
            </w:pPr>
            <w:hyperlink r:id="rId121" w:history="1">
              <w:r w:rsidR="0017301F" w:rsidRPr="0088425F">
                <w:rPr>
                  <w:rStyle w:val="Hyperlink"/>
                  <w:rFonts w:ascii="Courier New" w:hAnsi="Courier New" w:cs="Courier New"/>
                  <w:b w:val="0"/>
                  <w:color w:val="auto"/>
                  <w:u w:val="none"/>
                </w:rPr>
                <w:t>expandtabs()</w:t>
              </w:r>
            </w:hyperlink>
          </w:p>
        </w:tc>
        <w:tc>
          <w:tcPr>
            <w:tcW w:w="5812" w:type="dxa"/>
            <w:vAlign w:val="center"/>
          </w:tcPr>
          <w:p w:rsidR="0017301F" w:rsidRPr="0088425F" w:rsidRDefault="0017301F" w:rsidP="00562D38">
            <w:pPr>
              <w:ind w:left="0"/>
              <w:cnfStyle w:val="000000000000"/>
              <w:rPr>
                <w:rFonts w:asciiTheme="majorHAnsi" w:hAnsiTheme="majorHAnsi"/>
              </w:rPr>
            </w:pPr>
            <w:r w:rsidRPr="0088425F">
              <w:rPr>
                <w:rFonts w:asciiTheme="majorHAnsi" w:hAnsiTheme="majorHAnsi" w:cs="Open Sans"/>
                <w:color w:val="252830"/>
              </w:rPr>
              <w:t>Replaces Tab character With Spaces</w:t>
            </w:r>
          </w:p>
        </w:tc>
      </w:tr>
      <w:tr w:rsidR="0017301F" w:rsidRPr="00425A8C" w:rsidTr="00562D38">
        <w:trPr>
          <w:cnfStyle w:val="000000100000"/>
        </w:trPr>
        <w:tc>
          <w:tcPr>
            <w:cnfStyle w:val="001000000000"/>
            <w:tcW w:w="3382" w:type="dxa"/>
            <w:vAlign w:val="center"/>
          </w:tcPr>
          <w:p w:rsidR="0017301F" w:rsidRPr="0088425F" w:rsidRDefault="0047219C" w:rsidP="00562D38">
            <w:pPr>
              <w:ind w:left="0"/>
              <w:rPr>
                <w:rStyle w:val="Hyperlink"/>
                <w:rFonts w:ascii="Courier New" w:hAnsi="Courier New" w:cs="Courier New"/>
                <w:b w:val="0"/>
                <w:color w:val="auto"/>
                <w:u w:val="none"/>
              </w:rPr>
            </w:pPr>
            <w:hyperlink r:id="rId122" w:history="1">
              <w:r w:rsidR="0017301F" w:rsidRPr="0088425F">
                <w:rPr>
                  <w:rStyle w:val="Hyperlink"/>
                  <w:rFonts w:ascii="Courier New" w:hAnsi="Courier New" w:cs="Courier New"/>
                  <w:b w:val="0"/>
                  <w:color w:val="auto"/>
                  <w:u w:val="none"/>
                </w:rPr>
                <w:t>encode()</w:t>
              </w:r>
            </w:hyperlink>
          </w:p>
        </w:tc>
        <w:tc>
          <w:tcPr>
            <w:tcW w:w="5812" w:type="dxa"/>
            <w:vAlign w:val="center"/>
          </w:tcPr>
          <w:p w:rsidR="0017301F" w:rsidRPr="0088425F" w:rsidRDefault="0017301F" w:rsidP="00562D38">
            <w:pPr>
              <w:ind w:left="0"/>
              <w:cnfStyle w:val="000000100000"/>
              <w:rPr>
                <w:rFonts w:asciiTheme="majorHAnsi" w:hAnsiTheme="majorHAnsi"/>
              </w:rPr>
            </w:pPr>
            <w:r w:rsidRPr="0088425F">
              <w:rPr>
                <w:rFonts w:asciiTheme="majorHAnsi" w:hAnsiTheme="majorHAnsi" w:cs="Open Sans"/>
                <w:color w:val="252830"/>
              </w:rPr>
              <w:t>Returns encoded string of given string</w:t>
            </w:r>
          </w:p>
        </w:tc>
      </w:tr>
      <w:tr w:rsidR="0017301F" w:rsidRPr="00425A8C" w:rsidTr="00562D38">
        <w:tc>
          <w:tcPr>
            <w:cnfStyle w:val="001000000000"/>
            <w:tcW w:w="3382" w:type="dxa"/>
            <w:vAlign w:val="center"/>
          </w:tcPr>
          <w:p w:rsidR="0017301F" w:rsidRPr="0088425F" w:rsidRDefault="0047219C" w:rsidP="00562D38">
            <w:pPr>
              <w:ind w:left="0"/>
              <w:rPr>
                <w:rStyle w:val="Hyperlink"/>
                <w:rFonts w:ascii="Courier New" w:hAnsi="Courier New" w:cs="Courier New"/>
                <w:b w:val="0"/>
                <w:color w:val="auto"/>
                <w:u w:val="none"/>
              </w:rPr>
            </w:pPr>
            <w:hyperlink r:id="rId123" w:history="1">
              <w:r w:rsidR="0017301F" w:rsidRPr="0088425F">
                <w:rPr>
                  <w:rStyle w:val="Hyperlink"/>
                  <w:rFonts w:ascii="Courier New" w:hAnsi="Courier New" w:cs="Courier New"/>
                  <w:b w:val="0"/>
                  <w:color w:val="auto"/>
                  <w:u w:val="none"/>
                </w:rPr>
                <w:t>find()</w:t>
              </w:r>
            </w:hyperlink>
          </w:p>
        </w:tc>
        <w:tc>
          <w:tcPr>
            <w:tcW w:w="5812" w:type="dxa"/>
            <w:vAlign w:val="center"/>
          </w:tcPr>
          <w:p w:rsidR="0017301F" w:rsidRPr="0088425F" w:rsidRDefault="0017301F" w:rsidP="00562D38">
            <w:pPr>
              <w:ind w:left="0"/>
              <w:cnfStyle w:val="000000000000"/>
              <w:rPr>
                <w:rFonts w:asciiTheme="majorHAnsi" w:hAnsiTheme="majorHAnsi"/>
              </w:rPr>
            </w:pPr>
            <w:r w:rsidRPr="0088425F">
              <w:rPr>
                <w:rFonts w:asciiTheme="majorHAnsi" w:hAnsiTheme="majorHAnsi" w:cs="Open Sans"/>
                <w:color w:val="252830"/>
              </w:rPr>
              <w:t>Returns the Highest Index of Substring</w:t>
            </w:r>
          </w:p>
        </w:tc>
      </w:tr>
      <w:tr w:rsidR="0017301F" w:rsidRPr="00425A8C" w:rsidTr="00562D38">
        <w:trPr>
          <w:cnfStyle w:val="000000100000"/>
        </w:trPr>
        <w:tc>
          <w:tcPr>
            <w:cnfStyle w:val="001000000000"/>
            <w:tcW w:w="3382" w:type="dxa"/>
            <w:vAlign w:val="center"/>
          </w:tcPr>
          <w:p w:rsidR="0017301F" w:rsidRPr="0088425F" w:rsidRDefault="0047219C" w:rsidP="00562D38">
            <w:pPr>
              <w:ind w:left="0"/>
              <w:rPr>
                <w:rStyle w:val="Hyperlink"/>
                <w:rFonts w:ascii="Courier New" w:hAnsi="Courier New" w:cs="Courier New"/>
                <w:b w:val="0"/>
                <w:color w:val="auto"/>
                <w:u w:val="none"/>
              </w:rPr>
            </w:pPr>
            <w:hyperlink r:id="rId124" w:history="1">
              <w:r w:rsidR="0017301F" w:rsidRPr="0088425F">
                <w:rPr>
                  <w:rStyle w:val="Hyperlink"/>
                  <w:rFonts w:ascii="Courier New" w:hAnsi="Courier New" w:cs="Courier New"/>
                  <w:b w:val="0"/>
                  <w:color w:val="auto"/>
                  <w:u w:val="none"/>
                </w:rPr>
                <w:t>format()</w:t>
              </w:r>
            </w:hyperlink>
          </w:p>
        </w:tc>
        <w:tc>
          <w:tcPr>
            <w:tcW w:w="5812" w:type="dxa"/>
            <w:vAlign w:val="center"/>
          </w:tcPr>
          <w:p w:rsidR="0017301F" w:rsidRPr="0088425F" w:rsidRDefault="0017301F" w:rsidP="00562D38">
            <w:pPr>
              <w:ind w:left="0"/>
              <w:cnfStyle w:val="000000100000"/>
              <w:rPr>
                <w:rFonts w:asciiTheme="majorHAnsi" w:hAnsiTheme="majorHAnsi"/>
              </w:rPr>
            </w:pPr>
            <w:r w:rsidRPr="0088425F">
              <w:rPr>
                <w:rFonts w:asciiTheme="majorHAnsi" w:hAnsiTheme="majorHAnsi" w:cs="Open Sans"/>
                <w:color w:val="252830"/>
              </w:rPr>
              <w:t>Formats string into nicer output</w:t>
            </w:r>
          </w:p>
        </w:tc>
      </w:tr>
      <w:tr w:rsidR="0017301F" w:rsidRPr="00425A8C" w:rsidTr="00562D38">
        <w:tc>
          <w:tcPr>
            <w:cnfStyle w:val="001000000000"/>
            <w:tcW w:w="3382" w:type="dxa"/>
            <w:vAlign w:val="center"/>
          </w:tcPr>
          <w:p w:rsidR="0017301F" w:rsidRPr="0088425F" w:rsidRDefault="0047219C" w:rsidP="00562D38">
            <w:pPr>
              <w:ind w:left="0"/>
              <w:rPr>
                <w:rStyle w:val="Hyperlink"/>
                <w:rFonts w:ascii="Courier New" w:hAnsi="Courier New" w:cs="Courier New"/>
                <w:b w:val="0"/>
                <w:color w:val="auto"/>
                <w:u w:val="none"/>
              </w:rPr>
            </w:pPr>
            <w:hyperlink r:id="rId125" w:history="1">
              <w:r w:rsidR="0017301F" w:rsidRPr="0088425F">
                <w:rPr>
                  <w:rStyle w:val="Hyperlink"/>
                  <w:rFonts w:ascii="Courier New" w:hAnsi="Courier New" w:cs="Courier New"/>
                  <w:b w:val="0"/>
                  <w:color w:val="auto"/>
                  <w:u w:val="none"/>
                </w:rPr>
                <w:t>index()</w:t>
              </w:r>
            </w:hyperlink>
          </w:p>
        </w:tc>
        <w:tc>
          <w:tcPr>
            <w:tcW w:w="5812" w:type="dxa"/>
            <w:vAlign w:val="center"/>
          </w:tcPr>
          <w:p w:rsidR="0017301F" w:rsidRPr="0088425F" w:rsidRDefault="0017301F" w:rsidP="00562D38">
            <w:pPr>
              <w:ind w:left="0"/>
              <w:cnfStyle w:val="000000000000"/>
              <w:rPr>
                <w:rFonts w:asciiTheme="majorHAnsi" w:hAnsiTheme="majorHAnsi"/>
              </w:rPr>
            </w:pPr>
            <w:r w:rsidRPr="0088425F">
              <w:rPr>
                <w:rFonts w:asciiTheme="majorHAnsi" w:hAnsiTheme="majorHAnsi" w:cs="Open Sans"/>
                <w:color w:val="252830"/>
              </w:rPr>
              <w:t>Returns index of substring</w:t>
            </w:r>
          </w:p>
        </w:tc>
      </w:tr>
      <w:tr w:rsidR="0017301F" w:rsidRPr="00425A8C" w:rsidTr="00562D38">
        <w:trPr>
          <w:cnfStyle w:val="000000100000"/>
        </w:trPr>
        <w:tc>
          <w:tcPr>
            <w:cnfStyle w:val="001000000000"/>
            <w:tcW w:w="3382" w:type="dxa"/>
            <w:vAlign w:val="center"/>
          </w:tcPr>
          <w:p w:rsidR="0017301F" w:rsidRPr="0088425F" w:rsidRDefault="0047219C" w:rsidP="00562D38">
            <w:pPr>
              <w:ind w:left="0"/>
              <w:rPr>
                <w:rStyle w:val="Hyperlink"/>
                <w:rFonts w:ascii="Courier New" w:hAnsi="Courier New" w:cs="Courier New"/>
                <w:b w:val="0"/>
                <w:color w:val="auto"/>
                <w:u w:val="none"/>
              </w:rPr>
            </w:pPr>
            <w:hyperlink r:id="rId126" w:history="1">
              <w:r w:rsidR="0017301F" w:rsidRPr="0088425F">
                <w:rPr>
                  <w:rStyle w:val="Hyperlink"/>
                  <w:rFonts w:ascii="Courier New" w:hAnsi="Courier New" w:cs="Courier New"/>
                  <w:b w:val="0"/>
                  <w:color w:val="auto"/>
                  <w:u w:val="none"/>
                </w:rPr>
                <w:t>isalnum()</w:t>
              </w:r>
            </w:hyperlink>
          </w:p>
        </w:tc>
        <w:tc>
          <w:tcPr>
            <w:tcW w:w="5812" w:type="dxa"/>
            <w:vAlign w:val="center"/>
          </w:tcPr>
          <w:p w:rsidR="0017301F" w:rsidRPr="0088425F" w:rsidRDefault="0017301F" w:rsidP="00562D38">
            <w:pPr>
              <w:ind w:left="0"/>
              <w:cnfStyle w:val="000000100000"/>
              <w:rPr>
                <w:rFonts w:asciiTheme="majorHAnsi" w:hAnsiTheme="majorHAnsi"/>
              </w:rPr>
            </w:pPr>
            <w:r w:rsidRPr="0088425F">
              <w:rPr>
                <w:rFonts w:asciiTheme="majorHAnsi" w:hAnsiTheme="majorHAnsi" w:cs="Open Sans"/>
                <w:color w:val="252830"/>
              </w:rPr>
              <w:t>Checks alphanumeric character</w:t>
            </w:r>
          </w:p>
        </w:tc>
      </w:tr>
      <w:tr w:rsidR="0017301F" w:rsidRPr="00425A8C" w:rsidTr="00562D38">
        <w:tc>
          <w:tcPr>
            <w:cnfStyle w:val="001000000000"/>
            <w:tcW w:w="3382" w:type="dxa"/>
            <w:vAlign w:val="center"/>
          </w:tcPr>
          <w:p w:rsidR="0017301F" w:rsidRPr="0088425F" w:rsidRDefault="0047219C" w:rsidP="00562D38">
            <w:pPr>
              <w:ind w:left="0"/>
              <w:rPr>
                <w:rStyle w:val="Hyperlink"/>
                <w:rFonts w:ascii="Courier New" w:hAnsi="Courier New" w:cs="Courier New"/>
                <w:b w:val="0"/>
                <w:color w:val="auto"/>
                <w:u w:val="none"/>
              </w:rPr>
            </w:pPr>
            <w:hyperlink r:id="rId127" w:history="1">
              <w:r w:rsidR="0017301F" w:rsidRPr="0088425F">
                <w:rPr>
                  <w:rStyle w:val="Hyperlink"/>
                  <w:rFonts w:ascii="Courier New" w:hAnsi="Courier New" w:cs="Courier New"/>
                  <w:b w:val="0"/>
                  <w:color w:val="auto"/>
                  <w:u w:val="none"/>
                </w:rPr>
                <w:t>isalpha()</w:t>
              </w:r>
            </w:hyperlink>
          </w:p>
        </w:tc>
        <w:tc>
          <w:tcPr>
            <w:tcW w:w="5812" w:type="dxa"/>
            <w:vAlign w:val="center"/>
          </w:tcPr>
          <w:p w:rsidR="0017301F" w:rsidRPr="0088425F" w:rsidRDefault="0017301F" w:rsidP="00562D38">
            <w:pPr>
              <w:ind w:left="0"/>
              <w:cnfStyle w:val="000000000000"/>
              <w:rPr>
                <w:rFonts w:asciiTheme="majorHAnsi" w:hAnsiTheme="majorHAnsi"/>
              </w:rPr>
            </w:pPr>
            <w:r w:rsidRPr="0088425F">
              <w:rPr>
                <w:rFonts w:asciiTheme="majorHAnsi" w:hAnsiTheme="majorHAnsi" w:cs="Open Sans"/>
                <w:color w:val="252830"/>
              </w:rPr>
              <w:t>Checks if all characters are alphabets</w:t>
            </w:r>
          </w:p>
        </w:tc>
      </w:tr>
      <w:tr w:rsidR="0017301F" w:rsidRPr="00425A8C" w:rsidTr="00562D38">
        <w:trPr>
          <w:cnfStyle w:val="000000100000"/>
        </w:trPr>
        <w:tc>
          <w:tcPr>
            <w:cnfStyle w:val="001000000000"/>
            <w:tcW w:w="3382" w:type="dxa"/>
            <w:vAlign w:val="center"/>
          </w:tcPr>
          <w:p w:rsidR="0017301F" w:rsidRPr="0088425F" w:rsidRDefault="0047219C" w:rsidP="00562D38">
            <w:pPr>
              <w:ind w:left="0"/>
              <w:rPr>
                <w:rStyle w:val="Hyperlink"/>
                <w:rFonts w:ascii="Courier New" w:hAnsi="Courier New" w:cs="Courier New"/>
                <w:b w:val="0"/>
                <w:color w:val="auto"/>
                <w:u w:val="none"/>
              </w:rPr>
            </w:pPr>
            <w:hyperlink r:id="rId128" w:history="1">
              <w:r w:rsidR="0017301F" w:rsidRPr="0088425F">
                <w:rPr>
                  <w:rStyle w:val="Hyperlink"/>
                  <w:rFonts w:ascii="Courier New" w:hAnsi="Courier New" w:cs="Courier New"/>
                  <w:b w:val="0"/>
                  <w:color w:val="auto"/>
                  <w:u w:val="none"/>
                </w:rPr>
                <w:t>isdecimal()</w:t>
              </w:r>
            </w:hyperlink>
          </w:p>
        </w:tc>
        <w:tc>
          <w:tcPr>
            <w:tcW w:w="5812" w:type="dxa"/>
            <w:vAlign w:val="center"/>
          </w:tcPr>
          <w:p w:rsidR="0017301F" w:rsidRPr="0088425F" w:rsidRDefault="0017301F" w:rsidP="00562D38">
            <w:pPr>
              <w:ind w:left="0"/>
              <w:cnfStyle w:val="000000100000"/>
              <w:rPr>
                <w:rFonts w:asciiTheme="majorHAnsi" w:hAnsiTheme="majorHAnsi"/>
              </w:rPr>
            </w:pPr>
            <w:r w:rsidRPr="0088425F">
              <w:rPr>
                <w:rFonts w:asciiTheme="majorHAnsi" w:hAnsiTheme="majorHAnsi" w:cs="Open Sans"/>
                <w:color w:val="252830"/>
              </w:rPr>
              <w:t>Checks decimal characters</w:t>
            </w:r>
          </w:p>
        </w:tc>
      </w:tr>
      <w:tr w:rsidR="0017301F" w:rsidRPr="00425A8C" w:rsidTr="00562D38">
        <w:tc>
          <w:tcPr>
            <w:cnfStyle w:val="001000000000"/>
            <w:tcW w:w="3382" w:type="dxa"/>
            <w:vAlign w:val="center"/>
          </w:tcPr>
          <w:p w:rsidR="0017301F" w:rsidRPr="0088425F" w:rsidRDefault="0047219C" w:rsidP="00562D38">
            <w:pPr>
              <w:ind w:left="0"/>
              <w:rPr>
                <w:rStyle w:val="Hyperlink"/>
                <w:rFonts w:ascii="Courier New" w:hAnsi="Courier New" w:cs="Courier New"/>
                <w:b w:val="0"/>
                <w:color w:val="auto"/>
                <w:u w:val="none"/>
              </w:rPr>
            </w:pPr>
            <w:hyperlink r:id="rId129" w:history="1">
              <w:r w:rsidR="0017301F" w:rsidRPr="0088425F">
                <w:rPr>
                  <w:rStyle w:val="Hyperlink"/>
                  <w:rFonts w:ascii="Courier New" w:hAnsi="Courier New" w:cs="Courier New"/>
                  <w:b w:val="0"/>
                  <w:color w:val="auto"/>
                  <w:u w:val="none"/>
                </w:rPr>
                <w:t>isdigit()</w:t>
              </w:r>
            </w:hyperlink>
          </w:p>
        </w:tc>
        <w:tc>
          <w:tcPr>
            <w:tcW w:w="5812" w:type="dxa"/>
            <w:vAlign w:val="center"/>
          </w:tcPr>
          <w:p w:rsidR="0017301F" w:rsidRPr="0088425F" w:rsidRDefault="0017301F" w:rsidP="00562D38">
            <w:pPr>
              <w:ind w:left="0"/>
              <w:cnfStyle w:val="000000000000"/>
              <w:rPr>
                <w:rFonts w:asciiTheme="majorHAnsi" w:hAnsiTheme="majorHAnsi"/>
              </w:rPr>
            </w:pPr>
            <w:r w:rsidRPr="0088425F">
              <w:rPr>
                <w:rFonts w:asciiTheme="majorHAnsi" w:hAnsiTheme="majorHAnsi" w:cs="Open Sans"/>
                <w:color w:val="252830"/>
              </w:rPr>
              <w:t>Checks digit characters</w:t>
            </w:r>
          </w:p>
        </w:tc>
      </w:tr>
      <w:tr w:rsidR="0017301F" w:rsidRPr="00425A8C" w:rsidTr="00562D38">
        <w:trPr>
          <w:cnfStyle w:val="000000100000"/>
        </w:trPr>
        <w:tc>
          <w:tcPr>
            <w:cnfStyle w:val="001000000000"/>
            <w:tcW w:w="3382" w:type="dxa"/>
            <w:vAlign w:val="center"/>
          </w:tcPr>
          <w:p w:rsidR="0017301F" w:rsidRPr="0088425F" w:rsidRDefault="0047219C" w:rsidP="00562D38">
            <w:pPr>
              <w:ind w:left="0"/>
              <w:rPr>
                <w:rStyle w:val="Hyperlink"/>
                <w:rFonts w:ascii="Courier New" w:hAnsi="Courier New" w:cs="Courier New"/>
                <w:b w:val="0"/>
                <w:color w:val="auto"/>
                <w:u w:val="none"/>
              </w:rPr>
            </w:pPr>
            <w:hyperlink r:id="rId130" w:history="1">
              <w:r w:rsidR="0017301F" w:rsidRPr="0088425F">
                <w:rPr>
                  <w:rStyle w:val="Hyperlink"/>
                  <w:rFonts w:ascii="Courier New" w:hAnsi="Courier New" w:cs="Courier New"/>
                  <w:b w:val="0"/>
                  <w:color w:val="auto"/>
                  <w:u w:val="none"/>
                </w:rPr>
                <w:t>isidentifier()</w:t>
              </w:r>
            </w:hyperlink>
          </w:p>
        </w:tc>
        <w:tc>
          <w:tcPr>
            <w:tcW w:w="5812" w:type="dxa"/>
            <w:vAlign w:val="center"/>
          </w:tcPr>
          <w:p w:rsidR="0017301F" w:rsidRPr="0088425F" w:rsidRDefault="0017301F" w:rsidP="00562D38">
            <w:pPr>
              <w:ind w:left="0"/>
              <w:cnfStyle w:val="000000100000"/>
              <w:rPr>
                <w:rFonts w:asciiTheme="majorHAnsi" w:hAnsiTheme="majorHAnsi"/>
              </w:rPr>
            </w:pPr>
            <w:r w:rsidRPr="0088425F">
              <w:rPr>
                <w:rFonts w:asciiTheme="majorHAnsi" w:hAnsiTheme="majorHAnsi" w:cs="Open Sans"/>
                <w:color w:val="252830"/>
              </w:rPr>
              <w:t>Checks for valid identifier</w:t>
            </w:r>
          </w:p>
        </w:tc>
      </w:tr>
      <w:tr w:rsidR="0017301F" w:rsidRPr="00425A8C" w:rsidTr="00562D38">
        <w:tc>
          <w:tcPr>
            <w:cnfStyle w:val="001000000000"/>
            <w:tcW w:w="3382" w:type="dxa"/>
            <w:vAlign w:val="center"/>
          </w:tcPr>
          <w:p w:rsidR="0017301F" w:rsidRPr="0088425F" w:rsidRDefault="0047219C" w:rsidP="00562D38">
            <w:pPr>
              <w:ind w:left="0"/>
              <w:rPr>
                <w:rStyle w:val="Hyperlink"/>
                <w:rFonts w:ascii="Courier New" w:hAnsi="Courier New" w:cs="Courier New"/>
                <w:b w:val="0"/>
                <w:color w:val="auto"/>
                <w:u w:val="none"/>
              </w:rPr>
            </w:pPr>
            <w:hyperlink r:id="rId131" w:history="1">
              <w:r w:rsidR="0017301F" w:rsidRPr="0088425F">
                <w:rPr>
                  <w:rStyle w:val="Hyperlink"/>
                  <w:rFonts w:ascii="Courier New" w:hAnsi="Courier New" w:cs="Courier New"/>
                  <w:b w:val="0"/>
                  <w:color w:val="auto"/>
                  <w:u w:val="none"/>
                </w:rPr>
                <w:t>islower()</w:t>
              </w:r>
            </w:hyperlink>
          </w:p>
        </w:tc>
        <w:tc>
          <w:tcPr>
            <w:tcW w:w="5812" w:type="dxa"/>
            <w:vAlign w:val="center"/>
          </w:tcPr>
          <w:p w:rsidR="0017301F" w:rsidRPr="0088425F" w:rsidRDefault="0017301F" w:rsidP="00562D38">
            <w:pPr>
              <w:ind w:left="0"/>
              <w:cnfStyle w:val="000000000000"/>
              <w:rPr>
                <w:rFonts w:asciiTheme="majorHAnsi" w:hAnsiTheme="majorHAnsi"/>
              </w:rPr>
            </w:pPr>
            <w:r w:rsidRPr="0088425F">
              <w:rPr>
                <w:rFonts w:asciiTheme="majorHAnsi" w:hAnsiTheme="majorHAnsi" w:cs="Open Sans"/>
                <w:color w:val="252830"/>
              </w:rPr>
              <w:t>Checks if all alphabets in a string are lowercase</w:t>
            </w:r>
          </w:p>
        </w:tc>
      </w:tr>
      <w:tr w:rsidR="0017301F" w:rsidRPr="00425A8C" w:rsidTr="00562D38">
        <w:trPr>
          <w:cnfStyle w:val="000000100000"/>
        </w:trPr>
        <w:tc>
          <w:tcPr>
            <w:cnfStyle w:val="001000000000"/>
            <w:tcW w:w="3382" w:type="dxa"/>
            <w:vAlign w:val="center"/>
          </w:tcPr>
          <w:p w:rsidR="0017301F" w:rsidRPr="0088425F" w:rsidRDefault="0047219C" w:rsidP="00562D38">
            <w:pPr>
              <w:ind w:left="0"/>
              <w:rPr>
                <w:rStyle w:val="Hyperlink"/>
                <w:rFonts w:ascii="Courier New" w:hAnsi="Courier New" w:cs="Courier New"/>
                <w:b w:val="0"/>
                <w:color w:val="auto"/>
                <w:u w:val="none"/>
              </w:rPr>
            </w:pPr>
            <w:hyperlink r:id="rId132" w:history="1">
              <w:r w:rsidR="0017301F" w:rsidRPr="0088425F">
                <w:rPr>
                  <w:rStyle w:val="Hyperlink"/>
                  <w:rFonts w:ascii="Courier New" w:hAnsi="Courier New" w:cs="Courier New"/>
                  <w:b w:val="0"/>
                  <w:color w:val="auto"/>
                  <w:u w:val="none"/>
                </w:rPr>
                <w:t>isnumeric()</w:t>
              </w:r>
            </w:hyperlink>
          </w:p>
        </w:tc>
        <w:tc>
          <w:tcPr>
            <w:tcW w:w="5812" w:type="dxa"/>
            <w:vAlign w:val="center"/>
          </w:tcPr>
          <w:p w:rsidR="0017301F" w:rsidRPr="0088425F" w:rsidRDefault="0017301F" w:rsidP="00562D38">
            <w:pPr>
              <w:ind w:left="0"/>
              <w:cnfStyle w:val="000000100000"/>
              <w:rPr>
                <w:rFonts w:asciiTheme="majorHAnsi" w:hAnsiTheme="majorHAnsi"/>
              </w:rPr>
            </w:pPr>
            <w:r w:rsidRPr="0088425F">
              <w:rPr>
                <w:rFonts w:asciiTheme="majorHAnsi" w:hAnsiTheme="majorHAnsi" w:cs="Open Sans"/>
                <w:color w:val="252830"/>
              </w:rPr>
              <w:t>Checks numeric characters</w:t>
            </w:r>
          </w:p>
        </w:tc>
      </w:tr>
      <w:tr w:rsidR="0017301F" w:rsidRPr="00425A8C" w:rsidTr="00562D38">
        <w:tc>
          <w:tcPr>
            <w:cnfStyle w:val="001000000000"/>
            <w:tcW w:w="3382" w:type="dxa"/>
            <w:vAlign w:val="center"/>
          </w:tcPr>
          <w:p w:rsidR="0017301F" w:rsidRPr="0088425F" w:rsidRDefault="0047219C" w:rsidP="00562D38">
            <w:pPr>
              <w:ind w:left="0"/>
              <w:rPr>
                <w:rStyle w:val="Hyperlink"/>
                <w:rFonts w:ascii="Courier New" w:hAnsi="Courier New" w:cs="Courier New"/>
                <w:b w:val="0"/>
                <w:color w:val="auto"/>
                <w:u w:val="none"/>
              </w:rPr>
            </w:pPr>
            <w:hyperlink r:id="rId133" w:history="1">
              <w:r w:rsidR="0017301F" w:rsidRPr="0088425F">
                <w:rPr>
                  <w:rStyle w:val="Hyperlink"/>
                  <w:rFonts w:ascii="Courier New" w:hAnsi="Courier New" w:cs="Courier New"/>
                  <w:b w:val="0"/>
                  <w:color w:val="auto"/>
                  <w:u w:val="none"/>
                </w:rPr>
                <w:t>isprintable()</w:t>
              </w:r>
            </w:hyperlink>
          </w:p>
        </w:tc>
        <w:tc>
          <w:tcPr>
            <w:tcW w:w="5812" w:type="dxa"/>
            <w:vAlign w:val="center"/>
          </w:tcPr>
          <w:p w:rsidR="0017301F" w:rsidRPr="0088425F" w:rsidRDefault="0017301F" w:rsidP="00562D38">
            <w:pPr>
              <w:ind w:left="0"/>
              <w:cnfStyle w:val="000000000000"/>
              <w:rPr>
                <w:rFonts w:asciiTheme="majorHAnsi" w:hAnsiTheme="majorHAnsi"/>
              </w:rPr>
            </w:pPr>
            <w:r w:rsidRPr="0088425F">
              <w:rPr>
                <w:rFonts w:asciiTheme="majorHAnsi" w:hAnsiTheme="majorHAnsi" w:cs="Open Sans"/>
                <w:color w:val="252830"/>
              </w:rPr>
              <w:t>Checks printable character</w:t>
            </w:r>
          </w:p>
        </w:tc>
      </w:tr>
      <w:tr w:rsidR="0017301F" w:rsidRPr="00425A8C" w:rsidTr="00562D38">
        <w:trPr>
          <w:cnfStyle w:val="000000100000"/>
        </w:trPr>
        <w:tc>
          <w:tcPr>
            <w:cnfStyle w:val="001000000000"/>
            <w:tcW w:w="3382" w:type="dxa"/>
            <w:vAlign w:val="center"/>
          </w:tcPr>
          <w:p w:rsidR="0017301F" w:rsidRPr="0088425F" w:rsidRDefault="0047219C" w:rsidP="00562D38">
            <w:pPr>
              <w:ind w:left="0"/>
              <w:rPr>
                <w:rStyle w:val="Hyperlink"/>
                <w:rFonts w:ascii="Courier New" w:hAnsi="Courier New" w:cs="Courier New"/>
                <w:b w:val="0"/>
                <w:color w:val="auto"/>
                <w:u w:val="none"/>
              </w:rPr>
            </w:pPr>
            <w:hyperlink r:id="rId134" w:history="1">
              <w:r w:rsidR="0017301F" w:rsidRPr="0088425F">
                <w:rPr>
                  <w:rStyle w:val="Hyperlink"/>
                  <w:rFonts w:ascii="Courier New" w:hAnsi="Courier New" w:cs="Courier New"/>
                  <w:b w:val="0"/>
                  <w:color w:val="auto"/>
                  <w:u w:val="none"/>
                </w:rPr>
                <w:t>isspace()</w:t>
              </w:r>
            </w:hyperlink>
          </w:p>
        </w:tc>
        <w:tc>
          <w:tcPr>
            <w:tcW w:w="5812" w:type="dxa"/>
            <w:vAlign w:val="center"/>
          </w:tcPr>
          <w:p w:rsidR="0017301F" w:rsidRPr="0088425F" w:rsidRDefault="0017301F" w:rsidP="00562D38">
            <w:pPr>
              <w:ind w:left="0"/>
              <w:cnfStyle w:val="000000100000"/>
              <w:rPr>
                <w:rFonts w:asciiTheme="majorHAnsi" w:hAnsiTheme="majorHAnsi"/>
              </w:rPr>
            </w:pPr>
            <w:r w:rsidRPr="0088425F">
              <w:rPr>
                <w:rFonts w:asciiTheme="majorHAnsi" w:hAnsiTheme="majorHAnsi" w:cs="Open Sans"/>
                <w:color w:val="252830"/>
              </w:rPr>
              <w:t>Checks whitespace characters</w:t>
            </w:r>
          </w:p>
        </w:tc>
      </w:tr>
      <w:tr w:rsidR="0017301F" w:rsidRPr="00425A8C" w:rsidTr="00562D38">
        <w:tc>
          <w:tcPr>
            <w:cnfStyle w:val="001000000000"/>
            <w:tcW w:w="3382" w:type="dxa"/>
            <w:vAlign w:val="center"/>
          </w:tcPr>
          <w:p w:rsidR="0017301F" w:rsidRPr="0088425F" w:rsidRDefault="0047219C" w:rsidP="00562D38">
            <w:pPr>
              <w:ind w:left="0"/>
              <w:rPr>
                <w:rStyle w:val="Hyperlink"/>
                <w:rFonts w:ascii="Courier New" w:hAnsi="Courier New" w:cs="Courier New"/>
                <w:b w:val="0"/>
                <w:color w:val="auto"/>
                <w:u w:val="none"/>
              </w:rPr>
            </w:pPr>
            <w:hyperlink r:id="rId135" w:history="1">
              <w:r w:rsidR="0017301F" w:rsidRPr="0088425F">
                <w:rPr>
                  <w:rStyle w:val="Hyperlink"/>
                  <w:rFonts w:ascii="Courier New" w:hAnsi="Courier New" w:cs="Courier New"/>
                  <w:b w:val="0"/>
                  <w:color w:val="auto"/>
                  <w:u w:val="none"/>
                </w:rPr>
                <w:t>istitle()</w:t>
              </w:r>
            </w:hyperlink>
          </w:p>
        </w:tc>
        <w:tc>
          <w:tcPr>
            <w:tcW w:w="5812" w:type="dxa"/>
            <w:vAlign w:val="center"/>
          </w:tcPr>
          <w:p w:rsidR="0017301F" w:rsidRPr="0088425F" w:rsidRDefault="0017301F" w:rsidP="00562D38">
            <w:pPr>
              <w:ind w:left="0"/>
              <w:cnfStyle w:val="000000000000"/>
              <w:rPr>
                <w:rFonts w:asciiTheme="majorHAnsi" w:hAnsiTheme="majorHAnsi"/>
              </w:rPr>
            </w:pPr>
            <w:r w:rsidRPr="0088425F">
              <w:rPr>
                <w:rFonts w:asciiTheme="majorHAnsi" w:hAnsiTheme="majorHAnsi" w:cs="Open Sans"/>
                <w:color w:val="252830"/>
              </w:rPr>
              <w:t>Checks for titlecased string</w:t>
            </w:r>
          </w:p>
        </w:tc>
      </w:tr>
      <w:tr w:rsidR="0017301F" w:rsidRPr="00425A8C" w:rsidTr="00562D38">
        <w:trPr>
          <w:cnfStyle w:val="000000100000"/>
        </w:trPr>
        <w:tc>
          <w:tcPr>
            <w:cnfStyle w:val="001000000000"/>
            <w:tcW w:w="3382" w:type="dxa"/>
            <w:vAlign w:val="center"/>
          </w:tcPr>
          <w:p w:rsidR="0017301F" w:rsidRPr="0088425F" w:rsidRDefault="0047219C" w:rsidP="00562D38">
            <w:pPr>
              <w:ind w:left="0"/>
              <w:rPr>
                <w:rStyle w:val="Hyperlink"/>
                <w:rFonts w:ascii="Courier New" w:hAnsi="Courier New" w:cs="Courier New"/>
                <w:b w:val="0"/>
                <w:color w:val="auto"/>
                <w:u w:val="none"/>
              </w:rPr>
            </w:pPr>
            <w:hyperlink r:id="rId136" w:history="1">
              <w:r w:rsidR="0017301F" w:rsidRPr="0088425F">
                <w:rPr>
                  <w:rStyle w:val="Hyperlink"/>
                  <w:rFonts w:ascii="Courier New" w:hAnsi="Courier New" w:cs="Courier New"/>
                  <w:b w:val="0"/>
                  <w:color w:val="auto"/>
                  <w:u w:val="none"/>
                </w:rPr>
                <w:t>isupper()</w:t>
              </w:r>
            </w:hyperlink>
          </w:p>
        </w:tc>
        <w:tc>
          <w:tcPr>
            <w:tcW w:w="5812" w:type="dxa"/>
            <w:vAlign w:val="center"/>
          </w:tcPr>
          <w:p w:rsidR="0017301F" w:rsidRPr="0088425F" w:rsidRDefault="0017301F" w:rsidP="00562D38">
            <w:pPr>
              <w:ind w:left="0"/>
              <w:cnfStyle w:val="000000100000"/>
              <w:rPr>
                <w:rFonts w:asciiTheme="majorHAnsi" w:hAnsiTheme="majorHAnsi"/>
              </w:rPr>
            </w:pPr>
            <w:r w:rsidRPr="0088425F">
              <w:rPr>
                <w:rFonts w:asciiTheme="majorHAnsi" w:hAnsiTheme="majorHAnsi" w:cs="Open Sans"/>
                <w:color w:val="252830"/>
              </w:rPr>
              <w:t>Returns if all characters are uppercase characters</w:t>
            </w:r>
          </w:p>
        </w:tc>
      </w:tr>
      <w:tr w:rsidR="0017301F" w:rsidRPr="00425A8C" w:rsidTr="00562D38">
        <w:tc>
          <w:tcPr>
            <w:cnfStyle w:val="001000000000"/>
            <w:tcW w:w="3382" w:type="dxa"/>
            <w:vAlign w:val="center"/>
          </w:tcPr>
          <w:p w:rsidR="0017301F" w:rsidRPr="0088425F" w:rsidRDefault="0047219C" w:rsidP="00562D38">
            <w:pPr>
              <w:ind w:left="0"/>
              <w:rPr>
                <w:rStyle w:val="Hyperlink"/>
                <w:rFonts w:ascii="Courier New" w:hAnsi="Courier New" w:cs="Courier New"/>
                <w:b w:val="0"/>
                <w:color w:val="auto"/>
                <w:u w:val="none"/>
              </w:rPr>
            </w:pPr>
            <w:hyperlink r:id="rId137" w:history="1">
              <w:r w:rsidR="0017301F" w:rsidRPr="0088425F">
                <w:rPr>
                  <w:rStyle w:val="Hyperlink"/>
                  <w:rFonts w:ascii="Courier New" w:hAnsi="Courier New" w:cs="Courier New"/>
                  <w:b w:val="0"/>
                  <w:color w:val="auto"/>
                  <w:u w:val="none"/>
                </w:rPr>
                <w:t>join()</w:t>
              </w:r>
            </w:hyperlink>
          </w:p>
        </w:tc>
        <w:tc>
          <w:tcPr>
            <w:tcW w:w="5812" w:type="dxa"/>
            <w:vAlign w:val="center"/>
          </w:tcPr>
          <w:p w:rsidR="0017301F" w:rsidRPr="0088425F" w:rsidRDefault="0017301F" w:rsidP="00562D38">
            <w:pPr>
              <w:ind w:left="0"/>
              <w:cnfStyle w:val="000000000000"/>
              <w:rPr>
                <w:rFonts w:asciiTheme="majorHAnsi" w:hAnsiTheme="majorHAnsi"/>
              </w:rPr>
            </w:pPr>
            <w:r w:rsidRPr="0088425F">
              <w:rPr>
                <w:rFonts w:asciiTheme="majorHAnsi" w:hAnsiTheme="majorHAnsi" w:cs="Open Sans"/>
                <w:color w:val="252830"/>
              </w:rPr>
              <w:t>Returns a concatenated string</w:t>
            </w:r>
          </w:p>
        </w:tc>
      </w:tr>
      <w:tr w:rsidR="0017301F" w:rsidRPr="00425A8C" w:rsidTr="00562D38">
        <w:trPr>
          <w:cnfStyle w:val="000000100000"/>
        </w:trPr>
        <w:tc>
          <w:tcPr>
            <w:cnfStyle w:val="001000000000"/>
            <w:tcW w:w="3382" w:type="dxa"/>
            <w:vAlign w:val="center"/>
          </w:tcPr>
          <w:p w:rsidR="0017301F" w:rsidRPr="0088425F" w:rsidRDefault="0047219C" w:rsidP="00562D38">
            <w:pPr>
              <w:ind w:left="0"/>
              <w:rPr>
                <w:rStyle w:val="Hyperlink"/>
                <w:rFonts w:ascii="Courier New" w:hAnsi="Courier New" w:cs="Courier New"/>
                <w:b w:val="0"/>
                <w:color w:val="auto"/>
                <w:u w:val="none"/>
              </w:rPr>
            </w:pPr>
            <w:hyperlink r:id="rId138" w:history="1">
              <w:r w:rsidR="0017301F" w:rsidRPr="0088425F">
                <w:rPr>
                  <w:rStyle w:val="Hyperlink"/>
                  <w:rFonts w:ascii="Courier New" w:hAnsi="Courier New" w:cs="Courier New"/>
                  <w:b w:val="0"/>
                  <w:color w:val="auto"/>
                  <w:u w:val="none"/>
                </w:rPr>
                <w:t>ljust()</w:t>
              </w:r>
            </w:hyperlink>
          </w:p>
        </w:tc>
        <w:tc>
          <w:tcPr>
            <w:tcW w:w="5812" w:type="dxa"/>
            <w:vAlign w:val="center"/>
          </w:tcPr>
          <w:p w:rsidR="0017301F" w:rsidRPr="0088425F" w:rsidRDefault="0017301F" w:rsidP="00562D38">
            <w:pPr>
              <w:ind w:left="0"/>
              <w:cnfStyle w:val="000000100000"/>
              <w:rPr>
                <w:rFonts w:asciiTheme="majorHAnsi" w:hAnsiTheme="majorHAnsi"/>
              </w:rPr>
            </w:pPr>
            <w:r w:rsidRPr="0088425F">
              <w:rPr>
                <w:rFonts w:asciiTheme="majorHAnsi" w:hAnsiTheme="majorHAnsi" w:cs="Open Sans"/>
                <w:color w:val="252830"/>
              </w:rPr>
              <w:t>Returns left-justified string of given width</w:t>
            </w:r>
          </w:p>
        </w:tc>
      </w:tr>
      <w:tr w:rsidR="0017301F" w:rsidRPr="00425A8C" w:rsidTr="00562D38">
        <w:tc>
          <w:tcPr>
            <w:cnfStyle w:val="001000000000"/>
            <w:tcW w:w="3382" w:type="dxa"/>
            <w:vAlign w:val="center"/>
          </w:tcPr>
          <w:p w:rsidR="0017301F" w:rsidRPr="0088425F" w:rsidRDefault="0047219C" w:rsidP="00562D38">
            <w:pPr>
              <w:ind w:left="0"/>
              <w:rPr>
                <w:rStyle w:val="Hyperlink"/>
                <w:rFonts w:ascii="Courier New" w:hAnsi="Courier New" w:cs="Courier New"/>
                <w:b w:val="0"/>
                <w:color w:val="auto"/>
                <w:u w:val="none"/>
              </w:rPr>
            </w:pPr>
            <w:hyperlink r:id="rId139" w:history="1">
              <w:r w:rsidR="0017301F" w:rsidRPr="0088425F">
                <w:rPr>
                  <w:rStyle w:val="Hyperlink"/>
                  <w:rFonts w:ascii="Courier New" w:hAnsi="Courier New" w:cs="Courier New"/>
                  <w:b w:val="0"/>
                  <w:color w:val="auto"/>
                  <w:u w:val="none"/>
                </w:rPr>
                <w:t>rjust()</w:t>
              </w:r>
            </w:hyperlink>
          </w:p>
        </w:tc>
        <w:tc>
          <w:tcPr>
            <w:tcW w:w="5812" w:type="dxa"/>
            <w:vAlign w:val="center"/>
          </w:tcPr>
          <w:p w:rsidR="0017301F" w:rsidRPr="0088425F" w:rsidRDefault="0017301F" w:rsidP="00562D38">
            <w:pPr>
              <w:ind w:left="0"/>
              <w:cnfStyle w:val="000000000000"/>
              <w:rPr>
                <w:rFonts w:asciiTheme="majorHAnsi" w:hAnsiTheme="majorHAnsi"/>
              </w:rPr>
            </w:pPr>
            <w:r w:rsidRPr="0088425F">
              <w:rPr>
                <w:rFonts w:asciiTheme="majorHAnsi" w:hAnsiTheme="majorHAnsi" w:cs="Open Sans"/>
                <w:color w:val="252830"/>
              </w:rPr>
              <w:t>Returns right-justified string of given width</w:t>
            </w:r>
          </w:p>
        </w:tc>
      </w:tr>
      <w:tr w:rsidR="0017301F" w:rsidRPr="00425A8C" w:rsidTr="00562D38">
        <w:trPr>
          <w:cnfStyle w:val="000000100000"/>
        </w:trPr>
        <w:tc>
          <w:tcPr>
            <w:cnfStyle w:val="001000000000"/>
            <w:tcW w:w="3382" w:type="dxa"/>
            <w:vAlign w:val="center"/>
          </w:tcPr>
          <w:p w:rsidR="0017301F" w:rsidRPr="0088425F" w:rsidRDefault="0047219C" w:rsidP="00562D38">
            <w:pPr>
              <w:ind w:left="0"/>
              <w:rPr>
                <w:rStyle w:val="Hyperlink"/>
                <w:rFonts w:ascii="Courier New" w:hAnsi="Courier New" w:cs="Courier New"/>
                <w:b w:val="0"/>
                <w:color w:val="auto"/>
                <w:u w:val="none"/>
              </w:rPr>
            </w:pPr>
            <w:hyperlink r:id="rId140" w:history="1">
              <w:r w:rsidR="0017301F" w:rsidRPr="0088425F">
                <w:rPr>
                  <w:rStyle w:val="Hyperlink"/>
                  <w:rFonts w:ascii="Courier New" w:hAnsi="Courier New" w:cs="Courier New"/>
                  <w:b w:val="0"/>
                  <w:color w:val="auto"/>
                  <w:u w:val="none"/>
                </w:rPr>
                <w:t>lower()</w:t>
              </w:r>
            </w:hyperlink>
          </w:p>
        </w:tc>
        <w:tc>
          <w:tcPr>
            <w:tcW w:w="5812" w:type="dxa"/>
            <w:vAlign w:val="center"/>
          </w:tcPr>
          <w:p w:rsidR="0017301F" w:rsidRPr="0088425F" w:rsidRDefault="0017301F" w:rsidP="00562D38">
            <w:pPr>
              <w:ind w:left="0"/>
              <w:cnfStyle w:val="000000100000"/>
              <w:rPr>
                <w:rFonts w:asciiTheme="majorHAnsi" w:hAnsiTheme="majorHAnsi"/>
              </w:rPr>
            </w:pPr>
            <w:r w:rsidRPr="0088425F">
              <w:rPr>
                <w:rFonts w:asciiTheme="majorHAnsi" w:hAnsiTheme="majorHAnsi" w:cs="Open Sans"/>
                <w:color w:val="252830"/>
              </w:rPr>
              <w:t>Returns lowercased string</w:t>
            </w:r>
          </w:p>
        </w:tc>
      </w:tr>
      <w:tr w:rsidR="0017301F" w:rsidRPr="00425A8C" w:rsidTr="00562D38">
        <w:tc>
          <w:tcPr>
            <w:cnfStyle w:val="001000000000"/>
            <w:tcW w:w="3382" w:type="dxa"/>
            <w:vAlign w:val="center"/>
          </w:tcPr>
          <w:p w:rsidR="0017301F" w:rsidRPr="0088425F" w:rsidRDefault="0047219C" w:rsidP="00562D38">
            <w:pPr>
              <w:ind w:left="0"/>
              <w:rPr>
                <w:rStyle w:val="Hyperlink"/>
                <w:rFonts w:ascii="Courier New" w:hAnsi="Courier New" w:cs="Courier New"/>
                <w:b w:val="0"/>
                <w:color w:val="auto"/>
                <w:u w:val="none"/>
              </w:rPr>
            </w:pPr>
            <w:hyperlink r:id="rId141" w:history="1">
              <w:r w:rsidR="0017301F" w:rsidRPr="0088425F">
                <w:rPr>
                  <w:rStyle w:val="Hyperlink"/>
                  <w:rFonts w:ascii="Courier New" w:hAnsi="Courier New" w:cs="Courier New"/>
                  <w:b w:val="0"/>
                  <w:color w:val="auto"/>
                  <w:u w:val="none"/>
                </w:rPr>
                <w:t>upper()</w:t>
              </w:r>
            </w:hyperlink>
          </w:p>
        </w:tc>
        <w:tc>
          <w:tcPr>
            <w:tcW w:w="5812" w:type="dxa"/>
            <w:vAlign w:val="center"/>
          </w:tcPr>
          <w:p w:rsidR="0017301F" w:rsidRPr="0088425F" w:rsidRDefault="0017301F" w:rsidP="00562D38">
            <w:pPr>
              <w:ind w:left="0"/>
              <w:cnfStyle w:val="000000000000"/>
              <w:rPr>
                <w:rFonts w:asciiTheme="majorHAnsi" w:hAnsiTheme="majorHAnsi"/>
              </w:rPr>
            </w:pPr>
            <w:r w:rsidRPr="0088425F">
              <w:rPr>
                <w:rFonts w:asciiTheme="majorHAnsi" w:hAnsiTheme="majorHAnsi" w:cs="Open Sans"/>
                <w:color w:val="252830"/>
              </w:rPr>
              <w:t>Returns uppercased string</w:t>
            </w:r>
          </w:p>
        </w:tc>
      </w:tr>
      <w:tr w:rsidR="0017301F" w:rsidRPr="00425A8C" w:rsidTr="00562D38">
        <w:trPr>
          <w:cnfStyle w:val="000000100000"/>
        </w:trPr>
        <w:tc>
          <w:tcPr>
            <w:cnfStyle w:val="001000000000"/>
            <w:tcW w:w="3382" w:type="dxa"/>
            <w:vAlign w:val="center"/>
          </w:tcPr>
          <w:p w:rsidR="0017301F" w:rsidRPr="0088425F" w:rsidRDefault="0047219C" w:rsidP="00562D38">
            <w:pPr>
              <w:ind w:left="0"/>
              <w:rPr>
                <w:rStyle w:val="Hyperlink"/>
                <w:rFonts w:ascii="Courier New" w:hAnsi="Courier New" w:cs="Courier New"/>
                <w:b w:val="0"/>
                <w:color w:val="auto"/>
                <w:u w:val="none"/>
              </w:rPr>
            </w:pPr>
            <w:hyperlink r:id="rId142" w:history="1">
              <w:r w:rsidR="0017301F" w:rsidRPr="0088425F">
                <w:rPr>
                  <w:rStyle w:val="Hyperlink"/>
                  <w:rFonts w:ascii="Courier New" w:hAnsi="Courier New" w:cs="Courier New"/>
                  <w:b w:val="0"/>
                  <w:color w:val="auto"/>
                  <w:u w:val="none"/>
                </w:rPr>
                <w:t>swapcase()</w:t>
              </w:r>
            </w:hyperlink>
          </w:p>
        </w:tc>
        <w:tc>
          <w:tcPr>
            <w:tcW w:w="5812" w:type="dxa"/>
            <w:vAlign w:val="center"/>
          </w:tcPr>
          <w:p w:rsidR="0017301F" w:rsidRPr="0088425F" w:rsidRDefault="0017301F" w:rsidP="00562D38">
            <w:pPr>
              <w:ind w:left="0"/>
              <w:cnfStyle w:val="000000100000"/>
              <w:rPr>
                <w:rFonts w:asciiTheme="majorHAnsi" w:hAnsiTheme="majorHAnsi"/>
              </w:rPr>
            </w:pPr>
            <w:r w:rsidRPr="0088425F">
              <w:rPr>
                <w:rFonts w:asciiTheme="majorHAnsi" w:hAnsiTheme="majorHAnsi" w:cs="Open Sans"/>
                <w:color w:val="252830"/>
              </w:rPr>
              <w:t>Swap uppercase characters to lowercase; vice versa</w:t>
            </w:r>
          </w:p>
        </w:tc>
      </w:tr>
      <w:tr w:rsidR="0017301F" w:rsidRPr="00425A8C" w:rsidTr="00562D38">
        <w:tc>
          <w:tcPr>
            <w:cnfStyle w:val="001000000000"/>
            <w:tcW w:w="3382" w:type="dxa"/>
            <w:vAlign w:val="center"/>
          </w:tcPr>
          <w:p w:rsidR="0017301F" w:rsidRPr="0088425F" w:rsidRDefault="0047219C" w:rsidP="00562D38">
            <w:pPr>
              <w:ind w:left="0"/>
              <w:rPr>
                <w:rStyle w:val="Hyperlink"/>
                <w:rFonts w:ascii="Courier New" w:hAnsi="Courier New" w:cs="Courier New"/>
                <w:b w:val="0"/>
                <w:color w:val="auto"/>
                <w:u w:val="none"/>
              </w:rPr>
            </w:pPr>
            <w:hyperlink r:id="rId143" w:history="1">
              <w:r w:rsidR="0017301F" w:rsidRPr="0088425F">
                <w:rPr>
                  <w:rStyle w:val="Hyperlink"/>
                  <w:rFonts w:ascii="Courier New" w:hAnsi="Courier New" w:cs="Courier New"/>
                  <w:b w:val="0"/>
                  <w:color w:val="auto"/>
                  <w:u w:val="none"/>
                </w:rPr>
                <w:t>lstrip()</w:t>
              </w:r>
            </w:hyperlink>
          </w:p>
        </w:tc>
        <w:tc>
          <w:tcPr>
            <w:tcW w:w="5812" w:type="dxa"/>
            <w:vAlign w:val="center"/>
          </w:tcPr>
          <w:p w:rsidR="0017301F" w:rsidRPr="0088425F" w:rsidRDefault="0017301F" w:rsidP="00562D38">
            <w:pPr>
              <w:ind w:left="0"/>
              <w:cnfStyle w:val="000000000000"/>
              <w:rPr>
                <w:rFonts w:asciiTheme="majorHAnsi" w:hAnsiTheme="majorHAnsi" w:cs="Open Sans"/>
                <w:color w:val="252830"/>
              </w:rPr>
            </w:pPr>
            <w:r w:rsidRPr="0088425F">
              <w:rPr>
                <w:rFonts w:asciiTheme="majorHAnsi" w:hAnsiTheme="majorHAnsi" w:cs="Open Sans"/>
                <w:color w:val="252830"/>
              </w:rPr>
              <w:t>Removes leading characters</w:t>
            </w:r>
          </w:p>
        </w:tc>
      </w:tr>
      <w:tr w:rsidR="0017301F" w:rsidRPr="00425A8C" w:rsidTr="00562D38">
        <w:trPr>
          <w:cnfStyle w:val="000000100000"/>
        </w:trPr>
        <w:tc>
          <w:tcPr>
            <w:cnfStyle w:val="001000000000"/>
            <w:tcW w:w="3382" w:type="dxa"/>
            <w:vAlign w:val="center"/>
          </w:tcPr>
          <w:p w:rsidR="0017301F" w:rsidRPr="0088425F" w:rsidRDefault="0047219C" w:rsidP="00562D38">
            <w:pPr>
              <w:ind w:left="0"/>
              <w:rPr>
                <w:rStyle w:val="Hyperlink"/>
                <w:rFonts w:ascii="Courier New" w:hAnsi="Courier New" w:cs="Courier New"/>
                <w:b w:val="0"/>
                <w:color w:val="auto"/>
                <w:u w:val="none"/>
              </w:rPr>
            </w:pPr>
            <w:hyperlink r:id="rId144" w:history="1">
              <w:r w:rsidR="0017301F" w:rsidRPr="0088425F">
                <w:rPr>
                  <w:rStyle w:val="Hyperlink"/>
                  <w:rFonts w:ascii="Courier New" w:hAnsi="Courier New" w:cs="Courier New"/>
                  <w:b w:val="0"/>
                  <w:color w:val="auto"/>
                  <w:u w:val="none"/>
                </w:rPr>
                <w:t>rstrip()</w:t>
              </w:r>
            </w:hyperlink>
          </w:p>
        </w:tc>
        <w:tc>
          <w:tcPr>
            <w:tcW w:w="5812" w:type="dxa"/>
            <w:vAlign w:val="center"/>
          </w:tcPr>
          <w:p w:rsidR="0017301F" w:rsidRPr="0088425F" w:rsidRDefault="0017301F" w:rsidP="00562D38">
            <w:pPr>
              <w:ind w:left="0"/>
              <w:cnfStyle w:val="000000100000"/>
              <w:rPr>
                <w:rFonts w:asciiTheme="majorHAnsi" w:hAnsiTheme="majorHAnsi" w:cs="Open Sans"/>
                <w:color w:val="252830"/>
              </w:rPr>
            </w:pPr>
            <w:r w:rsidRPr="0088425F">
              <w:rPr>
                <w:rFonts w:asciiTheme="majorHAnsi" w:hAnsiTheme="majorHAnsi" w:cs="Open Sans"/>
                <w:color w:val="252830"/>
              </w:rPr>
              <w:t>Removes trailing characters</w:t>
            </w:r>
          </w:p>
        </w:tc>
      </w:tr>
      <w:tr w:rsidR="0017301F" w:rsidRPr="00425A8C" w:rsidTr="00562D38">
        <w:tc>
          <w:tcPr>
            <w:cnfStyle w:val="001000000000"/>
            <w:tcW w:w="3382" w:type="dxa"/>
            <w:vAlign w:val="center"/>
          </w:tcPr>
          <w:p w:rsidR="0017301F" w:rsidRPr="0088425F" w:rsidRDefault="0047219C" w:rsidP="00562D38">
            <w:pPr>
              <w:ind w:left="0"/>
              <w:rPr>
                <w:rStyle w:val="Hyperlink"/>
                <w:rFonts w:ascii="Courier New" w:hAnsi="Courier New" w:cs="Courier New"/>
                <w:b w:val="0"/>
                <w:color w:val="auto"/>
                <w:u w:val="none"/>
              </w:rPr>
            </w:pPr>
            <w:hyperlink r:id="rId145" w:history="1">
              <w:r w:rsidR="0017301F" w:rsidRPr="0088425F">
                <w:rPr>
                  <w:rStyle w:val="Hyperlink"/>
                  <w:rFonts w:ascii="Courier New" w:hAnsi="Courier New" w:cs="Courier New"/>
                  <w:b w:val="0"/>
                  <w:color w:val="auto"/>
                  <w:u w:val="none"/>
                </w:rPr>
                <w:t>strip()</w:t>
              </w:r>
            </w:hyperlink>
          </w:p>
        </w:tc>
        <w:tc>
          <w:tcPr>
            <w:tcW w:w="5812" w:type="dxa"/>
            <w:vAlign w:val="center"/>
          </w:tcPr>
          <w:p w:rsidR="0017301F" w:rsidRPr="0088425F" w:rsidRDefault="0017301F" w:rsidP="00562D38">
            <w:pPr>
              <w:ind w:left="0"/>
              <w:cnfStyle w:val="000000000000"/>
              <w:rPr>
                <w:rFonts w:asciiTheme="majorHAnsi" w:hAnsiTheme="majorHAnsi" w:cs="Open Sans"/>
                <w:color w:val="252830"/>
              </w:rPr>
            </w:pPr>
            <w:r w:rsidRPr="0088425F">
              <w:rPr>
                <w:rFonts w:asciiTheme="majorHAnsi" w:hAnsiTheme="majorHAnsi" w:cs="Open Sans"/>
                <w:color w:val="252830"/>
              </w:rPr>
              <w:t>Removes both leading and trailing characters</w:t>
            </w:r>
          </w:p>
        </w:tc>
      </w:tr>
      <w:tr w:rsidR="0017301F" w:rsidRPr="00425A8C" w:rsidTr="00562D38">
        <w:trPr>
          <w:cnfStyle w:val="000000100000"/>
        </w:trPr>
        <w:tc>
          <w:tcPr>
            <w:cnfStyle w:val="001000000000"/>
            <w:tcW w:w="3382" w:type="dxa"/>
            <w:vAlign w:val="center"/>
          </w:tcPr>
          <w:p w:rsidR="0017301F" w:rsidRPr="0088425F" w:rsidRDefault="0047219C" w:rsidP="00562D38">
            <w:pPr>
              <w:ind w:left="0"/>
              <w:rPr>
                <w:rStyle w:val="Hyperlink"/>
                <w:rFonts w:ascii="Courier New" w:hAnsi="Courier New" w:cs="Courier New"/>
                <w:b w:val="0"/>
                <w:color w:val="auto"/>
                <w:u w:val="none"/>
              </w:rPr>
            </w:pPr>
            <w:hyperlink r:id="rId146" w:history="1">
              <w:r w:rsidR="0017301F" w:rsidRPr="0088425F">
                <w:rPr>
                  <w:rStyle w:val="Hyperlink"/>
                  <w:rFonts w:ascii="Courier New" w:hAnsi="Courier New" w:cs="Courier New"/>
                  <w:b w:val="0"/>
                  <w:color w:val="auto"/>
                  <w:u w:val="none"/>
                </w:rPr>
                <w:t>partition()</w:t>
              </w:r>
            </w:hyperlink>
          </w:p>
        </w:tc>
        <w:tc>
          <w:tcPr>
            <w:tcW w:w="5812" w:type="dxa"/>
            <w:vAlign w:val="center"/>
          </w:tcPr>
          <w:p w:rsidR="0017301F" w:rsidRPr="0088425F" w:rsidRDefault="0017301F" w:rsidP="00562D38">
            <w:pPr>
              <w:ind w:left="0"/>
              <w:cnfStyle w:val="000000100000"/>
              <w:rPr>
                <w:rFonts w:asciiTheme="majorHAnsi" w:hAnsiTheme="majorHAnsi" w:cs="Open Sans"/>
                <w:color w:val="252830"/>
              </w:rPr>
            </w:pPr>
            <w:r w:rsidRPr="0088425F">
              <w:rPr>
                <w:rFonts w:asciiTheme="majorHAnsi" w:hAnsiTheme="majorHAnsi" w:cs="Open Sans"/>
                <w:color w:val="252830"/>
              </w:rPr>
              <w:t>Returns a tuple</w:t>
            </w:r>
          </w:p>
        </w:tc>
      </w:tr>
      <w:tr w:rsidR="0017301F" w:rsidRPr="00425A8C" w:rsidTr="00562D38">
        <w:tc>
          <w:tcPr>
            <w:cnfStyle w:val="001000000000"/>
            <w:tcW w:w="3382" w:type="dxa"/>
            <w:vAlign w:val="center"/>
          </w:tcPr>
          <w:p w:rsidR="0017301F" w:rsidRPr="0088425F" w:rsidRDefault="0047219C" w:rsidP="00562D38">
            <w:pPr>
              <w:ind w:left="0"/>
              <w:rPr>
                <w:rStyle w:val="Hyperlink"/>
                <w:rFonts w:ascii="Courier New" w:hAnsi="Courier New" w:cs="Courier New"/>
                <w:b w:val="0"/>
                <w:color w:val="auto"/>
                <w:u w:val="none"/>
              </w:rPr>
            </w:pPr>
            <w:hyperlink r:id="rId147" w:history="1">
              <w:r w:rsidR="0017301F" w:rsidRPr="0088425F">
                <w:rPr>
                  <w:rStyle w:val="Hyperlink"/>
                  <w:rFonts w:ascii="Courier New" w:hAnsi="Courier New" w:cs="Courier New"/>
                  <w:b w:val="0"/>
                  <w:color w:val="auto"/>
                  <w:u w:val="none"/>
                </w:rPr>
                <w:t>maketrans()</w:t>
              </w:r>
            </w:hyperlink>
          </w:p>
        </w:tc>
        <w:tc>
          <w:tcPr>
            <w:tcW w:w="5812" w:type="dxa"/>
            <w:vAlign w:val="center"/>
          </w:tcPr>
          <w:p w:rsidR="0017301F" w:rsidRPr="0088425F" w:rsidRDefault="0017301F" w:rsidP="00562D38">
            <w:pPr>
              <w:ind w:left="0"/>
              <w:cnfStyle w:val="000000000000"/>
              <w:rPr>
                <w:rFonts w:asciiTheme="majorHAnsi" w:hAnsiTheme="majorHAnsi" w:cs="Open Sans"/>
                <w:color w:val="252830"/>
              </w:rPr>
            </w:pPr>
            <w:r w:rsidRPr="0088425F">
              <w:rPr>
                <w:rFonts w:asciiTheme="majorHAnsi" w:hAnsiTheme="majorHAnsi" w:cs="Open Sans"/>
                <w:color w:val="252830"/>
              </w:rPr>
              <w:t>Returns a translation table</w:t>
            </w:r>
          </w:p>
        </w:tc>
      </w:tr>
      <w:tr w:rsidR="0017301F" w:rsidRPr="00425A8C" w:rsidTr="00562D38">
        <w:trPr>
          <w:cnfStyle w:val="000000100000"/>
        </w:trPr>
        <w:tc>
          <w:tcPr>
            <w:cnfStyle w:val="001000000000"/>
            <w:tcW w:w="3382" w:type="dxa"/>
            <w:vAlign w:val="center"/>
          </w:tcPr>
          <w:p w:rsidR="0017301F" w:rsidRPr="0088425F" w:rsidRDefault="0047219C" w:rsidP="00562D38">
            <w:pPr>
              <w:ind w:left="0"/>
              <w:rPr>
                <w:rStyle w:val="Hyperlink"/>
                <w:rFonts w:ascii="Courier New" w:hAnsi="Courier New" w:cs="Courier New"/>
                <w:b w:val="0"/>
                <w:color w:val="auto"/>
                <w:u w:val="none"/>
              </w:rPr>
            </w:pPr>
            <w:hyperlink r:id="rId148" w:history="1">
              <w:r w:rsidR="0017301F" w:rsidRPr="0088425F">
                <w:rPr>
                  <w:rStyle w:val="Hyperlink"/>
                  <w:rFonts w:ascii="Courier New" w:hAnsi="Courier New" w:cs="Courier New"/>
                  <w:b w:val="0"/>
                  <w:color w:val="auto"/>
                  <w:u w:val="none"/>
                </w:rPr>
                <w:t>rpartition()</w:t>
              </w:r>
            </w:hyperlink>
          </w:p>
        </w:tc>
        <w:tc>
          <w:tcPr>
            <w:tcW w:w="5812" w:type="dxa"/>
            <w:vAlign w:val="center"/>
          </w:tcPr>
          <w:p w:rsidR="0017301F" w:rsidRPr="0088425F" w:rsidRDefault="0017301F" w:rsidP="00562D38">
            <w:pPr>
              <w:ind w:left="0"/>
              <w:cnfStyle w:val="000000100000"/>
              <w:rPr>
                <w:rFonts w:asciiTheme="majorHAnsi" w:hAnsiTheme="majorHAnsi" w:cs="Open Sans"/>
                <w:color w:val="252830"/>
              </w:rPr>
            </w:pPr>
            <w:r w:rsidRPr="0088425F">
              <w:rPr>
                <w:rFonts w:asciiTheme="majorHAnsi" w:hAnsiTheme="majorHAnsi" w:cs="Open Sans"/>
                <w:color w:val="252830"/>
              </w:rPr>
              <w:t>Returns a tuple</w:t>
            </w:r>
          </w:p>
        </w:tc>
      </w:tr>
      <w:tr w:rsidR="0017301F" w:rsidRPr="00425A8C" w:rsidTr="00562D38">
        <w:tc>
          <w:tcPr>
            <w:cnfStyle w:val="001000000000"/>
            <w:tcW w:w="3382" w:type="dxa"/>
            <w:vAlign w:val="center"/>
          </w:tcPr>
          <w:p w:rsidR="0017301F" w:rsidRPr="0088425F" w:rsidRDefault="0047219C" w:rsidP="00562D38">
            <w:pPr>
              <w:ind w:left="0"/>
              <w:rPr>
                <w:rStyle w:val="Hyperlink"/>
                <w:rFonts w:ascii="Courier New" w:hAnsi="Courier New" w:cs="Courier New"/>
                <w:b w:val="0"/>
                <w:color w:val="auto"/>
                <w:u w:val="none"/>
              </w:rPr>
            </w:pPr>
            <w:hyperlink r:id="rId149" w:history="1">
              <w:r w:rsidR="0017301F" w:rsidRPr="0088425F">
                <w:rPr>
                  <w:rStyle w:val="Hyperlink"/>
                  <w:rFonts w:ascii="Courier New" w:hAnsi="Courier New" w:cs="Courier New"/>
                  <w:b w:val="0"/>
                  <w:color w:val="auto"/>
                  <w:u w:val="none"/>
                </w:rPr>
                <w:t>translate()</w:t>
              </w:r>
            </w:hyperlink>
          </w:p>
        </w:tc>
        <w:tc>
          <w:tcPr>
            <w:tcW w:w="5812" w:type="dxa"/>
            <w:vAlign w:val="center"/>
          </w:tcPr>
          <w:p w:rsidR="0017301F" w:rsidRPr="0088425F" w:rsidRDefault="0017301F" w:rsidP="00562D38">
            <w:pPr>
              <w:ind w:left="0"/>
              <w:cnfStyle w:val="000000000000"/>
              <w:rPr>
                <w:rFonts w:asciiTheme="majorHAnsi" w:hAnsiTheme="majorHAnsi" w:cs="Open Sans"/>
                <w:color w:val="252830"/>
              </w:rPr>
            </w:pPr>
            <w:r w:rsidRPr="0088425F">
              <w:rPr>
                <w:rFonts w:asciiTheme="majorHAnsi" w:hAnsiTheme="majorHAnsi" w:cs="Open Sans"/>
                <w:color w:val="252830"/>
              </w:rPr>
              <w:t>Returns mapped charactered string</w:t>
            </w:r>
          </w:p>
        </w:tc>
      </w:tr>
      <w:tr w:rsidR="0017301F" w:rsidRPr="00425A8C" w:rsidTr="00562D38">
        <w:trPr>
          <w:cnfStyle w:val="000000100000"/>
        </w:trPr>
        <w:tc>
          <w:tcPr>
            <w:cnfStyle w:val="001000000000"/>
            <w:tcW w:w="3382" w:type="dxa"/>
            <w:vAlign w:val="center"/>
          </w:tcPr>
          <w:p w:rsidR="0017301F" w:rsidRPr="0088425F" w:rsidRDefault="0047219C" w:rsidP="00562D38">
            <w:pPr>
              <w:ind w:left="0"/>
              <w:rPr>
                <w:rStyle w:val="Hyperlink"/>
                <w:rFonts w:ascii="Courier New" w:hAnsi="Courier New" w:cs="Courier New"/>
                <w:b w:val="0"/>
                <w:color w:val="auto"/>
                <w:u w:val="none"/>
              </w:rPr>
            </w:pPr>
            <w:hyperlink r:id="rId150" w:history="1">
              <w:r w:rsidR="0017301F" w:rsidRPr="0088425F">
                <w:rPr>
                  <w:rStyle w:val="Hyperlink"/>
                  <w:rFonts w:ascii="Courier New" w:hAnsi="Courier New" w:cs="Courier New"/>
                  <w:b w:val="0"/>
                  <w:color w:val="auto"/>
                  <w:u w:val="none"/>
                </w:rPr>
                <w:t>replace()</w:t>
              </w:r>
            </w:hyperlink>
          </w:p>
        </w:tc>
        <w:tc>
          <w:tcPr>
            <w:tcW w:w="5812" w:type="dxa"/>
            <w:vAlign w:val="center"/>
          </w:tcPr>
          <w:p w:rsidR="0017301F" w:rsidRPr="0088425F" w:rsidRDefault="0017301F" w:rsidP="00562D38">
            <w:pPr>
              <w:ind w:left="0"/>
              <w:cnfStyle w:val="000000100000"/>
              <w:rPr>
                <w:rFonts w:asciiTheme="majorHAnsi" w:hAnsiTheme="majorHAnsi" w:cs="Open Sans"/>
                <w:color w:val="252830"/>
              </w:rPr>
            </w:pPr>
            <w:r w:rsidRPr="0088425F">
              <w:rPr>
                <w:rFonts w:asciiTheme="majorHAnsi" w:hAnsiTheme="majorHAnsi" w:cs="Open Sans"/>
                <w:color w:val="252830"/>
              </w:rPr>
              <w:t>Replaces substring inside</w:t>
            </w:r>
          </w:p>
        </w:tc>
      </w:tr>
      <w:tr w:rsidR="0017301F" w:rsidRPr="00425A8C" w:rsidTr="00562D38">
        <w:tc>
          <w:tcPr>
            <w:cnfStyle w:val="001000000000"/>
            <w:tcW w:w="3382" w:type="dxa"/>
            <w:vAlign w:val="center"/>
          </w:tcPr>
          <w:p w:rsidR="0017301F" w:rsidRPr="0088425F" w:rsidRDefault="0047219C" w:rsidP="00562D38">
            <w:pPr>
              <w:ind w:left="0"/>
              <w:rPr>
                <w:rStyle w:val="Hyperlink"/>
                <w:rFonts w:ascii="Courier New" w:hAnsi="Courier New" w:cs="Courier New"/>
                <w:b w:val="0"/>
                <w:color w:val="auto"/>
                <w:u w:val="none"/>
              </w:rPr>
            </w:pPr>
            <w:hyperlink r:id="rId151" w:history="1">
              <w:r w:rsidR="0017301F" w:rsidRPr="0088425F">
                <w:rPr>
                  <w:rStyle w:val="Hyperlink"/>
                  <w:rFonts w:ascii="Courier New" w:hAnsi="Courier New" w:cs="Courier New"/>
                  <w:b w:val="0"/>
                  <w:color w:val="auto"/>
                  <w:u w:val="none"/>
                </w:rPr>
                <w:t>rfind()</w:t>
              </w:r>
            </w:hyperlink>
          </w:p>
        </w:tc>
        <w:tc>
          <w:tcPr>
            <w:tcW w:w="5812" w:type="dxa"/>
            <w:vAlign w:val="center"/>
          </w:tcPr>
          <w:p w:rsidR="0017301F" w:rsidRPr="00EC443B" w:rsidRDefault="0017301F" w:rsidP="00562D38">
            <w:pPr>
              <w:ind w:left="0"/>
              <w:cnfStyle w:val="000000000000"/>
              <w:rPr>
                <w:rFonts w:asciiTheme="majorHAnsi" w:hAnsiTheme="majorHAnsi" w:cs="Open Sans"/>
                <w:color w:val="252830"/>
              </w:rPr>
            </w:pPr>
            <w:r w:rsidRPr="006D6199">
              <w:rPr>
                <w:rFonts w:asciiTheme="majorHAnsi" w:hAnsiTheme="majorHAnsi" w:cs="Open Sans"/>
                <w:color w:val="252830"/>
              </w:rPr>
              <w:t xml:space="preserve">Return the highest index in the string where substring sub is found, such that sub is contained within </w:t>
            </w:r>
            <w:r w:rsidRPr="003B0CF9">
              <w:rPr>
                <w:rFonts w:ascii="Courier New" w:hAnsi="Courier New" w:cs="Courier New"/>
                <w:color w:val="252830"/>
              </w:rPr>
              <w:t>s[start:end]</w:t>
            </w:r>
            <w:r w:rsidRPr="006D6199">
              <w:rPr>
                <w:rFonts w:asciiTheme="majorHAnsi" w:hAnsiTheme="majorHAnsi" w:cs="Open Sans"/>
                <w:color w:val="252830"/>
              </w:rPr>
              <w:t xml:space="preserve">. Optional arguments start and end are interpreted as in slice notation. Return </w:t>
            </w:r>
            <w:r w:rsidRPr="003B0CF9">
              <w:rPr>
                <w:rFonts w:ascii="Courier New" w:hAnsi="Courier New" w:cs="Courier New"/>
                <w:color w:val="252830"/>
              </w:rPr>
              <w:t>-1</w:t>
            </w:r>
            <w:r w:rsidRPr="006D6199">
              <w:rPr>
                <w:rFonts w:asciiTheme="majorHAnsi" w:hAnsiTheme="majorHAnsi" w:cs="Open Sans"/>
                <w:color w:val="252830"/>
              </w:rPr>
              <w:t xml:space="preserve"> on failure.</w:t>
            </w:r>
          </w:p>
        </w:tc>
      </w:tr>
      <w:tr w:rsidR="0017301F" w:rsidRPr="00425A8C" w:rsidTr="00562D38">
        <w:trPr>
          <w:cnfStyle w:val="000000100000"/>
        </w:trPr>
        <w:tc>
          <w:tcPr>
            <w:cnfStyle w:val="001000000000"/>
            <w:tcW w:w="3382" w:type="dxa"/>
            <w:vAlign w:val="center"/>
          </w:tcPr>
          <w:p w:rsidR="0017301F" w:rsidRPr="0088425F" w:rsidRDefault="0047219C" w:rsidP="00562D38">
            <w:pPr>
              <w:ind w:left="0"/>
              <w:rPr>
                <w:rStyle w:val="Hyperlink"/>
                <w:rFonts w:ascii="Courier New" w:hAnsi="Courier New" w:cs="Courier New"/>
                <w:b w:val="0"/>
                <w:color w:val="auto"/>
                <w:u w:val="none"/>
              </w:rPr>
            </w:pPr>
            <w:hyperlink r:id="rId152" w:history="1">
              <w:r w:rsidR="0017301F" w:rsidRPr="0088425F">
                <w:rPr>
                  <w:rStyle w:val="Hyperlink"/>
                  <w:rFonts w:ascii="Courier New" w:hAnsi="Courier New" w:cs="Courier New"/>
                  <w:b w:val="0"/>
                  <w:color w:val="auto"/>
                  <w:u w:val="none"/>
                </w:rPr>
                <w:t>rindex()</w:t>
              </w:r>
            </w:hyperlink>
          </w:p>
        </w:tc>
        <w:tc>
          <w:tcPr>
            <w:tcW w:w="5812" w:type="dxa"/>
            <w:vAlign w:val="center"/>
          </w:tcPr>
          <w:p w:rsidR="0017301F" w:rsidRPr="00EC443B" w:rsidRDefault="0017301F" w:rsidP="00562D38">
            <w:pPr>
              <w:ind w:left="0"/>
              <w:cnfStyle w:val="000000100000"/>
              <w:rPr>
                <w:rFonts w:asciiTheme="majorHAnsi" w:hAnsiTheme="majorHAnsi" w:cs="Open Sans"/>
                <w:color w:val="252830"/>
              </w:rPr>
            </w:pPr>
            <w:r w:rsidRPr="006D6199">
              <w:rPr>
                <w:rFonts w:asciiTheme="majorHAnsi" w:hAnsiTheme="majorHAnsi" w:cs="Open Sans"/>
                <w:color w:val="252830"/>
              </w:rPr>
              <w:t xml:space="preserve">Like </w:t>
            </w:r>
            <w:r w:rsidRPr="006D6199">
              <w:rPr>
                <w:rFonts w:ascii="Courier New" w:hAnsi="Courier New" w:cs="Courier New"/>
                <w:color w:val="252830"/>
              </w:rPr>
              <w:t>rfind()</w:t>
            </w:r>
            <w:r w:rsidRPr="006D6199">
              <w:rPr>
                <w:rFonts w:asciiTheme="majorHAnsi" w:hAnsiTheme="majorHAnsi" w:cs="Open Sans"/>
                <w:color w:val="252830"/>
              </w:rPr>
              <w:t xml:space="preserve"> but raises </w:t>
            </w:r>
            <w:r w:rsidRPr="006D6199">
              <w:rPr>
                <w:rFonts w:ascii="Courier New" w:hAnsi="Courier New" w:cs="Courier New"/>
                <w:color w:val="252830"/>
              </w:rPr>
              <w:t>ValueError</w:t>
            </w:r>
            <w:r w:rsidRPr="006D6199">
              <w:rPr>
                <w:rFonts w:asciiTheme="majorHAnsi" w:hAnsiTheme="majorHAnsi" w:cs="Open Sans"/>
                <w:color w:val="252830"/>
              </w:rPr>
              <w:t xml:space="preserve"> when the substring sub is not found.</w:t>
            </w:r>
          </w:p>
        </w:tc>
      </w:tr>
      <w:tr w:rsidR="0017301F" w:rsidRPr="00425A8C" w:rsidTr="00562D38">
        <w:tc>
          <w:tcPr>
            <w:cnfStyle w:val="001000000000"/>
            <w:tcW w:w="3382" w:type="dxa"/>
            <w:vAlign w:val="center"/>
          </w:tcPr>
          <w:p w:rsidR="0017301F" w:rsidRPr="0088425F" w:rsidRDefault="0047219C" w:rsidP="00562D38">
            <w:pPr>
              <w:ind w:left="0"/>
              <w:rPr>
                <w:rStyle w:val="Hyperlink"/>
                <w:rFonts w:ascii="Courier New" w:hAnsi="Courier New" w:cs="Courier New"/>
                <w:b w:val="0"/>
                <w:color w:val="auto"/>
                <w:u w:val="none"/>
              </w:rPr>
            </w:pPr>
            <w:hyperlink r:id="rId153" w:history="1">
              <w:r w:rsidR="0017301F" w:rsidRPr="0088425F">
                <w:rPr>
                  <w:rStyle w:val="Hyperlink"/>
                  <w:rFonts w:ascii="Courier New" w:hAnsi="Courier New" w:cs="Courier New"/>
                  <w:b w:val="0"/>
                  <w:color w:val="auto"/>
                  <w:u w:val="none"/>
                </w:rPr>
                <w:t>split()</w:t>
              </w:r>
            </w:hyperlink>
          </w:p>
        </w:tc>
        <w:tc>
          <w:tcPr>
            <w:tcW w:w="5812" w:type="dxa"/>
            <w:vAlign w:val="center"/>
          </w:tcPr>
          <w:p w:rsidR="0017301F" w:rsidRPr="0088425F" w:rsidRDefault="0017301F" w:rsidP="00562D38">
            <w:pPr>
              <w:ind w:left="0"/>
              <w:cnfStyle w:val="000000000000"/>
              <w:rPr>
                <w:rFonts w:asciiTheme="majorHAnsi" w:hAnsiTheme="majorHAnsi" w:cs="Open Sans"/>
                <w:color w:val="252830"/>
              </w:rPr>
            </w:pPr>
            <w:r w:rsidRPr="0088425F">
              <w:rPr>
                <w:rFonts w:asciiTheme="majorHAnsi" w:hAnsiTheme="majorHAnsi" w:cs="Open Sans"/>
                <w:color w:val="252830"/>
              </w:rPr>
              <w:t>Splits string from left</w:t>
            </w:r>
          </w:p>
        </w:tc>
      </w:tr>
      <w:tr w:rsidR="0017301F" w:rsidRPr="00425A8C" w:rsidTr="00562D38">
        <w:trPr>
          <w:cnfStyle w:val="000000100000"/>
        </w:trPr>
        <w:tc>
          <w:tcPr>
            <w:cnfStyle w:val="001000000000"/>
            <w:tcW w:w="3382" w:type="dxa"/>
            <w:vAlign w:val="center"/>
          </w:tcPr>
          <w:p w:rsidR="0017301F" w:rsidRPr="0088425F" w:rsidRDefault="0047219C" w:rsidP="00562D38">
            <w:pPr>
              <w:ind w:left="0"/>
              <w:rPr>
                <w:rStyle w:val="Hyperlink"/>
                <w:rFonts w:ascii="Courier New" w:hAnsi="Courier New" w:cs="Courier New"/>
                <w:b w:val="0"/>
                <w:color w:val="auto"/>
                <w:u w:val="none"/>
              </w:rPr>
            </w:pPr>
            <w:hyperlink r:id="rId154" w:history="1">
              <w:r w:rsidR="0017301F" w:rsidRPr="0088425F">
                <w:rPr>
                  <w:rStyle w:val="Hyperlink"/>
                  <w:rFonts w:ascii="Courier New" w:hAnsi="Courier New" w:cs="Courier New"/>
                  <w:b w:val="0"/>
                  <w:color w:val="auto"/>
                  <w:u w:val="none"/>
                </w:rPr>
                <w:t>rsplit()</w:t>
              </w:r>
            </w:hyperlink>
          </w:p>
        </w:tc>
        <w:tc>
          <w:tcPr>
            <w:tcW w:w="5812" w:type="dxa"/>
            <w:vAlign w:val="center"/>
          </w:tcPr>
          <w:p w:rsidR="0017301F" w:rsidRPr="0088425F" w:rsidRDefault="0017301F" w:rsidP="00562D38">
            <w:pPr>
              <w:ind w:left="0"/>
              <w:cnfStyle w:val="000000100000"/>
              <w:rPr>
                <w:rFonts w:asciiTheme="majorHAnsi" w:hAnsiTheme="majorHAnsi" w:cs="Open Sans"/>
                <w:color w:val="252830"/>
              </w:rPr>
            </w:pPr>
            <w:r w:rsidRPr="0088425F">
              <w:rPr>
                <w:rFonts w:asciiTheme="majorHAnsi" w:hAnsiTheme="majorHAnsi" w:cs="Open Sans"/>
                <w:color w:val="252830"/>
              </w:rPr>
              <w:t>Splits string from right</w:t>
            </w:r>
          </w:p>
        </w:tc>
      </w:tr>
      <w:tr w:rsidR="0017301F" w:rsidRPr="00425A8C" w:rsidTr="00562D38">
        <w:tc>
          <w:tcPr>
            <w:cnfStyle w:val="001000000000"/>
            <w:tcW w:w="3382" w:type="dxa"/>
            <w:vAlign w:val="center"/>
          </w:tcPr>
          <w:p w:rsidR="0017301F" w:rsidRPr="0088425F" w:rsidRDefault="0047219C" w:rsidP="00562D38">
            <w:pPr>
              <w:ind w:left="0"/>
              <w:rPr>
                <w:rStyle w:val="Hyperlink"/>
                <w:rFonts w:ascii="Courier New" w:hAnsi="Courier New" w:cs="Courier New"/>
                <w:b w:val="0"/>
                <w:color w:val="auto"/>
                <w:u w:val="none"/>
              </w:rPr>
            </w:pPr>
            <w:hyperlink r:id="rId155" w:history="1">
              <w:r w:rsidR="0017301F" w:rsidRPr="0088425F">
                <w:rPr>
                  <w:rStyle w:val="Hyperlink"/>
                  <w:rFonts w:ascii="Courier New" w:hAnsi="Courier New" w:cs="Courier New"/>
                  <w:b w:val="0"/>
                  <w:color w:val="auto"/>
                  <w:u w:val="none"/>
                </w:rPr>
                <w:t>splitlines()</w:t>
              </w:r>
            </w:hyperlink>
          </w:p>
        </w:tc>
        <w:tc>
          <w:tcPr>
            <w:tcW w:w="5812" w:type="dxa"/>
            <w:vAlign w:val="center"/>
          </w:tcPr>
          <w:p w:rsidR="0017301F" w:rsidRPr="0088425F" w:rsidRDefault="0017301F" w:rsidP="00562D38">
            <w:pPr>
              <w:ind w:left="0"/>
              <w:cnfStyle w:val="000000000000"/>
              <w:rPr>
                <w:rFonts w:asciiTheme="majorHAnsi" w:hAnsiTheme="majorHAnsi" w:cs="Open Sans"/>
                <w:color w:val="252830"/>
              </w:rPr>
            </w:pPr>
            <w:r w:rsidRPr="0088425F">
              <w:rPr>
                <w:rFonts w:asciiTheme="majorHAnsi" w:hAnsiTheme="majorHAnsi" w:cs="Open Sans"/>
                <w:color w:val="252830"/>
              </w:rPr>
              <w:t>Splits string at line boundaries</w:t>
            </w:r>
          </w:p>
        </w:tc>
      </w:tr>
      <w:tr w:rsidR="0017301F" w:rsidRPr="00425A8C" w:rsidTr="00562D38">
        <w:trPr>
          <w:cnfStyle w:val="000000100000"/>
        </w:trPr>
        <w:tc>
          <w:tcPr>
            <w:cnfStyle w:val="001000000000"/>
            <w:tcW w:w="3382" w:type="dxa"/>
            <w:vAlign w:val="center"/>
          </w:tcPr>
          <w:p w:rsidR="0017301F" w:rsidRPr="0088425F" w:rsidRDefault="0047219C" w:rsidP="00562D38">
            <w:pPr>
              <w:ind w:left="0"/>
              <w:rPr>
                <w:rStyle w:val="Hyperlink"/>
                <w:rFonts w:ascii="Courier New" w:hAnsi="Courier New" w:cs="Courier New"/>
                <w:b w:val="0"/>
                <w:color w:val="auto"/>
                <w:u w:val="none"/>
              </w:rPr>
            </w:pPr>
            <w:hyperlink r:id="rId156" w:history="1">
              <w:r w:rsidR="0017301F" w:rsidRPr="0088425F">
                <w:rPr>
                  <w:rStyle w:val="Hyperlink"/>
                  <w:rFonts w:ascii="Courier New" w:hAnsi="Courier New" w:cs="Courier New"/>
                  <w:b w:val="0"/>
                  <w:color w:val="auto"/>
                  <w:u w:val="none"/>
                </w:rPr>
                <w:t>startswith()</w:t>
              </w:r>
            </w:hyperlink>
          </w:p>
        </w:tc>
        <w:tc>
          <w:tcPr>
            <w:tcW w:w="5812" w:type="dxa"/>
            <w:vAlign w:val="center"/>
          </w:tcPr>
          <w:p w:rsidR="0017301F" w:rsidRPr="0088425F" w:rsidRDefault="0017301F" w:rsidP="00562D38">
            <w:pPr>
              <w:ind w:left="0"/>
              <w:cnfStyle w:val="000000100000"/>
              <w:rPr>
                <w:rFonts w:asciiTheme="majorHAnsi" w:hAnsiTheme="majorHAnsi" w:cs="Open Sans"/>
                <w:color w:val="252830"/>
              </w:rPr>
            </w:pPr>
            <w:r w:rsidRPr="0088425F">
              <w:rPr>
                <w:rFonts w:asciiTheme="majorHAnsi" w:hAnsiTheme="majorHAnsi" w:cs="Open Sans"/>
                <w:color w:val="252830"/>
              </w:rPr>
              <w:t>Checks if string starts with the specified string</w:t>
            </w:r>
          </w:p>
        </w:tc>
      </w:tr>
      <w:tr w:rsidR="0017301F" w:rsidRPr="00425A8C" w:rsidTr="00562D38">
        <w:tc>
          <w:tcPr>
            <w:cnfStyle w:val="001000000000"/>
            <w:tcW w:w="3382" w:type="dxa"/>
            <w:vAlign w:val="center"/>
          </w:tcPr>
          <w:p w:rsidR="0017301F" w:rsidRPr="0088425F" w:rsidRDefault="0047219C" w:rsidP="00562D38">
            <w:pPr>
              <w:ind w:left="0"/>
              <w:rPr>
                <w:rStyle w:val="Hyperlink"/>
                <w:rFonts w:ascii="Courier New" w:hAnsi="Courier New" w:cs="Courier New"/>
                <w:b w:val="0"/>
                <w:color w:val="auto"/>
                <w:u w:val="none"/>
              </w:rPr>
            </w:pPr>
            <w:hyperlink r:id="rId157" w:history="1">
              <w:r w:rsidR="0017301F" w:rsidRPr="0088425F">
                <w:rPr>
                  <w:rStyle w:val="Hyperlink"/>
                  <w:rFonts w:ascii="Courier New" w:hAnsi="Courier New" w:cs="Courier New"/>
                  <w:b w:val="0"/>
                  <w:color w:val="auto"/>
                  <w:u w:val="none"/>
                </w:rPr>
                <w:t>title()</w:t>
              </w:r>
            </w:hyperlink>
          </w:p>
        </w:tc>
        <w:tc>
          <w:tcPr>
            <w:tcW w:w="5812" w:type="dxa"/>
            <w:vAlign w:val="center"/>
          </w:tcPr>
          <w:p w:rsidR="0017301F" w:rsidRPr="0088425F" w:rsidRDefault="0017301F" w:rsidP="00562D38">
            <w:pPr>
              <w:ind w:left="0"/>
              <w:cnfStyle w:val="000000000000"/>
              <w:rPr>
                <w:rFonts w:asciiTheme="majorHAnsi" w:hAnsiTheme="majorHAnsi" w:cs="Open Sans"/>
                <w:color w:val="252830"/>
              </w:rPr>
            </w:pPr>
            <w:r w:rsidRPr="0088425F">
              <w:rPr>
                <w:rFonts w:asciiTheme="majorHAnsi" w:hAnsiTheme="majorHAnsi" w:cs="Open Sans"/>
                <w:color w:val="252830"/>
              </w:rPr>
              <w:t>Returns a title cased string</w:t>
            </w:r>
          </w:p>
        </w:tc>
      </w:tr>
      <w:tr w:rsidR="0017301F" w:rsidRPr="00425A8C" w:rsidTr="00562D38">
        <w:trPr>
          <w:cnfStyle w:val="000000100000"/>
        </w:trPr>
        <w:tc>
          <w:tcPr>
            <w:cnfStyle w:val="001000000000"/>
            <w:tcW w:w="3382" w:type="dxa"/>
            <w:vAlign w:val="center"/>
          </w:tcPr>
          <w:p w:rsidR="0017301F" w:rsidRPr="0088425F" w:rsidRDefault="0047219C" w:rsidP="00562D38">
            <w:pPr>
              <w:ind w:left="0"/>
              <w:rPr>
                <w:rStyle w:val="Hyperlink"/>
                <w:rFonts w:ascii="Courier New" w:hAnsi="Courier New" w:cs="Courier New"/>
                <w:b w:val="0"/>
                <w:color w:val="auto"/>
                <w:u w:val="none"/>
              </w:rPr>
            </w:pPr>
            <w:hyperlink r:id="rId158" w:history="1">
              <w:r w:rsidR="0017301F" w:rsidRPr="0088425F">
                <w:rPr>
                  <w:rStyle w:val="Hyperlink"/>
                  <w:rFonts w:ascii="Courier New" w:hAnsi="Courier New" w:cs="Courier New"/>
                  <w:b w:val="0"/>
                  <w:color w:val="auto"/>
                  <w:u w:val="none"/>
                </w:rPr>
                <w:t>zfill()</w:t>
              </w:r>
            </w:hyperlink>
          </w:p>
        </w:tc>
        <w:tc>
          <w:tcPr>
            <w:tcW w:w="5812" w:type="dxa"/>
            <w:vAlign w:val="center"/>
          </w:tcPr>
          <w:p w:rsidR="0017301F" w:rsidRPr="0088425F" w:rsidRDefault="0017301F" w:rsidP="00562D38">
            <w:pPr>
              <w:ind w:left="0"/>
              <w:cnfStyle w:val="000000100000"/>
              <w:rPr>
                <w:rFonts w:asciiTheme="majorHAnsi" w:hAnsiTheme="majorHAnsi" w:cs="Open Sans"/>
                <w:color w:val="252830"/>
              </w:rPr>
            </w:pPr>
            <w:r w:rsidRPr="0088425F">
              <w:rPr>
                <w:rFonts w:asciiTheme="majorHAnsi" w:hAnsiTheme="majorHAnsi" w:cs="Open Sans"/>
                <w:color w:val="252830"/>
              </w:rPr>
              <w:t>Returns a copy of the string padded with zeros</w:t>
            </w:r>
          </w:p>
        </w:tc>
      </w:tr>
      <w:tr w:rsidR="0017301F" w:rsidRPr="00425A8C" w:rsidTr="00562D38">
        <w:tc>
          <w:tcPr>
            <w:cnfStyle w:val="001000000000"/>
            <w:tcW w:w="3382" w:type="dxa"/>
            <w:vAlign w:val="center"/>
          </w:tcPr>
          <w:p w:rsidR="0017301F" w:rsidRPr="0088425F" w:rsidRDefault="0047219C" w:rsidP="00562D38">
            <w:pPr>
              <w:ind w:left="0"/>
              <w:rPr>
                <w:rStyle w:val="Hyperlink"/>
                <w:rFonts w:ascii="Courier New" w:hAnsi="Courier New" w:cs="Courier New"/>
                <w:b w:val="0"/>
                <w:color w:val="auto"/>
                <w:u w:val="none"/>
              </w:rPr>
            </w:pPr>
            <w:hyperlink r:id="rId159" w:history="1">
              <w:r w:rsidR="0017301F" w:rsidRPr="0088425F">
                <w:rPr>
                  <w:rStyle w:val="Hyperlink"/>
                  <w:rFonts w:ascii="Courier New" w:hAnsi="Courier New" w:cs="Courier New"/>
                  <w:b w:val="0"/>
                  <w:color w:val="auto"/>
                  <w:u w:val="none"/>
                </w:rPr>
                <w:t>format_map()</w:t>
              </w:r>
            </w:hyperlink>
          </w:p>
        </w:tc>
        <w:tc>
          <w:tcPr>
            <w:tcW w:w="5812" w:type="dxa"/>
            <w:vAlign w:val="center"/>
          </w:tcPr>
          <w:p w:rsidR="0017301F" w:rsidRPr="0088425F" w:rsidRDefault="0017301F" w:rsidP="00562D38">
            <w:pPr>
              <w:ind w:left="0"/>
              <w:cnfStyle w:val="000000000000"/>
              <w:rPr>
                <w:rFonts w:asciiTheme="majorHAnsi" w:hAnsiTheme="majorHAnsi" w:cs="Open Sans"/>
                <w:color w:val="252830"/>
              </w:rPr>
            </w:pPr>
            <w:r w:rsidRPr="0088425F">
              <w:rPr>
                <w:rFonts w:asciiTheme="majorHAnsi" w:hAnsiTheme="majorHAnsi" w:cs="Open Sans"/>
                <w:color w:val="252830"/>
              </w:rPr>
              <w:t>Formats the string using dictionary</w:t>
            </w:r>
          </w:p>
        </w:tc>
      </w:tr>
    </w:tbl>
    <w:p w:rsidR="0017301F" w:rsidRDefault="0017301F" w:rsidP="0017301F"/>
    <w:p w:rsidR="0017301F" w:rsidRDefault="0017301F" w:rsidP="0017301F">
      <w:r>
        <w:br w:type="page"/>
      </w:r>
    </w:p>
    <w:p w:rsidR="0017301F" w:rsidRPr="00C70A68" w:rsidRDefault="0017301F" w:rsidP="0017301F">
      <w:pPr>
        <w:pStyle w:val="Heading2"/>
        <w:rPr>
          <w:rFonts w:ascii="Courier New" w:hAnsi="Courier New" w:cs="Courier New"/>
        </w:rPr>
      </w:pPr>
      <w:bookmarkStart w:id="131" w:name="_Toc514422497"/>
      <w:bookmarkStart w:id="132" w:name="_Toc515037853"/>
      <w:r w:rsidRPr="00C70A68">
        <w:rPr>
          <w:rFonts w:ascii="Courier New" w:hAnsi="Courier New" w:cs="Courier New"/>
        </w:rPr>
        <w:lastRenderedPageBreak/>
        <w:t>list</w:t>
      </w:r>
      <w:bookmarkEnd w:id="131"/>
      <w:bookmarkEnd w:id="132"/>
    </w:p>
    <w:p w:rsidR="0017301F" w:rsidRDefault="0017301F" w:rsidP="0017301F">
      <w:pPr>
        <w:ind w:left="720"/>
      </w:pPr>
      <w:r>
        <w:t xml:space="preserve">A list is a container data type that acts as a dynamic array, or it’s a sequence that can be indexed into and that can grow and shrink. </w:t>
      </w:r>
    </w:p>
    <w:p w:rsidR="0017301F" w:rsidRDefault="0017301F" w:rsidP="0017301F">
      <w:pPr>
        <w:ind w:left="720"/>
      </w:pPr>
      <w:r>
        <w:t>List data types</w:t>
      </w:r>
      <w:r w:rsidRPr="00537D41">
        <w:t xml:space="preserve"> are mutable sequences, typically used to store collections of homogeneous items (where the precise degree of similarity will vary by application).</w:t>
      </w:r>
    </w:p>
    <w:p w:rsidR="0017301F" w:rsidRDefault="0017301F" w:rsidP="0017301F">
      <w:pPr>
        <w:ind w:left="720"/>
      </w:pPr>
      <w:r>
        <w:t xml:space="preserve">A list can be written as a list of comma-separated values between square brackets. </w:t>
      </w:r>
    </w:p>
    <w:p w:rsidR="0017301F" w:rsidRPr="00941985" w:rsidRDefault="0017301F" w:rsidP="0017301F">
      <w:pPr>
        <w:ind w:left="720"/>
        <w:rPr>
          <w:b/>
        </w:rPr>
      </w:pPr>
      <w:r w:rsidRPr="00941985">
        <w:rPr>
          <w:b/>
        </w:rPr>
        <w:t>Example:</w:t>
      </w:r>
    </w:p>
    <w:p w:rsidR="0017301F" w:rsidRPr="00941985" w:rsidRDefault="0017301F" w:rsidP="0017301F">
      <w:pPr>
        <w:ind w:left="720"/>
        <w:rPr>
          <w:rFonts w:ascii="Courier New" w:hAnsi="Courier New" w:cs="Courier New"/>
        </w:rPr>
      </w:pPr>
      <w:r w:rsidRPr="00941985">
        <w:rPr>
          <w:rFonts w:ascii="Courier New" w:hAnsi="Courier New" w:cs="Courier New"/>
        </w:rPr>
        <w:t>&gt;&gt;&gt; squares = [1, 4, 9, 16, 25]</w:t>
      </w:r>
    </w:p>
    <w:p w:rsidR="0017301F" w:rsidRPr="00941985" w:rsidRDefault="0017301F" w:rsidP="0017301F">
      <w:pPr>
        <w:ind w:left="720"/>
        <w:rPr>
          <w:rFonts w:ascii="Courier New" w:hAnsi="Courier New" w:cs="Courier New"/>
        </w:rPr>
      </w:pPr>
      <w:r w:rsidRPr="00941985">
        <w:rPr>
          <w:rFonts w:ascii="Courier New" w:hAnsi="Courier New" w:cs="Courier New"/>
        </w:rPr>
        <w:t>&gt;&gt;&gt; squares</w:t>
      </w:r>
    </w:p>
    <w:p w:rsidR="0017301F" w:rsidRPr="00941985" w:rsidRDefault="0017301F" w:rsidP="0017301F">
      <w:pPr>
        <w:ind w:left="720"/>
        <w:rPr>
          <w:rFonts w:ascii="Courier New" w:hAnsi="Courier New" w:cs="Courier New"/>
        </w:rPr>
      </w:pPr>
      <w:r w:rsidRPr="00941985">
        <w:rPr>
          <w:rFonts w:ascii="Courier New" w:hAnsi="Courier New" w:cs="Courier New"/>
        </w:rPr>
        <w:t>[1, 4, 9, 16, 25]</w:t>
      </w:r>
    </w:p>
    <w:p w:rsidR="0017301F" w:rsidRDefault="0017301F" w:rsidP="0017301F">
      <w:pPr>
        <w:spacing w:after="0"/>
        <w:ind w:left="720"/>
      </w:pPr>
      <w:r>
        <w:t>A list may be constructed in several ways:</w:t>
      </w:r>
    </w:p>
    <w:p w:rsidR="0017301F" w:rsidRPr="00537D41" w:rsidRDefault="0017301F" w:rsidP="00B629BA">
      <w:pPr>
        <w:pStyle w:val="ListParagraph"/>
        <w:numPr>
          <w:ilvl w:val="0"/>
          <w:numId w:val="50"/>
        </w:numPr>
        <w:spacing w:after="0"/>
      </w:pPr>
      <w:r w:rsidRPr="00537D41">
        <w:t xml:space="preserve">Using a pair of square brackets to denote the empty list: </w:t>
      </w:r>
      <w:r w:rsidRPr="00537D41">
        <w:rPr>
          <w:rFonts w:ascii="Courier New" w:hAnsi="Courier New" w:cs="Courier New"/>
        </w:rPr>
        <w:t>[]</w:t>
      </w:r>
    </w:p>
    <w:p w:rsidR="0017301F" w:rsidRPr="00537D41" w:rsidRDefault="0017301F" w:rsidP="00B629BA">
      <w:pPr>
        <w:pStyle w:val="ListParagraph"/>
        <w:numPr>
          <w:ilvl w:val="0"/>
          <w:numId w:val="50"/>
        </w:numPr>
        <w:spacing w:after="0"/>
      </w:pPr>
      <w:r w:rsidRPr="00537D41">
        <w:t xml:space="preserve">Using square brackets, separating items with commas: </w:t>
      </w:r>
      <w:r w:rsidRPr="00537D41">
        <w:rPr>
          <w:rFonts w:ascii="Courier New" w:hAnsi="Courier New" w:cs="Courier New"/>
        </w:rPr>
        <w:t>[a], [a, b, c]</w:t>
      </w:r>
    </w:p>
    <w:p w:rsidR="0017301F" w:rsidRPr="00537D41" w:rsidRDefault="0017301F" w:rsidP="00B629BA">
      <w:pPr>
        <w:pStyle w:val="ListParagraph"/>
        <w:numPr>
          <w:ilvl w:val="0"/>
          <w:numId w:val="50"/>
        </w:numPr>
        <w:spacing w:after="0"/>
      </w:pPr>
      <w:r w:rsidRPr="00537D41">
        <w:t xml:space="preserve">Using a list comprehension: </w:t>
      </w:r>
      <w:r w:rsidRPr="00537D41">
        <w:rPr>
          <w:rFonts w:ascii="Courier New" w:hAnsi="Courier New" w:cs="Courier New"/>
        </w:rPr>
        <w:t>[x for x in iterable]</w:t>
      </w:r>
    </w:p>
    <w:p w:rsidR="0017301F" w:rsidRPr="003B0CF9" w:rsidRDefault="0017301F" w:rsidP="00B629BA">
      <w:pPr>
        <w:pStyle w:val="ListParagraph"/>
        <w:numPr>
          <w:ilvl w:val="0"/>
          <w:numId w:val="50"/>
        </w:numPr>
        <w:spacing w:after="0"/>
        <w:rPr>
          <w:rFonts w:asciiTheme="majorHAnsi" w:hAnsiTheme="majorHAnsi"/>
          <w:kern w:val="28"/>
        </w:rPr>
      </w:pPr>
      <w:r w:rsidRPr="003B0CF9">
        <w:t xml:space="preserve">Using the type constructor: </w:t>
      </w:r>
      <w:r w:rsidRPr="003B0CF9">
        <w:rPr>
          <w:rFonts w:ascii="Courier New" w:hAnsi="Courier New" w:cs="Courier New"/>
        </w:rPr>
        <w:t>list() or list(iterable)</w:t>
      </w:r>
    </w:p>
    <w:p w:rsidR="0017301F" w:rsidRPr="003B0CF9" w:rsidRDefault="0017301F" w:rsidP="0017301F">
      <w:pPr>
        <w:ind w:left="720"/>
      </w:pPr>
      <w:r w:rsidRPr="003B0CF9">
        <w:t xml:space="preserve">The constructor builds a list whose items are the same and in the same order as iterable’s items. iterable may be either a sequence, a container that supports iteration, or an iterator object. If iterable is already a list, a copy is made and returned, similar to </w:t>
      </w:r>
      <w:r w:rsidRPr="003B0CF9">
        <w:rPr>
          <w:rFonts w:ascii="Courier New" w:hAnsi="Courier New" w:cs="Courier New"/>
        </w:rPr>
        <w:t>iterable[:]</w:t>
      </w:r>
      <w:r w:rsidRPr="003B0CF9">
        <w:t xml:space="preserve">. For example, </w:t>
      </w:r>
      <w:r w:rsidRPr="003B0CF9">
        <w:rPr>
          <w:rFonts w:ascii="Courier New" w:hAnsi="Courier New" w:cs="Courier New"/>
        </w:rPr>
        <w:t>list('abc')</w:t>
      </w:r>
      <w:r w:rsidRPr="003B0CF9">
        <w:t xml:space="preserve"> returns </w:t>
      </w:r>
      <w:r w:rsidRPr="003B0CF9">
        <w:rPr>
          <w:rFonts w:ascii="Courier New" w:hAnsi="Courier New" w:cs="Courier New"/>
        </w:rPr>
        <w:t>['a', 'b', 'c']</w:t>
      </w:r>
      <w:r w:rsidRPr="003B0CF9">
        <w:t xml:space="preserve"> and </w:t>
      </w:r>
      <w:r w:rsidRPr="003B0CF9">
        <w:rPr>
          <w:rFonts w:ascii="Courier New" w:hAnsi="Courier New" w:cs="Courier New"/>
        </w:rPr>
        <w:t>list( (1, 2, 3) )</w:t>
      </w:r>
      <w:r w:rsidRPr="003B0CF9">
        <w:t xml:space="preserve"> returns </w:t>
      </w:r>
      <w:r w:rsidRPr="003B0CF9">
        <w:rPr>
          <w:rFonts w:ascii="Courier New" w:hAnsi="Courier New" w:cs="Courier New"/>
        </w:rPr>
        <w:t>[1, 2, 3]</w:t>
      </w:r>
      <w:r w:rsidRPr="003B0CF9">
        <w:t xml:space="preserve">. If no argument is given, the constructor creates a new empty list, </w:t>
      </w:r>
      <w:r w:rsidRPr="003B0CF9">
        <w:rPr>
          <w:rFonts w:ascii="Courier New" w:hAnsi="Courier New" w:cs="Courier New"/>
        </w:rPr>
        <w:t>[]</w:t>
      </w:r>
      <w:r w:rsidRPr="003B0CF9">
        <w:t>.</w:t>
      </w:r>
    </w:p>
    <w:p w:rsidR="0017301F" w:rsidRPr="00EC443B" w:rsidRDefault="0017301F" w:rsidP="0017301F">
      <w:pPr>
        <w:ind w:left="0" w:firstLine="720"/>
      </w:pPr>
      <w:r w:rsidRPr="003B0CF9">
        <w:t>Many oth</w:t>
      </w:r>
      <w:r>
        <w:t>er operations also produce list</w:t>
      </w:r>
      <w:r w:rsidRPr="003B0CF9">
        <w:t xml:space="preserve">, including the </w:t>
      </w:r>
      <w:r w:rsidRPr="003B0CF9">
        <w:rPr>
          <w:rFonts w:ascii="Courier New" w:hAnsi="Courier New" w:cs="Courier New"/>
        </w:rPr>
        <w:t>sorted()</w:t>
      </w:r>
      <w:r w:rsidRPr="003B0CF9">
        <w:t xml:space="preserve"> built-in.</w:t>
      </w:r>
    </w:p>
    <w:p w:rsidR="0017301F" w:rsidRDefault="0017301F" w:rsidP="0017301F">
      <w:pPr>
        <w:ind w:left="720"/>
      </w:pPr>
      <w:r>
        <w:t>Let us take a look at what all can be done with list data types:</w:t>
      </w:r>
    </w:p>
    <w:p w:rsidR="0017301F" w:rsidRDefault="0017301F" w:rsidP="00B629BA">
      <w:pPr>
        <w:pStyle w:val="ListParagraph"/>
        <w:numPr>
          <w:ilvl w:val="0"/>
          <w:numId w:val="54"/>
        </w:numPr>
      </w:pPr>
      <w:r>
        <w:t xml:space="preserve">Like a string (and all other built-in sequence type), a list can be </w:t>
      </w:r>
      <w:r w:rsidRPr="008721EC">
        <w:rPr>
          <w:b/>
        </w:rPr>
        <w:t>indexed and sliced</w:t>
      </w:r>
      <w:r>
        <w:t>:</w:t>
      </w:r>
    </w:p>
    <w:p w:rsidR="0017301F" w:rsidRPr="00941985" w:rsidRDefault="0017301F" w:rsidP="0017301F">
      <w:pPr>
        <w:ind w:left="1440"/>
        <w:rPr>
          <w:b/>
        </w:rPr>
      </w:pPr>
      <w:r w:rsidRPr="00941985">
        <w:rPr>
          <w:b/>
        </w:rPr>
        <w:t>Example:</w:t>
      </w:r>
    </w:p>
    <w:p w:rsidR="0017301F" w:rsidRPr="00941985" w:rsidRDefault="0017301F" w:rsidP="0017301F">
      <w:pPr>
        <w:ind w:left="1440"/>
        <w:rPr>
          <w:rFonts w:ascii="Courier New" w:hAnsi="Courier New" w:cs="Courier New"/>
        </w:rPr>
      </w:pPr>
      <w:r w:rsidRPr="00941985">
        <w:rPr>
          <w:rFonts w:ascii="Courier New" w:hAnsi="Courier New" w:cs="Courier New"/>
        </w:rPr>
        <w:t>&gt;&gt;&gt; squares[0]  # indexing returns the item</w:t>
      </w:r>
    </w:p>
    <w:p w:rsidR="0017301F" w:rsidRPr="00941985" w:rsidRDefault="0017301F" w:rsidP="0017301F">
      <w:pPr>
        <w:ind w:left="1440"/>
        <w:rPr>
          <w:rFonts w:ascii="Courier New" w:hAnsi="Courier New" w:cs="Courier New"/>
        </w:rPr>
      </w:pPr>
      <w:r w:rsidRPr="00941985">
        <w:rPr>
          <w:rFonts w:ascii="Courier New" w:hAnsi="Courier New" w:cs="Courier New"/>
        </w:rPr>
        <w:t>1</w:t>
      </w:r>
    </w:p>
    <w:p w:rsidR="0017301F" w:rsidRPr="00941985" w:rsidRDefault="0017301F" w:rsidP="0017301F">
      <w:pPr>
        <w:ind w:left="1440"/>
        <w:rPr>
          <w:rFonts w:ascii="Courier New" w:hAnsi="Courier New" w:cs="Courier New"/>
        </w:rPr>
      </w:pPr>
      <w:r w:rsidRPr="00941985">
        <w:rPr>
          <w:rFonts w:ascii="Courier New" w:hAnsi="Courier New" w:cs="Courier New"/>
        </w:rPr>
        <w:t>&gt;&gt;&gt; squares[-1]</w:t>
      </w:r>
    </w:p>
    <w:p w:rsidR="0017301F" w:rsidRPr="00941985" w:rsidRDefault="0017301F" w:rsidP="0017301F">
      <w:pPr>
        <w:ind w:left="1440"/>
        <w:rPr>
          <w:rFonts w:ascii="Courier New" w:hAnsi="Courier New" w:cs="Courier New"/>
        </w:rPr>
      </w:pPr>
      <w:r w:rsidRPr="00941985">
        <w:rPr>
          <w:rFonts w:ascii="Courier New" w:hAnsi="Courier New" w:cs="Courier New"/>
        </w:rPr>
        <w:t>25</w:t>
      </w:r>
    </w:p>
    <w:p w:rsidR="0017301F" w:rsidRPr="00941985" w:rsidRDefault="0017301F" w:rsidP="0017301F">
      <w:pPr>
        <w:ind w:left="1440"/>
        <w:rPr>
          <w:rFonts w:ascii="Courier New" w:hAnsi="Courier New" w:cs="Courier New"/>
        </w:rPr>
      </w:pPr>
      <w:r w:rsidRPr="00941985">
        <w:rPr>
          <w:rFonts w:ascii="Courier New" w:hAnsi="Courier New" w:cs="Courier New"/>
        </w:rPr>
        <w:t>&gt;&gt;&gt; squares[-3:]  # slicing returns a new list</w:t>
      </w:r>
    </w:p>
    <w:p w:rsidR="0017301F" w:rsidRPr="00941985" w:rsidRDefault="0017301F" w:rsidP="0017301F">
      <w:pPr>
        <w:ind w:left="1440"/>
        <w:rPr>
          <w:rFonts w:ascii="Courier New" w:hAnsi="Courier New" w:cs="Courier New"/>
        </w:rPr>
      </w:pPr>
      <w:r w:rsidRPr="00941985">
        <w:rPr>
          <w:rFonts w:ascii="Courier New" w:hAnsi="Courier New" w:cs="Courier New"/>
        </w:rPr>
        <w:t>[9, 16, 25]</w:t>
      </w:r>
    </w:p>
    <w:p w:rsidR="0017301F" w:rsidRDefault="0017301F" w:rsidP="0017301F">
      <w:pPr>
        <w:spacing w:after="0"/>
        <w:ind w:left="0"/>
      </w:pPr>
      <w:r>
        <w:br w:type="page"/>
      </w:r>
    </w:p>
    <w:p w:rsidR="0017301F" w:rsidRDefault="0017301F" w:rsidP="00B629BA">
      <w:pPr>
        <w:pStyle w:val="ListParagraph"/>
        <w:numPr>
          <w:ilvl w:val="0"/>
          <w:numId w:val="54"/>
        </w:numPr>
      </w:pPr>
      <w:r>
        <w:lastRenderedPageBreak/>
        <w:t>All slice operations return a new list containing the requested elements. This means that the following slice returns a new (shallow) copy of the list:</w:t>
      </w:r>
    </w:p>
    <w:p w:rsidR="0017301F" w:rsidRPr="00941985" w:rsidRDefault="0017301F" w:rsidP="0017301F">
      <w:pPr>
        <w:ind w:left="720" w:firstLine="720"/>
        <w:rPr>
          <w:b/>
        </w:rPr>
      </w:pPr>
      <w:r w:rsidRPr="00941985">
        <w:rPr>
          <w:b/>
        </w:rPr>
        <w:t>Example:</w:t>
      </w:r>
    </w:p>
    <w:p w:rsidR="0017301F" w:rsidRPr="00941985" w:rsidRDefault="0017301F" w:rsidP="0017301F">
      <w:pPr>
        <w:ind w:left="1440"/>
        <w:rPr>
          <w:rFonts w:ascii="Courier New" w:hAnsi="Courier New" w:cs="Courier New"/>
        </w:rPr>
      </w:pPr>
      <w:r w:rsidRPr="00941985">
        <w:rPr>
          <w:rFonts w:ascii="Courier New" w:hAnsi="Courier New" w:cs="Courier New"/>
        </w:rPr>
        <w:t>&gt;&gt;&gt; squares[:]</w:t>
      </w:r>
    </w:p>
    <w:p w:rsidR="0017301F" w:rsidRPr="00941985" w:rsidRDefault="0017301F" w:rsidP="0017301F">
      <w:pPr>
        <w:ind w:left="1440"/>
        <w:rPr>
          <w:rFonts w:ascii="Courier New" w:hAnsi="Courier New" w:cs="Courier New"/>
        </w:rPr>
      </w:pPr>
      <w:r w:rsidRPr="00941985">
        <w:rPr>
          <w:rFonts w:ascii="Courier New" w:hAnsi="Courier New" w:cs="Courier New"/>
        </w:rPr>
        <w:t>[1, 4, 9, 16, 25]</w:t>
      </w:r>
    </w:p>
    <w:p w:rsidR="0017301F" w:rsidRDefault="0017301F" w:rsidP="00B629BA">
      <w:pPr>
        <w:pStyle w:val="ListParagraph"/>
        <w:numPr>
          <w:ilvl w:val="0"/>
          <w:numId w:val="54"/>
        </w:numPr>
      </w:pPr>
      <w:r>
        <w:t xml:space="preserve">List also supports operations like </w:t>
      </w:r>
      <w:r w:rsidRPr="008721EC">
        <w:rPr>
          <w:b/>
        </w:rPr>
        <w:t>concatenation</w:t>
      </w:r>
      <w:r>
        <w:t>:</w:t>
      </w:r>
    </w:p>
    <w:p w:rsidR="0017301F" w:rsidRPr="00941985" w:rsidRDefault="0017301F" w:rsidP="0017301F">
      <w:pPr>
        <w:ind w:left="1440"/>
        <w:rPr>
          <w:b/>
        </w:rPr>
      </w:pPr>
      <w:r w:rsidRPr="00941985">
        <w:rPr>
          <w:b/>
        </w:rPr>
        <w:t>Example:</w:t>
      </w:r>
    </w:p>
    <w:p w:rsidR="0017301F" w:rsidRPr="00941985" w:rsidRDefault="0017301F" w:rsidP="0017301F">
      <w:pPr>
        <w:ind w:left="1440"/>
        <w:rPr>
          <w:rFonts w:ascii="Courier New" w:hAnsi="Courier New" w:cs="Courier New"/>
        </w:rPr>
      </w:pPr>
      <w:r w:rsidRPr="00941985">
        <w:rPr>
          <w:rFonts w:ascii="Courier New" w:hAnsi="Courier New" w:cs="Courier New"/>
        </w:rPr>
        <w:t>&gt;&gt;&gt; squares + [36, 49, 64, 81, 100]</w:t>
      </w:r>
    </w:p>
    <w:p w:rsidR="0017301F" w:rsidRPr="00941985" w:rsidRDefault="0017301F" w:rsidP="0017301F">
      <w:pPr>
        <w:ind w:left="1440"/>
        <w:rPr>
          <w:rFonts w:ascii="Courier New" w:hAnsi="Courier New" w:cs="Courier New"/>
        </w:rPr>
      </w:pPr>
      <w:r w:rsidRPr="00941985">
        <w:rPr>
          <w:rFonts w:ascii="Courier New" w:hAnsi="Courier New" w:cs="Courier New"/>
        </w:rPr>
        <w:t>[1, 4, 9, 16, 25, 36, 49, 64, 81, 100]</w:t>
      </w:r>
    </w:p>
    <w:p w:rsidR="0017301F" w:rsidRDefault="0017301F" w:rsidP="00B629BA">
      <w:pPr>
        <w:pStyle w:val="ListParagraph"/>
        <w:numPr>
          <w:ilvl w:val="0"/>
          <w:numId w:val="54"/>
        </w:numPr>
      </w:pPr>
      <w:r>
        <w:t xml:space="preserve">Unlike a string, which is immutable, a list is a </w:t>
      </w:r>
      <w:r w:rsidRPr="008721EC">
        <w:rPr>
          <w:b/>
        </w:rPr>
        <w:t>mutable</w:t>
      </w:r>
      <w:r>
        <w:t xml:space="preserve"> type, i.e. it is possible to </w:t>
      </w:r>
      <w:r w:rsidRPr="008721EC">
        <w:rPr>
          <w:b/>
        </w:rPr>
        <w:t xml:space="preserve">change </w:t>
      </w:r>
      <w:r>
        <w:rPr>
          <w:b/>
        </w:rPr>
        <w:t>its</w:t>
      </w:r>
      <w:r w:rsidRPr="008721EC">
        <w:rPr>
          <w:b/>
        </w:rPr>
        <w:t xml:space="preserve"> content</w:t>
      </w:r>
      <w:r>
        <w:t>:</w:t>
      </w:r>
    </w:p>
    <w:p w:rsidR="0017301F" w:rsidRPr="00941985" w:rsidRDefault="0017301F" w:rsidP="0017301F">
      <w:pPr>
        <w:ind w:left="1440"/>
        <w:rPr>
          <w:b/>
        </w:rPr>
      </w:pPr>
      <w:r w:rsidRPr="00941985">
        <w:rPr>
          <w:b/>
        </w:rPr>
        <w:t>Example:</w:t>
      </w:r>
    </w:p>
    <w:p w:rsidR="0017301F" w:rsidRPr="00941985" w:rsidRDefault="0017301F" w:rsidP="0017301F">
      <w:pPr>
        <w:ind w:left="1440"/>
        <w:rPr>
          <w:rFonts w:ascii="Courier New" w:hAnsi="Courier New" w:cs="Courier New"/>
        </w:rPr>
      </w:pPr>
      <w:r w:rsidRPr="00941985">
        <w:rPr>
          <w:rFonts w:ascii="Courier New" w:hAnsi="Courier New" w:cs="Courier New"/>
        </w:rPr>
        <w:t>&gt;&gt;&gt; cubes = [1, 8, 27, 65, 125]  # something's wrong here</w:t>
      </w:r>
    </w:p>
    <w:p w:rsidR="0017301F" w:rsidRPr="00941985" w:rsidRDefault="0017301F" w:rsidP="0017301F">
      <w:pPr>
        <w:ind w:left="1440"/>
        <w:rPr>
          <w:rFonts w:ascii="Courier New" w:hAnsi="Courier New" w:cs="Courier New"/>
        </w:rPr>
      </w:pPr>
      <w:r w:rsidRPr="00941985">
        <w:rPr>
          <w:rFonts w:ascii="Courier New" w:hAnsi="Courier New" w:cs="Courier New"/>
        </w:rPr>
        <w:t>&gt;&gt;&gt; 4 ** 3  # the cube of 4 is 64, not 65!</w:t>
      </w:r>
    </w:p>
    <w:p w:rsidR="0017301F" w:rsidRPr="00941985" w:rsidRDefault="0017301F" w:rsidP="0017301F">
      <w:pPr>
        <w:ind w:left="1440"/>
        <w:rPr>
          <w:rFonts w:ascii="Courier New" w:hAnsi="Courier New" w:cs="Courier New"/>
        </w:rPr>
      </w:pPr>
      <w:r w:rsidRPr="00941985">
        <w:rPr>
          <w:rFonts w:ascii="Courier New" w:hAnsi="Courier New" w:cs="Courier New"/>
        </w:rPr>
        <w:t>64</w:t>
      </w:r>
    </w:p>
    <w:p w:rsidR="0017301F" w:rsidRPr="00941985" w:rsidRDefault="0017301F" w:rsidP="0017301F">
      <w:pPr>
        <w:ind w:left="1440"/>
        <w:rPr>
          <w:rFonts w:ascii="Courier New" w:hAnsi="Courier New" w:cs="Courier New"/>
        </w:rPr>
      </w:pPr>
      <w:r w:rsidRPr="00941985">
        <w:rPr>
          <w:rFonts w:ascii="Courier New" w:hAnsi="Courier New" w:cs="Courier New"/>
        </w:rPr>
        <w:t>&gt;&gt;&gt; cubes[3] = 64  # replace the wrong value</w:t>
      </w:r>
    </w:p>
    <w:p w:rsidR="0017301F" w:rsidRPr="00941985" w:rsidRDefault="0017301F" w:rsidP="0017301F">
      <w:pPr>
        <w:ind w:left="1440"/>
        <w:rPr>
          <w:rFonts w:ascii="Courier New" w:hAnsi="Courier New" w:cs="Courier New"/>
        </w:rPr>
      </w:pPr>
      <w:r w:rsidRPr="00941985">
        <w:rPr>
          <w:rFonts w:ascii="Courier New" w:hAnsi="Courier New" w:cs="Courier New"/>
        </w:rPr>
        <w:t>&gt;&gt;&gt; cubes</w:t>
      </w:r>
    </w:p>
    <w:p w:rsidR="0017301F" w:rsidRDefault="0017301F" w:rsidP="0017301F">
      <w:pPr>
        <w:ind w:left="1440"/>
      </w:pPr>
      <w:r w:rsidRPr="00941985">
        <w:rPr>
          <w:rFonts w:ascii="Courier New" w:hAnsi="Courier New" w:cs="Courier New"/>
        </w:rPr>
        <w:t>[1, 8, 27, 64, 125]</w:t>
      </w:r>
    </w:p>
    <w:p w:rsidR="0017301F" w:rsidRDefault="0017301F" w:rsidP="00B629BA">
      <w:pPr>
        <w:pStyle w:val="ListParagraph"/>
        <w:numPr>
          <w:ilvl w:val="0"/>
          <w:numId w:val="54"/>
        </w:numPr>
      </w:pPr>
      <w:r>
        <w:t xml:space="preserve">You can also </w:t>
      </w:r>
      <w:r w:rsidRPr="008721EC">
        <w:rPr>
          <w:b/>
        </w:rPr>
        <w:t>add new items</w:t>
      </w:r>
      <w:r>
        <w:t xml:space="preserve"> at the end of the list, by using the </w:t>
      </w:r>
      <w:r w:rsidRPr="008721EC">
        <w:rPr>
          <w:rFonts w:ascii="Courier New" w:hAnsi="Courier New" w:cs="Courier New"/>
        </w:rPr>
        <w:t>append()</w:t>
      </w:r>
      <w:r>
        <w:t xml:space="preserve"> method:</w:t>
      </w:r>
    </w:p>
    <w:p w:rsidR="0017301F" w:rsidRPr="00941985" w:rsidRDefault="0017301F" w:rsidP="0017301F">
      <w:pPr>
        <w:ind w:left="1440"/>
        <w:rPr>
          <w:b/>
        </w:rPr>
      </w:pPr>
      <w:r w:rsidRPr="00941985">
        <w:rPr>
          <w:b/>
        </w:rPr>
        <w:t>Example:</w:t>
      </w:r>
    </w:p>
    <w:p w:rsidR="0017301F" w:rsidRPr="00941985" w:rsidRDefault="0017301F" w:rsidP="0017301F">
      <w:pPr>
        <w:ind w:left="1440"/>
        <w:rPr>
          <w:rFonts w:ascii="Courier New" w:hAnsi="Courier New" w:cs="Courier New"/>
        </w:rPr>
      </w:pPr>
      <w:r w:rsidRPr="00941985">
        <w:rPr>
          <w:rFonts w:ascii="Courier New" w:hAnsi="Courier New" w:cs="Courier New"/>
        </w:rPr>
        <w:t>&gt;&gt;&gt; cubes.append(216)  # add the cube of 6</w:t>
      </w:r>
    </w:p>
    <w:p w:rsidR="0017301F" w:rsidRPr="00941985" w:rsidRDefault="0017301F" w:rsidP="0017301F">
      <w:pPr>
        <w:ind w:left="1440"/>
        <w:rPr>
          <w:rFonts w:ascii="Courier New" w:hAnsi="Courier New" w:cs="Courier New"/>
        </w:rPr>
      </w:pPr>
      <w:r w:rsidRPr="00941985">
        <w:rPr>
          <w:rFonts w:ascii="Courier New" w:hAnsi="Courier New" w:cs="Courier New"/>
        </w:rPr>
        <w:t>&gt;&gt;&gt; cubes.append(7 ** 3)  # and the cube of 7</w:t>
      </w:r>
    </w:p>
    <w:p w:rsidR="0017301F" w:rsidRPr="00941985" w:rsidRDefault="0017301F" w:rsidP="0017301F">
      <w:pPr>
        <w:ind w:left="1440"/>
        <w:rPr>
          <w:rFonts w:ascii="Courier New" w:hAnsi="Courier New" w:cs="Courier New"/>
        </w:rPr>
      </w:pPr>
      <w:r w:rsidRPr="00941985">
        <w:rPr>
          <w:rFonts w:ascii="Courier New" w:hAnsi="Courier New" w:cs="Courier New"/>
        </w:rPr>
        <w:t>&gt;&gt;&gt; cubes</w:t>
      </w:r>
    </w:p>
    <w:p w:rsidR="0017301F" w:rsidRPr="00941985" w:rsidRDefault="0017301F" w:rsidP="0017301F">
      <w:pPr>
        <w:ind w:left="1440"/>
        <w:rPr>
          <w:rFonts w:ascii="Courier New" w:hAnsi="Courier New" w:cs="Courier New"/>
        </w:rPr>
      </w:pPr>
      <w:r w:rsidRPr="00941985">
        <w:rPr>
          <w:rFonts w:ascii="Courier New" w:hAnsi="Courier New" w:cs="Courier New"/>
        </w:rPr>
        <w:t>[1, 8, 27, 64, 125, 216, 343]</w:t>
      </w:r>
    </w:p>
    <w:p w:rsidR="0017301F" w:rsidRDefault="0017301F" w:rsidP="0017301F">
      <w:pPr>
        <w:spacing w:after="0"/>
        <w:ind w:left="0"/>
      </w:pPr>
      <w:r>
        <w:br w:type="page"/>
      </w:r>
    </w:p>
    <w:p w:rsidR="0017301F" w:rsidRDefault="0017301F" w:rsidP="00B629BA">
      <w:pPr>
        <w:pStyle w:val="ListParagraph"/>
        <w:numPr>
          <w:ilvl w:val="0"/>
          <w:numId w:val="54"/>
        </w:numPr>
      </w:pPr>
      <w:r w:rsidRPr="008721EC">
        <w:rPr>
          <w:b/>
        </w:rPr>
        <w:lastRenderedPageBreak/>
        <w:t>Assignment to slices</w:t>
      </w:r>
      <w:r>
        <w:t xml:space="preserve"> is also possible, and this can even change the size of the list or clear it entirely:</w:t>
      </w:r>
    </w:p>
    <w:p w:rsidR="0017301F" w:rsidRPr="00941985" w:rsidRDefault="0017301F" w:rsidP="0017301F">
      <w:pPr>
        <w:ind w:left="1440"/>
        <w:rPr>
          <w:b/>
        </w:rPr>
      </w:pPr>
      <w:r w:rsidRPr="00941985">
        <w:rPr>
          <w:b/>
        </w:rPr>
        <w:t>Example:</w:t>
      </w:r>
    </w:p>
    <w:p w:rsidR="0017301F" w:rsidRPr="00941985" w:rsidRDefault="0017301F" w:rsidP="0017301F">
      <w:pPr>
        <w:ind w:left="1440"/>
        <w:rPr>
          <w:rFonts w:ascii="Courier New" w:hAnsi="Courier New" w:cs="Courier New"/>
        </w:rPr>
      </w:pPr>
      <w:r w:rsidRPr="00941985">
        <w:rPr>
          <w:rFonts w:ascii="Courier New" w:hAnsi="Courier New" w:cs="Courier New"/>
        </w:rPr>
        <w:t>&gt;&gt;&gt; letters = ['a', 'b', 'c', 'd', 'e', 'f', 'g']</w:t>
      </w:r>
    </w:p>
    <w:p w:rsidR="0017301F" w:rsidRPr="00941985" w:rsidRDefault="0017301F" w:rsidP="0017301F">
      <w:pPr>
        <w:ind w:left="1440"/>
        <w:rPr>
          <w:rFonts w:ascii="Courier New" w:hAnsi="Courier New" w:cs="Courier New"/>
        </w:rPr>
      </w:pPr>
      <w:r w:rsidRPr="00941985">
        <w:rPr>
          <w:rFonts w:ascii="Courier New" w:hAnsi="Courier New" w:cs="Courier New"/>
        </w:rPr>
        <w:t>&gt;&gt;&gt; letters</w:t>
      </w:r>
    </w:p>
    <w:p w:rsidR="0017301F" w:rsidRPr="00941985" w:rsidRDefault="0017301F" w:rsidP="0017301F">
      <w:pPr>
        <w:ind w:left="1440"/>
        <w:rPr>
          <w:rFonts w:ascii="Courier New" w:hAnsi="Courier New" w:cs="Courier New"/>
        </w:rPr>
      </w:pPr>
      <w:r w:rsidRPr="00941985">
        <w:rPr>
          <w:rFonts w:ascii="Courier New" w:hAnsi="Courier New" w:cs="Courier New"/>
        </w:rPr>
        <w:t>['a', 'b', 'c', 'd', 'e', 'f', 'g']</w:t>
      </w:r>
    </w:p>
    <w:p w:rsidR="0017301F" w:rsidRPr="00941985" w:rsidRDefault="0017301F" w:rsidP="0017301F">
      <w:pPr>
        <w:ind w:left="1440"/>
        <w:rPr>
          <w:rFonts w:ascii="Courier New" w:hAnsi="Courier New" w:cs="Courier New"/>
        </w:rPr>
      </w:pPr>
      <w:r w:rsidRPr="00941985">
        <w:rPr>
          <w:rFonts w:ascii="Courier New" w:hAnsi="Courier New" w:cs="Courier New"/>
        </w:rPr>
        <w:t>&gt;&gt;&gt; # replace some values</w:t>
      </w:r>
    </w:p>
    <w:p w:rsidR="0017301F" w:rsidRPr="00941985" w:rsidRDefault="0017301F" w:rsidP="0017301F">
      <w:pPr>
        <w:ind w:left="1440"/>
        <w:rPr>
          <w:rFonts w:ascii="Courier New" w:hAnsi="Courier New" w:cs="Courier New"/>
        </w:rPr>
      </w:pPr>
      <w:r w:rsidRPr="00941985">
        <w:rPr>
          <w:rFonts w:ascii="Courier New" w:hAnsi="Courier New" w:cs="Courier New"/>
        </w:rPr>
        <w:t>&gt;&gt;&gt; letters[2:5] = ['C', 'D', 'E']</w:t>
      </w:r>
    </w:p>
    <w:p w:rsidR="0017301F" w:rsidRPr="00941985" w:rsidRDefault="0017301F" w:rsidP="0017301F">
      <w:pPr>
        <w:ind w:left="1440"/>
        <w:rPr>
          <w:rFonts w:ascii="Courier New" w:hAnsi="Courier New" w:cs="Courier New"/>
        </w:rPr>
      </w:pPr>
      <w:r w:rsidRPr="00941985">
        <w:rPr>
          <w:rFonts w:ascii="Courier New" w:hAnsi="Courier New" w:cs="Courier New"/>
        </w:rPr>
        <w:t>&gt;&gt;&gt; letters</w:t>
      </w:r>
    </w:p>
    <w:p w:rsidR="0017301F" w:rsidRPr="00941985" w:rsidRDefault="0017301F" w:rsidP="0017301F">
      <w:pPr>
        <w:ind w:left="1440"/>
        <w:rPr>
          <w:rFonts w:ascii="Courier New" w:hAnsi="Courier New" w:cs="Courier New"/>
        </w:rPr>
      </w:pPr>
      <w:r w:rsidRPr="00941985">
        <w:rPr>
          <w:rFonts w:ascii="Courier New" w:hAnsi="Courier New" w:cs="Courier New"/>
        </w:rPr>
        <w:t>['a', 'b', 'C', 'D', 'E', 'f', 'g']</w:t>
      </w:r>
    </w:p>
    <w:p w:rsidR="0017301F" w:rsidRPr="00941985" w:rsidRDefault="0017301F" w:rsidP="0017301F">
      <w:pPr>
        <w:ind w:left="1440"/>
        <w:rPr>
          <w:rFonts w:ascii="Courier New" w:hAnsi="Courier New" w:cs="Courier New"/>
        </w:rPr>
      </w:pPr>
      <w:r w:rsidRPr="00941985">
        <w:rPr>
          <w:rFonts w:ascii="Courier New" w:hAnsi="Courier New" w:cs="Courier New"/>
        </w:rPr>
        <w:t>&gt;&gt;&gt; # now remove them</w:t>
      </w:r>
    </w:p>
    <w:p w:rsidR="0017301F" w:rsidRPr="00941985" w:rsidRDefault="0017301F" w:rsidP="0017301F">
      <w:pPr>
        <w:ind w:left="1440"/>
        <w:rPr>
          <w:rFonts w:ascii="Courier New" w:hAnsi="Courier New" w:cs="Courier New"/>
        </w:rPr>
      </w:pPr>
      <w:r w:rsidRPr="00941985">
        <w:rPr>
          <w:rFonts w:ascii="Courier New" w:hAnsi="Courier New" w:cs="Courier New"/>
        </w:rPr>
        <w:t>&gt;&gt;&gt; letters[2:5] = []</w:t>
      </w:r>
    </w:p>
    <w:p w:rsidR="0017301F" w:rsidRPr="00941985" w:rsidRDefault="0017301F" w:rsidP="0017301F">
      <w:pPr>
        <w:ind w:left="1440"/>
        <w:rPr>
          <w:rFonts w:ascii="Courier New" w:hAnsi="Courier New" w:cs="Courier New"/>
        </w:rPr>
      </w:pPr>
      <w:r w:rsidRPr="00941985">
        <w:rPr>
          <w:rFonts w:ascii="Courier New" w:hAnsi="Courier New" w:cs="Courier New"/>
        </w:rPr>
        <w:t>&gt;&gt;&gt; letters</w:t>
      </w:r>
    </w:p>
    <w:p w:rsidR="0017301F" w:rsidRPr="00941985" w:rsidRDefault="0017301F" w:rsidP="0017301F">
      <w:pPr>
        <w:ind w:left="1440"/>
        <w:rPr>
          <w:rFonts w:ascii="Courier New" w:hAnsi="Courier New" w:cs="Courier New"/>
        </w:rPr>
      </w:pPr>
      <w:r w:rsidRPr="00941985">
        <w:rPr>
          <w:rFonts w:ascii="Courier New" w:hAnsi="Courier New" w:cs="Courier New"/>
        </w:rPr>
        <w:t>['a', 'b', 'f', 'g']</w:t>
      </w:r>
    </w:p>
    <w:p w:rsidR="0017301F" w:rsidRPr="00941985" w:rsidRDefault="0017301F" w:rsidP="0017301F">
      <w:pPr>
        <w:ind w:left="1440"/>
        <w:rPr>
          <w:rFonts w:ascii="Courier New" w:hAnsi="Courier New" w:cs="Courier New"/>
        </w:rPr>
      </w:pPr>
      <w:r w:rsidRPr="00941985">
        <w:rPr>
          <w:rFonts w:ascii="Courier New" w:hAnsi="Courier New" w:cs="Courier New"/>
        </w:rPr>
        <w:t>&gt;&gt;&gt; # clear the list by replacing all the elements with an empty list</w:t>
      </w:r>
    </w:p>
    <w:p w:rsidR="0017301F" w:rsidRPr="00941985" w:rsidRDefault="0017301F" w:rsidP="0017301F">
      <w:pPr>
        <w:ind w:left="1440"/>
        <w:rPr>
          <w:rFonts w:ascii="Courier New" w:hAnsi="Courier New" w:cs="Courier New"/>
        </w:rPr>
      </w:pPr>
      <w:r w:rsidRPr="00941985">
        <w:rPr>
          <w:rFonts w:ascii="Courier New" w:hAnsi="Courier New" w:cs="Courier New"/>
        </w:rPr>
        <w:t>&gt;&gt;&gt; letters[:] = []</w:t>
      </w:r>
    </w:p>
    <w:p w:rsidR="0017301F" w:rsidRPr="00941985" w:rsidRDefault="0017301F" w:rsidP="0017301F">
      <w:pPr>
        <w:ind w:left="1440"/>
        <w:rPr>
          <w:rFonts w:ascii="Courier New" w:hAnsi="Courier New" w:cs="Courier New"/>
        </w:rPr>
      </w:pPr>
      <w:r w:rsidRPr="00941985">
        <w:rPr>
          <w:rFonts w:ascii="Courier New" w:hAnsi="Courier New" w:cs="Courier New"/>
        </w:rPr>
        <w:t>&gt;&gt;&gt; letters</w:t>
      </w:r>
    </w:p>
    <w:p w:rsidR="0017301F" w:rsidRPr="00941985" w:rsidRDefault="0017301F" w:rsidP="0017301F">
      <w:pPr>
        <w:ind w:left="1440"/>
        <w:rPr>
          <w:rFonts w:ascii="Courier New" w:hAnsi="Courier New" w:cs="Courier New"/>
        </w:rPr>
      </w:pPr>
      <w:r w:rsidRPr="00941985">
        <w:rPr>
          <w:rFonts w:ascii="Courier New" w:hAnsi="Courier New" w:cs="Courier New"/>
        </w:rPr>
        <w:t>[]</w:t>
      </w:r>
    </w:p>
    <w:p w:rsidR="0017301F" w:rsidRDefault="0017301F" w:rsidP="00B629BA">
      <w:pPr>
        <w:pStyle w:val="ListParagraph"/>
        <w:numPr>
          <w:ilvl w:val="0"/>
          <w:numId w:val="54"/>
        </w:numPr>
      </w:pPr>
      <w:r>
        <w:t xml:space="preserve">The built-in function </w:t>
      </w:r>
      <w:r w:rsidRPr="00333204">
        <w:rPr>
          <w:rFonts w:ascii="Courier New" w:hAnsi="Courier New" w:cs="Courier New"/>
          <w:b/>
        </w:rPr>
        <w:t>len()</w:t>
      </w:r>
      <w:r>
        <w:t xml:space="preserve"> also applies to list.</w:t>
      </w:r>
    </w:p>
    <w:p w:rsidR="0017301F" w:rsidRPr="00941985" w:rsidRDefault="0017301F" w:rsidP="0017301F">
      <w:pPr>
        <w:ind w:left="1440"/>
        <w:rPr>
          <w:b/>
        </w:rPr>
      </w:pPr>
      <w:r w:rsidRPr="00941985">
        <w:rPr>
          <w:b/>
        </w:rPr>
        <w:t>Example:</w:t>
      </w:r>
    </w:p>
    <w:p w:rsidR="0017301F" w:rsidRPr="00941985" w:rsidRDefault="0017301F" w:rsidP="0017301F">
      <w:pPr>
        <w:ind w:left="1440"/>
        <w:rPr>
          <w:rFonts w:ascii="Courier New" w:hAnsi="Courier New" w:cs="Courier New"/>
        </w:rPr>
      </w:pPr>
      <w:r w:rsidRPr="00941985">
        <w:rPr>
          <w:rFonts w:ascii="Courier New" w:hAnsi="Courier New" w:cs="Courier New"/>
        </w:rPr>
        <w:t>&gt;&gt;&gt; letters = ['a', 'b', 'c', 'd']</w:t>
      </w:r>
    </w:p>
    <w:p w:rsidR="0017301F" w:rsidRPr="00941985" w:rsidRDefault="0017301F" w:rsidP="0017301F">
      <w:pPr>
        <w:ind w:left="1440"/>
        <w:rPr>
          <w:rFonts w:ascii="Courier New" w:hAnsi="Courier New" w:cs="Courier New"/>
        </w:rPr>
      </w:pPr>
      <w:r w:rsidRPr="00941985">
        <w:rPr>
          <w:rFonts w:ascii="Courier New" w:hAnsi="Courier New" w:cs="Courier New"/>
        </w:rPr>
        <w:t>&gt;&gt;&gt; len(letters)</w:t>
      </w:r>
    </w:p>
    <w:p w:rsidR="0017301F" w:rsidRPr="00941985" w:rsidRDefault="0017301F" w:rsidP="0017301F">
      <w:pPr>
        <w:ind w:left="1440"/>
        <w:rPr>
          <w:rFonts w:ascii="Courier New" w:hAnsi="Courier New" w:cs="Courier New"/>
        </w:rPr>
      </w:pPr>
      <w:r w:rsidRPr="00941985">
        <w:rPr>
          <w:rFonts w:ascii="Courier New" w:hAnsi="Courier New" w:cs="Courier New"/>
        </w:rPr>
        <w:t>4</w:t>
      </w:r>
    </w:p>
    <w:p w:rsidR="0017301F" w:rsidRDefault="0017301F" w:rsidP="00B629BA">
      <w:pPr>
        <w:pStyle w:val="ListParagraph"/>
        <w:numPr>
          <w:ilvl w:val="0"/>
          <w:numId w:val="54"/>
        </w:numPr>
      </w:pPr>
      <w:r>
        <w:t xml:space="preserve">It is possible to </w:t>
      </w:r>
      <w:r w:rsidRPr="008721EC">
        <w:rPr>
          <w:b/>
        </w:rPr>
        <w:t>nest list</w:t>
      </w:r>
      <w:r>
        <w:t xml:space="preserve"> (create list containing other list).</w:t>
      </w:r>
    </w:p>
    <w:p w:rsidR="0017301F" w:rsidRPr="00603AFB" w:rsidRDefault="0017301F" w:rsidP="0017301F">
      <w:pPr>
        <w:ind w:left="1440"/>
        <w:rPr>
          <w:b/>
        </w:rPr>
      </w:pPr>
      <w:r w:rsidRPr="00603AFB">
        <w:rPr>
          <w:b/>
        </w:rPr>
        <w:t>Example:</w:t>
      </w:r>
    </w:p>
    <w:p w:rsidR="0017301F" w:rsidRPr="00603AFB" w:rsidRDefault="0017301F" w:rsidP="0017301F">
      <w:pPr>
        <w:ind w:left="1440"/>
        <w:rPr>
          <w:rFonts w:ascii="Courier New" w:hAnsi="Courier New" w:cs="Courier New"/>
        </w:rPr>
      </w:pPr>
      <w:r w:rsidRPr="00603AFB">
        <w:rPr>
          <w:rFonts w:ascii="Courier New" w:hAnsi="Courier New" w:cs="Courier New"/>
        </w:rPr>
        <w:t>&gt;&gt;&gt; a = ['a', 'b', 'c']</w:t>
      </w:r>
    </w:p>
    <w:p w:rsidR="0017301F" w:rsidRPr="00603AFB" w:rsidRDefault="0017301F" w:rsidP="0017301F">
      <w:pPr>
        <w:ind w:left="1440"/>
        <w:rPr>
          <w:rFonts w:ascii="Courier New" w:hAnsi="Courier New" w:cs="Courier New"/>
        </w:rPr>
      </w:pPr>
      <w:r w:rsidRPr="00603AFB">
        <w:rPr>
          <w:rFonts w:ascii="Courier New" w:hAnsi="Courier New" w:cs="Courier New"/>
        </w:rPr>
        <w:t>&gt;&gt;&gt; n = [1, 2, 3]</w:t>
      </w:r>
    </w:p>
    <w:p w:rsidR="0017301F" w:rsidRPr="00603AFB" w:rsidRDefault="0017301F" w:rsidP="0017301F">
      <w:pPr>
        <w:ind w:left="1440"/>
        <w:rPr>
          <w:rFonts w:ascii="Courier New" w:hAnsi="Courier New" w:cs="Courier New"/>
        </w:rPr>
      </w:pPr>
      <w:r w:rsidRPr="00603AFB">
        <w:rPr>
          <w:rFonts w:ascii="Courier New" w:hAnsi="Courier New" w:cs="Courier New"/>
        </w:rPr>
        <w:t>&gt;&gt;&gt; x = [a, n]</w:t>
      </w:r>
    </w:p>
    <w:p w:rsidR="0017301F" w:rsidRPr="00603AFB" w:rsidRDefault="0017301F" w:rsidP="0017301F">
      <w:pPr>
        <w:ind w:left="1440"/>
        <w:rPr>
          <w:rFonts w:ascii="Courier New" w:hAnsi="Courier New" w:cs="Courier New"/>
        </w:rPr>
      </w:pPr>
      <w:r w:rsidRPr="00603AFB">
        <w:rPr>
          <w:rFonts w:ascii="Courier New" w:hAnsi="Courier New" w:cs="Courier New"/>
        </w:rPr>
        <w:t>&gt;&gt;&gt; x</w:t>
      </w:r>
    </w:p>
    <w:p w:rsidR="0017301F" w:rsidRPr="00603AFB" w:rsidRDefault="0017301F" w:rsidP="0017301F">
      <w:pPr>
        <w:ind w:left="1440"/>
        <w:rPr>
          <w:rFonts w:ascii="Courier New" w:hAnsi="Courier New" w:cs="Courier New"/>
        </w:rPr>
      </w:pPr>
      <w:r w:rsidRPr="00603AFB">
        <w:rPr>
          <w:rFonts w:ascii="Courier New" w:hAnsi="Courier New" w:cs="Courier New"/>
        </w:rPr>
        <w:t>[['a', 'b', 'c'], [1, 2, 3]]</w:t>
      </w:r>
    </w:p>
    <w:p w:rsidR="0017301F" w:rsidRPr="00603AFB" w:rsidRDefault="0017301F" w:rsidP="0017301F">
      <w:pPr>
        <w:ind w:left="1440"/>
        <w:rPr>
          <w:rFonts w:ascii="Courier New" w:hAnsi="Courier New" w:cs="Courier New"/>
        </w:rPr>
      </w:pPr>
      <w:r w:rsidRPr="00603AFB">
        <w:rPr>
          <w:rFonts w:ascii="Courier New" w:hAnsi="Courier New" w:cs="Courier New"/>
        </w:rPr>
        <w:t>&gt;&gt;&gt; x[0]</w:t>
      </w:r>
    </w:p>
    <w:p w:rsidR="0017301F" w:rsidRPr="00603AFB" w:rsidRDefault="0017301F" w:rsidP="0017301F">
      <w:pPr>
        <w:ind w:left="1440"/>
        <w:rPr>
          <w:rFonts w:ascii="Courier New" w:hAnsi="Courier New" w:cs="Courier New"/>
        </w:rPr>
      </w:pPr>
      <w:r w:rsidRPr="00603AFB">
        <w:rPr>
          <w:rFonts w:ascii="Courier New" w:hAnsi="Courier New" w:cs="Courier New"/>
        </w:rPr>
        <w:t>['a', 'b', 'c']</w:t>
      </w:r>
    </w:p>
    <w:p w:rsidR="0017301F" w:rsidRPr="00603AFB" w:rsidRDefault="0017301F" w:rsidP="0017301F">
      <w:pPr>
        <w:ind w:left="1440"/>
        <w:rPr>
          <w:rFonts w:ascii="Courier New" w:hAnsi="Courier New" w:cs="Courier New"/>
        </w:rPr>
      </w:pPr>
      <w:r w:rsidRPr="00603AFB">
        <w:rPr>
          <w:rFonts w:ascii="Courier New" w:hAnsi="Courier New" w:cs="Courier New"/>
        </w:rPr>
        <w:t>&gt;&gt;&gt; x[0][1]</w:t>
      </w:r>
    </w:p>
    <w:p w:rsidR="0017301F" w:rsidRDefault="0017301F" w:rsidP="0017301F">
      <w:pPr>
        <w:ind w:left="1440"/>
      </w:pPr>
      <w:r w:rsidRPr="00603AFB">
        <w:rPr>
          <w:rFonts w:ascii="Courier New" w:hAnsi="Courier New" w:cs="Courier New"/>
        </w:rPr>
        <w:t>'b'</w:t>
      </w:r>
    </w:p>
    <w:p w:rsidR="0017301F" w:rsidRDefault="0017301F" w:rsidP="0017301F">
      <w:pPr>
        <w:ind w:left="720"/>
      </w:pPr>
    </w:p>
    <w:p w:rsidR="0017301F" w:rsidRDefault="0017301F" w:rsidP="0017301F">
      <w:pPr>
        <w:pStyle w:val="Heading3"/>
      </w:pPr>
      <w:bookmarkStart w:id="133" w:name="_Toc514422498"/>
      <w:bookmarkStart w:id="134" w:name="_Toc515037854"/>
      <w:r w:rsidRPr="00C70A68">
        <w:rPr>
          <w:rFonts w:ascii="Courier New" w:hAnsi="Courier New" w:cs="Courier New"/>
        </w:rPr>
        <w:lastRenderedPageBreak/>
        <w:t>list</w:t>
      </w:r>
      <w:r>
        <w:t xml:space="preserve"> Methods</w:t>
      </w:r>
      <w:bookmarkEnd w:id="133"/>
      <w:bookmarkEnd w:id="134"/>
    </w:p>
    <w:p w:rsidR="0017301F" w:rsidRPr="001D5A8A" w:rsidRDefault="0017301F" w:rsidP="0017301F">
      <w:r>
        <w:t>List</w:t>
      </w:r>
      <w:r w:rsidRPr="001D5A8A">
        <w:t xml:space="preserve"> implement</w:t>
      </w:r>
      <w:r>
        <w:t>s</w:t>
      </w:r>
      <w:r w:rsidRPr="001D5A8A">
        <w:t xml:space="preserve"> all of the common and mutable sequence operations as indicated in the built-in methods table discussed earlier. List also provide</w:t>
      </w:r>
      <w:r>
        <w:t>s</w:t>
      </w:r>
      <w:r w:rsidRPr="001D5A8A">
        <w:t xml:space="preserve"> the following additional method:</w:t>
      </w:r>
    </w:p>
    <w:tbl>
      <w:tblPr>
        <w:tblStyle w:val="ListTable4"/>
        <w:tblW w:w="9041" w:type="dxa"/>
        <w:tblInd w:w="1327" w:type="dxa"/>
        <w:tblLayout w:type="fixed"/>
        <w:tblLook w:val="04A0"/>
      </w:tblPr>
      <w:tblGrid>
        <w:gridCol w:w="1362"/>
        <w:gridCol w:w="7679"/>
      </w:tblGrid>
      <w:tr w:rsidR="0017301F" w:rsidRPr="00425A8C" w:rsidTr="00562D38">
        <w:trPr>
          <w:cnfStyle w:val="100000000000"/>
        </w:trPr>
        <w:tc>
          <w:tcPr>
            <w:cnfStyle w:val="001000000000"/>
            <w:tcW w:w="1362" w:type="dxa"/>
          </w:tcPr>
          <w:p w:rsidR="0017301F" w:rsidRPr="00425A8C" w:rsidRDefault="0017301F" w:rsidP="00562D38">
            <w:pPr>
              <w:ind w:left="0"/>
              <w:rPr>
                <w:rFonts w:asciiTheme="majorHAnsi" w:hAnsiTheme="majorHAnsi" w:cs="Courier New"/>
                <w:szCs w:val="20"/>
              </w:rPr>
            </w:pPr>
            <w:r w:rsidRPr="00425A8C">
              <w:rPr>
                <w:rFonts w:asciiTheme="majorHAnsi" w:hAnsiTheme="majorHAnsi" w:cs="Courier New"/>
                <w:szCs w:val="20"/>
              </w:rPr>
              <w:t>Method</w:t>
            </w:r>
            <w:r>
              <w:rPr>
                <w:rFonts w:asciiTheme="majorHAnsi" w:hAnsiTheme="majorHAnsi" w:cs="Courier New"/>
                <w:szCs w:val="20"/>
              </w:rPr>
              <w:t>s</w:t>
            </w:r>
          </w:p>
        </w:tc>
        <w:tc>
          <w:tcPr>
            <w:tcW w:w="7679" w:type="dxa"/>
          </w:tcPr>
          <w:p w:rsidR="0017301F" w:rsidRPr="00425A8C" w:rsidRDefault="0017301F" w:rsidP="00562D38">
            <w:pPr>
              <w:ind w:left="0"/>
              <w:cnfStyle w:val="100000000000"/>
              <w:rPr>
                <w:szCs w:val="20"/>
              </w:rPr>
            </w:pPr>
            <w:r w:rsidRPr="00425A8C">
              <w:rPr>
                <w:szCs w:val="20"/>
              </w:rPr>
              <w:t>Description</w:t>
            </w:r>
          </w:p>
        </w:tc>
      </w:tr>
      <w:tr w:rsidR="0017301F" w:rsidRPr="00425A8C" w:rsidTr="00562D38">
        <w:trPr>
          <w:cnfStyle w:val="000000100000"/>
        </w:trPr>
        <w:tc>
          <w:tcPr>
            <w:cnfStyle w:val="001000000000"/>
            <w:tcW w:w="1362" w:type="dxa"/>
          </w:tcPr>
          <w:p w:rsidR="0017301F" w:rsidRPr="00425A8C" w:rsidRDefault="0017301F" w:rsidP="00562D38">
            <w:pPr>
              <w:ind w:left="0"/>
              <w:rPr>
                <w:rFonts w:ascii="Courier New" w:hAnsi="Courier New" w:cs="Courier New"/>
                <w:b w:val="0"/>
                <w:sz w:val="20"/>
                <w:szCs w:val="20"/>
              </w:rPr>
            </w:pPr>
            <w:r w:rsidRPr="00425A8C">
              <w:rPr>
                <w:rFonts w:ascii="Courier New" w:hAnsi="Courier New" w:cs="Courier New"/>
                <w:b w:val="0"/>
                <w:sz w:val="20"/>
                <w:szCs w:val="20"/>
              </w:rPr>
              <w:t>append()</w:t>
            </w:r>
          </w:p>
        </w:tc>
        <w:tc>
          <w:tcPr>
            <w:tcW w:w="7679" w:type="dxa"/>
          </w:tcPr>
          <w:p w:rsidR="0017301F" w:rsidRPr="00425A8C" w:rsidRDefault="0017301F" w:rsidP="00562D38">
            <w:pPr>
              <w:ind w:left="0"/>
              <w:cnfStyle w:val="000000100000"/>
              <w:rPr>
                <w:sz w:val="20"/>
                <w:szCs w:val="20"/>
              </w:rPr>
            </w:pPr>
            <w:r w:rsidRPr="00425A8C">
              <w:rPr>
                <w:sz w:val="20"/>
                <w:szCs w:val="20"/>
              </w:rPr>
              <w:t xml:space="preserve">Add an item to the end of the list. </w:t>
            </w:r>
          </w:p>
        </w:tc>
      </w:tr>
      <w:tr w:rsidR="0017301F" w:rsidRPr="00425A8C" w:rsidTr="00562D38">
        <w:tc>
          <w:tcPr>
            <w:cnfStyle w:val="001000000000"/>
            <w:tcW w:w="1362" w:type="dxa"/>
          </w:tcPr>
          <w:p w:rsidR="0017301F" w:rsidRPr="00425A8C" w:rsidRDefault="0017301F" w:rsidP="00562D38">
            <w:pPr>
              <w:ind w:left="0"/>
              <w:rPr>
                <w:rFonts w:ascii="Courier New" w:hAnsi="Courier New" w:cs="Courier New"/>
                <w:b w:val="0"/>
                <w:sz w:val="20"/>
                <w:szCs w:val="20"/>
              </w:rPr>
            </w:pPr>
            <w:r w:rsidRPr="00425A8C">
              <w:rPr>
                <w:rFonts w:ascii="Courier New" w:hAnsi="Courier New" w:cs="Courier New"/>
                <w:b w:val="0"/>
                <w:sz w:val="20"/>
                <w:szCs w:val="20"/>
              </w:rPr>
              <w:t>extend()</w:t>
            </w:r>
          </w:p>
        </w:tc>
        <w:tc>
          <w:tcPr>
            <w:tcW w:w="7679" w:type="dxa"/>
          </w:tcPr>
          <w:p w:rsidR="0017301F" w:rsidRPr="00425A8C" w:rsidRDefault="0017301F" w:rsidP="00562D38">
            <w:pPr>
              <w:ind w:left="0"/>
              <w:cnfStyle w:val="000000000000"/>
              <w:rPr>
                <w:sz w:val="20"/>
                <w:szCs w:val="20"/>
              </w:rPr>
            </w:pPr>
            <w:r w:rsidRPr="00425A8C">
              <w:rPr>
                <w:sz w:val="20"/>
                <w:szCs w:val="20"/>
              </w:rPr>
              <w:t xml:space="preserve">Extend the list by appending all the items from </w:t>
            </w:r>
            <w:r>
              <w:rPr>
                <w:sz w:val="20"/>
                <w:szCs w:val="20"/>
              </w:rPr>
              <w:t>another list</w:t>
            </w:r>
            <w:r w:rsidRPr="00425A8C">
              <w:rPr>
                <w:sz w:val="20"/>
                <w:szCs w:val="20"/>
              </w:rPr>
              <w:t xml:space="preserve">. </w:t>
            </w:r>
          </w:p>
        </w:tc>
      </w:tr>
      <w:tr w:rsidR="0017301F" w:rsidRPr="00425A8C" w:rsidTr="00562D38">
        <w:trPr>
          <w:cnfStyle w:val="000000100000"/>
        </w:trPr>
        <w:tc>
          <w:tcPr>
            <w:cnfStyle w:val="001000000000"/>
            <w:tcW w:w="1362" w:type="dxa"/>
          </w:tcPr>
          <w:p w:rsidR="0017301F" w:rsidRPr="00425A8C" w:rsidRDefault="0017301F" w:rsidP="00562D38">
            <w:pPr>
              <w:ind w:left="0"/>
              <w:rPr>
                <w:rFonts w:ascii="Courier New" w:hAnsi="Courier New" w:cs="Courier New"/>
                <w:b w:val="0"/>
                <w:sz w:val="20"/>
                <w:szCs w:val="20"/>
              </w:rPr>
            </w:pPr>
            <w:r>
              <w:rPr>
                <w:rFonts w:ascii="Courier New" w:hAnsi="Courier New" w:cs="Courier New"/>
                <w:b w:val="0"/>
                <w:sz w:val="20"/>
                <w:szCs w:val="20"/>
              </w:rPr>
              <w:t>insert(</w:t>
            </w:r>
            <w:r w:rsidRPr="00425A8C">
              <w:rPr>
                <w:rFonts w:ascii="Courier New" w:hAnsi="Courier New" w:cs="Courier New"/>
                <w:b w:val="0"/>
                <w:sz w:val="20"/>
                <w:szCs w:val="20"/>
              </w:rPr>
              <w:t>)</w:t>
            </w:r>
          </w:p>
        </w:tc>
        <w:tc>
          <w:tcPr>
            <w:tcW w:w="7679" w:type="dxa"/>
          </w:tcPr>
          <w:p w:rsidR="0017301F" w:rsidRPr="00425A8C" w:rsidRDefault="0017301F" w:rsidP="00562D38">
            <w:pPr>
              <w:ind w:left="0"/>
              <w:cnfStyle w:val="000000100000"/>
              <w:rPr>
                <w:sz w:val="20"/>
                <w:szCs w:val="20"/>
              </w:rPr>
            </w:pPr>
            <w:r w:rsidRPr="00425A8C">
              <w:rPr>
                <w:sz w:val="20"/>
                <w:szCs w:val="20"/>
              </w:rPr>
              <w:t xml:space="preserve">Insert an item at a given position. </w:t>
            </w:r>
          </w:p>
        </w:tc>
      </w:tr>
      <w:tr w:rsidR="0017301F" w:rsidRPr="00425A8C" w:rsidTr="00562D38">
        <w:tc>
          <w:tcPr>
            <w:cnfStyle w:val="001000000000"/>
            <w:tcW w:w="1362" w:type="dxa"/>
          </w:tcPr>
          <w:p w:rsidR="0017301F" w:rsidRPr="00425A8C" w:rsidRDefault="0017301F" w:rsidP="00562D38">
            <w:pPr>
              <w:ind w:left="0"/>
              <w:rPr>
                <w:rFonts w:ascii="Courier New" w:hAnsi="Courier New" w:cs="Courier New"/>
                <w:b w:val="0"/>
                <w:sz w:val="20"/>
                <w:szCs w:val="20"/>
              </w:rPr>
            </w:pPr>
            <w:r w:rsidRPr="00425A8C">
              <w:rPr>
                <w:rFonts w:ascii="Courier New" w:hAnsi="Courier New" w:cs="Courier New"/>
                <w:b w:val="0"/>
                <w:sz w:val="20"/>
                <w:szCs w:val="20"/>
              </w:rPr>
              <w:t>remove(x)</w:t>
            </w:r>
          </w:p>
        </w:tc>
        <w:tc>
          <w:tcPr>
            <w:tcW w:w="7679" w:type="dxa"/>
          </w:tcPr>
          <w:p w:rsidR="0017301F" w:rsidRPr="00425A8C" w:rsidRDefault="0017301F" w:rsidP="00562D38">
            <w:pPr>
              <w:ind w:left="0"/>
              <w:cnfStyle w:val="000000000000"/>
              <w:rPr>
                <w:sz w:val="20"/>
                <w:szCs w:val="20"/>
              </w:rPr>
            </w:pPr>
            <w:r w:rsidRPr="00425A8C">
              <w:rPr>
                <w:sz w:val="20"/>
                <w:szCs w:val="20"/>
              </w:rPr>
              <w:t xml:space="preserve">Remove </w:t>
            </w:r>
            <w:r>
              <w:rPr>
                <w:sz w:val="20"/>
                <w:szCs w:val="20"/>
              </w:rPr>
              <w:t xml:space="preserve">an </w:t>
            </w:r>
            <w:r w:rsidRPr="00425A8C">
              <w:rPr>
                <w:sz w:val="20"/>
                <w:szCs w:val="20"/>
              </w:rPr>
              <w:t xml:space="preserve">item from </w:t>
            </w:r>
            <w:r>
              <w:rPr>
                <w:sz w:val="20"/>
                <w:szCs w:val="20"/>
              </w:rPr>
              <w:t>a list</w:t>
            </w:r>
            <w:r w:rsidRPr="00425A8C">
              <w:rPr>
                <w:sz w:val="20"/>
                <w:szCs w:val="20"/>
              </w:rPr>
              <w:t>.</w:t>
            </w:r>
          </w:p>
        </w:tc>
      </w:tr>
      <w:tr w:rsidR="0017301F" w:rsidRPr="00425A8C" w:rsidTr="00562D38">
        <w:trPr>
          <w:cnfStyle w:val="000000100000"/>
        </w:trPr>
        <w:tc>
          <w:tcPr>
            <w:cnfStyle w:val="001000000000"/>
            <w:tcW w:w="1362" w:type="dxa"/>
          </w:tcPr>
          <w:p w:rsidR="0017301F" w:rsidRPr="00425A8C" w:rsidRDefault="0017301F" w:rsidP="00562D38">
            <w:pPr>
              <w:ind w:left="0"/>
              <w:rPr>
                <w:rFonts w:ascii="Courier New" w:hAnsi="Courier New" w:cs="Courier New"/>
                <w:b w:val="0"/>
                <w:sz w:val="20"/>
                <w:szCs w:val="20"/>
              </w:rPr>
            </w:pPr>
            <w:r>
              <w:rPr>
                <w:rFonts w:ascii="Courier New" w:hAnsi="Courier New" w:cs="Courier New"/>
                <w:b w:val="0"/>
                <w:sz w:val="20"/>
                <w:szCs w:val="20"/>
              </w:rPr>
              <w:t>pop(</w:t>
            </w:r>
            <w:r w:rsidRPr="00425A8C">
              <w:rPr>
                <w:rFonts w:ascii="Courier New" w:hAnsi="Courier New" w:cs="Courier New"/>
                <w:b w:val="0"/>
                <w:sz w:val="20"/>
                <w:szCs w:val="20"/>
              </w:rPr>
              <w:t>)</w:t>
            </w:r>
          </w:p>
        </w:tc>
        <w:tc>
          <w:tcPr>
            <w:tcW w:w="7679" w:type="dxa"/>
          </w:tcPr>
          <w:p w:rsidR="0017301F" w:rsidRPr="00425A8C" w:rsidRDefault="0017301F" w:rsidP="00562D38">
            <w:pPr>
              <w:ind w:left="0"/>
              <w:cnfStyle w:val="000000100000"/>
              <w:rPr>
                <w:sz w:val="20"/>
                <w:szCs w:val="20"/>
              </w:rPr>
            </w:pPr>
            <w:r w:rsidRPr="00425A8C">
              <w:rPr>
                <w:sz w:val="20"/>
                <w:szCs w:val="20"/>
              </w:rPr>
              <w:t xml:space="preserve">Remove the item at the given position in the list, and return it. </w:t>
            </w:r>
          </w:p>
        </w:tc>
      </w:tr>
      <w:tr w:rsidR="0017301F" w:rsidRPr="00425A8C" w:rsidTr="00562D38">
        <w:tc>
          <w:tcPr>
            <w:cnfStyle w:val="001000000000"/>
            <w:tcW w:w="1362" w:type="dxa"/>
          </w:tcPr>
          <w:p w:rsidR="0017301F" w:rsidRPr="00425A8C" w:rsidRDefault="0017301F" w:rsidP="00562D38">
            <w:pPr>
              <w:ind w:left="0"/>
              <w:rPr>
                <w:rFonts w:ascii="Courier New" w:hAnsi="Courier New" w:cs="Courier New"/>
                <w:b w:val="0"/>
                <w:sz w:val="20"/>
                <w:szCs w:val="20"/>
              </w:rPr>
            </w:pPr>
            <w:r w:rsidRPr="00425A8C">
              <w:rPr>
                <w:rFonts w:ascii="Courier New" w:hAnsi="Courier New" w:cs="Courier New"/>
                <w:b w:val="0"/>
                <w:sz w:val="20"/>
                <w:szCs w:val="20"/>
              </w:rPr>
              <w:t>clear()</w:t>
            </w:r>
          </w:p>
        </w:tc>
        <w:tc>
          <w:tcPr>
            <w:tcW w:w="7679" w:type="dxa"/>
          </w:tcPr>
          <w:p w:rsidR="0017301F" w:rsidRPr="00425A8C" w:rsidRDefault="0017301F" w:rsidP="00562D38">
            <w:pPr>
              <w:ind w:left="0"/>
              <w:cnfStyle w:val="000000000000"/>
              <w:rPr>
                <w:sz w:val="20"/>
                <w:szCs w:val="20"/>
              </w:rPr>
            </w:pPr>
            <w:r w:rsidRPr="00425A8C">
              <w:rPr>
                <w:sz w:val="20"/>
                <w:szCs w:val="20"/>
              </w:rPr>
              <w:t xml:space="preserve">Remove all items from the list. </w:t>
            </w:r>
          </w:p>
        </w:tc>
      </w:tr>
      <w:tr w:rsidR="0017301F" w:rsidRPr="00425A8C" w:rsidTr="00562D38">
        <w:trPr>
          <w:cnfStyle w:val="000000100000"/>
        </w:trPr>
        <w:tc>
          <w:tcPr>
            <w:cnfStyle w:val="001000000000"/>
            <w:tcW w:w="1362" w:type="dxa"/>
          </w:tcPr>
          <w:p w:rsidR="0017301F" w:rsidRPr="00425A8C" w:rsidRDefault="0017301F" w:rsidP="00562D38">
            <w:pPr>
              <w:ind w:left="0"/>
              <w:rPr>
                <w:rFonts w:ascii="Courier New" w:hAnsi="Courier New" w:cs="Courier New"/>
                <w:b w:val="0"/>
                <w:sz w:val="20"/>
                <w:szCs w:val="20"/>
              </w:rPr>
            </w:pPr>
            <w:r w:rsidRPr="00425A8C">
              <w:rPr>
                <w:rFonts w:ascii="Courier New" w:hAnsi="Courier New" w:cs="Courier New"/>
                <w:b w:val="0"/>
                <w:sz w:val="20"/>
                <w:szCs w:val="20"/>
              </w:rPr>
              <w:t>index()</w:t>
            </w:r>
          </w:p>
        </w:tc>
        <w:tc>
          <w:tcPr>
            <w:tcW w:w="7679" w:type="dxa"/>
          </w:tcPr>
          <w:p w:rsidR="0017301F" w:rsidRDefault="0017301F" w:rsidP="00562D38">
            <w:pPr>
              <w:ind w:left="0"/>
              <w:cnfStyle w:val="000000100000"/>
              <w:rPr>
                <w:sz w:val="20"/>
                <w:szCs w:val="20"/>
              </w:rPr>
            </w:pPr>
            <w:r w:rsidRPr="001D5A8A">
              <w:rPr>
                <w:sz w:val="20"/>
                <w:szCs w:val="20"/>
              </w:rPr>
              <w:t>Returns smallest index of element in list</w:t>
            </w:r>
            <w:r>
              <w:rPr>
                <w:sz w:val="20"/>
                <w:szCs w:val="20"/>
              </w:rPr>
              <w:t>.</w:t>
            </w:r>
          </w:p>
          <w:p w:rsidR="0017301F" w:rsidRPr="00425A8C" w:rsidRDefault="0017301F" w:rsidP="00562D38">
            <w:pPr>
              <w:ind w:left="0"/>
              <w:cnfStyle w:val="000000100000"/>
              <w:rPr>
                <w:sz w:val="20"/>
                <w:szCs w:val="20"/>
              </w:rPr>
            </w:pPr>
            <w:r w:rsidRPr="00425A8C">
              <w:rPr>
                <w:sz w:val="20"/>
                <w:szCs w:val="20"/>
              </w:rPr>
              <w:t>The optional arguments</w:t>
            </w:r>
            <w:r w:rsidRPr="001D5A8A">
              <w:rPr>
                <w:rFonts w:ascii="Courier New" w:hAnsi="Courier New" w:cs="Courier New"/>
                <w:sz w:val="20"/>
                <w:szCs w:val="20"/>
              </w:rPr>
              <w:t>start</w:t>
            </w:r>
            <w:r w:rsidRPr="00425A8C">
              <w:rPr>
                <w:sz w:val="20"/>
                <w:szCs w:val="20"/>
              </w:rPr>
              <w:t xml:space="preserve"> and </w:t>
            </w:r>
            <w:r w:rsidRPr="001D5A8A">
              <w:rPr>
                <w:rFonts w:ascii="Courier New" w:hAnsi="Courier New" w:cs="Courier New"/>
                <w:sz w:val="20"/>
                <w:szCs w:val="20"/>
              </w:rPr>
              <w:t>end</w:t>
            </w:r>
            <w:r w:rsidRPr="00425A8C">
              <w:rPr>
                <w:sz w:val="20"/>
                <w:szCs w:val="20"/>
              </w:rPr>
              <w:t xml:space="preserve"> are interpreted as in the slice notation and are used to limit the search to a particular subsequence of the list. The returned index is computed relative to the beginning of the full sequence rather than the start argument.</w:t>
            </w:r>
          </w:p>
        </w:tc>
      </w:tr>
      <w:tr w:rsidR="0017301F" w:rsidRPr="00425A8C" w:rsidTr="00562D38">
        <w:tc>
          <w:tcPr>
            <w:cnfStyle w:val="001000000000"/>
            <w:tcW w:w="1362" w:type="dxa"/>
          </w:tcPr>
          <w:p w:rsidR="0017301F" w:rsidRPr="00425A8C" w:rsidRDefault="0017301F" w:rsidP="00562D38">
            <w:pPr>
              <w:ind w:left="0"/>
              <w:rPr>
                <w:rFonts w:ascii="Courier New" w:hAnsi="Courier New" w:cs="Courier New"/>
                <w:b w:val="0"/>
                <w:sz w:val="20"/>
                <w:szCs w:val="20"/>
              </w:rPr>
            </w:pPr>
            <w:r w:rsidRPr="00425A8C">
              <w:rPr>
                <w:rFonts w:ascii="Courier New" w:hAnsi="Courier New" w:cs="Courier New"/>
                <w:b w:val="0"/>
                <w:sz w:val="20"/>
                <w:szCs w:val="20"/>
              </w:rPr>
              <w:t>count()</w:t>
            </w:r>
          </w:p>
        </w:tc>
        <w:tc>
          <w:tcPr>
            <w:tcW w:w="7679" w:type="dxa"/>
          </w:tcPr>
          <w:p w:rsidR="0017301F" w:rsidRPr="00425A8C" w:rsidRDefault="0017301F" w:rsidP="00562D38">
            <w:pPr>
              <w:ind w:left="0"/>
              <w:cnfStyle w:val="000000000000"/>
              <w:rPr>
                <w:sz w:val="20"/>
                <w:szCs w:val="20"/>
              </w:rPr>
            </w:pPr>
            <w:r w:rsidRPr="00425A8C">
              <w:rPr>
                <w:sz w:val="20"/>
                <w:szCs w:val="20"/>
              </w:rPr>
              <w:t xml:space="preserve">Return the number of times </w:t>
            </w:r>
            <w:r w:rsidRPr="001D5A8A">
              <w:rPr>
                <w:rFonts w:asciiTheme="majorHAnsi" w:hAnsiTheme="majorHAnsi" w:cs="Courier New"/>
                <w:sz w:val="20"/>
                <w:szCs w:val="20"/>
              </w:rPr>
              <w:t xml:space="preserve">an item </w:t>
            </w:r>
            <w:r w:rsidRPr="00425A8C">
              <w:rPr>
                <w:sz w:val="20"/>
                <w:szCs w:val="20"/>
              </w:rPr>
              <w:t xml:space="preserve">appears in </w:t>
            </w:r>
            <w:r>
              <w:rPr>
                <w:sz w:val="20"/>
                <w:szCs w:val="20"/>
              </w:rPr>
              <w:t>a</w:t>
            </w:r>
            <w:r w:rsidRPr="00425A8C">
              <w:rPr>
                <w:sz w:val="20"/>
                <w:szCs w:val="20"/>
              </w:rPr>
              <w:t xml:space="preserve"> list.</w:t>
            </w:r>
          </w:p>
        </w:tc>
      </w:tr>
      <w:tr w:rsidR="0017301F" w:rsidRPr="00425A8C" w:rsidTr="00562D38">
        <w:trPr>
          <w:cnfStyle w:val="000000100000"/>
        </w:trPr>
        <w:tc>
          <w:tcPr>
            <w:cnfStyle w:val="001000000000"/>
            <w:tcW w:w="1362" w:type="dxa"/>
          </w:tcPr>
          <w:p w:rsidR="0017301F" w:rsidRPr="00425A8C" w:rsidRDefault="0017301F" w:rsidP="00562D38">
            <w:pPr>
              <w:ind w:left="0"/>
              <w:rPr>
                <w:rFonts w:ascii="Courier New" w:hAnsi="Courier New" w:cs="Courier New"/>
                <w:b w:val="0"/>
                <w:sz w:val="20"/>
                <w:szCs w:val="20"/>
              </w:rPr>
            </w:pPr>
            <w:r w:rsidRPr="00425A8C">
              <w:rPr>
                <w:rFonts w:ascii="Courier New" w:hAnsi="Courier New" w:cs="Courier New"/>
                <w:b w:val="0"/>
                <w:sz w:val="20"/>
                <w:szCs w:val="20"/>
              </w:rPr>
              <w:t>sort()</w:t>
            </w:r>
          </w:p>
        </w:tc>
        <w:tc>
          <w:tcPr>
            <w:tcW w:w="7679" w:type="dxa"/>
          </w:tcPr>
          <w:p w:rsidR="0017301F" w:rsidRPr="00425A8C" w:rsidRDefault="0017301F" w:rsidP="00562D38">
            <w:pPr>
              <w:ind w:left="0"/>
              <w:cnfStyle w:val="000000100000"/>
              <w:rPr>
                <w:sz w:val="20"/>
                <w:szCs w:val="20"/>
              </w:rPr>
            </w:pPr>
            <w:r w:rsidRPr="00425A8C">
              <w:rPr>
                <w:sz w:val="20"/>
                <w:szCs w:val="20"/>
              </w:rPr>
              <w:t>Sort the items of the list in place (the arguments can</w:t>
            </w:r>
            <w:r>
              <w:rPr>
                <w:sz w:val="20"/>
                <w:szCs w:val="20"/>
              </w:rPr>
              <w:t xml:space="preserve"> be used for sort customization</w:t>
            </w:r>
            <w:r w:rsidRPr="00425A8C">
              <w:rPr>
                <w:sz w:val="20"/>
                <w:szCs w:val="20"/>
              </w:rPr>
              <w:t>).</w:t>
            </w:r>
          </w:p>
        </w:tc>
      </w:tr>
      <w:tr w:rsidR="0017301F" w:rsidRPr="00425A8C" w:rsidTr="00562D38">
        <w:tc>
          <w:tcPr>
            <w:cnfStyle w:val="001000000000"/>
            <w:tcW w:w="1362" w:type="dxa"/>
          </w:tcPr>
          <w:p w:rsidR="0017301F" w:rsidRPr="00425A8C" w:rsidRDefault="0017301F" w:rsidP="00562D38">
            <w:pPr>
              <w:ind w:left="0"/>
              <w:rPr>
                <w:rFonts w:ascii="Courier New" w:hAnsi="Courier New" w:cs="Courier New"/>
                <w:b w:val="0"/>
                <w:sz w:val="20"/>
                <w:szCs w:val="20"/>
              </w:rPr>
            </w:pPr>
            <w:r w:rsidRPr="00425A8C">
              <w:rPr>
                <w:rFonts w:ascii="Courier New" w:hAnsi="Courier New" w:cs="Courier New"/>
                <w:b w:val="0"/>
                <w:sz w:val="20"/>
                <w:szCs w:val="20"/>
              </w:rPr>
              <w:t>reverse()</w:t>
            </w:r>
          </w:p>
        </w:tc>
        <w:tc>
          <w:tcPr>
            <w:tcW w:w="7679" w:type="dxa"/>
          </w:tcPr>
          <w:p w:rsidR="0017301F" w:rsidRPr="00425A8C" w:rsidRDefault="0017301F" w:rsidP="00562D38">
            <w:pPr>
              <w:ind w:left="0"/>
              <w:cnfStyle w:val="000000000000"/>
              <w:rPr>
                <w:sz w:val="20"/>
                <w:szCs w:val="20"/>
              </w:rPr>
            </w:pPr>
            <w:r w:rsidRPr="00425A8C">
              <w:rPr>
                <w:sz w:val="20"/>
                <w:szCs w:val="20"/>
              </w:rPr>
              <w:t>Reverse the elements of the list in place.</w:t>
            </w:r>
          </w:p>
        </w:tc>
      </w:tr>
      <w:tr w:rsidR="0017301F" w:rsidRPr="00425A8C" w:rsidTr="00562D38">
        <w:trPr>
          <w:cnfStyle w:val="000000100000"/>
        </w:trPr>
        <w:tc>
          <w:tcPr>
            <w:cnfStyle w:val="001000000000"/>
            <w:tcW w:w="1362" w:type="dxa"/>
          </w:tcPr>
          <w:p w:rsidR="0017301F" w:rsidRPr="00425A8C" w:rsidRDefault="0017301F" w:rsidP="00562D38">
            <w:pPr>
              <w:ind w:left="0"/>
              <w:rPr>
                <w:rFonts w:ascii="Courier New" w:hAnsi="Courier New" w:cs="Courier New"/>
                <w:b w:val="0"/>
                <w:sz w:val="20"/>
                <w:szCs w:val="20"/>
              </w:rPr>
            </w:pPr>
            <w:r w:rsidRPr="00425A8C">
              <w:rPr>
                <w:rFonts w:ascii="Courier New" w:hAnsi="Courier New" w:cs="Courier New"/>
                <w:b w:val="0"/>
                <w:sz w:val="20"/>
                <w:szCs w:val="20"/>
              </w:rPr>
              <w:t>copy()</w:t>
            </w:r>
          </w:p>
        </w:tc>
        <w:tc>
          <w:tcPr>
            <w:tcW w:w="7679" w:type="dxa"/>
          </w:tcPr>
          <w:p w:rsidR="0017301F" w:rsidRPr="00425A8C" w:rsidRDefault="0017301F" w:rsidP="00562D38">
            <w:pPr>
              <w:ind w:left="0"/>
              <w:cnfStyle w:val="000000100000"/>
              <w:rPr>
                <w:sz w:val="20"/>
                <w:szCs w:val="20"/>
              </w:rPr>
            </w:pPr>
            <w:r w:rsidRPr="00425A8C">
              <w:rPr>
                <w:sz w:val="20"/>
                <w:szCs w:val="20"/>
              </w:rPr>
              <w:t xml:space="preserve">Return a shallow copy of the list. </w:t>
            </w:r>
          </w:p>
        </w:tc>
      </w:tr>
    </w:tbl>
    <w:p w:rsidR="0017301F" w:rsidRDefault="0017301F" w:rsidP="0017301F">
      <w:pPr>
        <w:ind w:left="0"/>
      </w:pPr>
      <w:r>
        <w:tab/>
      </w:r>
    </w:p>
    <w:p w:rsidR="0017301F" w:rsidRDefault="0017301F" w:rsidP="0017301F">
      <w:pPr>
        <w:spacing w:after="0"/>
        <w:ind w:left="0"/>
        <w:rPr>
          <w:b/>
        </w:rPr>
      </w:pPr>
      <w:r>
        <w:rPr>
          <w:b/>
        </w:rPr>
        <w:br w:type="page"/>
      </w:r>
    </w:p>
    <w:p w:rsidR="0017301F" w:rsidRDefault="0017301F" w:rsidP="0017301F">
      <w:pPr>
        <w:ind w:left="720" w:firstLine="720"/>
      </w:pPr>
      <w:r w:rsidRPr="00B27D90">
        <w:rPr>
          <w:b/>
        </w:rPr>
        <w:lastRenderedPageBreak/>
        <w:t xml:space="preserve">Example </w:t>
      </w:r>
      <w:r>
        <w:t>(</w:t>
      </w:r>
      <w:r w:rsidRPr="00B27D90">
        <w:rPr>
          <w:i/>
          <w:sz w:val="20"/>
        </w:rPr>
        <w:t>An example that uses most of the list methods.</w:t>
      </w:r>
      <w:r>
        <w:t>)</w:t>
      </w:r>
      <w:r w:rsidRPr="00B27D90">
        <w:rPr>
          <w:b/>
        </w:rPr>
        <w:t xml:space="preserve">: </w:t>
      </w:r>
    </w:p>
    <w:p w:rsidR="0017301F" w:rsidRPr="00B27D90" w:rsidRDefault="0017301F" w:rsidP="0017301F">
      <w:pPr>
        <w:ind w:left="1440"/>
        <w:rPr>
          <w:rFonts w:ascii="Courier New" w:hAnsi="Courier New" w:cs="Courier New"/>
        </w:rPr>
      </w:pPr>
      <w:r w:rsidRPr="00B27D90">
        <w:rPr>
          <w:rFonts w:ascii="Courier New" w:hAnsi="Courier New" w:cs="Courier New"/>
        </w:rPr>
        <w:t>&gt;&gt;&gt; fruits = ['orange', 'apple', 'pear', 'banana', 'kiwi', 'apple', 'banana']</w:t>
      </w:r>
    </w:p>
    <w:p w:rsidR="0017301F" w:rsidRPr="00B27D90" w:rsidRDefault="0017301F" w:rsidP="0017301F">
      <w:pPr>
        <w:ind w:left="1440"/>
        <w:rPr>
          <w:rFonts w:ascii="Courier New" w:hAnsi="Courier New" w:cs="Courier New"/>
        </w:rPr>
      </w:pPr>
      <w:r w:rsidRPr="00B27D90">
        <w:rPr>
          <w:rFonts w:ascii="Courier New" w:hAnsi="Courier New" w:cs="Courier New"/>
        </w:rPr>
        <w:t>&gt;&gt;&gt; fruits.count('apple')</w:t>
      </w:r>
    </w:p>
    <w:p w:rsidR="0017301F" w:rsidRPr="00B27D90" w:rsidRDefault="0017301F" w:rsidP="0017301F">
      <w:pPr>
        <w:ind w:left="1440"/>
        <w:rPr>
          <w:rFonts w:ascii="Courier New" w:hAnsi="Courier New" w:cs="Courier New"/>
        </w:rPr>
      </w:pPr>
      <w:r w:rsidRPr="00B27D90">
        <w:rPr>
          <w:rFonts w:ascii="Courier New" w:hAnsi="Courier New" w:cs="Courier New"/>
        </w:rPr>
        <w:t>2</w:t>
      </w:r>
    </w:p>
    <w:p w:rsidR="0017301F" w:rsidRPr="00B27D90" w:rsidRDefault="0017301F" w:rsidP="0017301F">
      <w:pPr>
        <w:ind w:left="1440"/>
        <w:rPr>
          <w:rFonts w:ascii="Courier New" w:hAnsi="Courier New" w:cs="Courier New"/>
        </w:rPr>
      </w:pPr>
      <w:r w:rsidRPr="00B27D90">
        <w:rPr>
          <w:rFonts w:ascii="Courier New" w:hAnsi="Courier New" w:cs="Courier New"/>
        </w:rPr>
        <w:t>&gt;&gt;&gt; fruits.count('tangerine')</w:t>
      </w:r>
    </w:p>
    <w:p w:rsidR="0017301F" w:rsidRPr="00B27D90" w:rsidRDefault="0017301F" w:rsidP="0017301F">
      <w:pPr>
        <w:ind w:left="1440"/>
        <w:rPr>
          <w:rFonts w:ascii="Courier New" w:hAnsi="Courier New" w:cs="Courier New"/>
        </w:rPr>
      </w:pPr>
      <w:r w:rsidRPr="00B27D90">
        <w:rPr>
          <w:rFonts w:ascii="Courier New" w:hAnsi="Courier New" w:cs="Courier New"/>
        </w:rPr>
        <w:t>0</w:t>
      </w:r>
    </w:p>
    <w:p w:rsidR="0017301F" w:rsidRPr="00B27D90" w:rsidRDefault="0017301F" w:rsidP="0017301F">
      <w:pPr>
        <w:ind w:left="1440"/>
        <w:rPr>
          <w:rFonts w:ascii="Courier New" w:hAnsi="Courier New" w:cs="Courier New"/>
        </w:rPr>
      </w:pPr>
      <w:r w:rsidRPr="00B27D90">
        <w:rPr>
          <w:rFonts w:ascii="Courier New" w:hAnsi="Courier New" w:cs="Courier New"/>
        </w:rPr>
        <w:t>&gt;&gt;&gt; fruits.index('banana')</w:t>
      </w:r>
    </w:p>
    <w:p w:rsidR="0017301F" w:rsidRPr="00B27D90" w:rsidRDefault="0017301F" w:rsidP="0017301F">
      <w:pPr>
        <w:ind w:left="1440"/>
        <w:rPr>
          <w:rFonts w:ascii="Courier New" w:hAnsi="Courier New" w:cs="Courier New"/>
        </w:rPr>
      </w:pPr>
      <w:r w:rsidRPr="00B27D90">
        <w:rPr>
          <w:rFonts w:ascii="Courier New" w:hAnsi="Courier New" w:cs="Courier New"/>
        </w:rPr>
        <w:t>3</w:t>
      </w:r>
    </w:p>
    <w:p w:rsidR="0017301F" w:rsidRPr="00B27D90" w:rsidRDefault="0017301F" w:rsidP="0017301F">
      <w:pPr>
        <w:ind w:left="1440"/>
        <w:rPr>
          <w:rFonts w:ascii="Courier New" w:hAnsi="Courier New" w:cs="Courier New"/>
        </w:rPr>
      </w:pPr>
      <w:r w:rsidRPr="00B27D90">
        <w:rPr>
          <w:rFonts w:ascii="Courier New" w:hAnsi="Courier New" w:cs="Courier New"/>
        </w:rPr>
        <w:t>&gt;&gt;&gt; fruits.index('banana', 4)  # Find next banana starting a position 4</w:t>
      </w:r>
    </w:p>
    <w:p w:rsidR="0017301F" w:rsidRPr="00B27D90" w:rsidRDefault="0017301F" w:rsidP="0017301F">
      <w:pPr>
        <w:ind w:left="1440"/>
        <w:rPr>
          <w:rFonts w:ascii="Courier New" w:hAnsi="Courier New" w:cs="Courier New"/>
        </w:rPr>
      </w:pPr>
      <w:r w:rsidRPr="00B27D90">
        <w:rPr>
          <w:rFonts w:ascii="Courier New" w:hAnsi="Courier New" w:cs="Courier New"/>
        </w:rPr>
        <w:t>6</w:t>
      </w:r>
    </w:p>
    <w:p w:rsidR="0017301F" w:rsidRPr="00B27D90" w:rsidRDefault="0017301F" w:rsidP="0017301F">
      <w:pPr>
        <w:ind w:left="1440"/>
        <w:rPr>
          <w:rFonts w:ascii="Courier New" w:hAnsi="Courier New" w:cs="Courier New"/>
        </w:rPr>
      </w:pPr>
      <w:r w:rsidRPr="00B27D90">
        <w:rPr>
          <w:rFonts w:ascii="Courier New" w:hAnsi="Courier New" w:cs="Courier New"/>
        </w:rPr>
        <w:t>&gt;&gt;&gt; fruits.reverse()</w:t>
      </w:r>
    </w:p>
    <w:p w:rsidR="0017301F" w:rsidRPr="00B27D90" w:rsidRDefault="0017301F" w:rsidP="0017301F">
      <w:pPr>
        <w:ind w:left="1440"/>
        <w:rPr>
          <w:rFonts w:ascii="Courier New" w:hAnsi="Courier New" w:cs="Courier New"/>
        </w:rPr>
      </w:pPr>
      <w:r w:rsidRPr="00B27D90">
        <w:rPr>
          <w:rFonts w:ascii="Courier New" w:hAnsi="Courier New" w:cs="Courier New"/>
        </w:rPr>
        <w:t>&gt;&gt;&gt; fruits</w:t>
      </w:r>
    </w:p>
    <w:p w:rsidR="0017301F" w:rsidRPr="00B27D90" w:rsidRDefault="0017301F" w:rsidP="0017301F">
      <w:pPr>
        <w:ind w:left="1440"/>
        <w:rPr>
          <w:rFonts w:ascii="Courier New" w:hAnsi="Courier New" w:cs="Courier New"/>
        </w:rPr>
      </w:pPr>
      <w:r w:rsidRPr="00B27D90">
        <w:rPr>
          <w:rFonts w:ascii="Courier New" w:hAnsi="Courier New" w:cs="Courier New"/>
        </w:rPr>
        <w:t>['banana', 'apple', 'kiwi', 'banana', 'pear', 'apple', 'orange']</w:t>
      </w:r>
    </w:p>
    <w:p w:rsidR="0017301F" w:rsidRPr="00B27D90" w:rsidRDefault="0017301F" w:rsidP="0017301F">
      <w:pPr>
        <w:ind w:left="1440"/>
        <w:rPr>
          <w:rFonts w:ascii="Courier New" w:hAnsi="Courier New" w:cs="Courier New"/>
        </w:rPr>
      </w:pPr>
      <w:r w:rsidRPr="00B27D90">
        <w:rPr>
          <w:rFonts w:ascii="Courier New" w:hAnsi="Courier New" w:cs="Courier New"/>
        </w:rPr>
        <w:t>&gt;&gt;&gt; fruits.append('grape')</w:t>
      </w:r>
    </w:p>
    <w:p w:rsidR="0017301F" w:rsidRPr="00B27D90" w:rsidRDefault="0017301F" w:rsidP="0017301F">
      <w:pPr>
        <w:ind w:left="1440"/>
        <w:rPr>
          <w:rFonts w:ascii="Courier New" w:hAnsi="Courier New" w:cs="Courier New"/>
        </w:rPr>
      </w:pPr>
      <w:r w:rsidRPr="00B27D90">
        <w:rPr>
          <w:rFonts w:ascii="Courier New" w:hAnsi="Courier New" w:cs="Courier New"/>
        </w:rPr>
        <w:t>&gt;&gt;&gt; fruits</w:t>
      </w:r>
    </w:p>
    <w:p w:rsidR="0017301F" w:rsidRPr="00B27D90" w:rsidRDefault="0017301F" w:rsidP="0017301F">
      <w:pPr>
        <w:ind w:left="1440"/>
        <w:rPr>
          <w:rFonts w:ascii="Courier New" w:hAnsi="Courier New" w:cs="Courier New"/>
        </w:rPr>
      </w:pPr>
      <w:r w:rsidRPr="00B27D90">
        <w:rPr>
          <w:rFonts w:ascii="Courier New" w:hAnsi="Courier New" w:cs="Courier New"/>
        </w:rPr>
        <w:t>['banana', 'apple', 'kiwi', 'banana', 'pear', 'apple', 'orange', 'grape']</w:t>
      </w:r>
    </w:p>
    <w:p w:rsidR="0017301F" w:rsidRPr="00B27D90" w:rsidRDefault="0017301F" w:rsidP="0017301F">
      <w:pPr>
        <w:ind w:left="1440"/>
        <w:rPr>
          <w:rFonts w:ascii="Courier New" w:hAnsi="Courier New" w:cs="Courier New"/>
        </w:rPr>
      </w:pPr>
      <w:r w:rsidRPr="00B27D90">
        <w:rPr>
          <w:rFonts w:ascii="Courier New" w:hAnsi="Courier New" w:cs="Courier New"/>
        </w:rPr>
        <w:t>&gt;&gt;&gt; fruits.sort()</w:t>
      </w:r>
    </w:p>
    <w:p w:rsidR="0017301F" w:rsidRPr="00B27D90" w:rsidRDefault="0017301F" w:rsidP="0017301F">
      <w:pPr>
        <w:ind w:left="1440"/>
        <w:rPr>
          <w:rFonts w:ascii="Courier New" w:hAnsi="Courier New" w:cs="Courier New"/>
        </w:rPr>
      </w:pPr>
      <w:r w:rsidRPr="00B27D90">
        <w:rPr>
          <w:rFonts w:ascii="Courier New" w:hAnsi="Courier New" w:cs="Courier New"/>
        </w:rPr>
        <w:t>&gt;&gt;&gt; fruits</w:t>
      </w:r>
    </w:p>
    <w:p w:rsidR="0017301F" w:rsidRPr="00B27D90" w:rsidRDefault="0017301F" w:rsidP="0017301F">
      <w:pPr>
        <w:ind w:left="1440"/>
        <w:rPr>
          <w:rFonts w:ascii="Courier New" w:hAnsi="Courier New" w:cs="Courier New"/>
        </w:rPr>
      </w:pPr>
      <w:r w:rsidRPr="00B27D90">
        <w:rPr>
          <w:rFonts w:ascii="Courier New" w:hAnsi="Courier New" w:cs="Courier New"/>
        </w:rPr>
        <w:t>['apple', 'apple', 'banana', 'banana', 'grape', 'kiwi', 'orange', 'pear']</w:t>
      </w:r>
    </w:p>
    <w:p w:rsidR="0017301F" w:rsidRPr="00B27D90" w:rsidRDefault="0017301F" w:rsidP="0017301F">
      <w:pPr>
        <w:ind w:left="1440"/>
        <w:rPr>
          <w:rFonts w:ascii="Courier New" w:hAnsi="Courier New" w:cs="Courier New"/>
        </w:rPr>
      </w:pPr>
      <w:r w:rsidRPr="00B27D90">
        <w:rPr>
          <w:rFonts w:ascii="Courier New" w:hAnsi="Courier New" w:cs="Courier New"/>
        </w:rPr>
        <w:t>&gt;&gt;&gt; fruits.pop()</w:t>
      </w:r>
    </w:p>
    <w:p w:rsidR="0017301F" w:rsidRDefault="0017301F" w:rsidP="0017301F">
      <w:pPr>
        <w:ind w:left="1440"/>
      </w:pPr>
      <w:r w:rsidRPr="00B27D90">
        <w:rPr>
          <w:rFonts w:ascii="Courier New" w:hAnsi="Courier New" w:cs="Courier New"/>
        </w:rPr>
        <w:t>'pear'</w:t>
      </w:r>
    </w:p>
    <w:p w:rsidR="0017301F" w:rsidRDefault="0017301F" w:rsidP="0017301F">
      <w:pPr>
        <w:ind w:left="1440"/>
      </w:pPr>
      <w:r w:rsidRPr="008C2CE1">
        <w:rPr>
          <w:b/>
          <w:sz w:val="20"/>
        </w:rPr>
        <w:t>Note</w:t>
      </w:r>
      <w:r w:rsidRPr="008C2CE1">
        <w:rPr>
          <w:sz w:val="20"/>
        </w:rPr>
        <w:t xml:space="preserve">: </w:t>
      </w:r>
      <w:r w:rsidRPr="008C2CE1">
        <w:rPr>
          <w:i/>
          <w:sz w:val="20"/>
        </w:rPr>
        <w:t>You might have noticed that methods like insert, remove or sort that only modify the list have no return value printed – they return the default None. This is a design principle for all mutable data structures in Python.</w:t>
      </w:r>
    </w:p>
    <w:p w:rsidR="0017301F" w:rsidRDefault="0017301F" w:rsidP="0017301F">
      <w:pPr>
        <w:pStyle w:val="Heading3"/>
      </w:pPr>
    </w:p>
    <w:p w:rsidR="0017301F" w:rsidRDefault="0017301F" w:rsidP="0017301F">
      <w:pPr>
        <w:spacing w:after="0"/>
        <w:ind w:left="0"/>
        <w:rPr>
          <w:rFonts w:asciiTheme="majorHAnsi" w:hAnsiTheme="majorHAnsi"/>
          <w:color w:val="003366"/>
          <w:kern w:val="28"/>
          <w:sz w:val="32"/>
          <w:szCs w:val="32"/>
        </w:rPr>
      </w:pPr>
      <w:r>
        <w:br w:type="page"/>
      </w:r>
    </w:p>
    <w:p w:rsidR="0017301F" w:rsidRPr="001066C4" w:rsidRDefault="0017301F" w:rsidP="0017301F">
      <w:pPr>
        <w:pStyle w:val="Heading2"/>
        <w:rPr>
          <w:rFonts w:ascii="Courier New" w:hAnsi="Courier New" w:cs="Courier New"/>
        </w:rPr>
      </w:pPr>
      <w:bookmarkStart w:id="135" w:name="_Toc514422499"/>
      <w:bookmarkStart w:id="136" w:name="_Toc515037855"/>
      <w:r w:rsidRPr="001066C4">
        <w:rPr>
          <w:rFonts w:ascii="Courier New" w:hAnsi="Courier New" w:cs="Courier New"/>
        </w:rPr>
        <w:lastRenderedPageBreak/>
        <w:t>tuple</w:t>
      </w:r>
      <w:bookmarkEnd w:id="135"/>
      <w:bookmarkEnd w:id="136"/>
    </w:p>
    <w:p w:rsidR="0017301F" w:rsidRDefault="0017301F" w:rsidP="0017301F">
      <w:pPr>
        <w:ind w:left="720"/>
        <w:rPr>
          <w:highlight w:val="yellow"/>
        </w:rPr>
      </w:pPr>
      <w:r>
        <w:t>Tuple data types</w:t>
      </w:r>
      <w:r w:rsidRPr="004B5622">
        <w:t xml:space="preserve"> are immutable sequences, typically used to store collections of heteroge</w:t>
      </w:r>
      <w:r>
        <w:t>neous data (such as the 2-tuple</w:t>
      </w:r>
      <w:r w:rsidRPr="004B5622">
        <w:t xml:space="preserve"> produced by the </w:t>
      </w:r>
      <w:r w:rsidRPr="004B5622">
        <w:rPr>
          <w:rFonts w:ascii="Courier New" w:hAnsi="Courier New" w:cs="Courier New"/>
        </w:rPr>
        <w:t>enumerate()</w:t>
      </w:r>
      <w:r w:rsidRPr="004B5622">
        <w:t xml:space="preserve"> buil</w:t>
      </w:r>
      <w:r>
        <w:t xml:space="preserve">t-in). Tupleis </w:t>
      </w:r>
      <w:r w:rsidRPr="004B5622">
        <w:t xml:space="preserve">also used for cases where an immutable sequence of homogeneous data is needed (such as allowing storage in a </w:t>
      </w:r>
      <w:r w:rsidRPr="004B5622">
        <w:rPr>
          <w:rFonts w:ascii="Courier New" w:hAnsi="Courier New" w:cs="Courier New"/>
        </w:rPr>
        <w:t>set</w:t>
      </w:r>
      <w:r w:rsidRPr="004B5622">
        <w:t xml:space="preserve"> or </w:t>
      </w:r>
      <w:r w:rsidRPr="004B5622">
        <w:rPr>
          <w:rFonts w:ascii="Courier New" w:hAnsi="Courier New" w:cs="Courier New"/>
        </w:rPr>
        <w:t>dict</w:t>
      </w:r>
      <w:r w:rsidRPr="004B5622">
        <w:t xml:space="preserve"> instance).</w:t>
      </w:r>
    </w:p>
    <w:p w:rsidR="0017301F" w:rsidRDefault="0017301F" w:rsidP="0017301F">
      <w:pPr>
        <w:ind w:left="0" w:firstLine="720"/>
      </w:pPr>
      <w:r>
        <w:t>Tuple may be constructed in a number of ways:</w:t>
      </w:r>
    </w:p>
    <w:p w:rsidR="0017301F" w:rsidRPr="004B5622" w:rsidRDefault="0017301F" w:rsidP="00B629BA">
      <w:pPr>
        <w:pStyle w:val="ListParagraph"/>
        <w:numPr>
          <w:ilvl w:val="0"/>
          <w:numId w:val="55"/>
        </w:numPr>
        <w:rPr>
          <w:rFonts w:ascii="Courier New" w:hAnsi="Courier New" w:cs="Courier New"/>
        </w:rPr>
      </w:pPr>
      <w:r w:rsidRPr="004B5622">
        <w:t xml:space="preserve">Using a pair of parentheses to denote the empty tuple: </w:t>
      </w:r>
      <w:r w:rsidRPr="004B5622">
        <w:rPr>
          <w:rFonts w:ascii="Courier New" w:hAnsi="Courier New" w:cs="Courier New"/>
        </w:rPr>
        <w:t>()</w:t>
      </w:r>
    </w:p>
    <w:p w:rsidR="0017301F" w:rsidRPr="004B5622" w:rsidRDefault="0017301F" w:rsidP="00B629BA">
      <w:pPr>
        <w:pStyle w:val="ListParagraph"/>
        <w:numPr>
          <w:ilvl w:val="0"/>
          <w:numId w:val="55"/>
        </w:numPr>
      </w:pPr>
      <w:r w:rsidRPr="004B5622">
        <w:t xml:space="preserve">Using a trailing comma for a singleton tuple: </w:t>
      </w:r>
      <w:r w:rsidRPr="004B5622">
        <w:rPr>
          <w:rFonts w:ascii="Courier New" w:hAnsi="Courier New" w:cs="Courier New"/>
        </w:rPr>
        <w:t>a, or (a,)</w:t>
      </w:r>
    </w:p>
    <w:p w:rsidR="0017301F" w:rsidRPr="004B5622" w:rsidRDefault="0017301F" w:rsidP="00B629BA">
      <w:pPr>
        <w:pStyle w:val="ListParagraph"/>
        <w:numPr>
          <w:ilvl w:val="0"/>
          <w:numId w:val="55"/>
        </w:numPr>
      </w:pPr>
      <w:r w:rsidRPr="004B5622">
        <w:t xml:space="preserve">Separating items with commas: </w:t>
      </w:r>
      <w:r w:rsidRPr="004B5622">
        <w:rPr>
          <w:rFonts w:ascii="Courier New" w:hAnsi="Courier New" w:cs="Courier New"/>
        </w:rPr>
        <w:t>a, b, c or (a, b, c)</w:t>
      </w:r>
    </w:p>
    <w:p w:rsidR="0017301F" w:rsidRPr="004B5622" w:rsidRDefault="0017301F" w:rsidP="00B629BA">
      <w:pPr>
        <w:pStyle w:val="ListParagraph"/>
        <w:numPr>
          <w:ilvl w:val="0"/>
          <w:numId w:val="55"/>
        </w:numPr>
      </w:pPr>
      <w:r w:rsidRPr="004B5622">
        <w:t xml:space="preserve">Using the </w:t>
      </w:r>
      <w:r w:rsidRPr="004B5622">
        <w:rPr>
          <w:rFonts w:ascii="Courier New" w:hAnsi="Courier New" w:cs="Courier New"/>
        </w:rPr>
        <w:t>tuple()</w:t>
      </w:r>
      <w:r w:rsidRPr="004B5622">
        <w:t xml:space="preserve"> built-in: </w:t>
      </w:r>
      <w:r w:rsidRPr="004B5622">
        <w:rPr>
          <w:rFonts w:ascii="Courier New" w:hAnsi="Courier New" w:cs="Courier New"/>
        </w:rPr>
        <w:t>tuple() or tuple(iterable)</w:t>
      </w:r>
    </w:p>
    <w:p w:rsidR="0017301F" w:rsidRDefault="0017301F" w:rsidP="0017301F">
      <w:pPr>
        <w:ind w:left="720"/>
      </w:pPr>
      <w:r>
        <w:t xml:space="preserve">The constructor builds a tuple whose items are the same and in the same order as </w:t>
      </w:r>
      <w:r w:rsidRPr="004B5622">
        <w:rPr>
          <w:i/>
        </w:rPr>
        <w:t>iterable’s</w:t>
      </w:r>
      <w:r>
        <w:t xml:space="preserve"> items. </w:t>
      </w:r>
      <w:r w:rsidRPr="004B5622">
        <w:rPr>
          <w:i/>
        </w:rPr>
        <w:t>iterable</w:t>
      </w:r>
      <w:r>
        <w:t xml:space="preserve"> may be either a sequence, a container that supports iteration, or an iterator object. If </w:t>
      </w:r>
      <w:r w:rsidRPr="004B5622">
        <w:rPr>
          <w:i/>
        </w:rPr>
        <w:t>iterable</w:t>
      </w:r>
      <w:r>
        <w:t xml:space="preserve"> is already a tuple, it is returned unchanged. For example, </w:t>
      </w:r>
      <w:r w:rsidRPr="004B5622">
        <w:rPr>
          <w:rFonts w:ascii="Courier New" w:hAnsi="Courier New" w:cs="Courier New"/>
        </w:rPr>
        <w:t>tuple('abc')</w:t>
      </w:r>
      <w:r>
        <w:t xml:space="preserve"> returns </w:t>
      </w:r>
      <w:r w:rsidRPr="004B5622">
        <w:rPr>
          <w:rFonts w:ascii="Courier New" w:hAnsi="Courier New" w:cs="Courier New"/>
        </w:rPr>
        <w:t>('a', 'b', 'c')</w:t>
      </w:r>
      <w:r>
        <w:t xml:space="preserve"> and </w:t>
      </w:r>
      <w:r w:rsidRPr="004B5622">
        <w:rPr>
          <w:rFonts w:ascii="Courier New" w:hAnsi="Courier New" w:cs="Courier New"/>
        </w:rPr>
        <w:t>tuple( [1, 2, 3] )</w:t>
      </w:r>
      <w:r>
        <w:t xml:space="preserve"> returns </w:t>
      </w:r>
      <w:r w:rsidRPr="004B5622">
        <w:rPr>
          <w:rFonts w:ascii="Courier New" w:hAnsi="Courier New" w:cs="Courier New"/>
        </w:rPr>
        <w:t>(1, 2, 3)</w:t>
      </w:r>
      <w:r>
        <w:t xml:space="preserve">. If no argument is given, the constructor creates a new empty tuple, </w:t>
      </w:r>
      <w:r w:rsidRPr="004B5622">
        <w:rPr>
          <w:rFonts w:ascii="Courier New" w:hAnsi="Courier New" w:cs="Courier New"/>
        </w:rPr>
        <w:t>()</w:t>
      </w:r>
      <w:r>
        <w:t>.</w:t>
      </w:r>
    </w:p>
    <w:p w:rsidR="0017301F" w:rsidRPr="004B5622" w:rsidRDefault="0017301F" w:rsidP="0017301F">
      <w:pPr>
        <w:ind w:left="720"/>
        <w:rPr>
          <w:i/>
          <w:sz w:val="20"/>
        </w:rPr>
      </w:pPr>
      <w:r w:rsidRPr="004B5622">
        <w:rPr>
          <w:b/>
          <w:i/>
          <w:sz w:val="20"/>
        </w:rPr>
        <w:t>Note:</w:t>
      </w:r>
      <w:r>
        <w:rPr>
          <w:i/>
          <w:sz w:val="20"/>
        </w:rPr>
        <w:t>I</w:t>
      </w:r>
      <w:r w:rsidRPr="004B5622">
        <w:rPr>
          <w:i/>
          <w:sz w:val="20"/>
        </w:rPr>
        <w:t xml:space="preserve">t is actually the comma which makes a tuple, not the parentheses. The parentheses are optional, except in the empty tuple case, or when they are needed to avoid syntactic ambiguity. For example, </w:t>
      </w:r>
      <w:r w:rsidRPr="004B5622">
        <w:rPr>
          <w:rFonts w:ascii="Courier New" w:hAnsi="Courier New" w:cs="Courier New"/>
          <w:i/>
          <w:sz w:val="20"/>
        </w:rPr>
        <w:t>f(a, b, c)</w:t>
      </w:r>
      <w:r w:rsidRPr="004B5622">
        <w:rPr>
          <w:i/>
          <w:sz w:val="20"/>
        </w:rPr>
        <w:t xml:space="preserve"> is a function call with three arguments, while </w:t>
      </w:r>
      <w:r w:rsidRPr="004B5622">
        <w:rPr>
          <w:rFonts w:ascii="Courier New" w:hAnsi="Courier New" w:cs="Courier New"/>
          <w:i/>
          <w:sz w:val="20"/>
        </w:rPr>
        <w:t>f((a, b, c))</w:t>
      </w:r>
      <w:r w:rsidRPr="004B5622">
        <w:rPr>
          <w:i/>
          <w:sz w:val="20"/>
        </w:rPr>
        <w:t xml:space="preserve"> is a function call with a 3-tuple as the sole argument.</w:t>
      </w:r>
    </w:p>
    <w:p w:rsidR="0017301F" w:rsidRDefault="0017301F" w:rsidP="0017301F">
      <w:pPr>
        <w:ind w:left="720"/>
      </w:pPr>
      <w:r>
        <w:t xml:space="preserve">For heterogeneous collections of data where access by name is clearer than access by index, </w:t>
      </w:r>
      <w:r w:rsidRPr="004B5622">
        <w:rPr>
          <w:rFonts w:ascii="Courier New" w:hAnsi="Courier New" w:cs="Courier New"/>
        </w:rPr>
        <w:t>collections.namedtuple()</w:t>
      </w:r>
      <w:r>
        <w:t xml:space="preserve"> may be a more appropriate choice than a simple tuple object.</w:t>
      </w:r>
    </w:p>
    <w:p w:rsidR="0017301F" w:rsidRDefault="0017301F" w:rsidP="0017301F">
      <w:pPr>
        <w:pStyle w:val="Heading3"/>
      </w:pPr>
      <w:bookmarkStart w:id="137" w:name="_Toc514422500"/>
      <w:bookmarkStart w:id="138" w:name="_Toc515037856"/>
      <w:r w:rsidRPr="001066C4">
        <w:rPr>
          <w:rFonts w:ascii="Courier New" w:hAnsi="Courier New" w:cs="Courier New"/>
        </w:rPr>
        <w:t>tuple</w:t>
      </w:r>
      <w:r>
        <w:t xml:space="preserve"> Methods</w:t>
      </w:r>
      <w:bookmarkEnd w:id="137"/>
      <w:bookmarkEnd w:id="138"/>
    </w:p>
    <w:p w:rsidR="0017301F" w:rsidRPr="00E24973" w:rsidRDefault="0017301F" w:rsidP="0017301F">
      <w:pPr>
        <w:ind w:left="720"/>
      </w:pPr>
      <w:r w:rsidRPr="00E24973">
        <w:t xml:space="preserve">Apart from the </w:t>
      </w:r>
      <w:r>
        <w:t>tuple</w:t>
      </w:r>
      <w:r w:rsidRPr="00E24973">
        <w:t xml:space="preserve"> methods listed in the built-in methods, the table below lists the methods that can take </w:t>
      </w:r>
      <w:r>
        <w:t>tuple</w:t>
      </w:r>
      <w:r w:rsidRPr="00E24973">
        <w:t xml:space="preserve"> as a parameter and perform some task.</w:t>
      </w:r>
    </w:p>
    <w:tbl>
      <w:tblPr>
        <w:tblStyle w:val="ListTable4"/>
        <w:tblW w:w="8449" w:type="dxa"/>
        <w:tblInd w:w="607" w:type="dxa"/>
        <w:tblLook w:val="04A0"/>
      </w:tblPr>
      <w:tblGrid>
        <w:gridCol w:w="1787"/>
        <w:gridCol w:w="6662"/>
      </w:tblGrid>
      <w:tr w:rsidR="0017301F" w:rsidTr="00562D38">
        <w:trPr>
          <w:cnfStyle w:val="100000000000"/>
        </w:trPr>
        <w:tc>
          <w:tcPr>
            <w:cnfStyle w:val="001000000000"/>
            <w:tcW w:w="1787" w:type="dxa"/>
            <w:hideMark/>
          </w:tcPr>
          <w:p w:rsidR="0017301F" w:rsidRPr="009708AB" w:rsidRDefault="0017301F" w:rsidP="00562D38">
            <w:pPr>
              <w:spacing w:after="0"/>
              <w:ind w:left="0"/>
              <w:rPr>
                <w:rFonts w:asciiTheme="majorHAnsi" w:hAnsiTheme="majorHAnsi" w:cs="Open Sans"/>
                <w:kern w:val="0"/>
              </w:rPr>
            </w:pPr>
            <w:r w:rsidRPr="009708AB">
              <w:rPr>
                <w:rFonts w:asciiTheme="majorHAnsi" w:hAnsiTheme="majorHAnsi" w:cs="Open Sans"/>
              </w:rPr>
              <w:t>Method</w:t>
            </w:r>
          </w:p>
        </w:tc>
        <w:tc>
          <w:tcPr>
            <w:tcW w:w="6662" w:type="dxa"/>
            <w:hideMark/>
          </w:tcPr>
          <w:p w:rsidR="0017301F" w:rsidRPr="009708AB" w:rsidRDefault="0017301F" w:rsidP="00562D38">
            <w:pPr>
              <w:ind w:left="0"/>
              <w:cnfStyle w:val="100000000000"/>
              <w:rPr>
                <w:rFonts w:asciiTheme="majorHAnsi" w:hAnsiTheme="majorHAnsi" w:cs="Open Sans"/>
              </w:rPr>
            </w:pPr>
            <w:r w:rsidRPr="009708AB">
              <w:rPr>
                <w:rFonts w:asciiTheme="majorHAnsi" w:hAnsiTheme="majorHAnsi" w:cs="Open Sans"/>
              </w:rPr>
              <w:t>Description</w:t>
            </w:r>
          </w:p>
        </w:tc>
      </w:tr>
      <w:tr w:rsidR="0017301F" w:rsidTr="00562D38">
        <w:trPr>
          <w:cnfStyle w:val="000000100000"/>
        </w:trPr>
        <w:tc>
          <w:tcPr>
            <w:cnfStyle w:val="001000000000"/>
            <w:tcW w:w="1787" w:type="dxa"/>
            <w:hideMark/>
          </w:tcPr>
          <w:p w:rsidR="0017301F" w:rsidRPr="00E24973" w:rsidRDefault="0017301F" w:rsidP="00562D38">
            <w:pPr>
              <w:ind w:left="0"/>
              <w:rPr>
                <w:rFonts w:ascii="Courier New" w:hAnsi="Courier New" w:cs="Courier New"/>
                <w:b w:val="0"/>
                <w:color w:val="000000" w:themeColor="text1"/>
                <w:sz w:val="24"/>
                <w:szCs w:val="24"/>
              </w:rPr>
            </w:pPr>
            <w:r w:rsidRPr="00E24973">
              <w:rPr>
                <w:rFonts w:ascii="Courier New" w:hAnsi="Courier New" w:cs="Courier New"/>
                <w:b w:val="0"/>
                <w:color w:val="000000" w:themeColor="text1"/>
              </w:rPr>
              <w:t>count()</w:t>
            </w:r>
          </w:p>
        </w:tc>
        <w:tc>
          <w:tcPr>
            <w:tcW w:w="6662" w:type="dxa"/>
            <w:hideMark/>
          </w:tcPr>
          <w:p w:rsidR="0017301F" w:rsidRPr="00E24973" w:rsidRDefault="0017301F" w:rsidP="00562D38">
            <w:pPr>
              <w:ind w:left="0"/>
              <w:cnfStyle w:val="000000100000"/>
              <w:rPr>
                <w:rFonts w:asciiTheme="majorHAnsi" w:hAnsiTheme="majorHAnsi" w:cs="Open Sans"/>
                <w:color w:val="252830"/>
              </w:rPr>
            </w:pPr>
            <w:r w:rsidRPr="00E24973">
              <w:rPr>
                <w:rFonts w:asciiTheme="majorHAnsi" w:hAnsiTheme="majorHAnsi" w:cs="Open Sans"/>
                <w:color w:val="252830"/>
              </w:rPr>
              <w:t>Returns occurrences of element in a tuple</w:t>
            </w:r>
          </w:p>
        </w:tc>
      </w:tr>
      <w:tr w:rsidR="0017301F" w:rsidTr="00562D38">
        <w:tc>
          <w:tcPr>
            <w:cnfStyle w:val="001000000000"/>
            <w:tcW w:w="1787" w:type="dxa"/>
            <w:hideMark/>
          </w:tcPr>
          <w:p w:rsidR="0017301F" w:rsidRPr="00E24973" w:rsidRDefault="0017301F" w:rsidP="00562D38">
            <w:pPr>
              <w:ind w:left="0"/>
              <w:rPr>
                <w:rFonts w:ascii="Courier New" w:hAnsi="Courier New" w:cs="Courier New"/>
                <w:b w:val="0"/>
                <w:color w:val="000000" w:themeColor="text1"/>
              </w:rPr>
            </w:pPr>
            <w:r w:rsidRPr="00E24973">
              <w:rPr>
                <w:rFonts w:ascii="Courier New" w:hAnsi="Courier New" w:cs="Courier New"/>
                <w:b w:val="0"/>
                <w:color w:val="000000" w:themeColor="text1"/>
              </w:rPr>
              <w:t>index()</w:t>
            </w:r>
          </w:p>
        </w:tc>
        <w:tc>
          <w:tcPr>
            <w:tcW w:w="6662" w:type="dxa"/>
            <w:hideMark/>
          </w:tcPr>
          <w:p w:rsidR="0017301F" w:rsidRPr="00E24973" w:rsidRDefault="0017301F" w:rsidP="00562D38">
            <w:pPr>
              <w:ind w:left="0"/>
              <w:cnfStyle w:val="000000000000"/>
              <w:rPr>
                <w:rFonts w:asciiTheme="majorHAnsi" w:hAnsiTheme="majorHAnsi" w:cs="Open Sans"/>
                <w:color w:val="252830"/>
              </w:rPr>
            </w:pPr>
            <w:r w:rsidRPr="00E24973">
              <w:rPr>
                <w:rFonts w:asciiTheme="majorHAnsi" w:hAnsiTheme="majorHAnsi" w:cs="Open Sans"/>
                <w:color w:val="252830"/>
              </w:rPr>
              <w:t>Returns smallest index of element in tuple</w:t>
            </w:r>
          </w:p>
        </w:tc>
      </w:tr>
    </w:tbl>
    <w:p w:rsidR="0017301F" w:rsidRPr="00BA5999" w:rsidRDefault="0017301F" w:rsidP="0017301F">
      <w:pPr>
        <w:ind w:left="0"/>
      </w:pPr>
    </w:p>
    <w:p w:rsidR="0017301F" w:rsidRDefault="0017301F" w:rsidP="0017301F">
      <w:pPr>
        <w:spacing w:after="0"/>
        <w:ind w:left="0"/>
        <w:rPr>
          <w:rFonts w:asciiTheme="majorHAnsi" w:hAnsiTheme="majorHAnsi"/>
          <w:color w:val="003366"/>
          <w:kern w:val="28"/>
          <w:sz w:val="32"/>
          <w:szCs w:val="32"/>
        </w:rPr>
      </w:pPr>
      <w:r>
        <w:br w:type="page"/>
      </w:r>
    </w:p>
    <w:p w:rsidR="0017301F" w:rsidRPr="00C70A68" w:rsidRDefault="0017301F" w:rsidP="0017301F">
      <w:pPr>
        <w:pStyle w:val="Heading2"/>
        <w:rPr>
          <w:rFonts w:ascii="Courier New" w:hAnsi="Courier New" w:cs="Courier New"/>
        </w:rPr>
      </w:pPr>
      <w:bookmarkStart w:id="139" w:name="_Toc514422501"/>
      <w:bookmarkStart w:id="140" w:name="_Toc515037857"/>
      <w:r w:rsidRPr="00C70A68">
        <w:rPr>
          <w:rFonts w:ascii="Courier New" w:hAnsi="Courier New" w:cs="Courier New"/>
        </w:rPr>
        <w:lastRenderedPageBreak/>
        <w:t>dictionary</w:t>
      </w:r>
      <w:bookmarkEnd w:id="139"/>
      <w:bookmarkEnd w:id="140"/>
    </w:p>
    <w:p w:rsidR="0017301F" w:rsidRDefault="0017301F" w:rsidP="0017301F">
      <w:r>
        <w:t xml:space="preserve">Another useful data type built into Python is the dictionary. Dictionaries are sometimes found in other languages as “associative memories” or “associative arrays”. Unlike sequences, which are indexed by a range of numbers, dictionary is indexed by keys, which can be any immutable type. </w:t>
      </w:r>
    </w:p>
    <w:p w:rsidR="0017301F" w:rsidRDefault="0017301F" w:rsidP="00B629BA">
      <w:pPr>
        <w:pStyle w:val="ListParagraph"/>
        <w:numPr>
          <w:ilvl w:val="0"/>
          <w:numId w:val="49"/>
        </w:numPr>
      </w:pPr>
      <w:r>
        <w:t>A string and numbers can always be keys.</w:t>
      </w:r>
    </w:p>
    <w:p w:rsidR="0017301F" w:rsidRDefault="0017301F" w:rsidP="00B629BA">
      <w:pPr>
        <w:pStyle w:val="ListParagraph"/>
        <w:numPr>
          <w:ilvl w:val="0"/>
          <w:numId w:val="49"/>
        </w:numPr>
      </w:pPr>
      <w:r>
        <w:t xml:space="preserve">Tuple can be used as a key if it contains only string, numbers, or tuple; if a tuple contains any mutable object either directly or indirectly, it cannot be used as a key. </w:t>
      </w:r>
    </w:p>
    <w:p w:rsidR="0017301F" w:rsidRDefault="0017301F" w:rsidP="00B629BA">
      <w:pPr>
        <w:pStyle w:val="ListParagraph"/>
        <w:numPr>
          <w:ilvl w:val="0"/>
          <w:numId w:val="49"/>
        </w:numPr>
      </w:pPr>
      <w:r>
        <w:t xml:space="preserve">List can’t be used as keys, since list can be modified in place using index assignments, slice assignments, or methods like </w:t>
      </w:r>
      <w:r w:rsidRPr="000A5574">
        <w:rPr>
          <w:rFonts w:ascii="Courier New" w:hAnsi="Courier New" w:cs="Courier New"/>
        </w:rPr>
        <w:t>append()</w:t>
      </w:r>
      <w:r>
        <w:t xml:space="preserve"> and </w:t>
      </w:r>
      <w:r w:rsidRPr="000A5574">
        <w:rPr>
          <w:rFonts w:ascii="Courier New" w:hAnsi="Courier New" w:cs="Courier New"/>
        </w:rPr>
        <w:t>extend()</w:t>
      </w:r>
      <w:r>
        <w:t>.</w:t>
      </w:r>
    </w:p>
    <w:p w:rsidR="0017301F" w:rsidRDefault="0017301F" w:rsidP="0017301F">
      <w:r>
        <w:t xml:space="preserve">It is best to think of a dictionary as an unordered set of key: value pairs, with the requirement that the keys are unique (within one dictionary). A pair of braces creates an empty dictionary: </w:t>
      </w:r>
      <w:r w:rsidRPr="000A5574">
        <w:rPr>
          <w:rFonts w:ascii="Courier New" w:hAnsi="Courier New" w:cs="Courier New"/>
        </w:rPr>
        <w:t>{}</w:t>
      </w:r>
      <w:r>
        <w:t xml:space="preserve">. Placing a comma-separated list of </w:t>
      </w:r>
      <w:r w:rsidRPr="000A5574">
        <w:rPr>
          <w:rFonts w:ascii="Courier New" w:hAnsi="Courier New" w:cs="Courier New"/>
        </w:rPr>
        <w:t>key:value</w:t>
      </w:r>
      <w:r>
        <w:t xml:space="preserve"> pairs within the braces adds initial </w:t>
      </w:r>
      <w:r w:rsidRPr="000A5574">
        <w:rPr>
          <w:rFonts w:ascii="Courier New" w:hAnsi="Courier New" w:cs="Courier New"/>
        </w:rPr>
        <w:t>key:value</w:t>
      </w:r>
      <w:r>
        <w:t xml:space="preserve"> pairs to the dictionary; this is also the way dictionary is written on output.</w:t>
      </w:r>
    </w:p>
    <w:p w:rsidR="0017301F" w:rsidRDefault="0017301F" w:rsidP="0017301F">
      <w:r>
        <w:t xml:space="preserve">The main operations on a dictionary are storing a value with some key and extracting the value given the key. It is also possible to delete a </w:t>
      </w:r>
      <w:r w:rsidRPr="000A5574">
        <w:rPr>
          <w:rFonts w:ascii="Courier New" w:hAnsi="Courier New" w:cs="Courier New"/>
        </w:rPr>
        <w:t>key:value</w:t>
      </w:r>
      <w:r>
        <w:t xml:space="preserve"> pair with </w:t>
      </w:r>
      <w:r w:rsidRPr="00C17947">
        <w:rPr>
          <w:rFonts w:ascii="Courier New" w:hAnsi="Courier New" w:cs="Courier New"/>
        </w:rPr>
        <w:t>del</w:t>
      </w:r>
      <w:r>
        <w:t>. If you store using a key that is already in use, the old value associated with that key is forgotten. It is an error to extract a value using a non-existent key.</w:t>
      </w:r>
    </w:p>
    <w:p w:rsidR="0017301F" w:rsidRDefault="0017301F" w:rsidP="0017301F">
      <w:r>
        <w:t xml:space="preserve">Performing </w:t>
      </w:r>
      <w:r w:rsidRPr="000A5574">
        <w:rPr>
          <w:rFonts w:ascii="Courier New" w:hAnsi="Courier New" w:cs="Courier New"/>
        </w:rPr>
        <w:t>list(d.keys())</w:t>
      </w:r>
      <w:r>
        <w:t xml:space="preserve"> on a dictionary returns a list of all the keys used in the dictionary, in arbitrary order (if you want it sorted, just use </w:t>
      </w:r>
      <w:r w:rsidRPr="000A5574">
        <w:rPr>
          <w:rFonts w:ascii="Courier New" w:hAnsi="Courier New" w:cs="Courier New"/>
        </w:rPr>
        <w:t>sorted(d.keys())</w:t>
      </w:r>
      <w:r>
        <w:t xml:space="preserve"> instead). To check whether a single key is in the dictionary, use the </w:t>
      </w:r>
      <w:r w:rsidRPr="007229D6">
        <w:rPr>
          <w:rFonts w:ascii="Courier New" w:hAnsi="Courier New" w:cs="Courier New"/>
        </w:rPr>
        <w:t>in</w:t>
      </w:r>
      <w:r>
        <w:t xml:space="preserve"> keyword.</w:t>
      </w:r>
    </w:p>
    <w:p w:rsidR="0017301F" w:rsidRPr="00C84756" w:rsidRDefault="0017301F" w:rsidP="0017301F">
      <w:pPr>
        <w:rPr>
          <w:b/>
        </w:rPr>
      </w:pPr>
      <w:r w:rsidRPr="00AD6B67">
        <w:rPr>
          <w:b/>
          <w:sz w:val="20"/>
        </w:rPr>
        <w:t>Example:</w:t>
      </w:r>
    </w:p>
    <w:p w:rsidR="0017301F" w:rsidRPr="00AD6B67" w:rsidRDefault="0017301F" w:rsidP="0017301F">
      <w:pPr>
        <w:rPr>
          <w:rFonts w:ascii="Courier New" w:hAnsi="Courier New" w:cs="Courier New"/>
          <w:sz w:val="18"/>
        </w:rPr>
      </w:pPr>
      <w:r w:rsidRPr="00AD6B67">
        <w:rPr>
          <w:rFonts w:ascii="Courier New" w:hAnsi="Courier New" w:cs="Courier New"/>
          <w:sz w:val="18"/>
        </w:rPr>
        <w:t>&gt;&gt;&gt; tel = {'jack': 4098, 'sape': 4139}</w:t>
      </w:r>
    </w:p>
    <w:p w:rsidR="0017301F" w:rsidRPr="00AD6B67" w:rsidRDefault="0017301F" w:rsidP="0017301F">
      <w:pPr>
        <w:rPr>
          <w:rFonts w:ascii="Courier New" w:hAnsi="Courier New" w:cs="Courier New"/>
          <w:sz w:val="18"/>
        </w:rPr>
      </w:pPr>
      <w:r w:rsidRPr="00AD6B67">
        <w:rPr>
          <w:rFonts w:ascii="Courier New" w:hAnsi="Courier New" w:cs="Courier New"/>
          <w:sz w:val="18"/>
        </w:rPr>
        <w:t>&gt;&gt;&gt; tel['guido'] = 4127</w:t>
      </w:r>
    </w:p>
    <w:p w:rsidR="0017301F" w:rsidRPr="00AD6B67" w:rsidRDefault="0017301F" w:rsidP="0017301F">
      <w:pPr>
        <w:rPr>
          <w:rFonts w:ascii="Courier New" w:hAnsi="Courier New" w:cs="Courier New"/>
          <w:sz w:val="18"/>
        </w:rPr>
      </w:pPr>
      <w:r w:rsidRPr="00AD6B67">
        <w:rPr>
          <w:rFonts w:ascii="Courier New" w:hAnsi="Courier New" w:cs="Courier New"/>
          <w:sz w:val="18"/>
        </w:rPr>
        <w:t>&gt;&gt;&gt; tel</w:t>
      </w:r>
    </w:p>
    <w:p w:rsidR="0017301F" w:rsidRPr="00AD6B67" w:rsidRDefault="0017301F" w:rsidP="0017301F">
      <w:pPr>
        <w:rPr>
          <w:rFonts w:ascii="Courier New" w:hAnsi="Courier New" w:cs="Courier New"/>
          <w:sz w:val="18"/>
        </w:rPr>
      </w:pPr>
      <w:r w:rsidRPr="00AD6B67">
        <w:rPr>
          <w:rFonts w:ascii="Courier New" w:hAnsi="Courier New" w:cs="Courier New"/>
          <w:sz w:val="18"/>
        </w:rPr>
        <w:t>{'sape': 4139, 'guido': 4127, 'jack': 4098}</w:t>
      </w:r>
    </w:p>
    <w:p w:rsidR="0017301F" w:rsidRPr="00AD6B67" w:rsidRDefault="0017301F" w:rsidP="0017301F">
      <w:pPr>
        <w:rPr>
          <w:rFonts w:ascii="Courier New" w:hAnsi="Courier New" w:cs="Courier New"/>
          <w:sz w:val="18"/>
        </w:rPr>
      </w:pPr>
      <w:r w:rsidRPr="00AD6B67">
        <w:rPr>
          <w:rFonts w:ascii="Courier New" w:hAnsi="Courier New" w:cs="Courier New"/>
          <w:sz w:val="18"/>
        </w:rPr>
        <w:t>&gt;&gt;&gt; tel['jack']</w:t>
      </w:r>
    </w:p>
    <w:p w:rsidR="0017301F" w:rsidRPr="00AD6B67" w:rsidRDefault="0017301F" w:rsidP="0017301F">
      <w:pPr>
        <w:rPr>
          <w:rFonts w:ascii="Courier New" w:hAnsi="Courier New" w:cs="Courier New"/>
          <w:sz w:val="18"/>
        </w:rPr>
      </w:pPr>
      <w:r w:rsidRPr="00AD6B67">
        <w:rPr>
          <w:rFonts w:ascii="Courier New" w:hAnsi="Courier New" w:cs="Courier New"/>
          <w:sz w:val="18"/>
        </w:rPr>
        <w:t>4098</w:t>
      </w:r>
    </w:p>
    <w:p w:rsidR="0017301F" w:rsidRPr="00AD6B67" w:rsidRDefault="0017301F" w:rsidP="0017301F">
      <w:pPr>
        <w:rPr>
          <w:rFonts w:ascii="Courier New" w:hAnsi="Courier New" w:cs="Courier New"/>
          <w:sz w:val="18"/>
        </w:rPr>
      </w:pPr>
      <w:r w:rsidRPr="00AD6B67">
        <w:rPr>
          <w:rFonts w:ascii="Courier New" w:hAnsi="Courier New" w:cs="Courier New"/>
          <w:sz w:val="18"/>
        </w:rPr>
        <w:t>&gt;&gt;&gt; del tel['sape']</w:t>
      </w:r>
    </w:p>
    <w:p w:rsidR="0017301F" w:rsidRPr="00AD6B67" w:rsidRDefault="0017301F" w:rsidP="0017301F">
      <w:pPr>
        <w:rPr>
          <w:rFonts w:ascii="Courier New" w:hAnsi="Courier New" w:cs="Courier New"/>
          <w:sz w:val="18"/>
        </w:rPr>
      </w:pPr>
      <w:r w:rsidRPr="00AD6B67">
        <w:rPr>
          <w:rFonts w:ascii="Courier New" w:hAnsi="Courier New" w:cs="Courier New"/>
          <w:sz w:val="18"/>
        </w:rPr>
        <w:t>&gt;&gt;&gt; tel['irv'] = 4127</w:t>
      </w:r>
    </w:p>
    <w:p w:rsidR="0017301F" w:rsidRPr="00AD6B67" w:rsidRDefault="0017301F" w:rsidP="0017301F">
      <w:pPr>
        <w:rPr>
          <w:rFonts w:ascii="Courier New" w:hAnsi="Courier New" w:cs="Courier New"/>
          <w:sz w:val="18"/>
        </w:rPr>
      </w:pPr>
      <w:r w:rsidRPr="00AD6B67">
        <w:rPr>
          <w:rFonts w:ascii="Courier New" w:hAnsi="Courier New" w:cs="Courier New"/>
          <w:sz w:val="18"/>
        </w:rPr>
        <w:t>&gt;&gt;&gt; tel</w:t>
      </w:r>
    </w:p>
    <w:p w:rsidR="0017301F" w:rsidRPr="00AD6B67" w:rsidRDefault="0017301F" w:rsidP="0017301F">
      <w:pPr>
        <w:rPr>
          <w:rFonts w:ascii="Courier New" w:hAnsi="Courier New" w:cs="Courier New"/>
          <w:sz w:val="18"/>
        </w:rPr>
      </w:pPr>
      <w:r w:rsidRPr="00AD6B67">
        <w:rPr>
          <w:rFonts w:ascii="Courier New" w:hAnsi="Courier New" w:cs="Courier New"/>
          <w:sz w:val="18"/>
        </w:rPr>
        <w:t>{'guido': 4127, 'irv': 4127, 'jack': 4098}</w:t>
      </w:r>
    </w:p>
    <w:p w:rsidR="0017301F" w:rsidRPr="00AD6B67" w:rsidRDefault="0017301F" w:rsidP="0017301F">
      <w:pPr>
        <w:rPr>
          <w:rFonts w:ascii="Courier New" w:hAnsi="Courier New" w:cs="Courier New"/>
          <w:sz w:val="18"/>
        </w:rPr>
      </w:pPr>
      <w:r w:rsidRPr="00AD6B67">
        <w:rPr>
          <w:rFonts w:ascii="Courier New" w:hAnsi="Courier New" w:cs="Courier New"/>
          <w:sz w:val="18"/>
        </w:rPr>
        <w:t>&gt;&gt;&gt; list(tel.keys())</w:t>
      </w:r>
    </w:p>
    <w:p w:rsidR="0017301F" w:rsidRPr="00AD6B67" w:rsidRDefault="0017301F" w:rsidP="0017301F">
      <w:pPr>
        <w:rPr>
          <w:rFonts w:ascii="Courier New" w:hAnsi="Courier New" w:cs="Courier New"/>
          <w:sz w:val="18"/>
        </w:rPr>
      </w:pPr>
      <w:r w:rsidRPr="00AD6B67">
        <w:rPr>
          <w:rFonts w:ascii="Courier New" w:hAnsi="Courier New" w:cs="Courier New"/>
          <w:sz w:val="18"/>
        </w:rPr>
        <w:t>['irv', 'guido', 'jack']</w:t>
      </w:r>
    </w:p>
    <w:p w:rsidR="0017301F" w:rsidRPr="00AD6B67" w:rsidRDefault="0017301F" w:rsidP="0017301F">
      <w:pPr>
        <w:rPr>
          <w:rFonts w:ascii="Courier New" w:hAnsi="Courier New" w:cs="Courier New"/>
          <w:sz w:val="18"/>
        </w:rPr>
      </w:pPr>
      <w:r w:rsidRPr="00AD6B67">
        <w:rPr>
          <w:rFonts w:ascii="Courier New" w:hAnsi="Courier New" w:cs="Courier New"/>
          <w:sz w:val="18"/>
        </w:rPr>
        <w:t>&gt;&gt;&gt; sorted(tel.keys())</w:t>
      </w:r>
    </w:p>
    <w:p w:rsidR="0017301F" w:rsidRPr="00AD6B67" w:rsidRDefault="0017301F" w:rsidP="0017301F">
      <w:pPr>
        <w:rPr>
          <w:rFonts w:ascii="Courier New" w:hAnsi="Courier New" w:cs="Courier New"/>
          <w:sz w:val="18"/>
        </w:rPr>
      </w:pPr>
      <w:r w:rsidRPr="00AD6B67">
        <w:rPr>
          <w:rFonts w:ascii="Courier New" w:hAnsi="Courier New" w:cs="Courier New"/>
          <w:sz w:val="18"/>
        </w:rPr>
        <w:t>['guido', 'irv', 'jack']</w:t>
      </w:r>
    </w:p>
    <w:p w:rsidR="0017301F" w:rsidRPr="00AD6B67" w:rsidRDefault="0017301F" w:rsidP="0017301F">
      <w:pPr>
        <w:rPr>
          <w:rFonts w:ascii="Courier New" w:hAnsi="Courier New" w:cs="Courier New"/>
          <w:sz w:val="18"/>
        </w:rPr>
      </w:pPr>
      <w:r w:rsidRPr="00AD6B67">
        <w:rPr>
          <w:rFonts w:ascii="Courier New" w:hAnsi="Courier New" w:cs="Courier New"/>
          <w:sz w:val="18"/>
        </w:rPr>
        <w:t>&gt;&gt;&gt; 'guido' in tel</w:t>
      </w:r>
    </w:p>
    <w:p w:rsidR="0017301F" w:rsidRPr="00AD6B67" w:rsidRDefault="0017301F" w:rsidP="0017301F">
      <w:pPr>
        <w:rPr>
          <w:rFonts w:ascii="Courier New" w:hAnsi="Courier New" w:cs="Courier New"/>
          <w:sz w:val="18"/>
        </w:rPr>
      </w:pPr>
      <w:r w:rsidRPr="00AD6B67">
        <w:rPr>
          <w:rFonts w:ascii="Courier New" w:hAnsi="Courier New" w:cs="Courier New"/>
          <w:sz w:val="18"/>
        </w:rPr>
        <w:t>True</w:t>
      </w:r>
    </w:p>
    <w:p w:rsidR="0017301F" w:rsidRPr="00AD6B67" w:rsidRDefault="0017301F" w:rsidP="0017301F">
      <w:pPr>
        <w:rPr>
          <w:rFonts w:ascii="Courier New" w:hAnsi="Courier New" w:cs="Courier New"/>
          <w:sz w:val="18"/>
        </w:rPr>
      </w:pPr>
      <w:r w:rsidRPr="00AD6B67">
        <w:rPr>
          <w:rFonts w:ascii="Courier New" w:hAnsi="Courier New" w:cs="Courier New"/>
          <w:sz w:val="18"/>
        </w:rPr>
        <w:t>&gt;&gt;&gt; 'jack' not in tel</w:t>
      </w:r>
    </w:p>
    <w:p w:rsidR="0017301F" w:rsidRPr="00AD6B67" w:rsidRDefault="0017301F" w:rsidP="0017301F">
      <w:pPr>
        <w:rPr>
          <w:rFonts w:ascii="Courier New" w:hAnsi="Courier New" w:cs="Courier New"/>
          <w:sz w:val="18"/>
        </w:rPr>
      </w:pPr>
      <w:r w:rsidRPr="00AD6B67">
        <w:rPr>
          <w:rFonts w:ascii="Courier New" w:hAnsi="Courier New" w:cs="Courier New"/>
          <w:sz w:val="18"/>
        </w:rPr>
        <w:t>False</w:t>
      </w:r>
    </w:p>
    <w:p w:rsidR="0017301F" w:rsidRDefault="0017301F" w:rsidP="0017301F">
      <w:pPr>
        <w:spacing w:after="0"/>
        <w:ind w:left="0"/>
      </w:pPr>
    </w:p>
    <w:p w:rsidR="0017301F" w:rsidRDefault="0017301F" w:rsidP="0017301F">
      <w:r>
        <w:t xml:space="preserve">The </w:t>
      </w:r>
      <w:r w:rsidRPr="00C84756">
        <w:rPr>
          <w:rFonts w:ascii="Courier New" w:hAnsi="Courier New" w:cs="Courier New"/>
        </w:rPr>
        <w:t>dict()</w:t>
      </w:r>
      <w:r>
        <w:t xml:space="preserve"> constructor builds dictionary directly from sequences of key-value pairs.</w:t>
      </w:r>
    </w:p>
    <w:p w:rsidR="0017301F" w:rsidRPr="00C84756" w:rsidRDefault="0017301F" w:rsidP="0017301F">
      <w:pPr>
        <w:rPr>
          <w:b/>
        </w:rPr>
      </w:pPr>
      <w:r w:rsidRPr="00C84756">
        <w:rPr>
          <w:b/>
        </w:rPr>
        <w:t>Example:</w:t>
      </w:r>
    </w:p>
    <w:p w:rsidR="0017301F" w:rsidRPr="00C84756" w:rsidRDefault="0017301F" w:rsidP="0017301F">
      <w:pPr>
        <w:rPr>
          <w:rFonts w:ascii="Courier New" w:hAnsi="Courier New" w:cs="Courier New"/>
        </w:rPr>
      </w:pPr>
      <w:r w:rsidRPr="00C84756">
        <w:rPr>
          <w:rFonts w:ascii="Courier New" w:hAnsi="Courier New" w:cs="Courier New"/>
        </w:rPr>
        <w:t>&gt;&gt;&gt; dict([('sape', 4139), ('guido', 4127), ('jack', 4098)])</w:t>
      </w:r>
    </w:p>
    <w:p w:rsidR="0017301F" w:rsidRPr="00C84756" w:rsidRDefault="0017301F" w:rsidP="0017301F">
      <w:pPr>
        <w:rPr>
          <w:rFonts w:ascii="Courier New" w:hAnsi="Courier New" w:cs="Courier New"/>
        </w:rPr>
      </w:pPr>
      <w:r w:rsidRPr="00C84756">
        <w:rPr>
          <w:rFonts w:ascii="Courier New" w:hAnsi="Courier New" w:cs="Courier New"/>
        </w:rPr>
        <w:t>{'sape': 4139, 'jack': 4098, 'guido': 4127}</w:t>
      </w:r>
    </w:p>
    <w:p w:rsidR="0017301F" w:rsidRDefault="0017301F" w:rsidP="0017301F">
      <w:r>
        <w:t xml:space="preserve">In addition, </w:t>
      </w:r>
      <w:r w:rsidRPr="00C84756">
        <w:rPr>
          <w:rFonts w:ascii="Courier New" w:hAnsi="Courier New" w:cs="Courier New"/>
        </w:rPr>
        <w:t>dict</w:t>
      </w:r>
      <w:r>
        <w:t xml:space="preserve"> comprehensions can be used to create dictionary from arbitrary key and value expressions.</w:t>
      </w:r>
    </w:p>
    <w:p w:rsidR="0017301F" w:rsidRPr="00C84756" w:rsidRDefault="0017301F" w:rsidP="0017301F">
      <w:pPr>
        <w:rPr>
          <w:b/>
        </w:rPr>
      </w:pPr>
      <w:r w:rsidRPr="00C84756">
        <w:rPr>
          <w:b/>
        </w:rPr>
        <w:t>Example:</w:t>
      </w:r>
    </w:p>
    <w:p w:rsidR="0017301F" w:rsidRPr="00C84756" w:rsidRDefault="0017301F" w:rsidP="0017301F">
      <w:pPr>
        <w:rPr>
          <w:rFonts w:ascii="Courier New" w:hAnsi="Courier New" w:cs="Courier New"/>
        </w:rPr>
      </w:pPr>
      <w:r w:rsidRPr="00C84756">
        <w:rPr>
          <w:rFonts w:ascii="Courier New" w:hAnsi="Courier New" w:cs="Courier New"/>
        </w:rPr>
        <w:t>&gt;&gt;&gt; {x: x**2 for x in (2, 4, 6)}</w:t>
      </w:r>
    </w:p>
    <w:p w:rsidR="0017301F" w:rsidRPr="00C84756" w:rsidRDefault="0017301F" w:rsidP="0017301F">
      <w:pPr>
        <w:rPr>
          <w:rFonts w:ascii="Courier New" w:hAnsi="Courier New" w:cs="Courier New"/>
        </w:rPr>
      </w:pPr>
      <w:r w:rsidRPr="00C84756">
        <w:rPr>
          <w:rFonts w:ascii="Courier New" w:hAnsi="Courier New" w:cs="Courier New"/>
        </w:rPr>
        <w:t>{2: 4, 4: 16, 6: 36}</w:t>
      </w:r>
    </w:p>
    <w:p w:rsidR="0017301F" w:rsidRDefault="0017301F" w:rsidP="0017301F">
      <w:r>
        <w:t>When the keys are simple string, it is sometimes easier to specify pairs using keyword arguments.</w:t>
      </w:r>
    </w:p>
    <w:p w:rsidR="0017301F" w:rsidRPr="00C84756" w:rsidRDefault="0017301F" w:rsidP="0017301F">
      <w:pPr>
        <w:rPr>
          <w:b/>
        </w:rPr>
      </w:pPr>
      <w:r w:rsidRPr="00C84756">
        <w:rPr>
          <w:b/>
        </w:rPr>
        <w:t>Example:</w:t>
      </w:r>
    </w:p>
    <w:p w:rsidR="0017301F" w:rsidRPr="00C84756" w:rsidRDefault="0017301F" w:rsidP="0017301F">
      <w:pPr>
        <w:rPr>
          <w:rFonts w:ascii="Courier New" w:hAnsi="Courier New" w:cs="Courier New"/>
        </w:rPr>
      </w:pPr>
      <w:r w:rsidRPr="00C84756">
        <w:rPr>
          <w:rFonts w:ascii="Courier New" w:hAnsi="Courier New" w:cs="Courier New"/>
        </w:rPr>
        <w:t>&gt;&gt;&gt; dict(sape=4139, guido=4127, jack=4098)</w:t>
      </w:r>
    </w:p>
    <w:p w:rsidR="0017301F" w:rsidRPr="009716E3" w:rsidRDefault="0017301F" w:rsidP="0017301F">
      <w:pPr>
        <w:rPr>
          <w:rFonts w:ascii="Courier New" w:hAnsi="Courier New" w:cs="Courier New"/>
        </w:rPr>
      </w:pPr>
      <w:r w:rsidRPr="00C84756">
        <w:rPr>
          <w:rFonts w:ascii="Courier New" w:hAnsi="Courier New" w:cs="Courier New"/>
        </w:rPr>
        <w:t>{'sape': 4139, 'jack': 4098, 'guido': 4127}</w:t>
      </w:r>
    </w:p>
    <w:p w:rsidR="0017301F" w:rsidRDefault="0017301F" w:rsidP="0017301F">
      <w:pPr>
        <w:pStyle w:val="Heading3"/>
      </w:pPr>
      <w:bookmarkStart w:id="141" w:name="_Toc514422502"/>
      <w:bookmarkStart w:id="142" w:name="_Toc515037858"/>
      <w:r>
        <w:t>Mapping Types</w:t>
      </w:r>
      <w:bookmarkEnd w:id="141"/>
      <w:bookmarkEnd w:id="142"/>
    </w:p>
    <w:p w:rsidR="0017301F" w:rsidRDefault="0017301F" w:rsidP="0017301F">
      <w:r>
        <w:t xml:space="preserve">A mapping object maps hashable values to arbitrary objects. Mappings are mutable objects. There is currently only one standard mapping type, the dictionary. </w:t>
      </w:r>
    </w:p>
    <w:p w:rsidR="0017301F" w:rsidRDefault="0017301F" w:rsidP="0017301F">
      <w:r>
        <w:t xml:space="preserve">A dictionary’s keys are almost arbitrary values. Values that are not hashable, that is, values containing list, dictionary, or other mutable types (that are compared by value rather than by object identity) may not be used as keys. Numeric types used for keys obey the normal rules for numeric comparison: if two numbers compare equal (such as 1 and 1.0) then they can be used interchangeably to index the same dictionary entry. </w:t>
      </w:r>
    </w:p>
    <w:p w:rsidR="0017301F" w:rsidRPr="006613FD" w:rsidRDefault="0017301F" w:rsidP="0017301F">
      <w:pPr>
        <w:rPr>
          <w:sz w:val="20"/>
        </w:rPr>
      </w:pPr>
      <w:r w:rsidRPr="006613FD">
        <w:rPr>
          <w:b/>
          <w:sz w:val="20"/>
        </w:rPr>
        <w:t>Note:</w:t>
      </w:r>
      <w:r w:rsidRPr="006613FD">
        <w:rPr>
          <w:i/>
          <w:sz w:val="20"/>
        </w:rPr>
        <w:t>Since computers store floating-point numbers as approximations it is usually unwise to use them as dictionary keys.</w:t>
      </w:r>
    </w:p>
    <w:p w:rsidR="0017301F" w:rsidRDefault="0017301F" w:rsidP="0017301F">
      <w:r>
        <w:t xml:space="preserve">Dictionaries can be created by placing a comma-separated list of key: value pairs within braces or by the </w:t>
      </w:r>
      <w:r w:rsidRPr="006613FD">
        <w:rPr>
          <w:rFonts w:ascii="Courier New" w:hAnsi="Courier New" w:cs="Courier New"/>
        </w:rPr>
        <w:t>dict</w:t>
      </w:r>
      <w:r>
        <w:t xml:space="preserve"> constructor.</w:t>
      </w:r>
    </w:p>
    <w:p w:rsidR="0017301F" w:rsidRDefault="0017301F" w:rsidP="0017301F">
      <w:r w:rsidRPr="006613FD">
        <w:rPr>
          <w:rFonts w:ascii="Courier New" w:hAnsi="Courier New" w:cs="Courier New"/>
        </w:rPr>
        <w:t>class dict(**kwarg)</w:t>
      </w:r>
      <w:r>
        <w:t xml:space="preserve">, </w:t>
      </w:r>
      <w:r w:rsidRPr="006613FD">
        <w:rPr>
          <w:rFonts w:ascii="Courier New" w:hAnsi="Courier New" w:cs="Courier New"/>
        </w:rPr>
        <w:t>class dict(mapping, **kwarg)</w:t>
      </w:r>
      <w:r>
        <w:t xml:space="preserve">, or </w:t>
      </w:r>
      <w:r w:rsidRPr="006613FD">
        <w:rPr>
          <w:rFonts w:ascii="Courier New" w:hAnsi="Courier New" w:cs="Courier New"/>
        </w:rPr>
        <w:t>class dict(iterable, **kwarg)</w:t>
      </w:r>
      <w:r>
        <w:t xml:space="preserve"> return a new dictionary initialized from an optional positional argument and a possibly empty set of keyword arguments.</w:t>
      </w:r>
    </w:p>
    <w:p w:rsidR="0017301F" w:rsidRDefault="0017301F" w:rsidP="0017301F">
      <w:r>
        <w:t>If no positional argument is given, an empty dictionary is created. If a positional argument is given and it is a mapping object, a dictionary is created with the same key-value pairs as the mapping object. Otherwise, the positional argument must be an iterable object. Each item in the iterable must itself be an iterable with exactly two objects. The first object of each item becomes a key in the new dictionary, and the second object the corresponding value. If a key occurs more than once, the last value for that key becomes the corresponding value in the new dictionary.</w:t>
      </w:r>
    </w:p>
    <w:p w:rsidR="0017301F" w:rsidRDefault="0017301F" w:rsidP="0017301F">
      <w:pPr>
        <w:spacing w:after="0"/>
        <w:ind w:left="0"/>
      </w:pPr>
      <w:r>
        <w:br w:type="page"/>
      </w:r>
    </w:p>
    <w:p w:rsidR="0017301F" w:rsidRDefault="0017301F" w:rsidP="0017301F">
      <w:r>
        <w:lastRenderedPageBreak/>
        <w:t>If keyword arguments are given, the keyword arguments and their values are added to the dictionary created from the positional argument. If a key being added is already present, the value from the keyword argument replaces the value from the positional argument.</w:t>
      </w:r>
    </w:p>
    <w:p w:rsidR="0017301F" w:rsidRPr="006613FD" w:rsidRDefault="0017301F" w:rsidP="0017301F">
      <w:pPr>
        <w:rPr>
          <w:b/>
        </w:rPr>
      </w:pPr>
      <w:r w:rsidRPr="006613FD">
        <w:rPr>
          <w:b/>
        </w:rPr>
        <w:t>Example:</w:t>
      </w:r>
    </w:p>
    <w:p w:rsidR="0017301F" w:rsidRDefault="0017301F" w:rsidP="0017301F">
      <w:r>
        <w:t>The following examples all return a dictionary equal to {"one": 1, "two": 2, "three": 3}:</w:t>
      </w:r>
    </w:p>
    <w:p w:rsidR="0017301F" w:rsidRPr="006613FD" w:rsidRDefault="0017301F" w:rsidP="0017301F">
      <w:pPr>
        <w:rPr>
          <w:rFonts w:ascii="Courier New" w:hAnsi="Courier New" w:cs="Courier New"/>
        </w:rPr>
      </w:pPr>
      <w:r w:rsidRPr="006613FD">
        <w:rPr>
          <w:rFonts w:ascii="Courier New" w:hAnsi="Courier New" w:cs="Courier New"/>
        </w:rPr>
        <w:t>&gt;&gt;&gt; a = dict(one=1, two=2, three=3)</w:t>
      </w:r>
    </w:p>
    <w:p w:rsidR="0017301F" w:rsidRPr="006613FD" w:rsidRDefault="0017301F" w:rsidP="0017301F">
      <w:pPr>
        <w:rPr>
          <w:rFonts w:ascii="Courier New" w:hAnsi="Courier New" w:cs="Courier New"/>
        </w:rPr>
      </w:pPr>
      <w:r w:rsidRPr="006613FD">
        <w:rPr>
          <w:rFonts w:ascii="Courier New" w:hAnsi="Courier New" w:cs="Courier New"/>
        </w:rPr>
        <w:t>&gt;&gt;&gt; b = {'one': 1, 'two': 2, 'three': 3}</w:t>
      </w:r>
    </w:p>
    <w:p w:rsidR="0017301F" w:rsidRPr="006613FD" w:rsidRDefault="0017301F" w:rsidP="0017301F">
      <w:pPr>
        <w:rPr>
          <w:rFonts w:ascii="Courier New" w:hAnsi="Courier New" w:cs="Courier New"/>
        </w:rPr>
      </w:pPr>
      <w:r w:rsidRPr="006613FD">
        <w:rPr>
          <w:rFonts w:ascii="Courier New" w:hAnsi="Courier New" w:cs="Courier New"/>
        </w:rPr>
        <w:t>&gt;&gt;&gt; c = dict(zip(['one', 'two', 'three'], [1, 2, 3]))</w:t>
      </w:r>
    </w:p>
    <w:p w:rsidR="0017301F" w:rsidRPr="006613FD" w:rsidRDefault="0017301F" w:rsidP="0017301F">
      <w:pPr>
        <w:rPr>
          <w:rFonts w:ascii="Courier New" w:hAnsi="Courier New" w:cs="Courier New"/>
        </w:rPr>
      </w:pPr>
      <w:r w:rsidRPr="006613FD">
        <w:rPr>
          <w:rFonts w:ascii="Courier New" w:hAnsi="Courier New" w:cs="Courier New"/>
        </w:rPr>
        <w:t>&gt;&gt;&gt; d = dict([('two', 2), ('one', 1), ('three', 3)])</w:t>
      </w:r>
    </w:p>
    <w:p w:rsidR="0017301F" w:rsidRPr="006613FD" w:rsidRDefault="0017301F" w:rsidP="0017301F">
      <w:pPr>
        <w:rPr>
          <w:rFonts w:ascii="Courier New" w:hAnsi="Courier New" w:cs="Courier New"/>
        </w:rPr>
      </w:pPr>
      <w:r w:rsidRPr="006613FD">
        <w:rPr>
          <w:rFonts w:ascii="Courier New" w:hAnsi="Courier New" w:cs="Courier New"/>
        </w:rPr>
        <w:t>&gt;&gt;&gt; e = dict({'three': 3, 'one': 1, 'two': 2})</w:t>
      </w:r>
    </w:p>
    <w:p w:rsidR="0017301F" w:rsidRPr="006613FD" w:rsidRDefault="0017301F" w:rsidP="0017301F">
      <w:pPr>
        <w:rPr>
          <w:rFonts w:ascii="Courier New" w:hAnsi="Courier New" w:cs="Courier New"/>
        </w:rPr>
      </w:pPr>
      <w:r w:rsidRPr="006613FD">
        <w:rPr>
          <w:rFonts w:ascii="Courier New" w:hAnsi="Courier New" w:cs="Courier New"/>
        </w:rPr>
        <w:t>&gt;&gt;&gt; a == b == c == d == e</w:t>
      </w:r>
    </w:p>
    <w:p w:rsidR="0017301F" w:rsidRDefault="0017301F" w:rsidP="0017301F">
      <w:r w:rsidRPr="006613FD">
        <w:rPr>
          <w:rFonts w:ascii="Courier New" w:hAnsi="Courier New" w:cs="Courier New"/>
        </w:rPr>
        <w:t>True</w:t>
      </w:r>
    </w:p>
    <w:p w:rsidR="0017301F" w:rsidRDefault="0017301F" w:rsidP="0017301F">
      <w:r>
        <w:t>Providing keyword arguments as in the first example only works for keys that are valid Python identifiers. Otherwise, any valid keys can be used.</w:t>
      </w:r>
    </w:p>
    <w:p w:rsidR="0017301F" w:rsidRDefault="0017301F" w:rsidP="0017301F">
      <w:r>
        <w:t>The table below lists the operations that the dictionary data type support (and therefore, custom mapping types should support too):</w:t>
      </w:r>
    </w:p>
    <w:tbl>
      <w:tblPr>
        <w:tblStyle w:val="ListTable4"/>
        <w:tblW w:w="9062" w:type="dxa"/>
        <w:tblInd w:w="1327" w:type="dxa"/>
        <w:tblLook w:val="04A0"/>
      </w:tblPr>
      <w:tblGrid>
        <w:gridCol w:w="2520"/>
        <w:gridCol w:w="6542"/>
      </w:tblGrid>
      <w:tr w:rsidR="0017301F" w:rsidTr="00562D38">
        <w:trPr>
          <w:cnfStyle w:val="100000000000"/>
        </w:trPr>
        <w:tc>
          <w:tcPr>
            <w:cnfStyle w:val="001000000000"/>
            <w:tcW w:w="2520" w:type="dxa"/>
          </w:tcPr>
          <w:p w:rsidR="0017301F" w:rsidRPr="00B446AD" w:rsidRDefault="0017301F" w:rsidP="00562D38">
            <w:pPr>
              <w:ind w:left="0"/>
              <w:rPr>
                <w:rFonts w:asciiTheme="majorHAnsi" w:hAnsiTheme="majorHAnsi" w:cs="Courier New"/>
              </w:rPr>
            </w:pPr>
            <w:r w:rsidRPr="00B446AD">
              <w:rPr>
                <w:rFonts w:asciiTheme="majorHAnsi" w:hAnsiTheme="majorHAnsi" w:cs="Courier New"/>
              </w:rPr>
              <w:t>Operation</w:t>
            </w:r>
          </w:p>
        </w:tc>
        <w:tc>
          <w:tcPr>
            <w:tcW w:w="6542" w:type="dxa"/>
          </w:tcPr>
          <w:p w:rsidR="0017301F" w:rsidRDefault="0017301F" w:rsidP="00562D38">
            <w:pPr>
              <w:ind w:left="0"/>
              <w:cnfStyle w:val="100000000000"/>
            </w:pPr>
            <w:r>
              <w:t>Description</w:t>
            </w:r>
          </w:p>
        </w:tc>
      </w:tr>
      <w:tr w:rsidR="0017301F" w:rsidTr="00562D38">
        <w:trPr>
          <w:cnfStyle w:val="000000100000"/>
        </w:trPr>
        <w:tc>
          <w:tcPr>
            <w:cnfStyle w:val="001000000000"/>
            <w:tcW w:w="2520" w:type="dxa"/>
          </w:tcPr>
          <w:p w:rsidR="0017301F" w:rsidRPr="00B446AD" w:rsidRDefault="0017301F" w:rsidP="00562D38">
            <w:pPr>
              <w:ind w:left="0"/>
              <w:rPr>
                <w:rFonts w:ascii="Courier New" w:hAnsi="Courier New" w:cs="Courier New"/>
                <w:b w:val="0"/>
              </w:rPr>
            </w:pPr>
            <w:r w:rsidRPr="00B446AD">
              <w:rPr>
                <w:rFonts w:ascii="Courier New" w:hAnsi="Courier New" w:cs="Courier New"/>
                <w:b w:val="0"/>
              </w:rPr>
              <w:t>len(d)</w:t>
            </w:r>
          </w:p>
        </w:tc>
        <w:tc>
          <w:tcPr>
            <w:tcW w:w="6542" w:type="dxa"/>
          </w:tcPr>
          <w:p w:rsidR="0017301F" w:rsidRDefault="0017301F" w:rsidP="00562D38">
            <w:pPr>
              <w:ind w:left="0"/>
              <w:cnfStyle w:val="000000100000"/>
            </w:pPr>
            <w:r>
              <w:t xml:space="preserve">Return the number of items in the dictionary </w:t>
            </w:r>
            <w:r w:rsidRPr="009A5B9F">
              <w:rPr>
                <w:rFonts w:ascii="Courier New" w:hAnsi="Courier New" w:cs="Courier New"/>
              </w:rPr>
              <w:t>d</w:t>
            </w:r>
            <w:r>
              <w:t>.</w:t>
            </w:r>
          </w:p>
        </w:tc>
      </w:tr>
      <w:tr w:rsidR="0017301F" w:rsidTr="00562D38">
        <w:tc>
          <w:tcPr>
            <w:cnfStyle w:val="001000000000"/>
            <w:tcW w:w="2520" w:type="dxa"/>
          </w:tcPr>
          <w:p w:rsidR="0017301F" w:rsidRPr="00B446AD" w:rsidRDefault="0017301F" w:rsidP="00562D38">
            <w:pPr>
              <w:ind w:left="0"/>
              <w:rPr>
                <w:rFonts w:ascii="Courier New" w:hAnsi="Courier New" w:cs="Courier New"/>
                <w:b w:val="0"/>
              </w:rPr>
            </w:pPr>
            <w:r w:rsidRPr="00B446AD">
              <w:rPr>
                <w:rFonts w:ascii="Courier New" w:hAnsi="Courier New" w:cs="Courier New"/>
                <w:b w:val="0"/>
              </w:rPr>
              <w:t>d[key]</w:t>
            </w:r>
          </w:p>
          <w:p w:rsidR="0017301F" w:rsidRPr="00B446AD" w:rsidRDefault="0017301F" w:rsidP="00562D38">
            <w:pPr>
              <w:ind w:left="0"/>
              <w:rPr>
                <w:rFonts w:ascii="Courier New" w:hAnsi="Courier New" w:cs="Courier New"/>
                <w:b w:val="0"/>
              </w:rPr>
            </w:pPr>
          </w:p>
        </w:tc>
        <w:tc>
          <w:tcPr>
            <w:tcW w:w="6542" w:type="dxa"/>
          </w:tcPr>
          <w:p w:rsidR="0017301F" w:rsidRDefault="0017301F" w:rsidP="00562D38">
            <w:pPr>
              <w:ind w:left="0"/>
              <w:cnfStyle w:val="000000000000"/>
            </w:pPr>
            <w:r>
              <w:t xml:space="preserve">Return the item of </w:t>
            </w:r>
            <w:r w:rsidRPr="009A5B9F">
              <w:rPr>
                <w:rFonts w:ascii="Courier New" w:hAnsi="Courier New" w:cs="Courier New"/>
              </w:rPr>
              <w:t>d</w:t>
            </w:r>
            <w:r>
              <w:t xml:space="preserve"> with </w:t>
            </w:r>
            <w:r w:rsidRPr="009A5B9F">
              <w:rPr>
                <w:rFonts w:ascii="Courier New" w:hAnsi="Courier New" w:cs="Courier New"/>
              </w:rPr>
              <w:t>key</w:t>
            </w:r>
            <w:r>
              <w:t xml:space="preserve"> key. Raises a </w:t>
            </w:r>
            <w:r w:rsidRPr="009A5B9F">
              <w:rPr>
                <w:rFonts w:ascii="Courier New" w:hAnsi="Courier New" w:cs="Courier New"/>
              </w:rPr>
              <w:t>KeyError</w:t>
            </w:r>
            <w:r>
              <w:t xml:space="preserve"> if key is not in the map.</w:t>
            </w:r>
          </w:p>
          <w:p w:rsidR="0017301F" w:rsidRDefault="0017301F" w:rsidP="00562D38">
            <w:pPr>
              <w:ind w:left="0"/>
              <w:cnfStyle w:val="000000000000"/>
            </w:pPr>
            <w:r>
              <w:t xml:space="preserve">If a subclass of </w:t>
            </w:r>
            <w:r w:rsidRPr="009A5B9F">
              <w:rPr>
                <w:rFonts w:ascii="Courier New" w:hAnsi="Courier New" w:cs="Courier New"/>
              </w:rPr>
              <w:t>dict</w:t>
            </w:r>
            <w:r>
              <w:t xml:space="preserve"> defines a method </w:t>
            </w:r>
            <w:r w:rsidRPr="009A5B9F">
              <w:rPr>
                <w:rFonts w:ascii="Courier New" w:hAnsi="Courier New" w:cs="Courier New"/>
              </w:rPr>
              <w:t>__missing__()</w:t>
            </w:r>
            <w:r>
              <w:t xml:space="preserve"> and key is not present, the </w:t>
            </w:r>
            <w:r w:rsidRPr="009A5B9F">
              <w:rPr>
                <w:rFonts w:ascii="Courier New" w:hAnsi="Courier New" w:cs="Courier New"/>
              </w:rPr>
              <w:t>d[key]</w:t>
            </w:r>
            <w:r>
              <w:t xml:space="preserve"> operation calls that method with the </w:t>
            </w:r>
            <w:r w:rsidRPr="009A5B9F">
              <w:rPr>
                <w:rFonts w:ascii="Courier New" w:hAnsi="Courier New" w:cs="Courier New"/>
              </w:rPr>
              <w:t>key</w:t>
            </w:r>
            <w:r>
              <w:t xml:space="preserve"> key as argument. The </w:t>
            </w:r>
            <w:r w:rsidRPr="009A5B9F">
              <w:rPr>
                <w:rFonts w:ascii="Courier New" w:hAnsi="Courier New" w:cs="Courier New"/>
              </w:rPr>
              <w:t>d[key]</w:t>
            </w:r>
            <w:r>
              <w:t xml:space="preserve"> operation then returns or raises whatever is returned or raised by the </w:t>
            </w:r>
            <w:r w:rsidRPr="009A5B9F">
              <w:rPr>
                <w:rFonts w:ascii="Courier New" w:hAnsi="Courier New" w:cs="Courier New"/>
              </w:rPr>
              <w:t>__missing__(key)</w:t>
            </w:r>
            <w:r>
              <w:t xml:space="preserve"> call. No other operations or methods invoke </w:t>
            </w:r>
            <w:r w:rsidRPr="009A5B9F">
              <w:rPr>
                <w:rFonts w:ascii="Courier New" w:hAnsi="Courier New" w:cs="Courier New"/>
              </w:rPr>
              <w:t>__missing__()</w:t>
            </w:r>
            <w:r>
              <w:t xml:space="preserve">. If </w:t>
            </w:r>
            <w:r w:rsidRPr="009A5B9F">
              <w:rPr>
                <w:rFonts w:ascii="Courier New" w:hAnsi="Courier New" w:cs="Courier New"/>
              </w:rPr>
              <w:t>__missing__()</w:t>
            </w:r>
            <w:r>
              <w:t xml:space="preserve"> is not defined, </w:t>
            </w:r>
            <w:r w:rsidRPr="009A5B9F">
              <w:rPr>
                <w:rFonts w:ascii="Courier New" w:hAnsi="Courier New" w:cs="Courier New"/>
              </w:rPr>
              <w:t>KeyError</w:t>
            </w:r>
            <w:r>
              <w:t xml:space="preserve"> is raised. </w:t>
            </w:r>
            <w:r w:rsidRPr="009A5B9F">
              <w:rPr>
                <w:rFonts w:ascii="Courier New" w:hAnsi="Courier New" w:cs="Courier New"/>
              </w:rPr>
              <w:t>__missing__()</w:t>
            </w:r>
            <w:r>
              <w:t xml:space="preserve"> must be a method; it cannot be an instance variable:</w:t>
            </w:r>
          </w:p>
        </w:tc>
      </w:tr>
      <w:tr w:rsidR="0017301F" w:rsidTr="00562D38">
        <w:trPr>
          <w:cnfStyle w:val="000000100000"/>
        </w:trPr>
        <w:tc>
          <w:tcPr>
            <w:cnfStyle w:val="001000000000"/>
            <w:tcW w:w="2520" w:type="dxa"/>
          </w:tcPr>
          <w:p w:rsidR="0017301F" w:rsidRPr="00B446AD" w:rsidRDefault="0017301F" w:rsidP="00562D38">
            <w:pPr>
              <w:ind w:left="0"/>
              <w:rPr>
                <w:rFonts w:ascii="Courier New" w:hAnsi="Courier New" w:cs="Courier New"/>
                <w:b w:val="0"/>
              </w:rPr>
            </w:pPr>
            <w:r w:rsidRPr="00B446AD">
              <w:rPr>
                <w:rFonts w:ascii="Courier New" w:hAnsi="Courier New" w:cs="Courier New"/>
                <w:b w:val="0"/>
              </w:rPr>
              <w:t>d[key] = value</w:t>
            </w:r>
          </w:p>
        </w:tc>
        <w:tc>
          <w:tcPr>
            <w:tcW w:w="6542" w:type="dxa"/>
          </w:tcPr>
          <w:p w:rsidR="0017301F" w:rsidRDefault="0017301F" w:rsidP="00562D38">
            <w:pPr>
              <w:ind w:left="0"/>
              <w:cnfStyle w:val="000000100000"/>
            </w:pPr>
            <w:r>
              <w:t xml:space="preserve">Set </w:t>
            </w:r>
            <w:r w:rsidRPr="009A5B9F">
              <w:rPr>
                <w:rFonts w:ascii="Courier New" w:hAnsi="Courier New" w:cs="Courier New"/>
              </w:rPr>
              <w:t>d[key]</w:t>
            </w:r>
            <w:r>
              <w:t xml:space="preserve"> to value.</w:t>
            </w:r>
          </w:p>
        </w:tc>
      </w:tr>
      <w:tr w:rsidR="0017301F" w:rsidTr="00562D38">
        <w:tc>
          <w:tcPr>
            <w:cnfStyle w:val="001000000000"/>
            <w:tcW w:w="2520" w:type="dxa"/>
          </w:tcPr>
          <w:p w:rsidR="0017301F" w:rsidRPr="00B446AD" w:rsidRDefault="0017301F" w:rsidP="00562D38">
            <w:pPr>
              <w:ind w:left="0"/>
              <w:rPr>
                <w:rFonts w:ascii="Courier New" w:hAnsi="Courier New" w:cs="Courier New"/>
                <w:b w:val="0"/>
              </w:rPr>
            </w:pPr>
            <w:r w:rsidRPr="00B446AD">
              <w:rPr>
                <w:rFonts w:ascii="Courier New" w:hAnsi="Courier New" w:cs="Courier New"/>
                <w:b w:val="0"/>
              </w:rPr>
              <w:t>del d[key]</w:t>
            </w:r>
          </w:p>
        </w:tc>
        <w:tc>
          <w:tcPr>
            <w:tcW w:w="6542" w:type="dxa"/>
          </w:tcPr>
          <w:p w:rsidR="0017301F" w:rsidRDefault="0017301F" w:rsidP="00562D38">
            <w:pPr>
              <w:ind w:left="0"/>
              <w:cnfStyle w:val="000000000000"/>
            </w:pPr>
            <w:r>
              <w:t xml:space="preserve">Remove </w:t>
            </w:r>
            <w:r w:rsidRPr="009A5B9F">
              <w:rPr>
                <w:rFonts w:ascii="Courier New" w:hAnsi="Courier New" w:cs="Courier New"/>
              </w:rPr>
              <w:t>d[key]</w:t>
            </w:r>
            <w:r>
              <w:t xml:space="preserve"> from </w:t>
            </w:r>
            <w:r w:rsidRPr="009A5B9F">
              <w:rPr>
                <w:rFonts w:ascii="Courier New" w:hAnsi="Courier New" w:cs="Courier New"/>
              </w:rPr>
              <w:t>d</w:t>
            </w:r>
            <w:r>
              <w:t xml:space="preserve">. Raises a </w:t>
            </w:r>
            <w:r w:rsidRPr="009A5B9F">
              <w:rPr>
                <w:rFonts w:ascii="Courier New" w:hAnsi="Courier New" w:cs="Courier New"/>
              </w:rPr>
              <w:t>KeyError</w:t>
            </w:r>
            <w:r>
              <w:t xml:space="preserve"> if key is not in the map.</w:t>
            </w:r>
          </w:p>
        </w:tc>
      </w:tr>
      <w:tr w:rsidR="0017301F" w:rsidTr="00562D38">
        <w:trPr>
          <w:cnfStyle w:val="000000100000"/>
        </w:trPr>
        <w:tc>
          <w:tcPr>
            <w:cnfStyle w:val="001000000000"/>
            <w:tcW w:w="2520" w:type="dxa"/>
          </w:tcPr>
          <w:p w:rsidR="0017301F" w:rsidRPr="00B446AD" w:rsidRDefault="0017301F" w:rsidP="00562D38">
            <w:pPr>
              <w:ind w:left="0"/>
              <w:rPr>
                <w:rFonts w:ascii="Courier New" w:hAnsi="Courier New" w:cs="Courier New"/>
                <w:b w:val="0"/>
              </w:rPr>
            </w:pPr>
            <w:r w:rsidRPr="00B446AD">
              <w:rPr>
                <w:rFonts w:ascii="Courier New" w:hAnsi="Courier New" w:cs="Courier New"/>
                <w:b w:val="0"/>
              </w:rPr>
              <w:t>key in d</w:t>
            </w:r>
          </w:p>
        </w:tc>
        <w:tc>
          <w:tcPr>
            <w:tcW w:w="6542" w:type="dxa"/>
          </w:tcPr>
          <w:p w:rsidR="0017301F" w:rsidRDefault="0017301F" w:rsidP="00562D38">
            <w:pPr>
              <w:ind w:left="0"/>
              <w:cnfStyle w:val="000000100000"/>
            </w:pPr>
            <w:r>
              <w:t xml:space="preserve">Return </w:t>
            </w:r>
            <w:r w:rsidRPr="009A5B9F">
              <w:rPr>
                <w:rFonts w:ascii="Courier New" w:hAnsi="Courier New" w:cs="Courier New"/>
              </w:rPr>
              <w:t>True</w:t>
            </w:r>
            <w:r>
              <w:t xml:space="preserve"> if </w:t>
            </w:r>
            <w:r w:rsidRPr="009A5B9F">
              <w:rPr>
                <w:rFonts w:ascii="Courier New" w:hAnsi="Courier New" w:cs="Courier New"/>
              </w:rPr>
              <w:t>d</w:t>
            </w:r>
            <w:r>
              <w:t xml:space="preserve"> has a </w:t>
            </w:r>
            <w:r w:rsidRPr="009A5B9F">
              <w:rPr>
                <w:rFonts w:ascii="Courier New" w:hAnsi="Courier New" w:cs="Courier New"/>
              </w:rPr>
              <w:t>key</w:t>
            </w:r>
            <w:r>
              <w:t xml:space="preserve"> key, else </w:t>
            </w:r>
            <w:r w:rsidRPr="009A5B9F">
              <w:rPr>
                <w:rFonts w:ascii="Courier New" w:hAnsi="Courier New" w:cs="Courier New"/>
              </w:rPr>
              <w:t>False</w:t>
            </w:r>
            <w:r>
              <w:t>.</w:t>
            </w:r>
          </w:p>
        </w:tc>
      </w:tr>
      <w:tr w:rsidR="0017301F" w:rsidTr="00562D38">
        <w:tc>
          <w:tcPr>
            <w:cnfStyle w:val="001000000000"/>
            <w:tcW w:w="2520" w:type="dxa"/>
          </w:tcPr>
          <w:p w:rsidR="0017301F" w:rsidRPr="00B446AD" w:rsidRDefault="0017301F" w:rsidP="00562D38">
            <w:pPr>
              <w:ind w:left="0"/>
              <w:rPr>
                <w:rFonts w:ascii="Courier New" w:hAnsi="Courier New" w:cs="Courier New"/>
                <w:b w:val="0"/>
              </w:rPr>
            </w:pPr>
            <w:r w:rsidRPr="00B446AD">
              <w:rPr>
                <w:rFonts w:ascii="Courier New" w:hAnsi="Courier New" w:cs="Courier New"/>
                <w:b w:val="0"/>
              </w:rPr>
              <w:t>key not in d</w:t>
            </w:r>
          </w:p>
        </w:tc>
        <w:tc>
          <w:tcPr>
            <w:tcW w:w="6542" w:type="dxa"/>
          </w:tcPr>
          <w:p w:rsidR="0017301F" w:rsidRDefault="0017301F" w:rsidP="00562D38">
            <w:pPr>
              <w:ind w:left="0"/>
              <w:cnfStyle w:val="000000000000"/>
            </w:pPr>
            <w:r>
              <w:t xml:space="preserve">Equivalent to not key in </w:t>
            </w:r>
            <w:r w:rsidRPr="009A5B9F">
              <w:rPr>
                <w:rFonts w:ascii="Courier New" w:hAnsi="Courier New" w:cs="Courier New"/>
              </w:rPr>
              <w:t>d</w:t>
            </w:r>
            <w:r>
              <w:t>.</w:t>
            </w:r>
          </w:p>
        </w:tc>
      </w:tr>
      <w:tr w:rsidR="0017301F" w:rsidTr="00562D38">
        <w:trPr>
          <w:cnfStyle w:val="000000100000"/>
        </w:trPr>
        <w:tc>
          <w:tcPr>
            <w:cnfStyle w:val="001000000000"/>
            <w:tcW w:w="2520" w:type="dxa"/>
          </w:tcPr>
          <w:p w:rsidR="0017301F" w:rsidRPr="00B446AD" w:rsidRDefault="0017301F" w:rsidP="00562D38">
            <w:pPr>
              <w:ind w:left="0"/>
              <w:rPr>
                <w:rFonts w:ascii="Courier New" w:hAnsi="Courier New" w:cs="Courier New"/>
                <w:b w:val="0"/>
              </w:rPr>
            </w:pPr>
            <w:r w:rsidRPr="00B446AD">
              <w:rPr>
                <w:rFonts w:ascii="Courier New" w:hAnsi="Courier New" w:cs="Courier New"/>
                <w:b w:val="0"/>
              </w:rPr>
              <w:t>iter(d)</w:t>
            </w:r>
          </w:p>
        </w:tc>
        <w:tc>
          <w:tcPr>
            <w:tcW w:w="6542" w:type="dxa"/>
          </w:tcPr>
          <w:p w:rsidR="0017301F" w:rsidRDefault="0017301F" w:rsidP="00562D38">
            <w:pPr>
              <w:ind w:left="0"/>
              <w:cnfStyle w:val="000000100000"/>
            </w:pPr>
            <w:r>
              <w:t xml:space="preserve">Return an iterator over the keys of the dictionary. This is a shortcut for </w:t>
            </w:r>
            <w:r w:rsidRPr="009A5B9F">
              <w:rPr>
                <w:rFonts w:ascii="Courier New" w:hAnsi="Courier New" w:cs="Courier New"/>
              </w:rPr>
              <w:t>iter(d.keys())</w:t>
            </w:r>
            <w:r>
              <w:t>.</w:t>
            </w:r>
          </w:p>
        </w:tc>
      </w:tr>
      <w:tr w:rsidR="0017301F" w:rsidTr="00562D38">
        <w:tc>
          <w:tcPr>
            <w:cnfStyle w:val="001000000000"/>
            <w:tcW w:w="2520" w:type="dxa"/>
          </w:tcPr>
          <w:p w:rsidR="0017301F" w:rsidRPr="00B446AD" w:rsidRDefault="0017301F" w:rsidP="00562D38">
            <w:pPr>
              <w:ind w:left="0"/>
              <w:rPr>
                <w:rFonts w:ascii="Courier New" w:hAnsi="Courier New" w:cs="Courier New"/>
                <w:b w:val="0"/>
              </w:rPr>
            </w:pPr>
            <w:r w:rsidRPr="00B446AD">
              <w:rPr>
                <w:rFonts w:ascii="Courier New" w:hAnsi="Courier New" w:cs="Courier New"/>
                <w:b w:val="0"/>
              </w:rPr>
              <w:t>clear()</w:t>
            </w:r>
          </w:p>
        </w:tc>
        <w:tc>
          <w:tcPr>
            <w:tcW w:w="6542" w:type="dxa"/>
          </w:tcPr>
          <w:p w:rsidR="0017301F" w:rsidRDefault="0017301F" w:rsidP="00562D38">
            <w:pPr>
              <w:ind w:left="0"/>
              <w:cnfStyle w:val="000000000000"/>
            </w:pPr>
            <w:r>
              <w:t>Remove all items from the dictionary.</w:t>
            </w:r>
          </w:p>
        </w:tc>
      </w:tr>
      <w:tr w:rsidR="0017301F" w:rsidTr="00562D38">
        <w:trPr>
          <w:cnfStyle w:val="000000100000"/>
        </w:trPr>
        <w:tc>
          <w:tcPr>
            <w:cnfStyle w:val="001000000000"/>
            <w:tcW w:w="2520" w:type="dxa"/>
          </w:tcPr>
          <w:p w:rsidR="0017301F" w:rsidRPr="00B446AD" w:rsidRDefault="0017301F" w:rsidP="00562D38">
            <w:pPr>
              <w:ind w:left="0"/>
              <w:rPr>
                <w:rFonts w:ascii="Courier New" w:hAnsi="Courier New" w:cs="Courier New"/>
                <w:b w:val="0"/>
              </w:rPr>
            </w:pPr>
            <w:r w:rsidRPr="00B446AD">
              <w:rPr>
                <w:rFonts w:ascii="Courier New" w:hAnsi="Courier New" w:cs="Courier New"/>
                <w:b w:val="0"/>
              </w:rPr>
              <w:t>copy()</w:t>
            </w:r>
          </w:p>
        </w:tc>
        <w:tc>
          <w:tcPr>
            <w:tcW w:w="6542" w:type="dxa"/>
          </w:tcPr>
          <w:p w:rsidR="0017301F" w:rsidRDefault="0017301F" w:rsidP="00562D38">
            <w:pPr>
              <w:ind w:left="0"/>
              <w:cnfStyle w:val="000000100000"/>
            </w:pPr>
            <w:r>
              <w:t>Return a shallow copy of the dictionary.</w:t>
            </w:r>
          </w:p>
        </w:tc>
      </w:tr>
      <w:tr w:rsidR="0017301F" w:rsidTr="00562D38">
        <w:tc>
          <w:tcPr>
            <w:cnfStyle w:val="001000000000"/>
            <w:tcW w:w="2520" w:type="dxa"/>
          </w:tcPr>
          <w:p w:rsidR="0017301F" w:rsidRPr="00B446AD" w:rsidRDefault="0017301F" w:rsidP="00562D38">
            <w:pPr>
              <w:ind w:left="0"/>
              <w:rPr>
                <w:rFonts w:ascii="Courier New" w:hAnsi="Courier New" w:cs="Courier New"/>
                <w:b w:val="0"/>
              </w:rPr>
            </w:pPr>
            <w:r w:rsidRPr="00B446AD">
              <w:rPr>
                <w:rFonts w:ascii="Courier New" w:hAnsi="Courier New" w:cs="Courier New"/>
                <w:b w:val="0"/>
              </w:rPr>
              <w:t xml:space="preserve">classmethod </w:t>
            </w:r>
            <w:r w:rsidRPr="00B446AD">
              <w:rPr>
                <w:rFonts w:ascii="Courier New" w:hAnsi="Courier New" w:cs="Courier New"/>
                <w:b w:val="0"/>
              </w:rPr>
              <w:lastRenderedPageBreak/>
              <w:t>fromkeys(seq[, value])</w:t>
            </w:r>
          </w:p>
        </w:tc>
        <w:tc>
          <w:tcPr>
            <w:tcW w:w="6542" w:type="dxa"/>
          </w:tcPr>
          <w:p w:rsidR="0017301F" w:rsidRDefault="0017301F" w:rsidP="00562D38">
            <w:pPr>
              <w:ind w:left="0"/>
              <w:cnfStyle w:val="000000000000"/>
            </w:pPr>
            <w:r>
              <w:lastRenderedPageBreak/>
              <w:t xml:space="preserve">Create a new dictionary with keys from </w:t>
            </w:r>
            <w:r w:rsidRPr="009A5B9F">
              <w:rPr>
                <w:rFonts w:ascii="Courier New" w:hAnsi="Courier New" w:cs="Courier New"/>
              </w:rPr>
              <w:t>seq</w:t>
            </w:r>
            <w:r>
              <w:t xml:space="preserve"> and values set to value.</w:t>
            </w:r>
          </w:p>
          <w:p w:rsidR="0017301F" w:rsidRDefault="0017301F" w:rsidP="00562D38">
            <w:pPr>
              <w:ind w:left="0"/>
              <w:cnfStyle w:val="000000000000"/>
            </w:pPr>
            <w:r w:rsidRPr="009A5B9F">
              <w:rPr>
                <w:rFonts w:ascii="Courier New" w:hAnsi="Courier New" w:cs="Courier New"/>
              </w:rPr>
              <w:lastRenderedPageBreak/>
              <w:t>fromkeys()</w:t>
            </w:r>
            <w:r>
              <w:t xml:space="preserve"> is a class method that returns a new dictionary. value defaults to </w:t>
            </w:r>
            <w:r w:rsidRPr="009A5B9F">
              <w:rPr>
                <w:rFonts w:ascii="Courier New" w:hAnsi="Courier New" w:cs="Courier New"/>
              </w:rPr>
              <w:t>None</w:t>
            </w:r>
            <w:r>
              <w:t>.</w:t>
            </w:r>
          </w:p>
        </w:tc>
      </w:tr>
      <w:tr w:rsidR="0017301F" w:rsidTr="00562D38">
        <w:trPr>
          <w:cnfStyle w:val="000000100000"/>
        </w:trPr>
        <w:tc>
          <w:tcPr>
            <w:cnfStyle w:val="001000000000"/>
            <w:tcW w:w="2520" w:type="dxa"/>
          </w:tcPr>
          <w:p w:rsidR="0017301F" w:rsidRPr="00B446AD" w:rsidRDefault="0017301F" w:rsidP="00562D38">
            <w:pPr>
              <w:ind w:left="0"/>
              <w:rPr>
                <w:rFonts w:ascii="Courier New" w:hAnsi="Courier New" w:cs="Courier New"/>
                <w:b w:val="0"/>
              </w:rPr>
            </w:pPr>
            <w:r w:rsidRPr="00B446AD">
              <w:rPr>
                <w:rFonts w:ascii="Courier New" w:hAnsi="Courier New" w:cs="Courier New"/>
                <w:b w:val="0"/>
              </w:rPr>
              <w:lastRenderedPageBreak/>
              <w:t>get(key[, default])</w:t>
            </w:r>
          </w:p>
        </w:tc>
        <w:tc>
          <w:tcPr>
            <w:tcW w:w="6542" w:type="dxa"/>
          </w:tcPr>
          <w:p w:rsidR="0017301F" w:rsidRDefault="0017301F" w:rsidP="00562D38">
            <w:pPr>
              <w:ind w:left="0"/>
              <w:cnfStyle w:val="000000100000"/>
            </w:pPr>
            <w:r>
              <w:t xml:space="preserve">Return the value for key if key is in the dictionary, else default. If default is not given, it defaults to </w:t>
            </w:r>
            <w:r w:rsidRPr="009A5B9F">
              <w:rPr>
                <w:rFonts w:ascii="Courier New" w:hAnsi="Courier New" w:cs="Courier New"/>
              </w:rPr>
              <w:t>None</w:t>
            </w:r>
            <w:r>
              <w:t xml:space="preserve">, so that this method never raises a </w:t>
            </w:r>
            <w:r w:rsidRPr="009A5B9F">
              <w:rPr>
                <w:rFonts w:ascii="Courier New" w:hAnsi="Courier New" w:cs="Courier New"/>
              </w:rPr>
              <w:t>KeyError</w:t>
            </w:r>
            <w:r>
              <w:t>.</w:t>
            </w:r>
          </w:p>
        </w:tc>
      </w:tr>
      <w:tr w:rsidR="0017301F" w:rsidTr="00562D38">
        <w:tc>
          <w:tcPr>
            <w:cnfStyle w:val="001000000000"/>
            <w:tcW w:w="2520" w:type="dxa"/>
          </w:tcPr>
          <w:p w:rsidR="0017301F" w:rsidRPr="00B446AD" w:rsidRDefault="0017301F" w:rsidP="00562D38">
            <w:pPr>
              <w:ind w:left="0"/>
              <w:rPr>
                <w:rFonts w:ascii="Courier New" w:hAnsi="Courier New" w:cs="Courier New"/>
                <w:b w:val="0"/>
              </w:rPr>
            </w:pPr>
            <w:r w:rsidRPr="00B446AD">
              <w:rPr>
                <w:rFonts w:ascii="Courier New" w:hAnsi="Courier New" w:cs="Courier New"/>
                <w:b w:val="0"/>
              </w:rPr>
              <w:t>items()</w:t>
            </w:r>
          </w:p>
        </w:tc>
        <w:tc>
          <w:tcPr>
            <w:tcW w:w="6542" w:type="dxa"/>
          </w:tcPr>
          <w:p w:rsidR="0017301F" w:rsidRDefault="0017301F" w:rsidP="00562D38">
            <w:pPr>
              <w:ind w:left="0"/>
              <w:cnfStyle w:val="000000000000"/>
            </w:pPr>
            <w:r>
              <w:t xml:space="preserve">Return a new view of the dictionary’s items </w:t>
            </w:r>
            <w:r w:rsidRPr="009A5B9F">
              <w:rPr>
                <w:rFonts w:ascii="Courier New" w:hAnsi="Courier New" w:cs="Courier New"/>
              </w:rPr>
              <w:t>((key, value) pairs)</w:t>
            </w:r>
            <w:r>
              <w:t xml:space="preserve">. </w:t>
            </w:r>
          </w:p>
        </w:tc>
      </w:tr>
      <w:tr w:rsidR="0017301F" w:rsidTr="00562D38">
        <w:trPr>
          <w:cnfStyle w:val="000000100000"/>
        </w:trPr>
        <w:tc>
          <w:tcPr>
            <w:cnfStyle w:val="001000000000"/>
            <w:tcW w:w="2520" w:type="dxa"/>
          </w:tcPr>
          <w:p w:rsidR="0017301F" w:rsidRPr="00B446AD" w:rsidRDefault="0017301F" w:rsidP="00562D38">
            <w:pPr>
              <w:ind w:left="0"/>
              <w:rPr>
                <w:rFonts w:ascii="Courier New" w:hAnsi="Courier New" w:cs="Courier New"/>
                <w:b w:val="0"/>
              </w:rPr>
            </w:pPr>
            <w:r w:rsidRPr="00B446AD">
              <w:rPr>
                <w:rFonts w:ascii="Courier New" w:hAnsi="Courier New" w:cs="Courier New"/>
                <w:b w:val="0"/>
              </w:rPr>
              <w:t>keys()</w:t>
            </w:r>
          </w:p>
        </w:tc>
        <w:tc>
          <w:tcPr>
            <w:tcW w:w="6542" w:type="dxa"/>
          </w:tcPr>
          <w:p w:rsidR="0017301F" w:rsidRDefault="0017301F" w:rsidP="00562D38">
            <w:pPr>
              <w:ind w:left="0"/>
              <w:cnfStyle w:val="000000100000"/>
            </w:pPr>
            <w:r>
              <w:t xml:space="preserve">Return a new view of the dictionary’s keys. </w:t>
            </w:r>
          </w:p>
        </w:tc>
      </w:tr>
      <w:tr w:rsidR="0017301F" w:rsidTr="00562D38">
        <w:tc>
          <w:tcPr>
            <w:cnfStyle w:val="001000000000"/>
            <w:tcW w:w="2520" w:type="dxa"/>
          </w:tcPr>
          <w:p w:rsidR="0017301F" w:rsidRPr="00B446AD" w:rsidRDefault="0017301F" w:rsidP="00562D38">
            <w:pPr>
              <w:ind w:left="0"/>
              <w:rPr>
                <w:rFonts w:ascii="Courier New" w:hAnsi="Courier New" w:cs="Courier New"/>
                <w:b w:val="0"/>
              </w:rPr>
            </w:pPr>
            <w:r w:rsidRPr="00B446AD">
              <w:rPr>
                <w:rFonts w:ascii="Courier New" w:hAnsi="Courier New" w:cs="Courier New"/>
                <w:b w:val="0"/>
              </w:rPr>
              <w:t>pop(key[, default])</w:t>
            </w:r>
          </w:p>
        </w:tc>
        <w:tc>
          <w:tcPr>
            <w:tcW w:w="6542" w:type="dxa"/>
          </w:tcPr>
          <w:p w:rsidR="0017301F" w:rsidRDefault="0017301F" w:rsidP="00562D38">
            <w:pPr>
              <w:ind w:left="0"/>
              <w:cnfStyle w:val="000000000000"/>
            </w:pPr>
            <w:r>
              <w:t xml:space="preserve">If key is in the dictionary, remove it and return its value, else return default. If default is not given and key is not in the dictionary, a </w:t>
            </w:r>
            <w:r w:rsidRPr="009A5B9F">
              <w:rPr>
                <w:rFonts w:ascii="Courier New" w:hAnsi="Courier New" w:cs="Courier New"/>
              </w:rPr>
              <w:t>KeyError</w:t>
            </w:r>
            <w:r>
              <w:t xml:space="preserve"> is raised.</w:t>
            </w:r>
          </w:p>
        </w:tc>
      </w:tr>
      <w:tr w:rsidR="0017301F" w:rsidTr="00562D38">
        <w:trPr>
          <w:cnfStyle w:val="000000100000"/>
        </w:trPr>
        <w:tc>
          <w:tcPr>
            <w:cnfStyle w:val="001000000000"/>
            <w:tcW w:w="2520" w:type="dxa"/>
          </w:tcPr>
          <w:p w:rsidR="0017301F" w:rsidRPr="00B446AD" w:rsidRDefault="0017301F" w:rsidP="00562D38">
            <w:pPr>
              <w:ind w:left="0"/>
              <w:rPr>
                <w:rFonts w:ascii="Courier New" w:hAnsi="Courier New" w:cs="Courier New"/>
                <w:b w:val="0"/>
              </w:rPr>
            </w:pPr>
            <w:r w:rsidRPr="00B446AD">
              <w:rPr>
                <w:rFonts w:ascii="Courier New" w:hAnsi="Courier New" w:cs="Courier New"/>
                <w:b w:val="0"/>
              </w:rPr>
              <w:t>popitem()</w:t>
            </w:r>
          </w:p>
        </w:tc>
        <w:tc>
          <w:tcPr>
            <w:tcW w:w="6542" w:type="dxa"/>
          </w:tcPr>
          <w:p w:rsidR="0017301F" w:rsidRDefault="0017301F" w:rsidP="00562D38">
            <w:pPr>
              <w:ind w:left="0"/>
              <w:cnfStyle w:val="000000100000"/>
            </w:pPr>
            <w:r>
              <w:t xml:space="preserve">Remove and return an arbitrary </w:t>
            </w:r>
            <w:r w:rsidRPr="009A5B9F">
              <w:rPr>
                <w:rFonts w:ascii="Courier New" w:hAnsi="Courier New" w:cs="Courier New"/>
              </w:rPr>
              <w:t>(key, value)</w:t>
            </w:r>
            <w:r>
              <w:t xml:space="preserve"> pair from the dictionary.</w:t>
            </w:r>
          </w:p>
          <w:p w:rsidR="0017301F" w:rsidRDefault="0017301F" w:rsidP="00562D38">
            <w:pPr>
              <w:ind w:left="0"/>
              <w:cnfStyle w:val="000000100000"/>
            </w:pPr>
            <w:r w:rsidRPr="009A5B9F">
              <w:rPr>
                <w:rFonts w:ascii="Courier New" w:hAnsi="Courier New" w:cs="Courier New"/>
              </w:rPr>
              <w:t>popitem()</w:t>
            </w:r>
            <w:r>
              <w:t xml:space="preserve"> is useful to destructively iterate over a dictionary, as often used in set algorithms. If the dictionary is empty, calling </w:t>
            </w:r>
            <w:r w:rsidRPr="009A5B9F">
              <w:rPr>
                <w:rFonts w:ascii="Courier New" w:hAnsi="Courier New" w:cs="Courier New"/>
              </w:rPr>
              <w:t>popitem()</w:t>
            </w:r>
            <w:r>
              <w:t xml:space="preserve"> raises a </w:t>
            </w:r>
            <w:r w:rsidRPr="009A5B9F">
              <w:rPr>
                <w:rFonts w:ascii="Courier New" w:hAnsi="Courier New" w:cs="Courier New"/>
              </w:rPr>
              <w:t>KeyError</w:t>
            </w:r>
            <w:r>
              <w:t>.</w:t>
            </w:r>
          </w:p>
        </w:tc>
      </w:tr>
      <w:tr w:rsidR="0017301F" w:rsidTr="00562D38">
        <w:tc>
          <w:tcPr>
            <w:cnfStyle w:val="001000000000"/>
            <w:tcW w:w="2520" w:type="dxa"/>
          </w:tcPr>
          <w:p w:rsidR="0017301F" w:rsidRPr="00B446AD" w:rsidRDefault="0017301F" w:rsidP="00562D38">
            <w:pPr>
              <w:ind w:left="0"/>
              <w:rPr>
                <w:rFonts w:ascii="Courier New" w:hAnsi="Courier New" w:cs="Courier New"/>
                <w:b w:val="0"/>
              </w:rPr>
            </w:pPr>
            <w:r w:rsidRPr="00B446AD">
              <w:rPr>
                <w:rFonts w:ascii="Courier New" w:hAnsi="Courier New" w:cs="Courier New"/>
                <w:b w:val="0"/>
              </w:rPr>
              <w:t>setdefault(key[, default])</w:t>
            </w:r>
          </w:p>
        </w:tc>
        <w:tc>
          <w:tcPr>
            <w:tcW w:w="6542" w:type="dxa"/>
          </w:tcPr>
          <w:p w:rsidR="0017301F" w:rsidRDefault="0017301F" w:rsidP="00562D38">
            <w:pPr>
              <w:ind w:left="0"/>
              <w:cnfStyle w:val="000000000000"/>
            </w:pPr>
            <w:r>
              <w:t xml:space="preserve">If key is in the dictionary, return its value. If not, insert key with a value of default and return </w:t>
            </w:r>
            <w:r w:rsidRPr="009A5B9F">
              <w:rPr>
                <w:rFonts w:ascii="Courier New" w:hAnsi="Courier New" w:cs="Courier New"/>
              </w:rPr>
              <w:t>default</w:t>
            </w:r>
            <w:r>
              <w:t xml:space="preserve">. </w:t>
            </w:r>
            <w:r w:rsidRPr="009A5B9F">
              <w:rPr>
                <w:rFonts w:ascii="Courier New" w:hAnsi="Courier New" w:cs="Courier New"/>
              </w:rPr>
              <w:t>default</w:t>
            </w:r>
            <w:r>
              <w:t xml:space="preserve"> defaults to None.</w:t>
            </w:r>
          </w:p>
        </w:tc>
      </w:tr>
      <w:tr w:rsidR="0017301F" w:rsidTr="00562D38">
        <w:trPr>
          <w:cnfStyle w:val="000000100000"/>
        </w:trPr>
        <w:tc>
          <w:tcPr>
            <w:cnfStyle w:val="001000000000"/>
            <w:tcW w:w="2520" w:type="dxa"/>
          </w:tcPr>
          <w:p w:rsidR="0017301F" w:rsidRPr="00B446AD" w:rsidRDefault="0017301F" w:rsidP="00562D38">
            <w:pPr>
              <w:ind w:left="0"/>
              <w:rPr>
                <w:rFonts w:ascii="Courier New" w:hAnsi="Courier New" w:cs="Courier New"/>
                <w:b w:val="0"/>
              </w:rPr>
            </w:pPr>
            <w:r w:rsidRPr="00B446AD">
              <w:rPr>
                <w:rFonts w:ascii="Courier New" w:hAnsi="Courier New" w:cs="Courier New"/>
                <w:b w:val="0"/>
              </w:rPr>
              <w:t>update([other])</w:t>
            </w:r>
          </w:p>
        </w:tc>
        <w:tc>
          <w:tcPr>
            <w:tcW w:w="6542" w:type="dxa"/>
          </w:tcPr>
          <w:p w:rsidR="0017301F" w:rsidRDefault="0017301F" w:rsidP="00562D38">
            <w:pPr>
              <w:ind w:left="0"/>
              <w:cnfStyle w:val="000000100000"/>
            </w:pPr>
            <w:r>
              <w:t xml:space="preserve">Update the dictionary with the key/value pairs from other, overwriting existing keys. Return </w:t>
            </w:r>
            <w:r w:rsidRPr="009A5B9F">
              <w:rPr>
                <w:rFonts w:ascii="Courier New" w:hAnsi="Courier New" w:cs="Courier New"/>
              </w:rPr>
              <w:t>None</w:t>
            </w:r>
            <w:r>
              <w:t>.</w:t>
            </w:r>
          </w:p>
          <w:p w:rsidR="0017301F" w:rsidRDefault="0017301F" w:rsidP="00562D38">
            <w:pPr>
              <w:ind w:left="0"/>
              <w:cnfStyle w:val="000000100000"/>
            </w:pPr>
            <w:r w:rsidRPr="009A5B9F">
              <w:rPr>
                <w:rFonts w:ascii="Courier New" w:hAnsi="Courier New" w:cs="Courier New"/>
              </w:rPr>
              <w:t>update()</w:t>
            </w:r>
            <w:r>
              <w:t xml:space="preserve"> accepts either another dictionary object or an iterable of key/value pairs (as tupleq or other iterables of length two). If keyword arguments are specified, the dictionary is then updated with those key/value pairs: </w:t>
            </w:r>
            <w:r w:rsidRPr="009A5B9F">
              <w:rPr>
                <w:rFonts w:ascii="Courier New" w:hAnsi="Courier New" w:cs="Courier New"/>
              </w:rPr>
              <w:t>d.update(red=1, blue=2)</w:t>
            </w:r>
            <w:r>
              <w:t>.</w:t>
            </w:r>
          </w:p>
        </w:tc>
      </w:tr>
      <w:tr w:rsidR="0017301F" w:rsidTr="00562D38">
        <w:tc>
          <w:tcPr>
            <w:cnfStyle w:val="001000000000"/>
            <w:tcW w:w="2520" w:type="dxa"/>
          </w:tcPr>
          <w:p w:rsidR="0017301F" w:rsidRPr="00B446AD" w:rsidRDefault="0017301F" w:rsidP="00562D38">
            <w:pPr>
              <w:ind w:left="0"/>
              <w:rPr>
                <w:rFonts w:ascii="Courier New" w:hAnsi="Courier New" w:cs="Courier New"/>
                <w:b w:val="0"/>
              </w:rPr>
            </w:pPr>
            <w:r w:rsidRPr="00B446AD">
              <w:rPr>
                <w:rFonts w:ascii="Courier New" w:hAnsi="Courier New" w:cs="Courier New"/>
                <w:b w:val="0"/>
              </w:rPr>
              <w:t>values()</w:t>
            </w:r>
          </w:p>
        </w:tc>
        <w:tc>
          <w:tcPr>
            <w:tcW w:w="6542" w:type="dxa"/>
          </w:tcPr>
          <w:p w:rsidR="0017301F" w:rsidRDefault="0017301F" w:rsidP="00562D38">
            <w:pPr>
              <w:ind w:left="0"/>
              <w:cnfStyle w:val="000000000000"/>
            </w:pPr>
            <w:r>
              <w:t xml:space="preserve">Return a new view of the dictionary’s values. </w:t>
            </w:r>
          </w:p>
        </w:tc>
      </w:tr>
    </w:tbl>
    <w:p w:rsidR="0017301F" w:rsidRDefault="0017301F" w:rsidP="0017301F"/>
    <w:p w:rsidR="0017301F" w:rsidRPr="009A5B9F" w:rsidRDefault="0017301F" w:rsidP="0017301F">
      <w:pPr>
        <w:ind w:left="1440"/>
        <w:rPr>
          <w:sz w:val="20"/>
        </w:rPr>
      </w:pPr>
      <w:r w:rsidRPr="009A5B9F">
        <w:rPr>
          <w:b/>
          <w:sz w:val="20"/>
        </w:rPr>
        <w:t>Note:</w:t>
      </w:r>
      <w:r w:rsidRPr="009A5B9F">
        <w:rPr>
          <w:i/>
          <w:sz w:val="20"/>
        </w:rPr>
        <w:t xml:space="preserve">Dictionaries compare equal if and only if they have the same </w:t>
      </w:r>
      <w:r w:rsidRPr="009A5B9F">
        <w:rPr>
          <w:rFonts w:ascii="Courier New" w:hAnsi="Courier New" w:cs="Courier New"/>
          <w:i/>
          <w:sz w:val="20"/>
        </w:rPr>
        <w:t>(key, value)</w:t>
      </w:r>
      <w:r w:rsidRPr="009A5B9F">
        <w:rPr>
          <w:i/>
          <w:sz w:val="20"/>
        </w:rPr>
        <w:t xml:space="preserve"> pairs. Order comparisons </w:t>
      </w:r>
      <w:r w:rsidRPr="009A5B9F">
        <w:rPr>
          <w:rFonts w:ascii="Courier New" w:hAnsi="Courier New" w:cs="Courier New"/>
          <w:i/>
          <w:sz w:val="20"/>
        </w:rPr>
        <w:t>(‘&lt;’, ‘&lt;=’, ‘&gt;=’, ‘&gt;’)</w:t>
      </w:r>
      <w:r w:rsidRPr="009A5B9F">
        <w:rPr>
          <w:i/>
          <w:sz w:val="20"/>
        </w:rPr>
        <w:t xml:space="preserve"> raise </w:t>
      </w:r>
      <w:r w:rsidRPr="009A5B9F">
        <w:rPr>
          <w:rFonts w:ascii="Courier New" w:hAnsi="Courier New" w:cs="Courier New"/>
          <w:i/>
          <w:sz w:val="20"/>
        </w:rPr>
        <w:t>TypeError</w:t>
      </w:r>
      <w:r w:rsidRPr="009A5B9F">
        <w:rPr>
          <w:i/>
          <w:sz w:val="20"/>
        </w:rPr>
        <w:t>.</w:t>
      </w:r>
    </w:p>
    <w:p w:rsidR="0017301F" w:rsidRDefault="0017301F" w:rsidP="0017301F">
      <w:pPr>
        <w:spacing w:after="0"/>
        <w:ind w:left="0"/>
        <w:rPr>
          <w:rFonts w:asciiTheme="majorHAnsi" w:hAnsiTheme="majorHAnsi"/>
          <w:kern w:val="28"/>
          <w:sz w:val="28"/>
          <w:szCs w:val="28"/>
        </w:rPr>
      </w:pPr>
      <w:r>
        <w:br w:type="page"/>
      </w:r>
    </w:p>
    <w:p w:rsidR="0017301F" w:rsidRDefault="0017301F" w:rsidP="0017301F">
      <w:pPr>
        <w:pStyle w:val="Heading3"/>
      </w:pPr>
      <w:bookmarkStart w:id="143" w:name="_Toc514422503"/>
      <w:bookmarkStart w:id="144" w:name="_Toc515037859"/>
      <w:r w:rsidRPr="00B12207">
        <w:rPr>
          <w:rFonts w:ascii="Courier New" w:hAnsi="Courier New" w:cs="Courier New"/>
        </w:rPr>
        <w:lastRenderedPageBreak/>
        <w:t>dictionary</w:t>
      </w:r>
      <w:r>
        <w:t xml:space="preserve"> View Objects</w:t>
      </w:r>
      <w:bookmarkEnd w:id="143"/>
      <w:bookmarkEnd w:id="144"/>
    </w:p>
    <w:p w:rsidR="0017301F" w:rsidRDefault="0017301F" w:rsidP="0017301F">
      <w:r>
        <w:t xml:space="preserve">The objects returned by </w:t>
      </w:r>
      <w:r w:rsidRPr="009716E3">
        <w:rPr>
          <w:rFonts w:ascii="Courier New" w:hAnsi="Courier New" w:cs="Courier New"/>
        </w:rPr>
        <w:t>dict.keys()</w:t>
      </w:r>
      <w:r>
        <w:t xml:space="preserve">, </w:t>
      </w:r>
      <w:r w:rsidRPr="009716E3">
        <w:rPr>
          <w:rFonts w:ascii="Courier New" w:hAnsi="Courier New" w:cs="Courier New"/>
        </w:rPr>
        <w:t>dict.values()</w:t>
      </w:r>
      <w:r>
        <w:t xml:space="preserve"> and </w:t>
      </w:r>
      <w:r w:rsidRPr="009716E3">
        <w:rPr>
          <w:rFonts w:ascii="Courier New" w:hAnsi="Courier New" w:cs="Courier New"/>
        </w:rPr>
        <w:t>dict.items()</w:t>
      </w:r>
      <w:r>
        <w:t xml:space="preserve"> are view objects. They provide a dynamic view on the dictionary’s entries, which means that when the dictionary changes, the view reflects these changes.</w:t>
      </w:r>
    </w:p>
    <w:p w:rsidR="0017301F" w:rsidRDefault="0017301F" w:rsidP="0017301F">
      <w:r>
        <w:t>Dictionary views can be iterated over to yield their respective data, and support membership tests:</w:t>
      </w:r>
    </w:p>
    <w:p w:rsidR="0017301F" w:rsidRDefault="0017301F" w:rsidP="00B629BA">
      <w:pPr>
        <w:pStyle w:val="ListParagraph"/>
        <w:numPr>
          <w:ilvl w:val="0"/>
          <w:numId w:val="58"/>
        </w:numPr>
        <w:ind w:left="1368"/>
      </w:pPr>
      <w:r w:rsidRPr="0012577D">
        <w:rPr>
          <w:rFonts w:ascii="Courier New" w:hAnsi="Courier New" w:cs="Courier New"/>
        </w:rPr>
        <w:t>len(dictview</w:t>
      </w:r>
      <w:r>
        <w:rPr>
          <w:rFonts w:ascii="Courier New" w:hAnsi="Courier New" w:cs="Courier New"/>
        </w:rPr>
        <w:t>)</w:t>
      </w:r>
      <w:r w:rsidRPr="0012577D">
        <w:rPr>
          <w:rFonts w:asciiTheme="majorHAnsi" w:hAnsiTheme="majorHAnsi" w:cs="Courier New"/>
        </w:rPr>
        <w:t xml:space="preserve">: </w:t>
      </w:r>
      <w:r>
        <w:t>Return the number of entries in the dictionary.</w:t>
      </w:r>
    </w:p>
    <w:p w:rsidR="0017301F" w:rsidRDefault="0017301F" w:rsidP="00B629BA">
      <w:pPr>
        <w:pStyle w:val="ListParagraph"/>
        <w:numPr>
          <w:ilvl w:val="0"/>
          <w:numId w:val="58"/>
        </w:numPr>
        <w:ind w:left="1368"/>
      </w:pPr>
      <w:r w:rsidRPr="0012577D">
        <w:rPr>
          <w:rFonts w:ascii="Courier New" w:hAnsi="Courier New" w:cs="Courier New"/>
        </w:rPr>
        <w:t>iter(dictview)</w:t>
      </w:r>
      <w:r w:rsidRPr="0012577D">
        <w:rPr>
          <w:rFonts w:asciiTheme="majorHAnsi" w:hAnsiTheme="majorHAnsi" w:cs="Courier New"/>
        </w:rPr>
        <w:t xml:space="preserve">: </w:t>
      </w:r>
      <w:r>
        <w:t xml:space="preserve">Return an iterator over the keys, values or items (represented as tuple of </w:t>
      </w:r>
      <w:r w:rsidRPr="0012577D">
        <w:rPr>
          <w:rFonts w:ascii="Courier New" w:hAnsi="Courier New" w:cs="Courier New"/>
        </w:rPr>
        <w:t>(key</w:t>
      </w:r>
      <w:r>
        <w:t xml:space="preserve">, </w:t>
      </w:r>
      <w:r w:rsidRPr="0012577D">
        <w:rPr>
          <w:rFonts w:ascii="Courier New" w:hAnsi="Courier New" w:cs="Courier New"/>
        </w:rPr>
        <w:t>value)</w:t>
      </w:r>
      <w:r>
        <w:t xml:space="preserve">) in the dictionary. </w:t>
      </w:r>
    </w:p>
    <w:p w:rsidR="0017301F" w:rsidRDefault="0017301F" w:rsidP="0017301F">
      <w:pPr>
        <w:pStyle w:val="ListParagraph"/>
        <w:ind w:left="1368"/>
      </w:pPr>
      <w:r>
        <w:t xml:space="preserve">Keys and values are iterated over in an arbitrary order which is non-random, varies across Python implementations, and depends on the dictionary’s history of insertions and deletions. If keys, values and items views are iterated over with no intervening modifications to the dictionary, the order of items will directly correspond. This allows the creation of </w:t>
      </w:r>
      <w:r w:rsidRPr="0012577D">
        <w:rPr>
          <w:rFonts w:ascii="Courier New" w:hAnsi="Courier New" w:cs="Courier New"/>
        </w:rPr>
        <w:t>(value, key)</w:t>
      </w:r>
      <w:r>
        <w:t xml:space="preserve"> pairs using </w:t>
      </w:r>
      <w:r w:rsidRPr="0012577D">
        <w:rPr>
          <w:rFonts w:ascii="Courier New" w:hAnsi="Courier New" w:cs="Courier New"/>
        </w:rPr>
        <w:t>zip():pairs = zip(d.values(), d.keys())</w:t>
      </w:r>
      <w:r>
        <w:t xml:space="preserve">. Another way to create the same list is </w:t>
      </w:r>
      <w:r w:rsidRPr="0012577D">
        <w:rPr>
          <w:rFonts w:ascii="Courier New" w:hAnsi="Courier New" w:cs="Courier New"/>
        </w:rPr>
        <w:t>pairs = [(v, k) for (k, v) in d.items()]</w:t>
      </w:r>
      <w:r>
        <w:t>.</w:t>
      </w:r>
    </w:p>
    <w:p w:rsidR="0017301F" w:rsidRDefault="0017301F" w:rsidP="0017301F">
      <w:pPr>
        <w:pStyle w:val="ListParagraph"/>
        <w:ind w:left="1368"/>
      </w:pPr>
      <w:r>
        <w:t xml:space="preserve">Iterating views while adding or deleting entries in the dictionary may raise a </w:t>
      </w:r>
      <w:r w:rsidRPr="0012577D">
        <w:rPr>
          <w:rFonts w:ascii="Courier New" w:hAnsi="Courier New" w:cs="Courier New"/>
        </w:rPr>
        <w:t>RuntimeError</w:t>
      </w:r>
      <w:r>
        <w:t xml:space="preserve"> or fail to iterate over all entries.</w:t>
      </w:r>
    </w:p>
    <w:p w:rsidR="0017301F" w:rsidRDefault="0017301F" w:rsidP="00B629BA">
      <w:pPr>
        <w:pStyle w:val="ListParagraph"/>
        <w:numPr>
          <w:ilvl w:val="0"/>
          <w:numId w:val="58"/>
        </w:numPr>
        <w:ind w:left="1368"/>
      </w:pPr>
      <w:r w:rsidRPr="0012577D">
        <w:rPr>
          <w:rFonts w:ascii="Courier New" w:hAnsi="Courier New" w:cs="Courier New"/>
        </w:rPr>
        <w:t>x in dictview</w:t>
      </w:r>
      <w:r w:rsidRPr="0012577D">
        <w:rPr>
          <w:rFonts w:asciiTheme="majorHAnsi" w:hAnsiTheme="majorHAnsi" w:cs="Courier New"/>
        </w:rPr>
        <w:t>:</w:t>
      </w:r>
      <w:r>
        <w:t xml:space="preserve">Return </w:t>
      </w:r>
      <w:r w:rsidRPr="0012577D">
        <w:rPr>
          <w:rFonts w:ascii="Courier New" w:hAnsi="Courier New" w:cs="Courier New"/>
        </w:rPr>
        <w:t>True</w:t>
      </w:r>
      <w:r>
        <w:t xml:space="preserve"> if </w:t>
      </w:r>
      <w:r w:rsidRPr="0012577D">
        <w:rPr>
          <w:rFonts w:ascii="Courier New" w:hAnsi="Courier New" w:cs="Courier New"/>
        </w:rPr>
        <w:t>x</w:t>
      </w:r>
      <w:r>
        <w:t xml:space="preserve"> is in the underlying dictionary’s keys, values or items (in the latter case, x should be a </w:t>
      </w:r>
      <w:r w:rsidRPr="0012577D">
        <w:rPr>
          <w:rFonts w:ascii="Courier New" w:hAnsi="Courier New" w:cs="Courier New"/>
        </w:rPr>
        <w:t>(key, value)</w:t>
      </w:r>
      <w:r>
        <w:t xml:space="preserve"> tuple).</w:t>
      </w:r>
    </w:p>
    <w:p w:rsidR="0017301F" w:rsidRDefault="0017301F" w:rsidP="0017301F">
      <w:r>
        <w:t xml:space="preserve">Keys views are set-like since their entries are unique and hashable. If all values are hashable, so that (key, value) pairs are unique and hashable, then the items view is also set-like. (Values views are not treated as set-like since the entries are generally not unique.) For set-like views, all of the operations defined for the abstract base class </w:t>
      </w:r>
      <w:r w:rsidRPr="009716E3">
        <w:rPr>
          <w:rFonts w:ascii="Courier New" w:hAnsi="Courier New" w:cs="Courier New"/>
        </w:rPr>
        <w:t>collections.abc.Set</w:t>
      </w:r>
      <w:r>
        <w:t xml:space="preserve"> are available (for example, </w:t>
      </w:r>
      <w:r w:rsidRPr="007D1F71">
        <w:rPr>
          <w:rFonts w:ascii="Courier New" w:hAnsi="Courier New" w:cs="Courier New"/>
        </w:rPr>
        <w:t>==</w:t>
      </w:r>
      <w:r>
        <w:t xml:space="preserve">, </w:t>
      </w:r>
      <w:r w:rsidRPr="007D1F71">
        <w:rPr>
          <w:rFonts w:ascii="Courier New" w:hAnsi="Courier New" w:cs="Courier New"/>
        </w:rPr>
        <w:t>&lt;</w:t>
      </w:r>
      <w:r>
        <w:t xml:space="preserve">, or </w:t>
      </w:r>
      <w:r w:rsidRPr="007D1F71">
        <w:rPr>
          <w:rFonts w:ascii="Courier New" w:hAnsi="Courier New" w:cs="Courier New"/>
        </w:rPr>
        <w:t>^</w:t>
      </w:r>
      <w:r>
        <w:t>).</w:t>
      </w:r>
    </w:p>
    <w:p w:rsidR="0017301F" w:rsidRPr="0012577D" w:rsidRDefault="0017301F" w:rsidP="0017301F">
      <w:pPr>
        <w:spacing w:after="0"/>
        <w:rPr>
          <w:b/>
        </w:rPr>
      </w:pPr>
      <w:r>
        <w:rPr>
          <w:b/>
        </w:rPr>
        <w:t>Example:</w:t>
      </w:r>
    </w:p>
    <w:p w:rsidR="0017301F" w:rsidRPr="007D1F71" w:rsidRDefault="0017301F" w:rsidP="0017301F">
      <w:pPr>
        <w:spacing w:after="0"/>
        <w:rPr>
          <w:rFonts w:ascii="Courier New" w:hAnsi="Courier New" w:cs="Courier New"/>
        </w:rPr>
      </w:pPr>
      <w:r w:rsidRPr="007D1F71">
        <w:rPr>
          <w:rFonts w:ascii="Courier New" w:hAnsi="Courier New" w:cs="Courier New"/>
        </w:rPr>
        <w:t>&gt;&gt;&gt; dishes = {'eggs': 2, 'sausage': 1, 'bacon': 1, 'spam': 500}</w:t>
      </w:r>
    </w:p>
    <w:p w:rsidR="0017301F" w:rsidRPr="007D1F71" w:rsidRDefault="0017301F" w:rsidP="0017301F">
      <w:pPr>
        <w:spacing w:after="0"/>
        <w:rPr>
          <w:rFonts w:ascii="Courier New" w:hAnsi="Courier New" w:cs="Courier New"/>
        </w:rPr>
      </w:pPr>
      <w:r w:rsidRPr="007D1F71">
        <w:rPr>
          <w:rFonts w:ascii="Courier New" w:hAnsi="Courier New" w:cs="Courier New"/>
        </w:rPr>
        <w:t>&gt;&gt;&gt; keys = dishes.keys()</w:t>
      </w:r>
    </w:p>
    <w:p w:rsidR="0017301F" w:rsidRPr="007D1F71" w:rsidRDefault="0017301F" w:rsidP="0017301F">
      <w:pPr>
        <w:spacing w:after="0"/>
        <w:rPr>
          <w:rFonts w:ascii="Courier New" w:hAnsi="Courier New" w:cs="Courier New"/>
        </w:rPr>
      </w:pPr>
      <w:r w:rsidRPr="007D1F71">
        <w:rPr>
          <w:rFonts w:ascii="Courier New" w:hAnsi="Courier New" w:cs="Courier New"/>
        </w:rPr>
        <w:t>&gt;&gt;&gt; values = dishes.values()</w:t>
      </w:r>
    </w:p>
    <w:p w:rsidR="0017301F" w:rsidRPr="007D1F71" w:rsidRDefault="0017301F" w:rsidP="0017301F">
      <w:pPr>
        <w:spacing w:after="0"/>
        <w:rPr>
          <w:rFonts w:ascii="Courier New" w:hAnsi="Courier New" w:cs="Courier New"/>
        </w:rPr>
      </w:pPr>
    </w:p>
    <w:p w:rsidR="0017301F" w:rsidRPr="007D1F71" w:rsidRDefault="0017301F" w:rsidP="0017301F">
      <w:pPr>
        <w:spacing w:after="0"/>
        <w:rPr>
          <w:rFonts w:ascii="Courier New" w:hAnsi="Courier New" w:cs="Courier New"/>
        </w:rPr>
      </w:pPr>
      <w:r w:rsidRPr="007D1F71">
        <w:rPr>
          <w:rFonts w:ascii="Courier New" w:hAnsi="Courier New" w:cs="Courier New"/>
        </w:rPr>
        <w:t>&gt;&gt;&gt; # iteration</w:t>
      </w:r>
    </w:p>
    <w:p w:rsidR="0017301F" w:rsidRPr="007D1F71" w:rsidRDefault="0017301F" w:rsidP="0017301F">
      <w:pPr>
        <w:spacing w:after="0"/>
        <w:rPr>
          <w:rFonts w:ascii="Courier New" w:hAnsi="Courier New" w:cs="Courier New"/>
        </w:rPr>
      </w:pPr>
      <w:r w:rsidRPr="007D1F71">
        <w:rPr>
          <w:rFonts w:ascii="Courier New" w:hAnsi="Courier New" w:cs="Courier New"/>
        </w:rPr>
        <w:t>&gt;&gt;&gt; n = 0</w:t>
      </w:r>
    </w:p>
    <w:p w:rsidR="0017301F" w:rsidRPr="007D1F71" w:rsidRDefault="0017301F" w:rsidP="0017301F">
      <w:pPr>
        <w:spacing w:after="0"/>
        <w:rPr>
          <w:rFonts w:ascii="Courier New" w:hAnsi="Courier New" w:cs="Courier New"/>
        </w:rPr>
      </w:pPr>
      <w:r w:rsidRPr="007D1F71">
        <w:rPr>
          <w:rFonts w:ascii="Courier New" w:hAnsi="Courier New" w:cs="Courier New"/>
        </w:rPr>
        <w:t>&gt;&gt;&gt; for val in values:</w:t>
      </w:r>
    </w:p>
    <w:p w:rsidR="0017301F" w:rsidRPr="007D1F71" w:rsidRDefault="0017301F" w:rsidP="0017301F">
      <w:pPr>
        <w:spacing w:after="0"/>
        <w:rPr>
          <w:rFonts w:ascii="Courier New" w:hAnsi="Courier New" w:cs="Courier New"/>
        </w:rPr>
      </w:pPr>
      <w:r w:rsidRPr="007D1F71">
        <w:rPr>
          <w:rFonts w:ascii="Courier New" w:hAnsi="Courier New" w:cs="Courier New"/>
        </w:rPr>
        <w:t>...     n += val</w:t>
      </w:r>
    </w:p>
    <w:p w:rsidR="0017301F" w:rsidRPr="007D1F71" w:rsidRDefault="0017301F" w:rsidP="0017301F">
      <w:pPr>
        <w:spacing w:after="0"/>
        <w:rPr>
          <w:rFonts w:ascii="Courier New" w:hAnsi="Courier New" w:cs="Courier New"/>
        </w:rPr>
      </w:pPr>
      <w:r w:rsidRPr="007D1F71">
        <w:rPr>
          <w:rFonts w:ascii="Courier New" w:hAnsi="Courier New" w:cs="Courier New"/>
        </w:rPr>
        <w:t>&gt;&gt;&gt; print(n)</w:t>
      </w:r>
    </w:p>
    <w:p w:rsidR="0017301F" w:rsidRPr="007D1F71" w:rsidRDefault="0017301F" w:rsidP="0017301F">
      <w:pPr>
        <w:spacing w:after="0"/>
        <w:rPr>
          <w:rFonts w:ascii="Courier New" w:hAnsi="Courier New" w:cs="Courier New"/>
        </w:rPr>
      </w:pPr>
      <w:r w:rsidRPr="007D1F71">
        <w:rPr>
          <w:rFonts w:ascii="Courier New" w:hAnsi="Courier New" w:cs="Courier New"/>
        </w:rPr>
        <w:t>504</w:t>
      </w:r>
    </w:p>
    <w:p w:rsidR="0017301F" w:rsidRPr="007D1F71" w:rsidRDefault="0017301F" w:rsidP="0017301F">
      <w:pPr>
        <w:spacing w:after="0"/>
        <w:rPr>
          <w:rFonts w:ascii="Courier New" w:hAnsi="Courier New" w:cs="Courier New"/>
        </w:rPr>
      </w:pPr>
    </w:p>
    <w:p w:rsidR="0017301F" w:rsidRPr="007D1F71" w:rsidRDefault="0017301F" w:rsidP="0017301F">
      <w:pPr>
        <w:spacing w:after="0"/>
        <w:rPr>
          <w:rFonts w:ascii="Courier New" w:hAnsi="Courier New" w:cs="Courier New"/>
        </w:rPr>
      </w:pPr>
      <w:r w:rsidRPr="007D1F71">
        <w:rPr>
          <w:rFonts w:ascii="Courier New" w:hAnsi="Courier New" w:cs="Courier New"/>
        </w:rPr>
        <w:t>&gt;&gt;&gt; # keys and values are iterated over in the same order</w:t>
      </w:r>
    </w:p>
    <w:p w:rsidR="0017301F" w:rsidRPr="007D1F71" w:rsidRDefault="0017301F" w:rsidP="0017301F">
      <w:pPr>
        <w:spacing w:after="0"/>
        <w:rPr>
          <w:rFonts w:ascii="Courier New" w:hAnsi="Courier New" w:cs="Courier New"/>
        </w:rPr>
      </w:pPr>
      <w:r w:rsidRPr="007D1F71">
        <w:rPr>
          <w:rFonts w:ascii="Courier New" w:hAnsi="Courier New" w:cs="Courier New"/>
        </w:rPr>
        <w:t>&gt;&gt;&gt; list(keys)</w:t>
      </w:r>
    </w:p>
    <w:p w:rsidR="0017301F" w:rsidRPr="007D1F71" w:rsidRDefault="0017301F" w:rsidP="0017301F">
      <w:pPr>
        <w:spacing w:after="0"/>
        <w:rPr>
          <w:rFonts w:ascii="Courier New" w:hAnsi="Courier New" w:cs="Courier New"/>
        </w:rPr>
      </w:pPr>
      <w:r w:rsidRPr="007D1F71">
        <w:rPr>
          <w:rFonts w:ascii="Courier New" w:hAnsi="Courier New" w:cs="Courier New"/>
        </w:rPr>
        <w:t>['eggs', 'bacon', 'sausage', 'spam']</w:t>
      </w:r>
    </w:p>
    <w:p w:rsidR="0017301F" w:rsidRPr="007D1F71" w:rsidRDefault="0017301F" w:rsidP="0017301F">
      <w:pPr>
        <w:spacing w:after="0"/>
        <w:rPr>
          <w:rFonts w:ascii="Courier New" w:hAnsi="Courier New" w:cs="Courier New"/>
        </w:rPr>
      </w:pPr>
      <w:r w:rsidRPr="007D1F71">
        <w:rPr>
          <w:rFonts w:ascii="Courier New" w:hAnsi="Courier New" w:cs="Courier New"/>
        </w:rPr>
        <w:t>&gt;&gt;&gt; list(values)</w:t>
      </w:r>
    </w:p>
    <w:p w:rsidR="0017301F" w:rsidRPr="007D1F71" w:rsidRDefault="0017301F" w:rsidP="0017301F">
      <w:pPr>
        <w:spacing w:after="0"/>
        <w:rPr>
          <w:rFonts w:ascii="Courier New" w:hAnsi="Courier New" w:cs="Courier New"/>
        </w:rPr>
      </w:pPr>
      <w:r w:rsidRPr="007D1F71">
        <w:rPr>
          <w:rFonts w:ascii="Courier New" w:hAnsi="Courier New" w:cs="Courier New"/>
        </w:rPr>
        <w:t>[2, 1, 1, 500]</w:t>
      </w:r>
    </w:p>
    <w:p w:rsidR="0017301F" w:rsidRPr="007D1F71" w:rsidRDefault="0017301F" w:rsidP="0017301F">
      <w:pPr>
        <w:spacing w:after="0"/>
        <w:rPr>
          <w:rFonts w:ascii="Courier New" w:hAnsi="Courier New" w:cs="Courier New"/>
        </w:rPr>
      </w:pPr>
    </w:p>
    <w:p w:rsidR="0017301F" w:rsidRPr="007D1F71" w:rsidRDefault="0017301F" w:rsidP="0017301F">
      <w:pPr>
        <w:spacing w:after="0"/>
        <w:rPr>
          <w:rFonts w:ascii="Courier New" w:hAnsi="Courier New" w:cs="Courier New"/>
        </w:rPr>
      </w:pPr>
      <w:r w:rsidRPr="007D1F71">
        <w:rPr>
          <w:rFonts w:ascii="Courier New" w:hAnsi="Courier New" w:cs="Courier New"/>
        </w:rPr>
        <w:t>&gt;&gt;&gt; # view objects are dynamic and reflect dict changes</w:t>
      </w:r>
    </w:p>
    <w:p w:rsidR="0017301F" w:rsidRPr="007D1F71" w:rsidRDefault="0017301F" w:rsidP="0017301F">
      <w:pPr>
        <w:spacing w:after="0"/>
        <w:rPr>
          <w:rFonts w:ascii="Courier New" w:hAnsi="Courier New" w:cs="Courier New"/>
        </w:rPr>
      </w:pPr>
      <w:r w:rsidRPr="007D1F71">
        <w:rPr>
          <w:rFonts w:ascii="Courier New" w:hAnsi="Courier New" w:cs="Courier New"/>
        </w:rPr>
        <w:t>&gt;&gt;&gt; del dishes['eggs']</w:t>
      </w:r>
    </w:p>
    <w:p w:rsidR="0017301F" w:rsidRPr="007D1F71" w:rsidRDefault="0017301F" w:rsidP="0017301F">
      <w:pPr>
        <w:spacing w:after="0"/>
        <w:rPr>
          <w:rFonts w:ascii="Courier New" w:hAnsi="Courier New" w:cs="Courier New"/>
        </w:rPr>
      </w:pPr>
      <w:r w:rsidRPr="007D1F71">
        <w:rPr>
          <w:rFonts w:ascii="Courier New" w:hAnsi="Courier New" w:cs="Courier New"/>
        </w:rPr>
        <w:t>&gt;&gt;&gt; del dishes['sausage']</w:t>
      </w:r>
    </w:p>
    <w:p w:rsidR="0017301F" w:rsidRPr="007D1F71" w:rsidRDefault="0017301F" w:rsidP="0017301F">
      <w:pPr>
        <w:spacing w:after="0"/>
        <w:rPr>
          <w:rFonts w:ascii="Courier New" w:hAnsi="Courier New" w:cs="Courier New"/>
        </w:rPr>
      </w:pPr>
      <w:r w:rsidRPr="007D1F71">
        <w:rPr>
          <w:rFonts w:ascii="Courier New" w:hAnsi="Courier New" w:cs="Courier New"/>
        </w:rPr>
        <w:t>&gt;&gt;&gt; list(keys)</w:t>
      </w:r>
    </w:p>
    <w:p w:rsidR="0017301F" w:rsidRPr="007D1F71" w:rsidRDefault="0017301F" w:rsidP="0017301F">
      <w:pPr>
        <w:spacing w:after="0"/>
        <w:rPr>
          <w:rFonts w:ascii="Courier New" w:hAnsi="Courier New" w:cs="Courier New"/>
        </w:rPr>
      </w:pPr>
      <w:r w:rsidRPr="007D1F71">
        <w:rPr>
          <w:rFonts w:ascii="Courier New" w:hAnsi="Courier New" w:cs="Courier New"/>
        </w:rPr>
        <w:lastRenderedPageBreak/>
        <w:t>['spam', 'bacon']</w:t>
      </w:r>
    </w:p>
    <w:p w:rsidR="0017301F" w:rsidRPr="007D1F71" w:rsidRDefault="0017301F" w:rsidP="0017301F">
      <w:pPr>
        <w:spacing w:after="0"/>
        <w:rPr>
          <w:rFonts w:ascii="Courier New" w:hAnsi="Courier New" w:cs="Courier New"/>
        </w:rPr>
      </w:pPr>
    </w:p>
    <w:p w:rsidR="0017301F" w:rsidRPr="007D1F71" w:rsidRDefault="0017301F" w:rsidP="0017301F">
      <w:pPr>
        <w:spacing w:after="0"/>
        <w:rPr>
          <w:rFonts w:ascii="Courier New" w:hAnsi="Courier New" w:cs="Courier New"/>
        </w:rPr>
      </w:pPr>
      <w:r w:rsidRPr="007D1F71">
        <w:rPr>
          <w:rFonts w:ascii="Courier New" w:hAnsi="Courier New" w:cs="Courier New"/>
        </w:rPr>
        <w:t>&gt;&gt;&gt; # set operations</w:t>
      </w:r>
    </w:p>
    <w:p w:rsidR="0017301F" w:rsidRPr="007D1F71" w:rsidRDefault="0017301F" w:rsidP="0017301F">
      <w:pPr>
        <w:spacing w:after="0"/>
        <w:rPr>
          <w:rFonts w:ascii="Courier New" w:hAnsi="Courier New" w:cs="Courier New"/>
        </w:rPr>
      </w:pPr>
      <w:r w:rsidRPr="007D1F71">
        <w:rPr>
          <w:rFonts w:ascii="Courier New" w:hAnsi="Courier New" w:cs="Courier New"/>
        </w:rPr>
        <w:t>&gt;&gt;&gt; keys &amp; {'eggs', 'bacon', 'salad'}</w:t>
      </w:r>
    </w:p>
    <w:p w:rsidR="0017301F" w:rsidRPr="007D1F71" w:rsidRDefault="0017301F" w:rsidP="0017301F">
      <w:pPr>
        <w:spacing w:after="0"/>
        <w:rPr>
          <w:rFonts w:ascii="Courier New" w:hAnsi="Courier New" w:cs="Courier New"/>
        </w:rPr>
      </w:pPr>
      <w:r w:rsidRPr="007D1F71">
        <w:rPr>
          <w:rFonts w:ascii="Courier New" w:hAnsi="Courier New" w:cs="Courier New"/>
        </w:rPr>
        <w:t>{'bacon'}</w:t>
      </w:r>
    </w:p>
    <w:p w:rsidR="0017301F" w:rsidRPr="007D1F71" w:rsidRDefault="0017301F" w:rsidP="0017301F">
      <w:pPr>
        <w:spacing w:after="0"/>
        <w:rPr>
          <w:rFonts w:ascii="Courier New" w:hAnsi="Courier New" w:cs="Courier New"/>
        </w:rPr>
      </w:pPr>
      <w:r w:rsidRPr="007D1F71">
        <w:rPr>
          <w:rFonts w:ascii="Courier New" w:hAnsi="Courier New" w:cs="Courier New"/>
        </w:rPr>
        <w:t>&gt;&gt;&gt; keys ^ {'sausage', 'juice'}</w:t>
      </w:r>
    </w:p>
    <w:p w:rsidR="0017301F" w:rsidRDefault="0017301F" w:rsidP="0017301F">
      <w:pPr>
        <w:spacing w:after="0"/>
      </w:pPr>
      <w:r w:rsidRPr="007D1F71">
        <w:rPr>
          <w:rFonts w:ascii="Courier New" w:hAnsi="Courier New" w:cs="Courier New"/>
        </w:rPr>
        <w:t>{'juice', 'sausage', 'bacon', 'spam'}</w:t>
      </w:r>
    </w:p>
    <w:p w:rsidR="0017301F" w:rsidRDefault="0017301F" w:rsidP="0017301F"/>
    <w:p w:rsidR="0017301F" w:rsidRDefault="0017301F" w:rsidP="0017301F">
      <w:pPr>
        <w:pStyle w:val="Heading3"/>
      </w:pPr>
      <w:bookmarkStart w:id="145" w:name="_Toc514422504"/>
      <w:bookmarkStart w:id="146" w:name="_Toc515037860"/>
      <w:r w:rsidRPr="00B12207">
        <w:rPr>
          <w:rFonts w:ascii="Courier New" w:hAnsi="Courier New" w:cs="Courier New"/>
        </w:rPr>
        <w:t>dictionary</w:t>
      </w:r>
      <w:r>
        <w:t xml:space="preserve"> Methods</w:t>
      </w:r>
      <w:bookmarkEnd w:id="145"/>
      <w:bookmarkEnd w:id="146"/>
    </w:p>
    <w:p w:rsidR="0017301F" w:rsidRPr="00FF52BE" w:rsidRDefault="0017301F" w:rsidP="0017301F">
      <w:r>
        <w:t xml:space="preserve">The table below lists the dictionary methods in addition to the dictionary methods listed in the built-in methods table shown earlier in the chapter. </w:t>
      </w:r>
    </w:p>
    <w:tbl>
      <w:tblPr>
        <w:tblStyle w:val="ListTable4"/>
        <w:tblW w:w="7933" w:type="dxa"/>
        <w:tblInd w:w="1327" w:type="dxa"/>
        <w:tblLook w:val="04A0"/>
      </w:tblPr>
      <w:tblGrid>
        <w:gridCol w:w="2830"/>
        <w:gridCol w:w="5103"/>
      </w:tblGrid>
      <w:tr w:rsidR="0017301F" w:rsidTr="00562D38">
        <w:trPr>
          <w:cnfStyle w:val="100000000000"/>
        </w:trPr>
        <w:tc>
          <w:tcPr>
            <w:cnfStyle w:val="001000000000"/>
            <w:tcW w:w="2830" w:type="dxa"/>
            <w:hideMark/>
          </w:tcPr>
          <w:p w:rsidR="0017301F" w:rsidRPr="00ED6B9D" w:rsidRDefault="0017301F" w:rsidP="00562D38">
            <w:pPr>
              <w:spacing w:after="0"/>
              <w:ind w:left="0"/>
              <w:rPr>
                <w:rFonts w:asciiTheme="majorHAnsi" w:hAnsiTheme="majorHAnsi" w:cs="Open Sans"/>
                <w:kern w:val="0"/>
              </w:rPr>
            </w:pPr>
            <w:r w:rsidRPr="00ED6B9D">
              <w:rPr>
                <w:rFonts w:asciiTheme="majorHAnsi" w:hAnsiTheme="majorHAnsi" w:cs="Open Sans"/>
                <w:kern w:val="0"/>
              </w:rPr>
              <w:t>Methods</w:t>
            </w:r>
          </w:p>
        </w:tc>
        <w:tc>
          <w:tcPr>
            <w:tcW w:w="5103" w:type="dxa"/>
          </w:tcPr>
          <w:p w:rsidR="0017301F" w:rsidRPr="00ED6B9D" w:rsidRDefault="0017301F" w:rsidP="00562D38">
            <w:pPr>
              <w:ind w:left="0"/>
              <w:cnfStyle w:val="100000000000"/>
              <w:rPr>
                <w:rFonts w:asciiTheme="majorHAnsi" w:hAnsiTheme="majorHAnsi" w:cs="Open Sans"/>
              </w:rPr>
            </w:pPr>
            <w:r w:rsidRPr="00ED6B9D">
              <w:rPr>
                <w:rFonts w:asciiTheme="majorHAnsi" w:hAnsiTheme="majorHAnsi" w:cs="Open Sans"/>
              </w:rPr>
              <w:t>Description</w:t>
            </w:r>
          </w:p>
        </w:tc>
      </w:tr>
      <w:tr w:rsidR="0017301F" w:rsidTr="00562D38">
        <w:trPr>
          <w:cnfStyle w:val="000000100000"/>
        </w:trPr>
        <w:tc>
          <w:tcPr>
            <w:cnfStyle w:val="001000000000"/>
            <w:tcW w:w="2830" w:type="dxa"/>
          </w:tcPr>
          <w:p w:rsidR="0017301F" w:rsidRPr="00ED6B9D" w:rsidRDefault="0047219C" w:rsidP="00562D38">
            <w:pPr>
              <w:ind w:left="0"/>
              <w:rPr>
                <w:rFonts w:ascii="Courier New" w:hAnsi="Courier New" w:cs="Courier New"/>
                <w:b w:val="0"/>
              </w:rPr>
            </w:pPr>
            <w:hyperlink r:id="rId160" w:history="1">
              <w:r w:rsidR="0017301F" w:rsidRPr="00ED6B9D">
                <w:rPr>
                  <w:rStyle w:val="Hyperlink"/>
                  <w:rFonts w:ascii="Courier New" w:hAnsi="Courier New" w:cs="Courier New"/>
                  <w:b w:val="0"/>
                  <w:color w:val="auto"/>
                  <w:u w:val="none"/>
                </w:rPr>
                <w:t>clear()</w:t>
              </w:r>
            </w:hyperlink>
          </w:p>
        </w:tc>
        <w:tc>
          <w:tcPr>
            <w:tcW w:w="5103" w:type="dxa"/>
          </w:tcPr>
          <w:p w:rsidR="0017301F" w:rsidRPr="00ED6B9D" w:rsidRDefault="0017301F" w:rsidP="00562D38">
            <w:pPr>
              <w:ind w:left="0"/>
              <w:cnfStyle w:val="000000100000"/>
              <w:rPr>
                <w:rFonts w:asciiTheme="majorHAnsi" w:hAnsiTheme="majorHAnsi" w:cs="Open Sans"/>
                <w:color w:val="252830"/>
              </w:rPr>
            </w:pPr>
            <w:r w:rsidRPr="00ED6B9D">
              <w:rPr>
                <w:rFonts w:asciiTheme="majorHAnsi" w:hAnsiTheme="majorHAnsi" w:cs="Open Sans"/>
                <w:color w:val="252830"/>
              </w:rPr>
              <w:t>Removes all items</w:t>
            </w:r>
          </w:p>
        </w:tc>
      </w:tr>
      <w:tr w:rsidR="0017301F" w:rsidTr="00562D38">
        <w:tc>
          <w:tcPr>
            <w:cnfStyle w:val="001000000000"/>
            <w:tcW w:w="2830" w:type="dxa"/>
            <w:hideMark/>
          </w:tcPr>
          <w:p w:rsidR="0017301F" w:rsidRPr="00ED6B9D" w:rsidRDefault="0047219C" w:rsidP="00562D38">
            <w:pPr>
              <w:ind w:left="0"/>
              <w:rPr>
                <w:rFonts w:ascii="Courier New" w:hAnsi="Courier New" w:cs="Courier New"/>
                <w:b w:val="0"/>
              </w:rPr>
            </w:pPr>
            <w:hyperlink r:id="rId161" w:history="1">
              <w:r w:rsidR="0017301F" w:rsidRPr="00ED6B9D">
                <w:rPr>
                  <w:rStyle w:val="Hyperlink"/>
                  <w:rFonts w:ascii="Courier New" w:hAnsi="Courier New" w:cs="Courier New"/>
                  <w:b w:val="0"/>
                  <w:color w:val="auto"/>
                  <w:u w:val="none"/>
                </w:rPr>
                <w:t>copy()</w:t>
              </w:r>
            </w:hyperlink>
          </w:p>
        </w:tc>
        <w:tc>
          <w:tcPr>
            <w:tcW w:w="5103" w:type="dxa"/>
            <w:hideMark/>
          </w:tcPr>
          <w:p w:rsidR="0017301F" w:rsidRPr="00ED6B9D" w:rsidRDefault="0017301F" w:rsidP="00562D38">
            <w:pPr>
              <w:ind w:left="0"/>
              <w:cnfStyle w:val="000000000000"/>
              <w:rPr>
                <w:rFonts w:asciiTheme="majorHAnsi" w:hAnsiTheme="majorHAnsi" w:cs="Open Sans"/>
                <w:color w:val="252830"/>
              </w:rPr>
            </w:pPr>
            <w:r w:rsidRPr="00ED6B9D">
              <w:rPr>
                <w:rFonts w:asciiTheme="majorHAnsi" w:hAnsiTheme="majorHAnsi" w:cs="Open Sans"/>
                <w:color w:val="252830"/>
              </w:rPr>
              <w:t>Returns shallow copy of a dictionary</w:t>
            </w:r>
          </w:p>
        </w:tc>
      </w:tr>
      <w:tr w:rsidR="0017301F" w:rsidTr="00562D38">
        <w:trPr>
          <w:cnfStyle w:val="000000100000"/>
        </w:trPr>
        <w:tc>
          <w:tcPr>
            <w:cnfStyle w:val="001000000000"/>
            <w:tcW w:w="2830" w:type="dxa"/>
            <w:hideMark/>
          </w:tcPr>
          <w:p w:rsidR="0017301F" w:rsidRPr="00ED6B9D" w:rsidRDefault="0047219C" w:rsidP="00562D38">
            <w:pPr>
              <w:ind w:left="0"/>
              <w:rPr>
                <w:rFonts w:ascii="Courier New" w:hAnsi="Courier New" w:cs="Courier New"/>
                <w:b w:val="0"/>
              </w:rPr>
            </w:pPr>
            <w:hyperlink r:id="rId162" w:history="1">
              <w:r w:rsidR="0017301F" w:rsidRPr="00ED6B9D">
                <w:rPr>
                  <w:rStyle w:val="Hyperlink"/>
                  <w:rFonts w:ascii="Courier New" w:hAnsi="Courier New" w:cs="Courier New"/>
                  <w:b w:val="0"/>
                  <w:color w:val="auto"/>
                  <w:u w:val="none"/>
                </w:rPr>
                <w:t>fromkeys()</w:t>
              </w:r>
            </w:hyperlink>
          </w:p>
        </w:tc>
        <w:tc>
          <w:tcPr>
            <w:tcW w:w="5103" w:type="dxa"/>
            <w:hideMark/>
          </w:tcPr>
          <w:p w:rsidR="0017301F" w:rsidRPr="00ED6B9D" w:rsidRDefault="0017301F" w:rsidP="00562D38">
            <w:pPr>
              <w:ind w:left="0"/>
              <w:cnfStyle w:val="000000100000"/>
              <w:rPr>
                <w:rFonts w:asciiTheme="majorHAnsi" w:hAnsiTheme="majorHAnsi" w:cs="Open Sans"/>
                <w:color w:val="252830"/>
              </w:rPr>
            </w:pPr>
            <w:r w:rsidRPr="00ED6B9D">
              <w:rPr>
                <w:rFonts w:asciiTheme="majorHAnsi" w:hAnsiTheme="majorHAnsi" w:cs="Open Sans"/>
                <w:color w:val="252830"/>
              </w:rPr>
              <w:t>Creates dictionary from given sequence</w:t>
            </w:r>
          </w:p>
        </w:tc>
      </w:tr>
      <w:tr w:rsidR="0017301F" w:rsidTr="00562D38">
        <w:tc>
          <w:tcPr>
            <w:cnfStyle w:val="001000000000"/>
            <w:tcW w:w="2830" w:type="dxa"/>
            <w:hideMark/>
          </w:tcPr>
          <w:p w:rsidR="0017301F" w:rsidRPr="00ED6B9D" w:rsidRDefault="0047219C" w:rsidP="00562D38">
            <w:pPr>
              <w:ind w:left="0"/>
              <w:rPr>
                <w:rFonts w:ascii="Courier New" w:hAnsi="Courier New" w:cs="Courier New"/>
                <w:b w:val="0"/>
              </w:rPr>
            </w:pPr>
            <w:hyperlink r:id="rId163" w:history="1">
              <w:r w:rsidR="0017301F" w:rsidRPr="00ED6B9D">
                <w:rPr>
                  <w:rStyle w:val="Hyperlink"/>
                  <w:rFonts w:ascii="Courier New" w:hAnsi="Courier New" w:cs="Courier New"/>
                  <w:b w:val="0"/>
                  <w:color w:val="auto"/>
                  <w:u w:val="none"/>
                </w:rPr>
                <w:t>get()</w:t>
              </w:r>
            </w:hyperlink>
          </w:p>
        </w:tc>
        <w:tc>
          <w:tcPr>
            <w:tcW w:w="5103" w:type="dxa"/>
            <w:hideMark/>
          </w:tcPr>
          <w:p w:rsidR="0017301F" w:rsidRPr="00ED6B9D" w:rsidRDefault="0017301F" w:rsidP="00562D38">
            <w:pPr>
              <w:ind w:left="0"/>
              <w:cnfStyle w:val="000000000000"/>
              <w:rPr>
                <w:rFonts w:asciiTheme="majorHAnsi" w:hAnsiTheme="majorHAnsi" w:cs="Open Sans"/>
                <w:color w:val="252830"/>
              </w:rPr>
            </w:pPr>
            <w:r w:rsidRPr="00ED6B9D">
              <w:rPr>
                <w:rFonts w:asciiTheme="majorHAnsi" w:hAnsiTheme="majorHAnsi" w:cs="Open Sans"/>
                <w:color w:val="252830"/>
              </w:rPr>
              <w:t>Returns value of the key</w:t>
            </w:r>
          </w:p>
        </w:tc>
      </w:tr>
      <w:tr w:rsidR="0017301F" w:rsidTr="00562D38">
        <w:trPr>
          <w:cnfStyle w:val="000000100000"/>
        </w:trPr>
        <w:tc>
          <w:tcPr>
            <w:cnfStyle w:val="001000000000"/>
            <w:tcW w:w="2830" w:type="dxa"/>
            <w:hideMark/>
          </w:tcPr>
          <w:p w:rsidR="0017301F" w:rsidRPr="00ED6B9D" w:rsidRDefault="0047219C" w:rsidP="00562D38">
            <w:pPr>
              <w:ind w:left="0"/>
              <w:rPr>
                <w:rFonts w:ascii="Courier New" w:hAnsi="Courier New" w:cs="Courier New"/>
                <w:b w:val="0"/>
              </w:rPr>
            </w:pPr>
            <w:hyperlink r:id="rId164" w:history="1">
              <w:r w:rsidR="0017301F" w:rsidRPr="00ED6B9D">
                <w:rPr>
                  <w:rStyle w:val="Hyperlink"/>
                  <w:rFonts w:ascii="Courier New" w:hAnsi="Courier New" w:cs="Courier New"/>
                  <w:b w:val="0"/>
                  <w:color w:val="auto"/>
                  <w:u w:val="none"/>
                </w:rPr>
                <w:t>items()</w:t>
              </w:r>
            </w:hyperlink>
          </w:p>
        </w:tc>
        <w:tc>
          <w:tcPr>
            <w:tcW w:w="5103" w:type="dxa"/>
            <w:hideMark/>
          </w:tcPr>
          <w:p w:rsidR="0017301F" w:rsidRPr="00ED6B9D" w:rsidRDefault="0017301F" w:rsidP="00562D38">
            <w:pPr>
              <w:ind w:left="0"/>
              <w:cnfStyle w:val="000000100000"/>
              <w:rPr>
                <w:rFonts w:asciiTheme="majorHAnsi" w:hAnsiTheme="majorHAnsi" w:cs="Open Sans"/>
                <w:color w:val="252830"/>
              </w:rPr>
            </w:pPr>
            <w:r w:rsidRPr="00ED6B9D">
              <w:rPr>
                <w:rFonts w:asciiTheme="majorHAnsi" w:hAnsiTheme="majorHAnsi" w:cs="Open Sans"/>
                <w:color w:val="252830"/>
              </w:rPr>
              <w:t>Returns view of dictionary's (key, value) pair</w:t>
            </w:r>
          </w:p>
        </w:tc>
      </w:tr>
      <w:tr w:rsidR="0017301F" w:rsidTr="00562D38">
        <w:tc>
          <w:tcPr>
            <w:cnfStyle w:val="001000000000"/>
            <w:tcW w:w="2830" w:type="dxa"/>
            <w:hideMark/>
          </w:tcPr>
          <w:p w:rsidR="0017301F" w:rsidRPr="00ED6B9D" w:rsidRDefault="0047219C" w:rsidP="00562D38">
            <w:pPr>
              <w:ind w:left="0"/>
              <w:rPr>
                <w:rFonts w:ascii="Courier New" w:hAnsi="Courier New" w:cs="Courier New"/>
                <w:b w:val="0"/>
              </w:rPr>
            </w:pPr>
            <w:hyperlink r:id="rId165" w:history="1">
              <w:r w:rsidR="0017301F" w:rsidRPr="00ED6B9D">
                <w:rPr>
                  <w:rStyle w:val="Hyperlink"/>
                  <w:rFonts w:ascii="Courier New" w:hAnsi="Courier New" w:cs="Courier New"/>
                  <w:b w:val="0"/>
                  <w:color w:val="auto"/>
                  <w:u w:val="none"/>
                </w:rPr>
                <w:t>keys()</w:t>
              </w:r>
            </w:hyperlink>
          </w:p>
        </w:tc>
        <w:tc>
          <w:tcPr>
            <w:tcW w:w="5103" w:type="dxa"/>
            <w:hideMark/>
          </w:tcPr>
          <w:p w:rsidR="0017301F" w:rsidRPr="00ED6B9D" w:rsidRDefault="0017301F" w:rsidP="00562D38">
            <w:pPr>
              <w:ind w:left="0"/>
              <w:cnfStyle w:val="000000000000"/>
              <w:rPr>
                <w:rFonts w:asciiTheme="majorHAnsi" w:hAnsiTheme="majorHAnsi" w:cs="Open Sans"/>
                <w:color w:val="252830"/>
              </w:rPr>
            </w:pPr>
            <w:r w:rsidRPr="00ED6B9D">
              <w:rPr>
                <w:rFonts w:asciiTheme="majorHAnsi" w:hAnsiTheme="majorHAnsi" w:cs="Open Sans"/>
                <w:color w:val="252830"/>
              </w:rPr>
              <w:t>Returns view object of all keys</w:t>
            </w:r>
          </w:p>
        </w:tc>
      </w:tr>
      <w:tr w:rsidR="0017301F" w:rsidTr="00562D38">
        <w:trPr>
          <w:cnfStyle w:val="000000100000"/>
        </w:trPr>
        <w:tc>
          <w:tcPr>
            <w:cnfStyle w:val="001000000000"/>
            <w:tcW w:w="2830" w:type="dxa"/>
            <w:hideMark/>
          </w:tcPr>
          <w:p w:rsidR="0017301F" w:rsidRPr="00ED6B9D" w:rsidRDefault="0047219C" w:rsidP="00562D38">
            <w:pPr>
              <w:ind w:left="0"/>
              <w:rPr>
                <w:rFonts w:ascii="Courier New" w:hAnsi="Courier New" w:cs="Courier New"/>
                <w:b w:val="0"/>
              </w:rPr>
            </w:pPr>
            <w:hyperlink r:id="rId166" w:history="1">
              <w:r w:rsidR="0017301F" w:rsidRPr="00ED6B9D">
                <w:rPr>
                  <w:rStyle w:val="Hyperlink"/>
                  <w:rFonts w:ascii="Courier New" w:hAnsi="Courier New" w:cs="Courier New"/>
                  <w:b w:val="0"/>
                  <w:color w:val="auto"/>
                  <w:u w:val="none"/>
                </w:rPr>
                <w:t>popitem()</w:t>
              </w:r>
            </w:hyperlink>
          </w:p>
        </w:tc>
        <w:tc>
          <w:tcPr>
            <w:tcW w:w="5103" w:type="dxa"/>
            <w:hideMark/>
          </w:tcPr>
          <w:p w:rsidR="0017301F" w:rsidRPr="00ED6B9D" w:rsidRDefault="0017301F" w:rsidP="00562D38">
            <w:pPr>
              <w:ind w:left="0"/>
              <w:cnfStyle w:val="000000100000"/>
              <w:rPr>
                <w:rFonts w:asciiTheme="majorHAnsi" w:hAnsiTheme="majorHAnsi" w:cs="Open Sans"/>
                <w:color w:val="252830"/>
              </w:rPr>
            </w:pPr>
            <w:r w:rsidRPr="00ED6B9D">
              <w:rPr>
                <w:rFonts w:asciiTheme="majorHAnsi" w:hAnsiTheme="majorHAnsi" w:cs="Open Sans"/>
                <w:color w:val="252830"/>
              </w:rPr>
              <w:t xml:space="preserve">Returns </w:t>
            </w:r>
            <w:r>
              <w:rPr>
                <w:rFonts w:asciiTheme="majorHAnsi" w:hAnsiTheme="majorHAnsi" w:cs="Open Sans"/>
                <w:color w:val="252830"/>
              </w:rPr>
              <w:t>and r</w:t>
            </w:r>
            <w:r w:rsidRPr="00ED6B9D">
              <w:rPr>
                <w:rFonts w:asciiTheme="majorHAnsi" w:hAnsiTheme="majorHAnsi" w:cs="Open Sans"/>
                <w:color w:val="252830"/>
              </w:rPr>
              <w:t>emoves element from dictionary</w:t>
            </w:r>
          </w:p>
        </w:tc>
      </w:tr>
      <w:tr w:rsidR="0017301F" w:rsidTr="00562D38">
        <w:tc>
          <w:tcPr>
            <w:cnfStyle w:val="001000000000"/>
            <w:tcW w:w="2830" w:type="dxa"/>
            <w:hideMark/>
          </w:tcPr>
          <w:p w:rsidR="0017301F" w:rsidRPr="00ED6B9D" w:rsidRDefault="0047219C" w:rsidP="00562D38">
            <w:pPr>
              <w:ind w:left="0"/>
              <w:rPr>
                <w:rFonts w:ascii="Courier New" w:hAnsi="Courier New" w:cs="Courier New"/>
                <w:b w:val="0"/>
              </w:rPr>
            </w:pPr>
            <w:hyperlink r:id="rId167" w:history="1">
              <w:r w:rsidR="0017301F" w:rsidRPr="00ED6B9D">
                <w:rPr>
                  <w:rStyle w:val="Hyperlink"/>
                  <w:rFonts w:ascii="Courier New" w:hAnsi="Courier New" w:cs="Courier New"/>
                  <w:b w:val="0"/>
                  <w:color w:val="auto"/>
                  <w:u w:val="none"/>
                </w:rPr>
                <w:t>setdefault()</w:t>
              </w:r>
            </w:hyperlink>
          </w:p>
        </w:tc>
        <w:tc>
          <w:tcPr>
            <w:tcW w:w="5103" w:type="dxa"/>
            <w:hideMark/>
          </w:tcPr>
          <w:p w:rsidR="0017301F" w:rsidRPr="00ED6B9D" w:rsidRDefault="0017301F" w:rsidP="00562D38">
            <w:pPr>
              <w:ind w:left="0"/>
              <w:cnfStyle w:val="000000000000"/>
              <w:rPr>
                <w:rFonts w:asciiTheme="majorHAnsi" w:hAnsiTheme="majorHAnsi" w:cs="Open Sans"/>
                <w:color w:val="252830"/>
              </w:rPr>
            </w:pPr>
            <w:r w:rsidRPr="00ED6B9D">
              <w:rPr>
                <w:rFonts w:asciiTheme="majorHAnsi" w:hAnsiTheme="majorHAnsi" w:cs="Open Sans"/>
                <w:color w:val="252830"/>
              </w:rPr>
              <w:t>Inserts key with a value if key is not present</w:t>
            </w:r>
          </w:p>
        </w:tc>
      </w:tr>
      <w:tr w:rsidR="0017301F" w:rsidTr="00562D38">
        <w:trPr>
          <w:cnfStyle w:val="000000100000"/>
        </w:trPr>
        <w:tc>
          <w:tcPr>
            <w:cnfStyle w:val="001000000000"/>
            <w:tcW w:w="2830" w:type="dxa"/>
            <w:hideMark/>
          </w:tcPr>
          <w:p w:rsidR="0017301F" w:rsidRPr="00ED6B9D" w:rsidRDefault="0047219C" w:rsidP="00562D38">
            <w:pPr>
              <w:ind w:left="0"/>
              <w:rPr>
                <w:rFonts w:ascii="Courier New" w:hAnsi="Courier New" w:cs="Courier New"/>
                <w:b w:val="0"/>
              </w:rPr>
            </w:pPr>
            <w:hyperlink r:id="rId168" w:history="1">
              <w:r w:rsidR="0017301F" w:rsidRPr="00ED6B9D">
                <w:rPr>
                  <w:rStyle w:val="Hyperlink"/>
                  <w:rFonts w:ascii="Courier New" w:hAnsi="Courier New" w:cs="Courier New"/>
                  <w:b w:val="0"/>
                  <w:color w:val="auto"/>
                  <w:u w:val="none"/>
                </w:rPr>
                <w:t>pop()</w:t>
              </w:r>
            </w:hyperlink>
          </w:p>
        </w:tc>
        <w:tc>
          <w:tcPr>
            <w:tcW w:w="5103" w:type="dxa"/>
            <w:hideMark/>
          </w:tcPr>
          <w:p w:rsidR="0017301F" w:rsidRPr="00ED6B9D" w:rsidRDefault="0017301F" w:rsidP="00562D38">
            <w:pPr>
              <w:ind w:left="0"/>
              <w:cnfStyle w:val="000000100000"/>
              <w:rPr>
                <w:rFonts w:asciiTheme="majorHAnsi" w:hAnsiTheme="majorHAnsi" w:cs="Open Sans"/>
                <w:color w:val="252830"/>
              </w:rPr>
            </w:pPr>
            <w:r w:rsidRPr="00ED6B9D">
              <w:rPr>
                <w:rFonts w:asciiTheme="majorHAnsi" w:hAnsiTheme="majorHAnsi" w:cs="Open Sans"/>
                <w:color w:val="252830"/>
              </w:rPr>
              <w:t>Removes and returns element having given key</w:t>
            </w:r>
          </w:p>
        </w:tc>
      </w:tr>
      <w:tr w:rsidR="0017301F" w:rsidTr="00562D38">
        <w:tc>
          <w:tcPr>
            <w:cnfStyle w:val="001000000000"/>
            <w:tcW w:w="2830" w:type="dxa"/>
            <w:hideMark/>
          </w:tcPr>
          <w:p w:rsidR="0017301F" w:rsidRPr="00ED6B9D" w:rsidRDefault="0047219C" w:rsidP="00562D38">
            <w:pPr>
              <w:ind w:left="0"/>
              <w:rPr>
                <w:rFonts w:ascii="Courier New" w:hAnsi="Courier New" w:cs="Courier New"/>
                <w:b w:val="0"/>
              </w:rPr>
            </w:pPr>
            <w:hyperlink r:id="rId169" w:history="1">
              <w:r w:rsidR="0017301F" w:rsidRPr="00ED6B9D">
                <w:rPr>
                  <w:rStyle w:val="Hyperlink"/>
                  <w:rFonts w:ascii="Courier New" w:hAnsi="Courier New" w:cs="Courier New"/>
                  <w:b w:val="0"/>
                  <w:color w:val="auto"/>
                  <w:u w:val="none"/>
                </w:rPr>
                <w:t>values()</w:t>
              </w:r>
            </w:hyperlink>
          </w:p>
        </w:tc>
        <w:tc>
          <w:tcPr>
            <w:tcW w:w="5103" w:type="dxa"/>
            <w:hideMark/>
          </w:tcPr>
          <w:p w:rsidR="0017301F" w:rsidRPr="00ED6B9D" w:rsidRDefault="0017301F" w:rsidP="00562D38">
            <w:pPr>
              <w:ind w:left="0"/>
              <w:cnfStyle w:val="000000000000"/>
              <w:rPr>
                <w:rFonts w:asciiTheme="majorHAnsi" w:hAnsiTheme="majorHAnsi" w:cs="Open Sans"/>
                <w:color w:val="252830"/>
              </w:rPr>
            </w:pPr>
            <w:r w:rsidRPr="00ED6B9D">
              <w:rPr>
                <w:rFonts w:asciiTheme="majorHAnsi" w:hAnsiTheme="majorHAnsi" w:cs="Open Sans"/>
                <w:color w:val="252830"/>
              </w:rPr>
              <w:t>Returns view of all values in dictionary</w:t>
            </w:r>
          </w:p>
        </w:tc>
      </w:tr>
      <w:tr w:rsidR="0017301F" w:rsidTr="00562D38">
        <w:trPr>
          <w:cnfStyle w:val="000000100000"/>
        </w:trPr>
        <w:tc>
          <w:tcPr>
            <w:cnfStyle w:val="001000000000"/>
            <w:tcW w:w="2830" w:type="dxa"/>
            <w:hideMark/>
          </w:tcPr>
          <w:p w:rsidR="0017301F" w:rsidRPr="00ED6B9D" w:rsidRDefault="0047219C" w:rsidP="00562D38">
            <w:pPr>
              <w:ind w:left="0"/>
              <w:rPr>
                <w:rFonts w:ascii="Courier New" w:hAnsi="Courier New" w:cs="Courier New"/>
                <w:b w:val="0"/>
              </w:rPr>
            </w:pPr>
            <w:hyperlink r:id="rId170" w:history="1">
              <w:r w:rsidR="0017301F" w:rsidRPr="00ED6B9D">
                <w:rPr>
                  <w:rStyle w:val="Hyperlink"/>
                  <w:rFonts w:ascii="Courier New" w:hAnsi="Courier New" w:cs="Courier New"/>
                  <w:b w:val="0"/>
                  <w:color w:val="auto"/>
                  <w:u w:val="none"/>
                </w:rPr>
                <w:t>update()</w:t>
              </w:r>
            </w:hyperlink>
          </w:p>
        </w:tc>
        <w:tc>
          <w:tcPr>
            <w:tcW w:w="5103" w:type="dxa"/>
            <w:hideMark/>
          </w:tcPr>
          <w:p w:rsidR="0017301F" w:rsidRPr="00ED6B9D" w:rsidRDefault="0017301F" w:rsidP="00562D38">
            <w:pPr>
              <w:ind w:left="0"/>
              <w:cnfStyle w:val="000000100000"/>
              <w:rPr>
                <w:rFonts w:asciiTheme="majorHAnsi" w:hAnsiTheme="majorHAnsi" w:cs="Open Sans"/>
                <w:color w:val="252830"/>
              </w:rPr>
            </w:pPr>
            <w:r w:rsidRPr="00ED6B9D">
              <w:rPr>
                <w:rFonts w:asciiTheme="majorHAnsi" w:hAnsiTheme="majorHAnsi" w:cs="Open Sans"/>
                <w:color w:val="252830"/>
              </w:rPr>
              <w:t>Updates the dictionary</w:t>
            </w:r>
          </w:p>
        </w:tc>
      </w:tr>
    </w:tbl>
    <w:p w:rsidR="0017301F" w:rsidRDefault="0017301F" w:rsidP="0017301F">
      <w:pPr>
        <w:pStyle w:val="Heading3"/>
      </w:pPr>
    </w:p>
    <w:p w:rsidR="0017301F" w:rsidRDefault="0017301F" w:rsidP="0017301F">
      <w:pPr>
        <w:spacing w:after="0"/>
        <w:ind w:left="0"/>
        <w:rPr>
          <w:rFonts w:asciiTheme="majorHAnsi" w:hAnsiTheme="majorHAnsi"/>
          <w:color w:val="003366"/>
          <w:kern w:val="28"/>
          <w:sz w:val="32"/>
          <w:szCs w:val="32"/>
        </w:rPr>
      </w:pPr>
      <w:r>
        <w:br w:type="page"/>
      </w:r>
    </w:p>
    <w:p w:rsidR="0017301F" w:rsidRPr="00C70A68" w:rsidRDefault="0017301F" w:rsidP="0017301F">
      <w:pPr>
        <w:pStyle w:val="Heading2"/>
        <w:rPr>
          <w:rFonts w:ascii="Courier New" w:hAnsi="Courier New" w:cs="Courier New"/>
        </w:rPr>
      </w:pPr>
      <w:bookmarkStart w:id="147" w:name="_Toc514422505"/>
      <w:bookmarkStart w:id="148" w:name="_Toc515037861"/>
      <w:r w:rsidRPr="00C70A68">
        <w:rPr>
          <w:rFonts w:ascii="Courier New" w:hAnsi="Courier New" w:cs="Courier New"/>
        </w:rPr>
        <w:lastRenderedPageBreak/>
        <w:t>set</w:t>
      </w:r>
      <w:bookmarkEnd w:id="147"/>
      <w:bookmarkEnd w:id="148"/>
    </w:p>
    <w:p w:rsidR="0017301F" w:rsidRDefault="0017301F" w:rsidP="0017301F">
      <w:r>
        <w:t>A set is an unordered collection with no duplicate elements. Basic uses of a set include membership testing and eliminating duplicate entries. Set objects also support mathematical operations like union, intersection, difference, and symmetric difference.</w:t>
      </w:r>
    </w:p>
    <w:p w:rsidR="0017301F" w:rsidRDefault="0017301F" w:rsidP="0017301F">
      <w:r>
        <w:t xml:space="preserve">Curly braces or the </w:t>
      </w:r>
      <w:r w:rsidRPr="00C84756">
        <w:rPr>
          <w:rFonts w:ascii="Courier New" w:hAnsi="Courier New" w:cs="Courier New"/>
        </w:rPr>
        <w:t>set()</w:t>
      </w:r>
      <w:r>
        <w:t xml:space="preserve"> function can be used to create a set. </w:t>
      </w:r>
    </w:p>
    <w:p w:rsidR="0017301F" w:rsidRPr="00323F78" w:rsidRDefault="0017301F" w:rsidP="0017301F">
      <w:pPr>
        <w:rPr>
          <w:sz w:val="20"/>
        </w:rPr>
      </w:pPr>
      <w:r w:rsidRPr="00323F78">
        <w:rPr>
          <w:b/>
          <w:sz w:val="20"/>
        </w:rPr>
        <w:t>Note</w:t>
      </w:r>
      <w:r w:rsidRPr="00323F78">
        <w:rPr>
          <w:sz w:val="20"/>
        </w:rPr>
        <w:t xml:space="preserve">: </w:t>
      </w:r>
      <w:r w:rsidRPr="00323F78">
        <w:rPr>
          <w:i/>
          <w:sz w:val="20"/>
        </w:rPr>
        <w:t xml:space="preserve">To create an empty set you have to use </w:t>
      </w:r>
      <w:r w:rsidRPr="00323F78">
        <w:rPr>
          <w:rFonts w:ascii="Courier New" w:hAnsi="Courier New" w:cs="Courier New"/>
          <w:i/>
          <w:sz w:val="20"/>
        </w:rPr>
        <w:t>set()</w:t>
      </w:r>
      <w:r w:rsidRPr="00323F78">
        <w:rPr>
          <w:i/>
          <w:sz w:val="20"/>
        </w:rPr>
        <w:t xml:space="preserve">, </w:t>
      </w:r>
      <w:r w:rsidRPr="00323F78">
        <w:rPr>
          <w:rFonts w:asciiTheme="majorHAnsi" w:hAnsiTheme="majorHAnsi" w:cs="Courier New"/>
          <w:i/>
          <w:sz w:val="20"/>
        </w:rPr>
        <w:t xml:space="preserve">not </w:t>
      </w:r>
      <w:r>
        <w:rPr>
          <w:rFonts w:asciiTheme="majorHAnsi" w:hAnsiTheme="majorHAnsi" w:cs="Courier New"/>
          <w:i/>
          <w:sz w:val="20"/>
        </w:rPr>
        <w:t>set</w:t>
      </w:r>
      <w:r w:rsidRPr="00323F78">
        <w:rPr>
          <w:rFonts w:ascii="Courier New" w:hAnsi="Courier New" w:cs="Courier New"/>
          <w:i/>
          <w:sz w:val="20"/>
        </w:rPr>
        <w:t>{}</w:t>
      </w:r>
      <w:r w:rsidRPr="00323F78">
        <w:rPr>
          <w:i/>
          <w:sz w:val="20"/>
        </w:rPr>
        <w:t>; the latter creates an empty dictionary.</w:t>
      </w:r>
    </w:p>
    <w:p w:rsidR="0017301F" w:rsidRPr="00C84756" w:rsidRDefault="0017301F" w:rsidP="0017301F">
      <w:pPr>
        <w:rPr>
          <w:b/>
        </w:rPr>
      </w:pPr>
      <w:r w:rsidRPr="00C84756">
        <w:rPr>
          <w:b/>
        </w:rPr>
        <w:t>Example</w:t>
      </w:r>
      <w:r>
        <w:rPr>
          <w:b/>
        </w:rPr>
        <w:t xml:space="preserve"> 1</w:t>
      </w:r>
      <w:r w:rsidRPr="00C84756">
        <w:rPr>
          <w:b/>
        </w:rPr>
        <w:t>:</w:t>
      </w:r>
    </w:p>
    <w:p w:rsidR="0017301F" w:rsidRPr="00C84756" w:rsidRDefault="0017301F" w:rsidP="0017301F">
      <w:pPr>
        <w:rPr>
          <w:rFonts w:ascii="Courier New" w:hAnsi="Courier New" w:cs="Courier New"/>
        </w:rPr>
      </w:pPr>
      <w:r w:rsidRPr="00C84756">
        <w:rPr>
          <w:rFonts w:ascii="Courier New" w:hAnsi="Courier New" w:cs="Courier New"/>
        </w:rPr>
        <w:t>&gt;&gt;&gt; basket = {'apple', 'orange', 'apple', 'pear', 'orange', 'banana'}</w:t>
      </w:r>
    </w:p>
    <w:p w:rsidR="0017301F" w:rsidRPr="00C84756" w:rsidRDefault="0017301F" w:rsidP="0017301F">
      <w:pPr>
        <w:rPr>
          <w:rFonts w:ascii="Courier New" w:hAnsi="Courier New" w:cs="Courier New"/>
        </w:rPr>
      </w:pPr>
      <w:r w:rsidRPr="00C84756">
        <w:rPr>
          <w:rFonts w:ascii="Courier New" w:hAnsi="Courier New" w:cs="Courier New"/>
        </w:rPr>
        <w:t>&gt;&gt;&gt; pri</w:t>
      </w:r>
      <w:r>
        <w:rPr>
          <w:rFonts w:ascii="Courier New" w:hAnsi="Courier New" w:cs="Courier New"/>
        </w:rPr>
        <w:t xml:space="preserve">nt(basket)    </w:t>
      </w:r>
      <w:r w:rsidRPr="00C84756">
        <w:rPr>
          <w:rFonts w:ascii="Courier New" w:hAnsi="Courier New" w:cs="Courier New"/>
        </w:rPr>
        <w:t># show that duplicates have been removed</w:t>
      </w:r>
    </w:p>
    <w:p w:rsidR="0017301F" w:rsidRPr="00C84756" w:rsidRDefault="0017301F" w:rsidP="0017301F">
      <w:pPr>
        <w:rPr>
          <w:rFonts w:ascii="Courier New" w:hAnsi="Courier New" w:cs="Courier New"/>
        </w:rPr>
      </w:pPr>
      <w:r w:rsidRPr="00C84756">
        <w:rPr>
          <w:rFonts w:ascii="Courier New" w:hAnsi="Courier New" w:cs="Courier New"/>
        </w:rPr>
        <w:t>{'orange', 'banana', 'pear', 'apple'}</w:t>
      </w:r>
    </w:p>
    <w:p w:rsidR="0017301F" w:rsidRPr="00C84756" w:rsidRDefault="0017301F" w:rsidP="0017301F">
      <w:pPr>
        <w:rPr>
          <w:rFonts w:ascii="Courier New" w:hAnsi="Courier New" w:cs="Courier New"/>
        </w:rPr>
      </w:pPr>
      <w:r w:rsidRPr="00C84756">
        <w:rPr>
          <w:rFonts w:ascii="Courier New" w:hAnsi="Courier New" w:cs="Courier New"/>
        </w:rPr>
        <w:t>&gt;&gt;&gt; 'or</w:t>
      </w:r>
      <w:r>
        <w:rPr>
          <w:rFonts w:ascii="Courier New" w:hAnsi="Courier New" w:cs="Courier New"/>
        </w:rPr>
        <w:t xml:space="preserve">ange' in basket  </w:t>
      </w:r>
      <w:r w:rsidRPr="00C84756">
        <w:rPr>
          <w:rFonts w:ascii="Courier New" w:hAnsi="Courier New" w:cs="Courier New"/>
        </w:rPr>
        <w:t># fast membership testing</w:t>
      </w:r>
    </w:p>
    <w:p w:rsidR="0017301F" w:rsidRPr="00C84756" w:rsidRDefault="0017301F" w:rsidP="0017301F">
      <w:pPr>
        <w:rPr>
          <w:rFonts w:ascii="Courier New" w:hAnsi="Courier New" w:cs="Courier New"/>
        </w:rPr>
      </w:pPr>
      <w:r w:rsidRPr="00C84756">
        <w:rPr>
          <w:rFonts w:ascii="Courier New" w:hAnsi="Courier New" w:cs="Courier New"/>
        </w:rPr>
        <w:t>True</w:t>
      </w:r>
    </w:p>
    <w:p w:rsidR="0017301F" w:rsidRPr="00C84756" w:rsidRDefault="0017301F" w:rsidP="0017301F">
      <w:pPr>
        <w:rPr>
          <w:rFonts w:ascii="Courier New" w:hAnsi="Courier New" w:cs="Courier New"/>
        </w:rPr>
      </w:pPr>
      <w:r w:rsidRPr="00C84756">
        <w:rPr>
          <w:rFonts w:ascii="Courier New" w:hAnsi="Courier New" w:cs="Courier New"/>
        </w:rPr>
        <w:t>&gt;&gt;&gt; 'crabgrass' in basket</w:t>
      </w:r>
    </w:p>
    <w:p w:rsidR="0017301F" w:rsidRPr="00C84756" w:rsidRDefault="0017301F" w:rsidP="0017301F">
      <w:pPr>
        <w:rPr>
          <w:rFonts w:ascii="Courier New" w:hAnsi="Courier New" w:cs="Courier New"/>
        </w:rPr>
      </w:pPr>
      <w:r w:rsidRPr="00C84756">
        <w:rPr>
          <w:rFonts w:ascii="Courier New" w:hAnsi="Courier New" w:cs="Courier New"/>
        </w:rPr>
        <w:t>False</w:t>
      </w:r>
    </w:p>
    <w:p w:rsidR="0017301F" w:rsidRPr="00D86CA7" w:rsidRDefault="0017301F" w:rsidP="0017301F">
      <w:pPr>
        <w:rPr>
          <w:rFonts w:asciiTheme="majorHAnsi" w:hAnsiTheme="majorHAnsi" w:cs="Courier New"/>
          <w:b/>
        </w:rPr>
      </w:pPr>
      <w:r w:rsidRPr="00D86CA7">
        <w:rPr>
          <w:rFonts w:asciiTheme="majorHAnsi" w:hAnsiTheme="majorHAnsi" w:cs="Courier New"/>
          <w:b/>
        </w:rPr>
        <w:t>Example 2</w:t>
      </w:r>
      <w:r>
        <w:rPr>
          <w:rFonts w:asciiTheme="majorHAnsi" w:hAnsiTheme="majorHAnsi" w:cs="Courier New"/>
          <w:b/>
        </w:rPr>
        <w:t>:</w:t>
      </w:r>
    </w:p>
    <w:p w:rsidR="0017301F" w:rsidRPr="00C84756" w:rsidRDefault="0017301F" w:rsidP="0017301F">
      <w:pPr>
        <w:rPr>
          <w:rFonts w:ascii="Courier New" w:hAnsi="Courier New" w:cs="Courier New"/>
        </w:rPr>
      </w:pPr>
      <w:r w:rsidRPr="00C84756">
        <w:rPr>
          <w:rFonts w:ascii="Courier New" w:hAnsi="Courier New" w:cs="Courier New"/>
        </w:rPr>
        <w:t>&gt;&gt;&gt; # Demonstrate set operations on unique letters from two words</w:t>
      </w:r>
    </w:p>
    <w:p w:rsidR="0017301F" w:rsidRPr="00C84756" w:rsidRDefault="0017301F" w:rsidP="0017301F">
      <w:pPr>
        <w:rPr>
          <w:rFonts w:ascii="Courier New" w:hAnsi="Courier New" w:cs="Courier New"/>
        </w:rPr>
      </w:pPr>
      <w:r w:rsidRPr="00C84756">
        <w:rPr>
          <w:rFonts w:ascii="Courier New" w:hAnsi="Courier New" w:cs="Courier New"/>
        </w:rPr>
        <w:t>...</w:t>
      </w:r>
    </w:p>
    <w:p w:rsidR="0017301F" w:rsidRPr="00C84756" w:rsidRDefault="0017301F" w:rsidP="0017301F">
      <w:pPr>
        <w:rPr>
          <w:rFonts w:ascii="Courier New" w:hAnsi="Courier New" w:cs="Courier New"/>
        </w:rPr>
      </w:pPr>
      <w:r w:rsidRPr="00C84756">
        <w:rPr>
          <w:rFonts w:ascii="Courier New" w:hAnsi="Courier New" w:cs="Courier New"/>
        </w:rPr>
        <w:t>&gt;&gt;&gt; a = set('abracadabra')</w:t>
      </w:r>
    </w:p>
    <w:p w:rsidR="0017301F" w:rsidRPr="00C84756" w:rsidRDefault="0017301F" w:rsidP="0017301F">
      <w:pPr>
        <w:rPr>
          <w:rFonts w:ascii="Courier New" w:hAnsi="Courier New" w:cs="Courier New"/>
        </w:rPr>
      </w:pPr>
      <w:r w:rsidRPr="00C84756">
        <w:rPr>
          <w:rFonts w:ascii="Courier New" w:hAnsi="Courier New" w:cs="Courier New"/>
        </w:rPr>
        <w:t>&gt;&gt;&gt; b = set('alacazam')</w:t>
      </w:r>
    </w:p>
    <w:p w:rsidR="0017301F" w:rsidRPr="00C84756" w:rsidRDefault="0017301F" w:rsidP="0017301F">
      <w:pPr>
        <w:rPr>
          <w:rFonts w:ascii="Courier New" w:hAnsi="Courier New" w:cs="Courier New"/>
        </w:rPr>
      </w:pPr>
      <w:r w:rsidRPr="00C84756">
        <w:rPr>
          <w:rFonts w:ascii="Courier New" w:hAnsi="Courier New" w:cs="Courier New"/>
        </w:rPr>
        <w:t>&gt;&gt;&gt; a # unique letters in a</w:t>
      </w:r>
    </w:p>
    <w:p w:rsidR="0017301F" w:rsidRPr="00C84756" w:rsidRDefault="0017301F" w:rsidP="0017301F">
      <w:pPr>
        <w:rPr>
          <w:rFonts w:ascii="Courier New" w:hAnsi="Courier New" w:cs="Courier New"/>
        </w:rPr>
      </w:pPr>
      <w:r w:rsidRPr="00C84756">
        <w:rPr>
          <w:rFonts w:ascii="Courier New" w:hAnsi="Courier New" w:cs="Courier New"/>
        </w:rPr>
        <w:t>{'a', 'r', 'b', 'c', 'd'}</w:t>
      </w:r>
    </w:p>
    <w:p w:rsidR="0017301F" w:rsidRPr="00C84756" w:rsidRDefault="0017301F" w:rsidP="0017301F">
      <w:pPr>
        <w:rPr>
          <w:rFonts w:ascii="Courier New" w:hAnsi="Courier New" w:cs="Courier New"/>
        </w:rPr>
      </w:pPr>
      <w:r w:rsidRPr="00C84756">
        <w:rPr>
          <w:rFonts w:ascii="Courier New" w:hAnsi="Courier New" w:cs="Courier New"/>
        </w:rPr>
        <w:t xml:space="preserve">&gt;&gt;&gt; a </w:t>
      </w:r>
      <w:r>
        <w:rPr>
          <w:rFonts w:ascii="Courier New" w:hAnsi="Courier New" w:cs="Courier New"/>
        </w:rPr>
        <w:t xml:space="preserve">- b                    </w:t>
      </w:r>
      <w:r w:rsidRPr="00C84756">
        <w:rPr>
          <w:rFonts w:ascii="Courier New" w:hAnsi="Courier New" w:cs="Courier New"/>
        </w:rPr>
        <w:t># letters in a but not in b</w:t>
      </w:r>
    </w:p>
    <w:p w:rsidR="0017301F" w:rsidRPr="00C84756" w:rsidRDefault="0017301F" w:rsidP="0017301F">
      <w:pPr>
        <w:rPr>
          <w:rFonts w:ascii="Courier New" w:hAnsi="Courier New" w:cs="Courier New"/>
        </w:rPr>
      </w:pPr>
      <w:r w:rsidRPr="00C84756">
        <w:rPr>
          <w:rFonts w:ascii="Courier New" w:hAnsi="Courier New" w:cs="Courier New"/>
        </w:rPr>
        <w:t>{'r', 'd', 'b'}</w:t>
      </w:r>
    </w:p>
    <w:p w:rsidR="0017301F" w:rsidRPr="00C84756" w:rsidRDefault="0017301F" w:rsidP="0017301F">
      <w:pPr>
        <w:rPr>
          <w:rFonts w:ascii="Courier New" w:hAnsi="Courier New" w:cs="Courier New"/>
        </w:rPr>
      </w:pPr>
      <w:r w:rsidRPr="00C84756">
        <w:rPr>
          <w:rFonts w:ascii="Courier New" w:hAnsi="Courier New" w:cs="Courier New"/>
        </w:rPr>
        <w:t xml:space="preserve">&gt;&gt;&gt; a </w:t>
      </w:r>
      <w:r>
        <w:rPr>
          <w:rFonts w:ascii="Courier New" w:hAnsi="Courier New" w:cs="Courier New"/>
        </w:rPr>
        <w:t xml:space="preserve">| b                    </w:t>
      </w:r>
      <w:r w:rsidRPr="00C84756">
        <w:rPr>
          <w:rFonts w:ascii="Courier New" w:hAnsi="Courier New" w:cs="Courier New"/>
        </w:rPr>
        <w:t># letters in a or b or both</w:t>
      </w:r>
    </w:p>
    <w:p w:rsidR="0017301F" w:rsidRPr="00C84756" w:rsidRDefault="0017301F" w:rsidP="0017301F">
      <w:pPr>
        <w:rPr>
          <w:rFonts w:ascii="Courier New" w:hAnsi="Courier New" w:cs="Courier New"/>
        </w:rPr>
      </w:pPr>
      <w:r w:rsidRPr="00C84756">
        <w:rPr>
          <w:rFonts w:ascii="Courier New" w:hAnsi="Courier New" w:cs="Courier New"/>
        </w:rPr>
        <w:t>{'a', 'c', 'r', 'd', 'b', 'm', 'z', 'l'}</w:t>
      </w:r>
    </w:p>
    <w:p w:rsidR="0017301F" w:rsidRPr="00C84756" w:rsidRDefault="0017301F" w:rsidP="0017301F">
      <w:pPr>
        <w:rPr>
          <w:rFonts w:ascii="Courier New" w:hAnsi="Courier New" w:cs="Courier New"/>
        </w:rPr>
      </w:pPr>
      <w:r w:rsidRPr="00C84756">
        <w:rPr>
          <w:rFonts w:ascii="Courier New" w:hAnsi="Courier New" w:cs="Courier New"/>
        </w:rPr>
        <w:t>&gt;&gt;&gt; a &amp;</w:t>
      </w:r>
      <w:r>
        <w:rPr>
          <w:rFonts w:ascii="Courier New" w:hAnsi="Courier New" w:cs="Courier New"/>
        </w:rPr>
        <w:t xml:space="preserve"> b                    </w:t>
      </w:r>
      <w:r w:rsidRPr="00C84756">
        <w:rPr>
          <w:rFonts w:ascii="Courier New" w:hAnsi="Courier New" w:cs="Courier New"/>
        </w:rPr>
        <w:t># letters in both a and b</w:t>
      </w:r>
    </w:p>
    <w:p w:rsidR="0017301F" w:rsidRPr="00C84756" w:rsidRDefault="0017301F" w:rsidP="0017301F">
      <w:pPr>
        <w:rPr>
          <w:rFonts w:ascii="Courier New" w:hAnsi="Courier New" w:cs="Courier New"/>
        </w:rPr>
      </w:pPr>
      <w:r w:rsidRPr="00C84756">
        <w:rPr>
          <w:rFonts w:ascii="Courier New" w:hAnsi="Courier New" w:cs="Courier New"/>
        </w:rPr>
        <w:t>{'a', 'c'}</w:t>
      </w:r>
    </w:p>
    <w:p w:rsidR="0017301F" w:rsidRPr="00C84756" w:rsidRDefault="0017301F" w:rsidP="0017301F">
      <w:pPr>
        <w:rPr>
          <w:rFonts w:ascii="Courier New" w:hAnsi="Courier New" w:cs="Courier New"/>
        </w:rPr>
      </w:pPr>
      <w:r w:rsidRPr="00C84756">
        <w:rPr>
          <w:rFonts w:ascii="Courier New" w:hAnsi="Courier New" w:cs="Courier New"/>
        </w:rPr>
        <w:t>&gt;&gt;&gt; a ^</w:t>
      </w:r>
      <w:r>
        <w:rPr>
          <w:rFonts w:ascii="Courier New" w:hAnsi="Courier New" w:cs="Courier New"/>
        </w:rPr>
        <w:t xml:space="preserve"> b                    </w:t>
      </w:r>
      <w:r w:rsidRPr="00C84756">
        <w:rPr>
          <w:rFonts w:ascii="Courier New" w:hAnsi="Courier New" w:cs="Courier New"/>
        </w:rPr>
        <w:t># letters in a or b but not both</w:t>
      </w:r>
    </w:p>
    <w:p w:rsidR="0017301F" w:rsidRPr="00C84756" w:rsidRDefault="0017301F" w:rsidP="0017301F">
      <w:pPr>
        <w:rPr>
          <w:rFonts w:ascii="Courier New" w:hAnsi="Courier New" w:cs="Courier New"/>
        </w:rPr>
      </w:pPr>
      <w:r w:rsidRPr="00C84756">
        <w:rPr>
          <w:rFonts w:ascii="Courier New" w:hAnsi="Courier New" w:cs="Courier New"/>
        </w:rPr>
        <w:t>{'r', 'd', 'b', 'm', 'z', 'l'}</w:t>
      </w:r>
    </w:p>
    <w:p w:rsidR="0017301F" w:rsidRDefault="0017301F" w:rsidP="0017301F">
      <w:pPr>
        <w:spacing w:after="0"/>
        <w:ind w:left="0"/>
      </w:pPr>
      <w:r>
        <w:br w:type="page"/>
      </w:r>
    </w:p>
    <w:p w:rsidR="0017301F" w:rsidRDefault="0017301F" w:rsidP="0017301F">
      <w:r>
        <w:lastRenderedPageBreak/>
        <w:t>Similar to list comprehensions, set comprehensions are also supported:</w:t>
      </w:r>
    </w:p>
    <w:p w:rsidR="0017301F" w:rsidRPr="00C84756" w:rsidRDefault="0017301F" w:rsidP="0017301F">
      <w:pPr>
        <w:rPr>
          <w:b/>
        </w:rPr>
      </w:pPr>
      <w:r w:rsidRPr="00C84756">
        <w:rPr>
          <w:b/>
        </w:rPr>
        <w:t>Example:</w:t>
      </w:r>
    </w:p>
    <w:p w:rsidR="0017301F" w:rsidRPr="00C84756" w:rsidRDefault="0017301F" w:rsidP="0017301F">
      <w:pPr>
        <w:rPr>
          <w:rFonts w:ascii="Courier New" w:hAnsi="Courier New" w:cs="Courier New"/>
        </w:rPr>
      </w:pPr>
      <w:r w:rsidRPr="00C84756">
        <w:rPr>
          <w:rFonts w:ascii="Courier New" w:hAnsi="Courier New" w:cs="Courier New"/>
        </w:rPr>
        <w:t>&gt;&gt;&gt; a = {x for x in 'abracadabra' if x not in 'abc'}</w:t>
      </w:r>
    </w:p>
    <w:p w:rsidR="0017301F" w:rsidRPr="00C84756" w:rsidRDefault="0017301F" w:rsidP="0017301F">
      <w:pPr>
        <w:rPr>
          <w:rFonts w:ascii="Courier New" w:hAnsi="Courier New" w:cs="Courier New"/>
        </w:rPr>
      </w:pPr>
      <w:r w:rsidRPr="00C84756">
        <w:rPr>
          <w:rFonts w:ascii="Courier New" w:hAnsi="Courier New" w:cs="Courier New"/>
        </w:rPr>
        <w:t>&gt;&gt;&gt; a</w:t>
      </w:r>
    </w:p>
    <w:p w:rsidR="0017301F" w:rsidRPr="00C84756" w:rsidRDefault="0017301F" w:rsidP="0017301F">
      <w:pPr>
        <w:rPr>
          <w:rFonts w:ascii="Courier New" w:hAnsi="Courier New" w:cs="Courier New"/>
        </w:rPr>
      </w:pPr>
      <w:r w:rsidRPr="00C84756">
        <w:rPr>
          <w:rFonts w:ascii="Courier New" w:hAnsi="Courier New" w:cs="Courier New"/>
        </w:rPr>
        <w:t>{'r', 'd'}</w:t>
      </w:r>
    </w:p>
    <w:p w:rsidR="0017301F" w:rsidRDefault="0017301F" w:rsidP="0017301F">
      <w:pPr>
        <w:rPr>
          <w:i/>
          <w:sz w:val="20"/>
        </w:rPr>
      </w:pPr>
      <w:r w:rsidRPr="00432B10">
        <w:rPr>
          <w:b/>
          <w:sz w:val="20"/>
        </w:rPr>
        <w:t>Note:</w:t>
      </w:r>
      <w:r>
        <w:rPr>
          <w:i/>
          <w:sz w:val="20"/>
        </w:rPr>
        <w:t>Like other collections, set</w:t>
      </w:r>
      <w:r w:rsidRPr="00F233BB">
        <w:rPr>
          <w:i/>
          <w:sz w:val="20"/>
        </w:rPr>
        <w:t>support</w:t>
      </w:r>
      <w:r>
        <w:rPr>
          <w:i/>
          <w:sz w:val="20"/>
        </w:rPr>
        <w:t>s</w:t>
      </w:r>
      <w:r w:rsidRPr="00F233BB">
        <w:rPr>
          <w:rFonts w:ascii="Courier New" w:hAnsi="Courier New" w:cs="Courier New"/>
          <w:i/>
          <w:sz w:val="20"/>
        </w:rPr>
        <w:t>x in set</w:t>
      </w:r>
      <w:r w:rsidRPr="00F233BB">
        <w:rPr>
          <w:i/>
          <w:sz w:val="20"/>
        </w:rPr>
        <w:t xml:space="preserve">, </w:t>
      </w:r>
      <w:r w:rsidRPr="00F233BB">
        <w:rPr>
          <w:rFonts w:ascii="Courier New" w:hAnsi="Courier New" w:cs="Courier New"/>
          <w:i/>
          <w:sz w:val="20"/>
        </w:rPr>
        <w:t>len(set)</w:t>
      </w:r>
      <w:r w:rsidRPr="00F233BB">
        <w:rPr>
          <w:i/>
          <w:sz w:val="20"/>
        </w:rPr>
        <w:t xml:space="preserve">, and </w:t>
      </w:r>
      <w:r w:rsidRPr="00F233BB">
        <w:rPr>
          <w:rFonts w:ascii="Courier New" w:hAnsi="Courier New" w:cs="Courier New"/>
          <w:i/>
          <w:sz w:val="20"/>
        </w:rPr>
        <w:t>for x in set</w:t>
      </w:r>
      <w:r w:rsidRPr="00F233BB">
        <w:rPr>
          <w:i/>
          <w:sz w:val="20"/>
        </w:rPr>
        <w:t>.</w:t>
      </w:r>
      <w:r w:rsidRPr="00432B10">
        <w:rPr>
          <w:i/>
          <w:sz w:val="20"/>
        </w:rPr>
        <w:t xml:space="preserve"> Bei</w:t>
      </w:r>
      <w:r>
        <w:rPr>
          <w:i/>
          <w:sz w:val="20"/>
        </w:rPr>
        <w:t>ng an unordered collection, set</w:t>
      </w:r>
      <w:r w:rsidRPr="00432B10">
        <w:rPr>
          <w:i/>
          <w:sz w:val="20"/>
        </w:rPr>
        <w:t xml:space="preserve"> do not record element position or order of insertion. Accordingly, set do not support indexing, slicing, or other sequence-like behavior.</w:t>
      </w:r>
    </w:p>
    <w:p w:rsidR="0017301F" w:rsidRDefault="0017301F" w:rsidP="0017301F">
      <w:pPr>
        <w:pStyle w:val="Heading3"/>
      </w:pPr>
      <w:bookmarkStart w:id="149" w:name="_Toc514422506"/>
      <w:bookmarkStart w:id="150" w:name="_Toc515037862"/>
      <w:r>
        <w:t xml:space="preserve">Built-in </w:t>
      </w:r>
      <w:r w:rsidRPr="00C70A68">
        <w:rPr>
          <w:rFonts w:ascii="Courier New" w:hAnsi="Courier New" w:cs="Courier New"/>
        </w:rPr>
        <w:t>set</w:t>
      </w:r>
      <w:r>
        <w:t xml:space="preserve"> Types</w:t>
      </w:r>
      <w:bookmarkEnd w:id="149"/>
      <w:bookmarkEnd w:id="150"/>
    </w:p>
    <w:p w:rsidR="0017301F" w:rsidRPr="00F233BB" w:rsidRDefault="0017301F" w:rsidP="0017301F">
      <w:r w:rsidRPr="00F233BB">
        <w:t>There are currently two built-in set types:</w:t>
      </w:r>
    </w:p>
    <w:p w:rsidR="0017301F" w:rsidRPr="00F233BB" w:rsidRDefault="0017301F" w:rsidP="00B629BA">
      <w:pPr>
        <w:pStyle w:val="ListParagraph"/>
        <w:numPr>
          <w:ilvl w:val="0"/>
          <w:numId w:val="51"/>
        </w:numPr>
      </w:pPr>
      <w:r w:rsidRPr="00F233BB">
        <w:rPr>
          <w:rFonts w:ascii="Courier New" w:hAnsi="Courier New" w:cs="Courier New"/>
        </w:rPr>
        <w:t>set</w:t>
      </w:r>
      <w:r w:rsidRPr="00F233BB">
        <w:t xml:space="preserve">: The </w:t>
      </w:r>
      <w:r w:rsidRPr="00F233BB">
        <w:rPr>
          <w:rFonts w:ascii="Courier New" w:hAnsi="Courier New" w:cs="Courier New"/>
        </w:rPr>
        <w:t>set</w:t>
      </w:r>
      <w:r w:rsidRPr="00F233BB">
        <w:t xml:space="preserve"> type is mutable, which means that the contents can be changed using methods like </w:t>
      </w:r>
      <w:r w:rsidRPr="00F233BB">
        <w:rPr>
          <w:rFonts w:ascii="Courier New" w:hAnsi="Courier New" w:cs="Courier New"/>
        </w:rPr>
        <w:t>add()</w:t>
      </w:r>
      <w:r w:rsidRPr="00F233BB">
        <w:t xml:space="preserve"> and </w:t>
      </w:r>
      <w:r w:rsidRPr="00F233BB">
        <w:rPr>
          <w:rFonts w:ascii="Courier New" w:hAnsi="Courier New" w:cs="Courier New"/>
        </w:rPr>
        <w:t>remove()</w:t>
      </w:r>
      <w:r w:rsidRPr="00F233BB">
        <w:t>. Since it is mutable, it has no hash value and cannot be used as either a dictionary key or as an element of another set.</w:t>
      </w:r>
    </w:p>
    <w:p w:rsidR="0017301F" w:rsidRPr="00F233BB" w:rsidRDefault="0017301F" w:rsidP="00B629BA">
      <w:pPr>
        <w:pStyle w:val="ListParagraph"/>
        <w:numPr>
          <w:ilvl w:val="0"/>
          <w:numId w:val="51"/>
        </w:numPr>
      </w:pPr>
      <w:r w:rsidRPr="00F233BB">
        <w:rPr>
          <w:rFonts w:ascii="Courier New" w:hAnsi="Courier New" w:cs="Courier New"/>
        </w:rPr>
        <w:t>frozenset</w:t>
      </w:r>
      <w:r w:rsidRPr="00F233BB">
        <w:t xml:space="preserve">: The </w:t>
      </w:r>
      <w:r w:rsidRPr="00F233BB">
        <w:rPr>
          <w:rFonts w:ascii="Courier New" w:hAnsi="Courier New" w:cs="Courier New"/>
        </w:rPr>
        <w:t>frozenset</w:t>
      </w:r>
      <w:r w:rsidRPr="00F233BB">
        <w:t xml:space="preserve"> type is immutable and hashable, which means that its contents cannot be altered after it is created; it can therefore be used as a dictionary key or as an element of another set.</w:t>
      </w:r>
    </w:p>
    <w:p w:rsidR="0017301F" w:rsidRPr="000A5574" w:rsidRDefault="0017301F" w:rsidP="0017301F">
      <w:pPr>
        <w:rPr>
          <w:sz w:val="18"/>
        </w:rPr>
      </w:pPr>
      <w:r w:rsidRPr="00F233BB">
        <w:rPr>
          <w:b/>
          <w:sz w:val="18"/>
        </w:rPr>
        <w:t>Note:</w:t>
      </w:r>
      <w:r w:rsidRPr="00F233BB">
        <w:rPr>
          <w:i/>
          <w:sz w:val="18"/>
        </w:rPr>
        <w:t xml:space="preserve">Non-empty set (not </w:t>
      </w:r>
      <w:r w:rsidRPr="00F233BB">
        <w:rPr>
          <w:rFonts w:ascii="Courier New" w:hAnsi="Courier New" w:cs="Courier New"/>
          <w:i/>
          <w:sz w:val="18"/>
        </w:rPr>
        <w:t>frozenset</w:t>
      </w:r>
      <w:r w:rsidRPr="00F233BB">
        <w:rPr>
          <w:i/>
          <w:sz w:val="18"/>
        </w:rPr>
        <w:t xml:space="preserve">) can be created by placing a comma-separated list of elements within braces, for example: </w:t>
      </w:r>
      <w:r w:rsidRPr="00F233BB">
        <w:rPr>
          <w:rFonts w:ascii="Courier New" w:hAnsi="Courier New" w:cs="Courier New"/>
          <w:i/>
          <w:sz w:val="18"/>
        </w:rPr>
        <w:t>{'jack', 'sjoerd'}</w:t>
      </w:r>
      <w:r w:rsidRPr="00F233BB">
        <w:rPr>
          <w:i/>
          <w:sz w:val="18"/>
        </w:rPr>
        <w:t xml:space="preserve">, in addition to the </w:t>
      </w:r>
      <w:r w:rsidRPr="00F233BB">
        <w:rPr>
          <w:rFonts w:ascii="Courier New" w:hAnsi="Courier New" w:cs="Courier New"/>
          <w:i/>
          <w:sz w:val="18"/>
        </w:rPr>
        <w:t>set</w:t>
      </w:r>
      <w:r w:rsidRPr="00F233BB">
        <w:rPr>
          <w:i/>
          <w:sz w:val="18"/>
        </w:rPr>
        <w:t xml:space="preserve"> constructor.</w:t>
      </w:r>
    </w:p>
    <w:p w:rsidR="0017301F" w:rsidRPr="00F233BB" w:rsidRDefault="0017301F" w:rsidP="0017301F">
      <w:r w:rsidRPr="00F233BB">
        <w:t xml:space="preserve">The constructors for both classes </w:t>
      </w:r>
      <w:r w:rsidRPr="00F233BB">
        <w:rPr>
          <w:rFonts w:ascii="Courier New" w:hAnsi="Courier New" w:cs="Courier New"/>
        </w:rPr>
        <w:t>class set([iterable])</w:t>
      </w:r>
      <w:r w:rsidRPr="00F233BB">
        <w:rPr>
          <w:rFonts w:asciiTheme="majorHAnsi" w:hAnsiTheme="majorHAnsi" w:cs="Courier New"/>
        </w:rPr>
        <w:t>and</w:t>
      </w:r>
      <w:r w:rsidRPr="00F233BB">
        <w:rPr>
          <w:rFonts w:ascii="Courier New" w:hAnsi="Courier New" w:cs="Courier New"/>
        </w:rPr>
        <w:t xml:space="preserve"> class frozenset([iterable])</w:t>
      </w:r>
      <w:r w:rsidRPr="00F233BB">
        <w:t>work</w:t>
      </w:r>
      <w:r>
        <w:t xml:space="preserve"> in</w:t>
      </w:r>
      <w:r w:rsidRPr="00F233BB">
        <w:t xml:space="preserve"> the same</w:t>
      </w:r>
      <w:r>
        <w:t xml:space="preserve"> way</w:t>
      </w:r>
      <w:r w:rsidRPr="00F233BB">
        <w:t xml:space="preserve">. </w:t>
      </w:r>
      <w:r>
        <w:t>They r</w:t>
      </w:r>
      <w:r w:rsidRPr="00F233BB">
        <w:t xml:space="preserve">eturn a new </w:t>
      </w:r>
      <w:r w:rsidRPr="00F233BB">
        <w:rPr>
          <w:rFonts w:ascii="Courier New" w:hAnsi="Courier New" w:cs="Courier New"/>
        </w:rPr>
        <w:t>set</w:t>
      </w:r>
      <w:r w:rsidRPr="00F233BB">
        <w:t xml:space="preserve"> or </w:t>
      </w:r>
      <w:r w:rsidRPr="00F233BB">
        <w:rPr>
          <w:rFonts w:ascii="Courier New" w:hAnsi="Courier New" w:cs="Courier New"/>
        </w:rPr>
        <w:t>frozenset</w:t>
      </w:r>
      <w:r w:rsidRPr="00F233BB">
        <w:t xml:space="preserve"> object whose elements are taken from </w:t>
      </w:r>
      <w:r w:rsidRPr="00F233BB">
        <w:rPr>
          <w:i/>
        </w:rPr>
        <w:t>iterable</w:t>
      </w:r>
      <w:r w:rsidRPr="00F233BB">
        <w:t xml:space="preserve">. The elements of a set must be </w:t>
      </w:r>
      <w:r w:rsidRPr="00F233BB">
        <w:rPr>
          <w:i/>
        </w:rPr>
        <w:t>hashable</w:t>
      </w:r>
      <w:r w:rsidRPr="00F233BB">
        <w:t xml:space="preserve">. To represent </w:t>
      </w:r>
      <w:r>
        <w:t xml:space="preserve">a </w:t>
      </w:r>
      <w:r w:rsidRPr="00F233BB">
        <w:t>set</w:t>
      </w:r>
      <w:r>
        <w:t xml:space="preserve"> of set, the inner set</w:t>
      </w:r>
      <w:r w:rsidRPr="00F233BB">
        <w:t xml:space="preserve"> must be </w:t>
      </w:r>
      <w:r w:rsidRPr="00F233BB">
        <w:rPr>
          <w:rFonts w:ascii="Courier New" w:hAnsi="Courier New" w:cs="Courier New"/>
        </w:rPr>
        <w:t>frozenset</w:t>
      </w:r>
      <w:r w:rsidRPr="00F233BB">
        <w:t xml:space="preserve">objects. If </w:t>
      </w:r>
      <w:r w:rsidRPr="00F233BB">
        <w:rPr>
          <w:i/>
        </w:rPr>
        <w:t>iterable</w:t>
      </w:r>
      <w:r w:rsidRPr="00F233BB">
        <w:t xml:space="preserve"> is not specified, a new empty set is returned.</w:t>
      </w:r>
    </w:p>
    <w:p w:rsidR="0017301F" w:rsidRDefault="0017301F" w:rsidP="0017301F">
      <w:pPr>
        <w:spacing w:after="0"/>
        <w:ind w:left="0"/>
      </w:pPr>
      <w:r>
        <w:br w:type="page"/>
      </w:r>
    </w:p>
    <w:p w:rsidR="0017301F" w:rsidRPr="00F233BB" w:rsidRDefault="0017301F" w:rsidP="0017301F">
      <w:r>
        <w:lastRenderedPageBreak/>
        <w:t xml:space="preserve">The table below lists the methods that you can use for the </w:t>
      </w:r>
      <w:r w:rsidRPr="00F233BB">
        <w:rPr>
          <w:rFonts w:ascii="Courier New" w:hAnsi="Courier New" w:cs="Courier New"/>
        </w:rPr>
        <w:t>set</w:t>
      </w:r>
      <w:r w:rsidRPr="00F233BB">
        <w:t xml:space="preserve"> and </w:t>
      </w:r>
      <w:r w:rsidRPr="00F233BB">
        <w:rPr>
          <w:rFonts w:ascii="Courier New" w:hAnsi="Courier New" w:cs="Courier New"/>
        </w:rPr>
        <w:t>frozenset</w:t>
      </w:r>
      <w:r>
        <w:rPr>
          <w:rFonts w:asciiTheme="majorHAnsi" w:hAnsiTheme="majorHAnsi" w:cs="Courier New"/>
        </w:rPr>
        <w:t xml:space="preserve">types: </w:t>
      </w:r>
    </w:p>
    <w:tbl>
      <w:tblPr>
        <w:tblStyle w:val="ListTable4"/>
        <w:tblW w:w="9158" w:type="dxa"/>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779"/>
        <w:gridCol w:w="6379"/>
      </w:tblGrid>
      <w:tr w:rsidR="0017301F" w:rsidTr="00562D38">
        <w:trPr>
          <w:cnfStyle w:val="100000000000"/>
        </w:trPr>
        <w:tc>
          <w:tcPr>
            <w:cnfStyle w:val="001000000000"/>
            <w:tcW w:w="2779" w:type="dxa"/>
            <w:tcBorders>
              <w:top w:val="none" w:sz="0" w:space="0" w:color="auto"/>
              <w:left w:val="none" w:sz="0" w:space="0" w:color="auto"/>
              <w:bottom w:val="none" w:sz="0" w:space="0" w:color="auto"/>
            </w:tcBorders>
          </w:tcPr>
          <w:p w:rsidR="0017301F" w:rsidRDefault="0017301F" w:rsidP="00562D38">
            <w:pPr>
              <w:ind w:left="0"/>
              <w:rPr>
                <w:sz w:val="20"/>
              </w:rPr>
            </w:pPr>
            <w:r>
              <w:rPr>
                <w:sz w:val="20"/>
              </w:rPr>
              <w:t>Method</w:t>
            </w:r>
          </w:p>
        </w:tc>
        <w:tc>
          <w:tcPr>
            <w:tcW w:w="6379" w:type="dxa"/>
            <w:tcBorders>
              <w:top w:val="none" w:sz="0" w:space="0" w:color="auto"/>
              <w:bottom w:val="none" w:sz="0" w:space="0" w:color="auto"/>
              <w:right w:val="none" w:sz="0" w:space="0" w:color="auto"/>
            </w:tcBorders>
          </w:tcPr>
          <w:p w:rsidR="0017301F" w:rsidRDefault="0017301F" w:rsidP="00562D38">
            <w:pPr>
              <w:ind w:left="0"/>
              <w:cnfStyle w:val="100000000000"/>
              <w:rPr>
                <w:sz w:val="20"/>
              </w:rPr>
            </w:pPr>
            <w:r>
              <w:rPr>
                <w:sz w:val="20"/>
              </w:rPr>
              <w:t>Description</w:t>
            </w:r>
          </w:p>
        </w:tc>
      </w:tr>
      <w:tr w:rsidR="0017301F" w:rsidTr="00562D38">
        <w:trPr>
          <w:cnfStyle w:val="000000100000"/>
        </w:trPr>
        <w:tc>
          <w:tcPr>
            <w:cnfStyle w:val="001000000000"/>
            <w:tcW w:w="2779" w:type="dxa"/>
          </w:tcPr>
          <w:p w:rsidR="0017301F" w:rsidRPr="00F677D9" w:rsidRDefault="0017301F" w:rsidP="00562D38">
            <w:pPr>
              <w:ind w:left="0"/>
              <w:rPr>
                <w:rFonts w:ascii="Courier New" w:hAnsi="Courier New" w:cs="Courier New"/>
                <w:b w:val="0"/>
                <w:sz w:val="20"/>
              </w:rPr>
            </w:pPr>
            <w:r w:rsidRPr="00F677D9">
              <w:rPr>
                <w:rFonts w:ascii="Courier New" w:hAnsi="Courier New" w:cs="Courier New"/>
                <w:b w:val="0"/>
                <w:sz w:val="20"/>
              </w:rPr>
              <w:t>isdisjoint()</w:t>
            </w:r>
          </w:p>
        </w:tc>
        <w:tc>
          <w:tcPr>
            <w:tcW w:w="6379" w:type="dxa"/>
          </w:tcPr>
          <w:p w:rsidR="0017301F" w:rsidRDefault="0017301F" w:rsidP="00562D38">
            <w:pPr>
              <w:ind w:left="0"/>
              <w:cnfStyle w:val="000000100000"/>
              <w:rPr>
                <w:sz w:val="20"/>
              </w:rPr>
            </w:pPr>
            <w:r w:rsidRPr="00432B10">
              <w:rPr>
                <w:sz w:val="20"/>
              </w:rPr>
              <w:t>Return</w:t>
            </w:r>
            <w:r>
              <w:rPr>
                <w:sz w:val="20"/>
              </w:rPr>
              <w:t>s</w:t>
            </w:r>
            <w:r w:rsidRPr="00F233BB">
              <w:rPr>
                <w:rFonts w:ascii="Courier New" w:hAnsi="Courier New" w:cs="Courier New"/>
                <w:sz w:val="20"/>
              </w:rPr>
              <w:t>True</w:t>
            </w:r>
            <w:r w:rsidRPr="00432B10">
              <w:rPr>
                <w:sz w:val="20"/>
              </w:rPr>
              <w:t xml:space="preserve"> if the set has no elements in common with </w:t>
            </w:r>
            <w:r>
              <w:rPr>
                <w:sz w:val="20"/>
              </w:rPr>
              <w:t>an</w:t>
            </w:r>
            <w:r w:rsidRPr="00432B10">
              <w:rPr>
                <w:sz w:val="20"/>
              </w:rPr>
              <w:t>other</w:t>
            </w:r>
            <w:r>
              <w:rPr>
                <w:sz w:val="20"/>
              </w:rPr>
              <w:t xml:space="preserve"> set</w:t>
            </w:r>
            <w:r w:rsidRPr="00432B10">
              <w:rPr>
                <w:sz w:val="20"/>
              </w:rPr>
              <w:t>. Sets are disjoint if and only if their intersection is the empty set.</w:t>
            </w:r>
          </w:p>
        </w:tc>
      </w:tr>
      <w:tr w:rsidR="0017301F" w:rsidTr="00562D38">
        <w:tc>
          <w:tcPr>
            <w:cnfStyle w:val="001000000000"/>
            <w:tcW w:w="2779" w:type="dxa"/>
          </w:tcPr>
          <w:p w:rsidR="0017301F" w:rsidRPr="00F677D9" w:rsidRDefault="0017301F" w:rsidP="00562D38">
            <w:pPr>
              <w:ind w:left="0"/>
              <w:rPr>
                <w:sz w:val="20"/>
              </w:rPr>
            </w:pPr>
            <w:r w:rsidRPr="00F677D9">
              <w:rPr>
                <w:rFonts w:ascii="Courier New" w:hAnsi="Courier New" w:cs="Courier New"/>
                <w:b w:val="0"/>
                <w:sz w:val="20"/>
              </w:rPr>
              <w:t>issubset()</w:t>
            </w:r>
          </w:p>
        </w:tc>
        <w:tc>
          <w:tcPr>
            <w:tcW w:w="6379" w:type="dxa"/>
          </w:tcPr>
          <w:p w:rsidR="0017301F" w:rsidRPr="00981F71" w:rsidRDefault="0017301F" w:rsidP="00562D38">
            <w:pPr>
              <w:ind w:left="0"/>
              <w:cnfStyle w:val="000000000000"/>
              <w:rPr>
                <w:sz w:val="20"/>
                <w:highlight w:val="green"/>
              </w:rPr>
            </w:pPr>
            <w:r w:rsidRPr="003E59B0">
              <w:rPr>
                <w:sz w:val="20"/>
              </w:rPr>
              <w:t>Checks if a set is subset of another set</w:t>
            </w:r>
          </w:p>
        </w:tc>
      </w:tr>
      <w:tr w:rsidR="0017301F" w:rsidTr="00562D38">
        <w:trPr>
          <w:cnfStyle w:val="000000100000"/>
        </w:trPr>
        <w:tc>
          <w:tcPr>
            <w:cnfStyle w:val="001000000000"/>
            <w:tcW w:w="2779" w:type="dxa"/>
          </w:tcPr>
          <w:p w:rsidR="0017301F" w:rsidRPr="00F677D9" w:rsidRDefault="0017301F" w:rsidP="00562D38">
            <w:pPr>
              <w:ind w:left="0"/>
              <w:rPr>
                <w:rFonts w:ascii="Courier New" w:hAnsi="Courier New" w:cs="Courier New"/>
                <w:b w:val="0"/>
                <w:sz w:val="20"/>
              </w:rPr>
            </w:pPr>
            <w:r w:rsidRPr="00F677D9">
              <w:rPr>
                <w:rFonts w:ascii="Courier New" w:hAnsi="Courier New" w:cs="Courier New"/>
                <w:b w:val="0"/>
                <w:sz w:val="20"/>
              </w:rPr>
              <w:t>issuperset()</w:t>
            </w:r>
          </w:p>
        </w:tc>
        <w:tc>
          <w:tcPr>
            <w:tcW w:w="6379" w:type="dxa"/>
          </w:tcPr>
          <w:p w:rsidR="0017301F" w:rsidRDefault="0017301F" w:rsidP="00562D38">
            <w:pPr>
              <w:ind w:left="0"/>
              <w:cnfStyle w:val="000000100000"/>
              <w:rPr>
                <w:sz w:val="20"/>
              </w:rPr>
            </w:pPr>
            <w:r w:rsidRPr="00432B10">
              <w:rPr>
                <w:sz w:val="20"/>
              </w:rPr>
              <w:t>Test</w:t>
            </w:r>
            <w:r>
              <w:rPr>
                <w:sz w:val="20"/>
              </w:rPr>
              <w:t>s</w:t>
            </w:r>
            <w:r w:rsidRPr="00432B10">
              <w:rPr>
                <w:sz w:val="20"/>
              </w:rPr>
              <w:t xml:space="preserve"> whether the set is a superset of other</w:t>
            </w:r>
          </w:p>
        </w:tc>
      </w:tr>
      <w:tr w:rsidR="0017301F" w:rsidTr="00562D38">
        <w:tc>
          <w:tcPr>
            <w:cnfStyle w:val="001000000000"/>
            <w:tcW w:w="2779" w:type="dxa"/>
          </w:tcPr>
          <w:p w:rsidR="0017301F" w:rsidRPr="00F677D9" w:rsidRDefault="0017301F" w:rsidP="00562D38">
            <w:pPr>
              <w:ind w:left="0"/>
              <w:rPr>
                <w:rFonts w:ascii="Courier New" w:hAnsi="Courier New" w:cs="Courier New"/>
                <w:b w:val="0"/>
                <w:sz w:val="20"/>
              </w:rPr>
            </w:pPr>
            <w:r w:rsidRPr="00F677D9">
              <w:rPr>
                <w:rFonts w:ascii="Courier New" w:hAnsi="Courier New" w:cs="Courier New"/>
                <w:b w:val="0"/>
                <w:sz w:val="20"/>
              </w:rPr>
              <w:t>union()</w:t>
            </w:r>
          </w:p>
        </w:tc>
        <w:tc>
          <w:tcPr>
            <w:tcW w:w="6379" w:type="dxa"/>
          </w:tcPr>
          <w:p w:rsidR="0017301F" w:rsidRPr="00432B10" w:rsidRDefault="0017301F" w:rsidP="00562D38">
            <w:pPr>
              <w:ind w:left="0"/>
              <w:cnfStyle w:val="000000000000"/>
              <w:rPr>
                <w:sz w:val="20"/>
              </w:rPr>
            </w:pPr>
            <w:r w:rsidRPr="00432B10">
              <w:rPr>
                <w:sz w:val="20"/>
              </w:rPr>
              <w:t>Return</w:t>
            </w:r>
            <w:r>
              <w:rPr>
                <w:sz w:val="20"/>
              </w:rPr>
              <w:t>s</w:t>
            </w:r>
            <w:r w:rsidRPr="00432B10">
              <w:rPr>
                <w:sz w:val="20"/>
              </w:rPr>
              <w:t xml:space="preserve"> a new set with elements from the set and all others.</w:t>
            </w:r>
          </w:p>
        </w:tc>
      </w:tr>
      <w:tr w:rsidR="0017301F" w:rsidTr="00562D38">
        <w:trPr>
          <w:cnfStyle w:val="000000100000"/>
        </w:trPr>
        <w:tc>
          <w:tcPr>
            <w:cnfStyle w:val="001000000000"/>
            <w:tcW w:w="2779" w:type="dxa"/>
          </w:tcPr>
          <w:p w:rsidR="0017301F" w:rsidRPr="00F677D9" w:rsidRDefault="0017301F" w:rsidP="00562D38">
            <w:pPr>
              <w:ind w:left="0"/>
              <w:rPr>
                <w:rFonts w:ascii="Courier New" w:hAnsi="Courier New" w:cs="Courier New"/>
                <w:b w:val="0"/>
                <w:sz w:val="20"/>
              </w:rPr>
            </w:pPr>
            <w:r w:rsidRPr="00F677D9">
              <w:rPr>
                <w:rFonts w:ascii="Courier New" w:hAnsi="Courier New" w:cs="Courier New"/>
                <w:b w:val="0"/>
                <w:sz w:val="20"/>
              </w:rPr>
              <w:t>intersection()</w:t>
            </w:r>
          </w:p>
        </w:tc>
        <w:tc>
          <w:tcPr>
            <w:tcW w:w="6379" w:type="dxa"/>
          </w:tcPr>
          <w:p w:rsidR="0017301F" w:rsidRDefault="0017301F" w:rsidP="00562D38">
            <w:pPr>
              <w:ind w:left="0"/>
              <w:cnfStyle w:val="000000100000"/>
              <w:rPr>
                <w:sz w:val="20"/>
              </w:rPr>
            </w:pPr>
            <w:r w:rsidRPr="00432B10">
              <w:rPr>
                <w:sz w:val="20"/>
              </w:rPr>
              <w:t>Return</w:t>
            </w:r>
            <w:r>
              <w:rPr>
                <w:sz w:val="20"/>
              </w:rPr>
              <w:t>s</w:t>
            </w:r>
            <w:r w:rsidRPr="00432B10">
              <w:rPr>
                <w:sz w:val="20"/>
              </w:rPr>
              <w:t xml:space="preserve"> a new set with elements common to the set and all others.</w:t>
            </w:r>
          </w:p>
        </w:tc>
      </w:tr>
      <w:tr w:rsidR="0017301F" w:rsidTr="00562D38">
        <w:tc>
          <w:tcPr>
            <w:cnfStyle w:val="001000000000"/>
            <w:tcW w:w="2779" w:type="dxa"/>
          </w:tcPr>
          <w:p w:rsidR="0017301F" w:rsidRPr="00F677D9" w:rsidRDefault="0017301F" w:rsidP="00562D38">
            <w:pPr>
              <w:ind w:left="0"/>
              <w:rPr>
                <w:rFonts w:ascii="Courier New" w:hAnsi="Courier New" w:cs="Courier New"/>
                <w:b w:val="0"/>
                <w:sz w:val="20"/>
              </w:rPr>
            </w:pPr>
            <w:r w:rsidRPr="00F677D9">
              <w:rPr>
                <w:rFonts w:ascii="Courier New" w:hAnsi="Courier New" w:cs="Courier New"/>
                <w:b w:val="0"/>
                <w:sz w:val="20"/>
              </w:rPr>
              <w:t>difference()</w:t>
            </w:r>
          </w:p>
        </w:tc>
        <w:tc>
          <w:tcPr>
            <w:tcW w:w="6379" w:type="dxa"/>
          </w:tcPr>
          <w:p w:rsidR="0017301F" w:rsidRDefault="0017301F" w:rsidP="00562D38">
            <w:pPr>
              <w:ind w:left="0"/>
              <w:cnfStyle w:val="000000000000"/>
              <w:rPr>
                <w:sz w:val="20"/>
              </w:rPr>
            </w:pPr>
            <w:r w:rsidRPr="00432B10">
              <w:rPr>
                <w:sz w:val="20"/>
              </w:rPr>
              <w:t>Return</w:t>
            </w:r>
            <w:r>
              <w:rPr>
                <w:sz w:val="20"/>
              </w:rPr>
              <w:t>s</w:t>
            </w:r>
            <w:r w:rsidRPr="00432B10">
              <w:rPr>
                <w:sz w:val="20"/>
              </w:rPr>
              <w:t xml:space="preserve"> a new set with elements in the set that are not in the others.</w:t>
            </w:r>
          </w:p>
        </w:tc>
      </w:tr>
      <w:tr w:rsidR="0017301F" w:rsidTr="00562D38">
        <w:trPr>
          <w:cnfStyle w:val="000000100000"/>
        </w:trPr>
        <w:tc>
          <w:tcPr>
            <w:cnfStyle w:val="001000000000"/>
            <w:tcW w:w="2779" w:type="dxa"/>
          </w:tcPr>
          <w:p w:rsidR="0017301F" w:rsidRPr="00F677D9" w:rsidRDefault="0017301F" w:rsidP="00562D38">
            <w:pPr>
              <w:ind w:left="0"/>
              <w:rPr>
                <w:rFonts w:ascii="Courier New" w:hAnsi="Courier New" w:cs="Courier New"/>
                <w:b w:val="0"/>
                <w:sz w:val="20"/>
              </w:rPr>
            </w:pPr>
            <w:r w:rsidRPr="00F677D9">
              <w:rPr>
                <w:rFonts w:ascii="Courier New" w:hAnsi="Courier New" w:cs="Courier New"/>
                <w:b w:val="0"/>
                <w:sz w:val="20"/>
              </w:rPr>
              <w:t>symmetric_difference(other)</w:t>
            </w:r>
          </w:p>
        </w:tc>
        <w:tc>
          <w:tcPr>
            <w:tcW w:w="6379" w:type="dxa"/>
          </w:tcPr>
          <w:p w:rsidR="0017301F" w:rsidRDefault="0017301F" w:rsidP="00562D38">
            <w:pPr>
              <w:ind w:left="0"/>
              <w:cnfStyle w:val="000000100000"/>
              <w:rPr>
                <w:sz w:val="20"/>
              </w:rPr>
            </w:pPr>
            <w:r w:rsidRPr="00432B10">
              <w:rPr>
                <w:sz w:val="20"/>
              </w:rPr>
              <w:t>Return</w:t>
            </w:r>
            <w:r>
              <w:rPr>
                <w:sz w:val="20"/>
              </w:rPr>
              <w:t>s</w:t>
            </w:r>
            <w:r w:rsidRPr="003E59B0">
              <w:rPr>
                <w:sz w:val="20"/>
              </w:rPr>
              <w:t>symmetric difference</w:t>
            </w:r>
          </w:p>
        </w:tc>
      </w:tr>
      <w:tr w:rsidR="0017301F" w:rsidTr="00562D38">
        <w:tc>
          <w:tcPr>
            <w:cnfStyle w:val="001000000000"/>
            <w:tcW w:w="2779" w:type="dxa"/>
          </w:tcPr>
          <w:p w:rsidR="0017301F" w:rsidRPr="00F677D9" w:rsidRDefault="0017301F" w:rsidP="00562D38">
            <w:pPr>
              <w:ind w:left="0"/>
              <w:rPr>
                <w:rFonts w:ascii="Courier New" w:hAnsi="Courier New" w:cs="Courier New"/>
                <w:b w:val="0"/>
                <w:sz w:val="20"/>
              </w:rPr>
            </w:pPr>
            <w:r w:rsidRPr="00F677D9">
              <w:rPr>
                <w:rFonts w:ascii="Courier New" w:hAnsi="Courier New" w:cs="Courier New"/>
                <w:b w:val="0"/>
                <w:sz w:val="20"/>
              </w:rPr>
              <w:t>copy()</w:t>
            </w:r>
          </w:p>
        </w:tc>
        <w:tc>
          <w:tcPr>
            <w:tcW w:w="6379" w:type="dxa"/>
          </w:tcPr>
          <w:p w:rsidR="0017301F" w:rsidRDefault="0017301F" w:rsidP="00562D38">
            <w:pPr>
              <w:ind w:left="0"/>
              <w:cnfStyle w:val="000000000000"/>
              <w:rPr>
                <w:sz w:val="20"/>
              </w:rPr>
            </w:pPr>
            <w:r w:rsidRPr="00432B10">
              <w:rPr>
                <w:sz w:val="20"/>
              </w:rPr>
              <w:t>Return</w:t>
            </w:r>
            <w:r>
              <w:rPr>
                <w:sz w:val="20"/>
              </w:rPr>
              <w:t>s</w:t>
            </w:r>
            <w:r w:rsidRPr="00432B10">
              <w:rPr>
                <w:sz w:val="20"/>
              </w:rPr>
              <w:t xml:space="preserve"> a new set with a shallow copy of s.</w:t>
            </w:r>
          </w:p>
        </w:tc>
      </w:tr>
    </w:tbl>
    <w:p w:rsidR="0017301F" w:rsidRDefault="0017301F" w:rsidP="0017301F">
      <w:pPr>
        <w:rPr>
          <w:b/>
          <w:sz w:val="20"/>
        </w:rPr>
      </w:pPr>
    </w:p>
    <w:p w:rsidR="0017301F" w:rsidRPr="004A1B0C" w:rsidRDefault="0017301F" w:rsidP="0017301F">
      <w:pPr>
        <w:ind w:left="1440"/>
        <w:rPr>
          <w:sz w:val="20"/>
          <w:szCs w:val="20"/>
        </w:rPr>
      </w:pPr>
      <w:r w:rsidRPr="004A1B0C">
        <w:rPr>
          <w:b/>
          <w:sz w:val="20"/>
          <w:szCs w:val="20"/>
        </w:rPr>
        <w:t>Note:</w:t>
      </w:r>
      <w:r w:rsidRPr="004A1B0C">
        <w:rPr>
          <w:i/>
          <w:sz w:val="20"/>
          <w:szCs w:val="20"/>
        </w:rPr>
        <w:t xml:space="preserve">The non-operator versions of </w:t>
      </w:r>
      <w:r w:rsidRPr="004A1B0C">
        <w:rPr>
          <w:rFonts w:ascii="Courier New" w:hAnsi="Courier New" w:cs="Courier New"/>
          <w:i/>
          <w:sz w:val="20"/>
          <w:szCs w:val="20"/>
        </w:rPr>
        <w:t>union()</w:t>
      </w:r>
      <w:r w:rsidRPr="004A1B0C">
        <w:rPr>
          <w:i/>
          <w:sz w:val="20"/>
          <w:szCs w:val="20"/>
        </w:rPr>
        <w:t xml:space="preserve">, </w:t>
      </w:r>
      <w:r w:rsidRPr="004A1B0C">
        <w:rPr>
          <w:rFonts w:ascii="Courier New" w:hAnsi="Courier New" w:cs="Courier New"/>
          <w:i/>
          <w:sz w:val="20"/>
          <w:szCs w:val="20"/>
        </w:rPr>
        <w:t>intersection()</w:t>
      </w:r>
      <w:r w:rsidRPr="004A1B0C">
        <w:rPr>
          <w:i/>
          <w:sz w:val="20"/>
          <w:szCs w:val="20"/>
        </w:rPr>
        <w:t xml:space="preserve">, </w:t>
      </w:r>
      <w:r w:rsidRPr="004A1B0C">
        <w:rPr>
          <w:rFonts w:ascii="Courier New" w:hAnsi="Courier New" w:cs="Courier New"/>
          <w:i/>
          <w:sz w:val="20"/>
          <w:szCs w:val="20"/>
        </w:rPr>
        <w:t>difference()</w:t>
      </w:r>
      <w:r w:rsidRPr="004A1B0C">
        <w:rPr>
          <w:i/>
          <w:sz w:val="20"/>
          <w:szCs w:val="20"/>
        </w:rPr>
        <w:t xml:space="preserve">, and </w:t>
      </w:r>
      <w:r w:rsidRPr="004A1B0C">
        <w:rPr>
          <w:rFonts w:ascii="Courier New" w:hAnsi="Courier New" w:cs="Courier New"/>
          <w:i/>
          <w:sz w:val="20"/>
          <w:szCs w:val="20"/>
        </w:rPr>
        <w:t>symmetric_difference()</w:t>
      </w:r>
      <w:r w:rsidRPr="004A1B0C">
        <w:rPr>
          <w:i/>
          <w:sz w:val="20"/>
          <w:szCs w:val="20"/>
        </w:rPr>
        <w:t xml:space="preserve">, </w:t>
      </w:r>
      <w:r w:rsidRPr="004A1B0C">
        <w:rPr>
          <w:rFonts w:ascii="Courier New" w:hAnsi="Courier New" w:cs="Courier New"/>
          <w:i/>
          <w:sz w:val="20"/>
          <w:szCs w:val="20"/>
        </w:rPr>
        <w:t>issubset()</w:t>
      </w:r>
      <w:r w:rsidRPr="004A1B0C">
        <w:rPr>
          <w:i/>
          <w:sz w:val="20"/>
          <w:szCs w:val="20"/>
        </w:rPr>
        <w:t xml:space="preserve">, and </w:t>
      </w:r>
      <w:r w:rsidRPr="004A1B0C">
        <w:rPr>
          <w:rFonts w:ascii="Courier New" w:hAnsi="Courier New" w:cs="Courier New"/>
          <w:i/>
          <w:sz w:val="20"/>
          <w:szCs w:val="20"/>
        </w:rPr>
        <w:t>issuperset()</w:t>
      </w:r>
      <w:r w:rsidRPr="004A1B0C">
        <w:rPr>
          <w:i/>
          <w:sz w:val="20"/>
          <w:szCs w:val="20"/>
        </w:rPr>
        <w:t xml:space="preserve"> methods will accept any iterable as an argument. In contrast, their operator based counterparts re</w:t>
      </w:r>
      <w:r>
        <w:rPr>
          <w:i/>
          <w:sz w:val="20"/>
          <w:szCs w:val="20"/>
        </w:rPr>
        <w:t>quire their arguments to be a set</w:t>
      </w:r>
      <w:r w:rsidRPr="004A1B0C">
        <w:rPr>
          <w:i/>
          <w:sz w:val="20"/>
          <w:szCs w:val="20"/>
        </w:rPr>
        <w:t xml:space="preserve">. This precludes error-prone constructions like </w:t>
      </w:r>
      <w:r w:rsidRPr="004A1B0C">
        <w:rPr>
          <w:rFonts w:ascii="Courier New" w:hAnsi="Courier New" w:cs="Courier New"/>
          <w:i/>
          <w:sz w:val="20"/>
          <w:szCs w:val="20"/>
        </w:rPr>
        <w:t>set('abc') &amp; 'cbs'</w:t>
      </w:r>
      <w:r w:rsidRPr="004A1B0C">
        <w:rPr>
          <w:i/>
          <w:sz w:val="20"/>
          <w:szCs w:val="20"/>
        </w:rPr>
        <w:t xml:space="preserve"> in favor of the more readable </w:t>
      </w:r>
      <w:r w:rsidRPr="004A1B0C">
        <w:rPr>
          <w:rFonts w:ascii="Courier New" w:hAnsi="Courier New" w:cs="Courier New"/>
          <w:i/>
          <w:sz w:val="20"/>
          <w:szCs w:val="20"/>
        </w:rPr>
        <w:t>set('abc').intersection('cbs')</w:t>
      </w:r>
      <w:r w:rsidRPr="004A1B0C">
        <w:rPr>
          <w:i/>
          <w:sz w:val="20"/>
          <w:szCs w:val="20"/>
        </w:rPr>
        <w:t>.</w:t>
      </w:r>
    </w:p>
    <w:p w:rsidR="0017301F" w:rsidRPr="004A1B0C" w:rsidRDefault="0017301F" w:rsidP="0017301F">
      <w:r w:rsidRPr="004A1B0C">
        <w:t xml:space="preserve">Both </w:t>
      </w:r>
      <w:r w:rsidRPr="004A1B0C">
        <w:rPr>
          <w:rFonts w:ascii="Courier New" w:hAnsi="Courier New" w:cs="Courier New"/>
        </w:rPr>
        <w:t>set</w:t>
      </w:r>
      <w:r w:rsidRPr="004A1B0C">
        <w:t xml:space="preserve"> and </w:t>
      </w:r>
      <w:r w:rsidRPr="004A1B0C">
        <w:rPr>
          <w:rFonts w:ascii="Courier New" w:hAnsi="Courier New" w:cs="Courier New"/>
        </w:rPr>
        <w:t>frozenset</w:t>
      </w:r>
      <w:r w:rsidRPr="004A1B0C">
        <w:t xml:space="preserve"> support set to set comparisons. </w:t>
      </w:r>
    </w:p>
    <w:p w:rsidR="0017301F" w:rsidRPr="004A1B0C" w:rsidRDefault="0017301F" w:rsidP="00B629BA">
      <w:pPr>
        <w:pStyle w:val="ListParagraph"/>
        <w:numPr>
          <w:ilvl w:val="0"/>
          <w:numId w:val="52"/>
        </w:numPr>
      </w:pPr>
      <w:r>
        <w:t>Two set</w:t>
      </w:r>
      <w:r w:rsidRPr="004A1B0C">
        <w:t xml:space="preserve"> are equal if and only if every element of each set is contained in the other (each is a subset of the other). </w:t>
      </w:r>
    </w:p>
    <w:p w:rsidR="0017301F" w:rsidRPr="004A1B0C" w:rsidRDefault="0017301F" w:rsidP="00B629BA">
      <w:pPr>
        <w:pStyle w:val="ListParagraph"/>
        <w:numPr>
          <w:ilvl w:val="0"/>
          <w:numId w:val="52"/>
        </w:numPr>
      </w:pPr>
      <w:r w:rsidRPr="004A1B0C">
        <w:t xml:space="preserve">A set is less than another set if and only if the first set is a proper subset of the second set (is a subset, but is not equal). </w:t>
      </w:r>
    </w:p>
    <w:p w:rsidR="0017301F" w:rsidRPr="004A1B0C" w:rsidRDefault="0017301F" w:rsidP="00B629BA">
      <w:pPr>
        <w:pStyle w:val="ListParagraph"/>
        <w:numPr>
          <w:ilvl w:val="0"/>
          <w:numId w:val="52"/>
        </w:numPr>
      </w:pPr>
      <w:r w:rsidRPr="004A1B0C">
        <w:t>A set is greater than another set if and only if the first set is a proper superset of the second set (is a superset, but is not equal).</w:t>
      </w:r>
    </w:p>
    <w:p w:rsidR="0017301F" w:rsidRPr="004A1B0C" w:rsidRDefault="0017301F" w:rsidP="0017301F">
      <w:r w:rsidRPr="004A1B0C">
        <w:t xml:space="preserve">Instances of set are compared to instances of </w:t>
      </w:r>
      <w:r w:rsidRPr="004A1B0C">
        <w:rPr>
          <w:rFonts w:ascii="Courier New" w:hAnsi="Courier New" w:cs="Courier New"/>
        </w:rPr>
        <w:t>frozenset</w:t>
      </w:r>
      <w:r w:rsidRPr="004A1B0C">
        <w:t xml:space="preserve"> based on their members. For example, </w:t>
      </w:r>
      <w:r w:rsidRPr="004A1B0C">
        <w:rPr>
          <w:rFonts w:ascii="Courier New" w:hAnsi="Courier New" w:cs="Courier New"/>
        </w:rPr>
        <w:t>set('abc') == frozenset('abc')</w:t>
      </w:r>
      <w:r w:rsidRPr="004A1B0C">
        <w:t xml:space="preserve"> returns </w:t>
      </w:r>
      <w:r w:rsidRPr="004A1B0C">
        <w:rPr>
          <w:rFonts w:ascii="Courier New" w:hAnsi="Courier New" w:cs="Courier New"/>
        </w:rPr>
        <w:t>True</w:t>
      </w:r>
      <w:r w:rsidRPr="004A1B0C">
        <w:t xml:space="preserve"> and so does </w:t>
      </w:r>
      <w:r w:rsidRPr="004A1B0C">
        <w:rPr>
          <w:rFonts w:ascii="Courier New" w:hAnsi="Courier New" w:cs="Courier New"/>
        </w:rPr>
        <w:t>set('abc')</w:t>
      </w:r>
      <w:r w:rsidRPr="004A1B0C">
        <w:t xml:space="preserve"> in </w:t>
      </w:r>
      <w:r w:rsidRPr="004A1B0C">
        <w:rPr>
          <w:rFonts w:ascii="Courier New" w:hAnsi="Courier New" w:cs="Courier New"/>
        </w:rPr>
        <w:t>set([frozenset('abc')])</w:t>
      </w:r>
      <w:r w:rsidRPr="004A1B0C">
        <w:t>.</w:t>
      </w:r>
    </w:p>
    <w:p w:rsidR="0017301F" w:rsidRPr="004A1B0C" w:rsidRDefault="0017301F" w:rsidP="0017301F">
      <w:r w:rsidRPr="004A1B0C">
        <w:t>The subset and equality comparisons do not generalize to a total ordering function. For example,</w:t>
      </w:r>
      <w:r>
        <w:t xml:space="preserve"> any two nonempty disjoint set</w:t>
      </w:r>
      <w:r w:rsidRPr="004A1B0C">
        <w:t xml:space="preserve"> are not equal and are not subsets of each other, so all of the following return </w:t>
      </w:r>
      <w:r w:rsidRPr="004A1B0C">
        <w:rPr>
          <w:rFonts w:ascii="Courier New" w:hAnsi="Courier New" w:cs="Courier New"/>
        </w:rPr>
        <w:t>False</w:t>
      </w:r>
      <w:r w:rsidRPr="004A1B0C">
        <w:t xml:space="preserve">: </w:t>
      </w:r>
      <w:r w:rsidRPr="004A1B0C">
        <w:rPr>
          <w:rFonts w:ascii="Courier New" w:hAnsi="Courier New" w:cs="Courier New"/>
        </w:rPr>
        <w:t>a&lt;b</w:t>
      </w:r>
      <w:r w:rsidRPr="004A1B0C">
        <w:t xml:space="preserve">, </w:t>
      </w:r>
      <w:r w:rsidRPr="004A1B0C">
        <w:rPr>
          <w:rFonts w:ascii="Courier New" w:hAnsi="Courier New" w:cs="Courier New"/>
        </w:rPr>
        <w:t>a==b</w:t>
      </w:r>
      <w:r w:rsidRPr="004A1B0C">
        <w:t xml:space="preserve">, or </w:t>
      </w:r>
      <w:r w:rsidRPr="004A1B0C">
        <w:rPr>
          <w:rFonts w:ascii="Courier New" w:hAnsi="Courier New" w:cs="Courier New"/>
        </w:rPr>
        <w:t>a&gt;b</w:t>
      </w:r>
      <w:r w:rsidRPr="004A1B0C">
        <w:t>.</w:t>
      </w:r>
    </w:p>
    <w:p w:rsidR="0017301F" w:rsidRPr="004A1B0C" w:rsidRDefault="0017301F" w:rsidP="0017301F">
      <w:r>
        <w:t>Since set</w:t>
      </w:r>
      <w:r w:rsidRPr="004A1B0C">
        <w:t xml:space="preserve"> only define partial ordering (subset relationships), the output of the </w:t>
      </w:r>
      <w:r w:rsidRPr="004A1B0C">
        <w:rPr>
          <w:rFonts w:ascii="Courier New" w:hAnsi="Courier New" w:cs="Courier New"/>
        </w:rPr>
        <w:t>list.sort()</w:t>
      </w:r>
      <w:r w:rsidRPr="004A1B0C">
        <w:t xml:space="preserve"> method </w:t>
      </w:r>
      <w:r>
        <w:t>is undefined for lists of set.</w:t>
      </w:r>
    </w:p>
    <w:p w:rsidR="0017301F" w:rsidRPr="004A1B0C" w:rsidRDefault="0017301F" w:rsidP="0017301F">
      <w:r w:rsidRPr="004A1B0C">
        <w:t>Set elements, like dic</w:t>
      </w:r>
      <w:r>
        <w:t>tionary keys, must be hashable.</w:t>
      </w:r>
    </w:p>
    <w:p w:rsidR="0017301F" w:rsidRPr="004A1B0C" w:rsidRDefault="0017301F" w:rsidP="0017301F">
      <w:r w:rsidRPr="004A1B0C">
        <w:t xml:space="preserve">Binary operations that mix set instances with </w:t>
      </w:r>
      <w:r w:rsidRPr="00D04AF4">
        <w:rPr>
          <w:rFonts w:ascii="Courier New" w:hAnsi="Courier New" w:cs="Courier New"/>
        </w:rPr>
        <w:t>frozenset</w:t>
      </w:r>
      <w:r w:rsidRPr="004A1B0C">
        <w:t xml:space="preserve"> return the type of the first operand. For example: </w:t>
      </w:r>
      <w:r w:rsidRPr="004A1B0C">
        <w:rPr>
          <w:rFonts w:ascii="Courier New" w:hAnsi="Courier New" w:cs="Courier New"/>
        </w:rPr>
        <w:t>frozenset('ab') | set('bc')</w:t>
      </w:r>
      <w:r w:rsidRPr="004A1B0C">
        <w:t xml:space="preserve"> returns an instance of </w:t>
      </w:r>
      <w:r w:rsidRPr="004A1B0C">
        <w:rPr>
          <w:rFonts w:ascii="Courier New" w:hAnsi="Courier New" w:cs="Courier New"/>
        </w:rPr>
        <w:t>frozenset</w:t>
      </w:r>
      <w:r>
        <w:t>.</w:t>
      </w:r>
    </w:p>
    <w:p w:rsidR="0017301F" w:rsidRDefault="0017301F" w:rsidP="0017301F">
      <w:pPr>
        <w:spacing w:after="0"/>
        <w:ind w:left="0"/>
      </w:pPr>
      <w:r>
        <w:br w:type="page"/>
      </w:r>
    </w:p>
    <w:p w:rsidR="0017301F" w:rsidRPr="004A1B0C" w:rsidRDefault="0017301F" w:rsidP="0017301F">
      <w:r w:rsidRPr="004A1B0C">
        <w:lastRenderedPageBreak/>
        <w:t xml:space="preserve">The following table lists operations available for set that do not apply to immutable instances of </w:t>
      </w:r>
      <w:r w:rsidRPr="004A1B0C">
        <w:rPr>
          <w:rFonts w:ascii="Courier New" w:hAnsi="Courier New" w:cs="Courier New"/>
        </w:rPr>
        <w:t>frozenset</w:t>
      </w:r>
      <w:r w:rsidRPr="004A1B0C">
        <w:t>:</w:t>
      </w:r>
    </w:p>
    <w:tbl>
      <w:tblPr>
        <w:tblStyle w:val="ListTable4"/>
        <w:tblW w:w="9158" w:type="dxa"/>
        <w:tblInd w:w="988" w:type="dxa"/>
        <w:tblLayout w:type="fixed"/>
        <w:tblLook w:val="04A0"/>
      </w:tblPr>
      <w:tblGrid>
        <w:gridCol w:w="3204"/>
        <w:gridCol w:w="5954"/>
      </w:tblGrid>
      <w:tr w:rsidR="0017301F" w:rsidTr="00562D38">
        <w:trPr>
          <w:cnfStyle w:val="100000000000"/>
        </w:trPr>
        <w:tc>
          <w:tcPr>
            <w:cnfStyle w:val="001000000000"/>
            <w:tcW w:w="3204" w:type="dxa"/>
          </w:tcPr>
          <w:p w:rsidR="0017301F" w:rsidRPr="004A1B0C" w:rsidRDefault="0017301F" w:rsidP="00562D38">
            <w:pPr>
              <w:ind w:left="0"/>
              <w:rPr>
                <w:rFonts w:asciiTheme="majorHAnsi" w:hAnsiTheme="majorHAnsi" w:cs="Courier New"/>
                <w:sz w:val="20"/>
              </w:rPr>
            </w:pPr>
            <w:r w:rsidRPr="004A1B0C">
              <w:rPr>
                <w:rFonts w:asciiTheme="majorHAnsi" w:hAnsiTheme="majorHAnsi" w:cs="Courier New"/>
                <w:sz w:val="20"/>
              </w:rPr>
              <w:t>Operation</w:t>
            </w:r>
          </w:p>
        </w:tc>
        <w:tc>
          <w:tcPr>
            <w:tcW w:w="5954" w:type="dxa"/>
          </w:tcPr>
          <w:p w:rsidR="0017301F" w:rsidRDefault="0017301F" w:rsidP="00562D38">
            <w:pPr>
              <w:ind w:left="0"/>
              <w:cnfStyle w:val="100000000000"/>
              <w:rPr>
                <w:sz w:val="20"/>
              </w:rPr>
            </w:pPr>
            <w:r>
              <w:rPr>
                <w:sz w:val="20"/>
              </w:rPr>
              <w:t>Description</w:t>
            </w:r>
          </w:p>
        </w:tc>
      </w:tr>
      <w:tr w:rsidR="0017301F" w:rsidTr="00562D38">
        <w:trPr>
          <w:cnfStyle w:val="000000100000"/>
        </w:trPr>
        <w:tc>
          <w:tcPr>
            <w:cnfStyle w:val="001000000000"/>
            <w:tcW w:w="3204" w:type="dxa"/>
          </w:tcPr>
          <w:p w:rsidR="0017301F" w:rsidRPr="0089643E" w:rsidRDefault="0017301F" w:rsidP="00562D38">
            <w:pPr>
              <w:ind w:left="0"/>
              <w:rPr>
                <w:rFonts w:ascii="Courier New" w:hAnsi="Courier New" w:cs="Courier New"/>
                <w:b w:val="0"/>
                <w:sz w:val="20"/>
              </w:rPr>
            </w:pPr>
            <w:r>
              <w:rPr>
                <w:rFonts w:ascii="Courier New" w:hAnsi="Courier New" w:cs="Courier New"/>
                <w:b w:val="0"/>
                <w:sz w:val="20"/>
              </w:rPr>
              <w:t>update(</w:t>
            </w:r>
            <w:r w:rsidRPr="0089643E">
              <w:rPr>
                <w:rFonts w:ascii="Courier New" w:hAnsi="Courier New" w:cs="Courier New"/>
                <w:b w:val="0"/>
                <w:sz w:val="20"/>
              </w:rPr>
              <w:t>)</w:t>
            </w:r>
          </w:p>
        </w:tc>
        <w:tc>
          <w:tcPr>
            <w:tcW w:w="5954" w:type="dxa"/>
          </w:tcPr>
          <w:p w:rsidR="0017301F" w:rsidRDefault="0017301F" w:rsidP="00562D38">
            <w:pPr>
              <w:ind w:left="0"/>
              <w:cnfStyle w:val="000000100000"/>
              <w:rPr>
                <w:sz w:val="20"/>
              </w:rPr>
            </w:pPr>
            <w:r w:rsidRPr="00432B10">
              <w:rPr>
                <w:sz w:val="20"/>
              </w:rPr>
              <w:t>Update</w:t>
            </w:r>
            <w:r>
              <w:rPr>
                <w:sz w:val="20"/>
              </w:rPr>
              <w:t>s</w:t>
            </w:r>
            <w:r w:rsidRPr="00432B10">
              <w:rPr>
                <w:sz w:val="20"/>
              </w:rPr>
              <w:t xml:space="preserve"> the set,</w:t>
            </w:r>
            <w:r>
              <w:rPr>
                <w:sz w:val="20"/>
              </w:rPr>
              <w:t xml:space="preserve"> adding elements from all other set</w:t>
            </w:r>
            <w:r w:rsidRPr="00432B10">
              <w:rPr>
                <w:sz w:val="20"/>
              </w:rPr>
              <w:t>.</w:t>
            </w:r>
          </w:p>
        </w:tc>
      </w:tr>
      <w:tr w:rsidR="0017301F" w:rsidTr="00562D38">
        <w:tc>
          <w:tcPr>
            <w:cnfStyle w:val="001000000000"/>
            <w:tcW w:w="3204" w:type="dxa"/>
          </w:tcPr>
          <w:p w:rsidR="0017301F" w:rsidRPr="0089643E" w:rsidRDefault="0017301F" w:rsidP="00562D38">
            <w:pPr>
              <w:ind w:left="0"/>
              <w:rPr>
                <w:rFonts w:ascii="Courier New" w:hAnsi="Courier New" w:cs="Courier New"/>
                <w:b w:val="0"/>
                <w:sz w:val="20"/>
              </w:rPr>
            </w:pPr>
            <w:r w:rsidRPr="0089643E">
              <w:rPr>
                <w:rFonts w:ascii="Courier New" w:hAnsi="Courier New" w:cs="Courier New"/>
                <w:b w:val="0"/>
                <w:sz w:val="20"/>
              </w:rPr>
              <w:t>intersection_update()</w:t>
            </w:r>
          </w:p>
        </w:tc>
        <w:tc>
          <w:tcPr>
            <w:tcW w:w="5954" w:type="dxa"/>
          </w:tcPr>
          <w:p w:rsidR="0017301F" w:rsidRDefault="0017301F" w:rsidP="00562D38">
            <w:pPr>
              <w:ind w:left="0"/>
              <w:cnfStyle w:val="000000000000"/>
              <w:rPr>
                <w:sz w:val="20"/>
              </w:rPr>
            </w:pPr>
            <w:r w:rsidRPr="0089643E">
              <w:rPr>
                <w:sz w:val="20"/>
              </w:rPr>
              <w:t>Updates calling set with intersection of set</w:t>
            </w:r>
            <w:r>
              <w:rPr>
                <w:sz w:val="20"/>
              </w:rPr>
              <w:t>.</w:t>
            </w:r>
          </w:p>
        </w:tc>
      </w:tr>
      <w:tr w:rsidR="0017301F" w:rsidTr="00562D38">
        <w:trPr>
          <w:cnfStyle w:val="000000100000"/>
        </w:trPr>
        <w:tc>
          <w:tcPr>
            <w:cnfStyle w:val="001000000000"/>
            <w:tcW w:w="3204" w:type="dxa"/>
          </w:tcPr>
          <w:p w:rsidR="0017301F" w:rsidRPr="0089643E" w:rsidRDefault="0017301F" w:rsidP="00562D38">
            <w:pPr>
              <w:ind w:left="0"/>
              <w:rPr>
                <w:rFonts w:ascii="Courier New" w:hAnsi="Courier New" w:cs="Courier New"/>
                <w:b w:val="0"/>
                <w:sz w:val="20"/>
              </w:rPr>
            </w:pPr>
            <w:r w:rsidRPr="0089643E">
              <w:rPr>
                <w:rFonts w:ascii="Courier New" w:hAnsi="Courier New" w:cs="Courier New"/>
                <w:b w:val="0"/>
                <w:sz w:val="20"/>
              </w:rPr>
              <w:t>difference_update()</w:t>
            </w:r>
          </w:p>
        </w:tc>
        <w:tc>
          <w:tcPr>
            <w:tcW w:w="5954" w:type="dxa"/>
          </w:tcPr>
          <w:p w:rsidR="0017301F" w:rsidRDefault="0017301F" w:rsidP="00562D38">
            <w:pPr>
              <w:ind w:left="0"/>
              <w:cnfStyle w:val="000000100000"/>
              <w:rPr>
                <w:sz w:val="20"/>
              </w:rPr>
            </w:pPr>
            <w:r w:rsidRPr="00432B10">
              <w:rPr>
                <w:sz w:val="20"/>
              </w:rPr>
              <w:t>Update</w:t>
            </w:r>
            <w:r>
              <w:rPr>
                <w:sz w:val="20"/>
              </w:rPr>
              <w:t>s</w:t>
            </w:r>
            <w:r w:rsidRPr="00432B10">
              <w:rPr>
                <w:sz w:val="20"/>
              </w:rPr>
              <w:t xml:space="preserve"> the set, removing elements found in others.</w:t>
            </w:r>
          </w:p>
        </w:tc>
      </w:tr>
      <w:tr w:rsidR="0017301F" w:rsidTr="00562D38">
        <w:tc>
          <w:tcPr>
            <w:cnfStyle w:val="001000000000"/>
            <w:tcW w:w="3204" w:type="dxa"/>
          </w:tcPr>
          <w:p w:rsidR="0017301F" w:rsidRPr="0089643E" w:rsidRDefault="0017301F" w:rsidP="00562D38">
            <w:pPr>
              <w:ind w:left="0"/>
              <w:rPr>
                <w:rFonts w:ascii="Courier New" w:hAnsi="Courier New" w:cs="Courier New"/>
                <w:b w:val="0"/>
                <w:sz w:val="20"/>
              </w:rPr>
            </w:pPr>
            <w:r w:rsidRPr="0089643E">
              <w:rPr>
                <w:rFonts w:ascii="Courier New" w:hAnsi="Courier New" w:cs="Courier New"/>
                <w:b w:val="0"/>
                <w:sz w:val="20"/>
              </w:rPr>
              <w:t>symmetric_difference_update()</w:t>
            </w:r>
          </w:p>
        </w:tc>
        <w:tc>
          <w:tcPr>
            <w:tcW w:w="5954" w:type="dxa"/>
          </w:tcPr>
          <w:p w:rsidR="0017301F" w:rsidRDefault="0017301F" w:rsidP="00562D38">
            <w:pPr>
              <w:ind w:left="0"/>
              <w:cnfStyle w:val="000000000000"/>
              <w:rPr>
                <w:sz w:val="20"/>
              </w:rPr>
            </w:pPr>
            <w:r w:rsidRPr="00432B10">
              <w:rPr>
                <w:sz w:val="20"/>
              </w:rPr>
              <w:t>Update</w:t>
            </w:r>
            <w:r>
              <w:rPr>
                <w:sz w:val="20"/>
              </w:rPr>
              <w:t>s</w:t>
            </w:r>
            <w:r w:rsidRPr="00432B10">
              <w:rPr>
                <w:sz w:val="20"/>
              </w:rPr>
              <w:t xml:space="preserve"> the set, keeping only elements found in either set, but not in both.</w:t>
            </w:r>
          </w:p>
        </w:tc>
      </w:tr>
      <w:tr w:rsidR="0017301F" w:rsidTr="00562D38">
        <w:trPr>
          <w:cnfStyle w:val="000000100000"/>
        </w:trPr>
        <w:tc>
          <w:tcPr>
            <w:cnfStyle w:val="001000000000"/>
            <w:tcW w:w="3204" w:type="dxa"/>
          </w:tcPr>
          <w:p w:rsidR="0017301F" w:rsidRPr="0089643E" w:rsidRDefault="0017301F" w:rsidP="00562D38">
            <w:pPr>
              <w:ind w:left="0"/>
              <w:rPr>
                <w:rFonts w:ascii="Courier New" w:hAnsi="Courier New" w:cs="Courier New"/>
                <w:b w:val="0"/>
                <w:sz w:val="20"/>
              </w:rPr>
            </w:pPr>
            <w:r w:rsidRPr="0089643E">
              <w:rPr>
                <w:rFonts w:ascii="Courier New" w:hAnsi="Courier New" w:cs="Courier New"/>
                <w:b w:val="0"/>
                <w:sz w:val="20"/>
              </w:rPr>
              <w:t>add()</w:t>
            </w:r>
          </w:p>
        </w:tc>
        <w:tc>
          <w:tcPr>
            <w:tcW w:w="5954" w:type="dxa"/>
          </w:tcPr>
          <w:p w:rsidR="0017301F" w:rsidRDefault="0017301F" w:rsidP="00562D38">
            <w:pPr>
              <w:ind w:left="0"/>
              <w:cnfStyle w:val="000000100000"/>
              <w:rPr>
                <w:sz w:val="20"/>
              </w:rPr>
            </w:pPr>
            <w:r w:rsidRPr="00432B10">
              <w:rPr>
                <w:sz w:val="20"/>
              </w:rPr>
              <w:t>Add</w:t>
            </w:r>
            <w:r>
              <w:rPr>
                <w:sz w:val="20"/>
              </w:rPr>
              <w:t>s</w:t>
            </w:r>
            <w:r w:rsidRPr="00432B10">
              <w:rPr>
                <w:sz w:val="20"/>
              </w:rPr>
              <w:t xml:space="preserve"> element to the set.</w:t>
            </w:r>
          </w:p>
        </w:tc>
      </w:tr>
      <w:tr w:rsidR="0017301F" w:rsidTr="00562D38">
        <w:tc>
          <w:tcPr>
            <w:cnfStyle w:val="001000000000"/>
            <w:tcW w:w="3204" w:type="dxa"/>
          </w:tcPr>
          <w:p w:rsidR="0017301F" w:rsidRPr="0089643E" w:rsidRDefault="0017301F" w:rsidP="00562D38">
            <w:pPr>
              <w:ind w:left="0"/>
              <w:rPr>
                <w:rFonts w:ascii="Courier New" w:hAnsi="Courier New" w:cs="Courier New"/>
                <w:b w:val="0"/>
                <w:sz w:val="20"/>
              </w:rPr>
            </w:pPr>
            <w:r w:rsidRPr="0089643E">
              <w:rPr>
                <w:rFonts w:ascii="Courier New" w:hAnsi="Courier New" w:cs="Courier New"/>
                <w:b w:val="0"/>
                <w:sz w:val="20"/>
              </w:rPr>
              <w:t>remove()</w:t>
            </w:r>
          </w:p>
        </w:tc>
        <w:tc>
          <w:tcPr>
            <w:tcW w:w="5954" w:type="dxa"/>
          </w:tcPr>
          <w:p w:rsidR="0017301F" w:rsidRDefault="0017301F" w:rsidP="00562D38">
            <w:pPr>
              <w:ind w:left="0"/>
              <w:cnfStyle w:val="000000000000"/>
              <w:rPr>
                <w:sz w:val="20"/>
              </w:rPr>
            </w:pPr>
            <w:r w:rsidRPr="00432B10">
              <w:rPr>
                <w:sz w:val="20"/>
              </w:rPr>
              <w:t>Remove</w:t>
            </w:r>
            <w:r>
              <w:rPr>
                <w:sz w:val="20"/>
              </w:rPr>
              <w:t>s</w:t>
            </w:r>
            <w:r w:rsidRPr="00432B10">
              <w:rPr>
                <w:sz w:val="20"/>
              </w:rPr>
              <w:t xml:space="preserve"> element from the set. Raises </w:t>
            </w:r>
            <w:r w:rsidRPr="0089643E">
              <w:rPr>
                <w:rFonts w:ascii="Courier New" w:hAnsi="Courier New" w:cs="Courier New"/>
                <w:sz w:val="20"/>
              </w:rPr>
              <w:t>KeyError</w:t>
            </w:r>
            <w:r w:rsidRPr="00432B10">
              <w:rPr>
                <w:sz w:val="20"/>
              </w:rPr>
              <w:t xml:space="preserve"> if </w:t>
            </w:r>
            <w:r>
              <w:rPr>
                <w:sz w:val="20"/>
              </w:rPr>
              <w:t>element</w:t>
            </w:r>
            <w:r w:rsidRPr="00432B10">
              <w:rPr>
                <w:sz w:val="20"/>
              </w:rPr>
              <w:t xml:space="preserve"> is not contained in the set.</w:t>
            </w:r>
          </w:p>
        </w:tc>
      </w:tr>
      <w:tr w:rsidR="0017301F" w:rsidTr="00562D38">
        <w:trPr>
          <w:cnfStyle w:val="000000100000"/>
        </w:trPr>
        <w:tc>
          <w:tcPr>
            <w:cnfStyle w:val="001000000000"/>
            <w:tcW w:w="3204" w:type="dxa"/>
          </w:tcPr>
          <w:p w:rsidR="0017301F" w:rsidRPr="0089643E" w:rsidRDefault="0017301F" w:rsidP="00562D38">
            <w:pPr>
              <w:ind w:left="0"/>
              <w:rPr>
                <w:rFonts w:ascii="Courier New" w:hAnsi="Courier New" w:cs="Courier New"/>
                <w:b w:val="0"/>
                <w:sz w:val="20"/>
              </w:rPr>
            </w:pPr>
            <w:r w:rsidRPr="0089643E">
              <w:rPr>
                <w:rFonts w:ascii="Courier New" w:hAnsi="Courier New" w:cs="Courier New"/>
                <w:b w:val="0"/>
                <w:sz w:val="20"/>
              </w:rPr>
              <w:t>discard()</w:t>
            </w:r>
          </w:p>
        </w:tc>
        <w:tc>
          <w:tcPr>
            <w:tcW w:w="5954" w:type="dxa"/>
          </w:tcPr>
          <w:p w:rsidR="0017301F" w:rsidRDefault="0017301F" w:rsidP="00562D38">
            <w:pPr>
              <w:ind w:left="0"/>
              <w:cnfStyle w:val="000000100000"/>
              <w:rPr>
                <w:sz w:val="20"/>
              </w:rPr>
            </w:pPr>
            <w:r w:rsidRPr="00432B10">
              <w:rPr>
                <w:sz w:val="20"/>
              </w:rPr>
              <w:t>Remove</w:t>
            </w:r>
            <w:r>
              <w:rPr>
                <w:sz w:val="20"/>
              </w:rPr>
              <w:t>s</w:t>
            </w:r>
            <w:r w:rsidRPr="00432B10">
              <w:rPr>
                <w:sz w:val="20"/>
              </w:rPr>
              <w:t xml:space="preserve"> element from the set if it is present.</w:t>
            </w:r>
          </w:p>
        </w:tc>
      </w:tr>
      <w:tr w:rsidR="0017301F" w:rsidTr="00562D38">
        <w:tc>
          <w:tcPr>
            <w:cnfStyle w:val="001000000000"/>
            <w:tcW w:w="3204" w:type="dxa"/>
          </w:tcPr>
          <w:p w:rsidR="0017301F" w:rsidRPr="0089643E" w:rsidRDefault="0017301F" w:rsidP="00562D38">
            <w:pPr>
              <w:ind w:left="0"/>
              <w:rPr>
                <w:rFonts w:ascii="Courier New" w:hAnsi="Courier New" w:cs="Courier New"/>
                <w:b w:val="0"/>
                <w:sz w:val="20"/>
              </w:rPr>
            </w:pPr>
            <w:r w:rsidRPr="0089643E">
              <w:rPr>
                <w:rFonts w:ascii="Courier New" w:hAnsi="Courier New" w:cs="Courier New"/>
                <w:b w:val="0"/>
                <w:sz w:val="20"/>
              </w:rPr>
              <w:t>pop()</w:t>
            </w:r>
          </w:p>
        </w:tc>
        <w:tc>
          <w:tcPr>
            <w:tcW w:w="5954" w:type="dxa"/>
          </w:tcPr>
          <w:p w:rsidR="0017301F" w:rsidRDefault="0017301F" w:rsidP="00562D38">
            <w:pPr>
              <w:ind w:left="0"/>
              <w:cnfStyle w:val="000000000000"/>
              <w:rPr>
                <w:sz w:val="20"/>
              </w:rPr>
            </w:pPr>
            <w:r w:rsidRPr="00432B10">
              <w:rPr>
                <w:sz w:val="20"/>
              </w:rPr>
              <w:t>Remove</w:t>
            </w:r>
            <w:r>
              <w:rPr>
                <w:sz w:val="20"/>
              </w:rPr>
              <w:t>s</w:t>
            </w:r>
            <w:r w:rsidRPr="00432B10">
              <w:rPr>
                <w:sz w:val="20"/>
              </w:rPr>
              <w:t xml:space="preserve"> and return</w:t>
            </w:r>
            <w:r>
              <w:rPr>
                <w:sz w:val="20"/>
              </w:rPr>
              <w:t>s</w:t>
            </w:r>
            <w:r w:rsidRPr="00432B10">
              <w:rPr>
                <w:sz w:val="20"/>
              </w:rPr>
              <w:t xml:space="preserve"> an arbitrary element from the set. Raises </w:t>
            </w:r>
            <w:r w:rsidRPr="0089643E">
              <w:rPr>
                <w:rFonts w:ascii="Courier New" w:hAnsi="Courier New" w:cs="Courier New"/>
                <w:sz w:val="20"/>
              </w:rPr>
              <w:t>KeyError</w:t>
            </w:r>
            <w:r w:rsidRPr="00432B10">
              <w:rPr>
                <w:sz w:val="20"/>
              </w:rPr>
              <w:t xml:space="preserve"> if the set is empty.</w:t>
            </w:r>
          </w:p>
        </w:tc>
      </w:tr>
      <w:tr w:rsidR="0017301F" w:rsidTr="00562D38">
        <w:trPr>
          <w:cnfStyle w:val="000000100000"/>
        </w:trPr>
        <w:tc>
          <w:tcPr>
            <w:cnfStyle w:val="001000000000"/>
            <w:tcW w:w="3204" w:type="dxa"/>
          </w:tcPr>
          <w:p w:rsidR="0017301F" w:rsidRPr="0089643E" w:rsidRDefault="0017301F" w:rsidP="00562D38">
            <w:pPr>
              <w:ind w:left="0"/>
              <w:rPr>
                <w:rFonts w:ascii="Courier New" w:hAnsi="Courier New" w:cs="Courier New"/>
                <w:b w:val="0"/>
                <w:sz w:val="20"/>
              </w:rPr>
            </w:pPr>
            <w:r w:rsidRPr="0089643E">
              <w:rPr>
                <w:rFonts w:ascii="Courier New" w:hAnsi="Courier New" w:cs="Courier New"/>
                <w:b w:val="0"/>
                <w:sz w:val="20"/>
              </w:rPr>
              <w:t>clear()</w:t>
            </w:r>
          </w:p>
        </w:tc>
        <w:tc>
          <w:tcPr>
            <w:tcW w:w="5954" w:type="dxa"/>
          </w:tcPr>
          <w:p w:rsidR="0017301F" w:rsidRDefault="0017301F" w:rsidP="00562D38">
            <w:pPr>
              <w:ind w:left="0"/>
              <w:cnfStyle w:val="000000100000"/>
              <w:rPr>
                <w:sz w:val="20"/>
              </w:rPr>
            </w:pPr>
            <w:r w:rsidRPr="00432B10">
              <w:rPr>
                <w:sz w:val="20"/>
              </w:rPr>
              <w:t>Remove all elements from the set.</w:t>
            </w:r>
          </w:p>
        </w:tc>
      </w:tr>
    </w:tbl>
    <w:p w:rsidR="0017301F" w:rsidRDefault="0017301F" w:rsidP="0017301F">
      <w:pPr>
        <w:rPr>
          <w:b/>
          <w:sz w:val="20"/>
        </w:rPr>
      </w:pPr>
    </w:p>
    <w:p w:rsidR="0017301F" w:rsidRPr="003831E3" w:rsidRDefault="0017301F" w:rsidP="0017301F">
      <w:pPr>
        <w:rPr>
          <w:b/>
          <w:sz w:val="20"/>
        </w:rPr>
      </w:pPr>
      <w:r w:rsidRPr="003831E3">
        <w:rPr>
          <w:b/>
          <w:sz w:val="20"/>
        </w:rPr>
        <w:t xml:space="preserve">Note: </w:t>
      </w:r>
    </w:p>
    <w:p w:rsidR="0017301F" w:rsidRPr="000A5574" w:rsidRDefault="0017301F" w:rsidP="00B629BA">
      <w:pPr>
        <w:pStyle w:val="ListParagraph"/>
        <w:numPr>
          <w:ilvl w:val="0"/>
          <w:numId w:val="53"/>
        </w:numPr>
        <w:rPr>
          <w:i/>
          <w:sz w:val="20"/>
        </w:rPr>
      </w:pPr>
      <w:r w:rsidRPr="000A5574">
        <w:rPr>
          <w:i/>
          <w:sz w:val="20"/>
        </w:rPr>
        <w:t xml:space="preserve">The non-operator versions of the </w:t>
      </w:r>
      <w:r w:rsidRPr="000A5574">
        <w:rPr>
          <w:rFonts w:ascii="Courier New" w:hAnsi="Courier New" w:cs="Courier New"/>
          <w:i/>
          <w:sz w:val="20"/>
        </w:rPr>
        <w:t>update()</w:t>
      </w:r>
      <w:r w:rsidRPr="000A5574">
        <w:rPr>
          <w:i/>
          <w:sz w:val="20"/>
        </w:rPr>
        <w:t xml:space="preserve">, </w:t>
      </w:r>
      <w:r w:rsidRPr="000A5574">
        <w:rPr>
          <w:rFonts w:ascii="Courier New" w:hAnsi="Courier New" w:cs="Courier New"/>
          <w:i/>
          <w:sz w:val="20"/>
        </w:rPr>
        <w:t>intersection</w:t>
      </w:r>
      <w:r w:rsidRPr="000A5574">
        <w:rPr>
          <w:i/>
          <w:sz w:val="20"/>
        </w:rPr>
        <w:t>_</w:t>
      </w:r>
      <w:r w:rsidRPr="000A5574">
        <w:rPr>
          <w:rFonts w:ascii="Courier New" w:hAnsi="Courier New" w:cs="Courier New"/>
          <w:i/>
          <w:sz w:val="20"/>
        </w:rPr>
        <w:t>update()</w:t>
      </w:r>
      <w:r w:rsidRPr="000A5574">
        <w:rPr>
          <w:i/>
          <w:sz w:val="20"/>
        </w:rPr>
        <w:t xml:space="preserve">, </w:t>
      </w:r>
      <w:r w:rsidRPr="000A5574">
        <w:rPr>
          <w:rFonts w:ascii="Courier New" w:hAnsi="Courier New" w:cs="Courier New"/>
          <w:i/>
          <w:sz w:val="20"/>
        </w:rPr>
        <w:t>difference</w:t>
      </w:r>
      <w:r w:rsidRPr="000A5574">
        <w:rPr>
          <w:i/>
          <w:sz w:val="20"/>
        </w:rPr>
        <w:t>_</w:t>
      </w:r>
      <w:r w:rsidRPr="000A5574">
        <w:rPr>
          <w:rFonts w:ascii="Courier New" w:hAnsi="Courier New" w:cs="Courier New"/>
          <w:i/>
          <w:sz w:val="20"/>
        </w:rPr>
        <w:t>update()</w:t>
      </w:r>
      <w:r w:rsidRPr="000A5574">
        <w:rPr>
          <w:i/>
          <w:sz w:val="20"/>
        </w:rPr>
        <w:t xml:space="preserve">, and </w:t>
      </w:r>
      <w:r w:rsidRPr="000A5574">
        <w:rPr>
          <w:rFonts w:ascii="Courier New" w:hAnsi="Courier New" w:cs="Courier New"/>
          <w:i/>
          <w:sz w:val="20"/>
        </w:rPr>
        <w:t>symmetric_difference_update()</w:t>
      </w:r>
      <w:r w:rsidRPr="000A5574">
        <w:rPr>
          <w:i/>
          <w:sz w:val="20"/>
        </w:rPr>
        <w:t xml:space="preserve"> methods will accept any iterable as an argument.</w:t>
      </w:r>
    </w:p>
    <w:p w:rsidR="0017301F" w:rsidRPr="000A5574" w:rsidRDefault="0017301F" w:rsidP="00B629BA">
      <w:pPr>
        <w:pStyle w:val="ListParagraph"/>
        <w:numPr>
          <w:ilvl w:val="0"/>
          <w:numId w:val="53"/>
        </w:numPr>
        <w:rPr>
          <w:i/>
          <w:sz w:val="20"/>
        </w:rPr>
      </w:pPr>
      <w:r w:rsidRPr="000A5574">
        <w:rPr>
          <w:i/>
          <w:sz w:val="20"/>
        </w:rPr>
        <w:t xml:space="preserve">The argument to the </w:t>
      </w:r>
      <w:r w:rsidRPr="000A5574">
        <w:rPr>
          <w:rFonts w:ascii="Courier New" w:hAnsi="Courier New" w:cs="Courier New"/>
          <w:i/>
          <w:sz w:val="20"/>
        </w:rPr>
        <w:t>__contains__()</w:t>
      </w:r>
      <w:r w:rsidRPr="000A5574">
        <w:rPr>
          <w:i/>
          <w:sz w:val="20"/>
        </w:rPr>
        <w:t xml:space="preserve">, </w:t>
      </w:r>
      <w:r w:rsidRPr="000A5574">
        <w:rPr>
          <w:rFonts w:ascii="Courier New" w:hAnsi="Courier New" w:cs="Courier New"/>
          <w:i/>
          <w:sz w:val="20"/>
        </w:rPr>
        <w:t>remove()</w:t>
      </w:r>
      <w:r w:rsidRPr="000A5574">
        <w:rPr>
          <w:i/>
          <w:sz w:val="20"/>
        </w:rPr>
        <w:t xml:space="preserve">, and </w:t>
      </w:r>
      <w:r w:rsidRPr="000A5574">
        <w:rPr>
          <w:rFonts w:ascii="Courier New" w:hAnsi="Courier New" w:cs="Courier New"/>
          <w:i/>
          <w:sz w:val="20"/>
        </w:rPr>
        <w:t>discard()</w:t>
      </w:r>
      <w:r w:rsidRPr="000A5574">
        <w:rPr>
          <w:i/>
          <w:sz w:val="20"/>
        </w:rPr>
        <w:t xml:space="preserve"> methods may be a </w:t>
      </w:r>
      <w:r w:rsidRPr="000A5574">
        <w:rPr>
          <w:rFonts w:ascii="Courier New" w:hAnsi="Courier New" w:cs="Courier New"/>
          <w:i/>
          <w:sz w:val="20"/>
        </w:rPr>
        <w:t>set</w:t>
      </w:r>
      <w:r w:rsidRPr="000A5574">
        <w:rPr>
          <w:i/>
          <w:sz w:val="20"/>
        </w:rPr>
        <w:t xml:space="preserve">. To support searching for an equivalent </w:t>
      </w:r>
      <w:r w:rsidRPr="000A5574">
        <w:rPr>
          <w:rFonts w:ascii="Courier New" w:hAnsi="Courier New" w:cs="Courier New"/>
          <w:i/>
          <w:sz w:val="20"/>
        </w:rPr>
        <w:t>frozenset</w:t>
      </w:r>
      <w:r w:rsidRPr="000A5574">
        <w:rPr>
          <w:i/>
          <w:sz w:val="20"/>
        </w:rPr>
        <w:t xml:space="preserve">, a temporary one is created from </w:t>
      </w:r>
      <w:r w:rsidRPr="00ED5C86">
        <w:rPr>
          <w:rFonts w:asciiTheme="majorHAnsi" w:hAnsiTheme="majorHAnsi" w:cs="Courier New"/>
          <w:i/>
          <w:sz w:val="20"/>
        </w:rPr>
        <w:t>the argument</w:t>
      </w:r>
      <w:r w:rsidRPr="000A5574">
        <w:rPr>
          <w:i/>
          <w:sz w:val="20"/>
        </w:rPr>
        <w:t>.</w:t>
      </w:r>
    </w:p>
    <w:p w:rsidR="0017301F" w:rsidRDefault="0017301F" w:rsidP="0017301F">
      <w:pPr>
        <w:spacing w:after="0"/>
        <w:ind w:left="0"/>
        <w:rPr>
          <w:rFonts w:asciiTheme="majorHAnsi" w:hAnsiTheme="majorHAnsi"/>
          <w:color w:val="003366"/>
          <w:kern w:val="28"/>
          <w:sz w:val="32"/>
          <w:szCs w:val="32"/>
        </w:rPr>
      </w:pPr>
      <w:r>
        <w:br w:type="page"/>
      </w:r>
    </w:p>
    <w:p w:rsidR="0017301F" w:rsidRPr="00C70A68" w:rsidRDefault="0017301F" w:rsidP="0017301F">
      <w:pPr>
        <w:pStyle w:val="Heading2"/>
        <w:rPr>
          <w:rFonts w:ascii="Courier New" w:hAnsi="Courier New" w:cs="Courier New"/>
        </w:rPr>
      </w:pPr>
      <w:bookmarkStart w:id="151" w:name="_Toc514422507"/>
      <w:bookmarkStart w:id="152" w:name="_Toc515037863"/>
      <w:r w:rsidRPr="00C70A68">
        <w:rPr>
          <w:rFonts w:ascii="Courier New" w:hAnsi="Courier New" w:cs="Courier New"/>
        </w:rPr>
        <w:lastRenderedPageBreak/>
        <w:t>boolean</w:t>
      </w:r>
      <w:bookmarkEnd w:id="151"/>
      <w:bookmarkEnd w:id="152"/>
    </w:p>
    <w:p w:rsidR="0017301F" w:rsidRDefault="0017301F" w:rsidP="0017301F">
      <w:pPr>
        <w:spacing w:after="0"/>
        <w:ind w:left="720"/>
      </w:pPr>
      <w:r>
        <w:t xml:space="preserve">Boolean values are the two constant objects </w:t>
      </w:r>
      <w:r w:rsidRPr="00850B2E">
        <w:rPr>
          <w:rFonts w:ascii="Courier New" w:hAnsi="Courier New" w:cs="Courier New"/>
        </w:rPr>
        <w:t>False</w:t>
      </w:r>
      <w:r>
        <w:t xml:space="preserve"> and </w:t>
      </w:r>
      <w:r w:rsidRPr="00850B2E">
        <w:rPr>
          <w:rFonts w:ascii="Courier New" w:hAnsi="Courier New" w:cs="Courier New"/>
        </w:rPr>
        <w:t>True</w:t>
      </w:r>
      <w:r>
        <w:t xml:space="preserve">. They are used to represent truth values (although other values can also be considered false or true). In numeric contexts (for example when used as the argument to an arithmetic operator), they behave like the integers </w:t>
      </w:r>
      <w:r w:rsidRPr="00850B2E">
        <w:rPr>
          <w:rFonts w:ascii="Courier New" w:hAnsi="Courier New" w:cs="Courier New"/>
        </w:rPr>
        <w:t>0</w:t>
      </w:r>
      <w:r>
        <w:t xml:space="preserve"> and </w:t>
      </w:r>
      <w:r w:rsidRPr="00850B2E">
        <w:rPr>
          <w:rFonts w:ascii="Courier New" w:hAnsi="Courier New" w:cs="Courier New"/>
        </w:rPr>
        <w:t>1</w:t>
      </w:r>
      <w:r>
        <w:t xml:space="preserve">, respectively. The built-in function </w:t>
      </w:r>
      <w:r w:rsidRPr="00850B2E">
        <w:rPr>
          <w:rFonts w:ascii="Courier New" w:hAnsi="Courier New" w:cs="Courier New"/>
        </w:rPr>
        <w:t>bool()</w:t>
      </w:r>
      <w:r>
        <w:t xml:space="preserve"> can be used to convert any value to a Boolean, if the value can be interpreted as a truth value.</w:t>
      </w:r>
    </w:p>
    <w:p w:rsidR="0017301F" w:rsidRDefault="0017301F" w:rsidP="0017301F">
      <w:pPr>
        <w:spacing w:after="0"/>
        <w:ind w:left="0" w:firstLine="720"/>
      </w:pPr>
      <w:r>
        <w:t xml:space="preserve">They are written as </w:t>
      </w:r>
      <w:r w:rsidRPr="00850B2E">
        <w:rPr>
          <w:rFonts w:ascii="Courier New" w:hAnsi="Courier New" w:cs="Courier New"/>
        </w:rPr>
        <w:t>False</w:t>
      </w:r>
      <w:r>
        <w:t xml:space="preserve"> and </w:t>
      </w:r>
      <w:r w:rsidRPr="00850B2E">
        <w:rPr>
          <w:rFonts w:ascii="Courier New" w:hAnsi="Courier New" w:cs="Courier New"/>
        </w:rPr>
        <w:t>True</w:t>
      </w:r>
      <w:r>
        <w:t>, respectively.</w:t>
      </w:r>
    </w:p>
    <w:p w:rsidR="0017301F" w:rsidRDefault="0017301F" w:rsidP="0017301F">
      <w:pPr>
        <w:spacing w:after="0"/>
        <w:ind w:left="0" w:firstLine="720"/>
      </w:pPr>
    </w:p>
    <w:p w:rsidR="0017301F" w:rsidRPr="003957D5" w:rsidRDefault="0017301F" w:rsidP="0017301F">
      <w:pPr>
        <w:ind w:left="720"/>
      </w:pPr>
      <w:r w:rsidRPr="003957D5">
        <w:t xml:space="preserve">Any object can be tested for truth value, for use in an </w:t>
      </w:r>
      <w:r w:rsidRPr="003957D5">
        <w:rPr>
          <w:rFonts w:ascii="Courier New" w:hAnsi="Courier New" w:cs="Courier New"/>
        </w:rPr>
        <w:t>if</w:t>
      </w:r>
      <w:r w:rsidRPr="003957D5">
        <w:t xml:space="preserve"> or </w:t>
      </w:r>
      <w:r w:rsidRPr="003957D5">
        <w:rPr>
          <w:rFonts w:ascii="Courier New" w:hAnsi="Courier New" w:cs="Courier New"/>
        </w:rPr>
        <w:t>while</w:t>
      </w:r>
      <w:r w:rsidRPr="003957D5">
        <w:t xml:space="preserve"> condition or as operand of the Boolean operations below.</w:t>
      </w:r>
    </w:p>
    <w:p w:rsidR="0017301F" w:rsidRPr="003957D5" w:rsidRDefault="0017301F" w:rsidP="0017301F">
      <w:pPr>
        <w:ind w:left="720"/>
      </w:pPr>
      <w:r w:rsidRPr="003957D5">
        <w:t xml:space="preserve">By default, an object is considered true unless its class defines either a </w:t>
      </w:r>
      <w:r w:rsidRPr="003957D5">
        <w:rPr>
          <w:rFonts w:ascii="Courier New" w:hAnsi="Courier New" w:cs="Courier New"/>
        </w:rPr>
        <w:t>__bool__()</w:t>
      </w:r>
      <w:r w:rsidRPr="003957D5">
        <w:t xml:space="preserve"> method that returns </w:t>
      </w:r>
      <w:r w:rsidRPr="003957D5">
        <w:rPr>
          <w:rFonts w:ascii="Courier New" w:hAnsi="Courier New" w:cs="Courier New"/>
        </w:rPr>
        <w:t>False</w:t>
      </w:r>
      <w:r w:rsidRPr="003957D5">
        <w:t xml:space="preserve"> or a </w:t>
      </w:r>
      <w:r w:rsidRPr="003957D5">
        <w:rPr>
          <w:rFonts w:ascii="Courier New" w:hAnsi="Courier New" w:cs="Courier New"/>
        </w:rPr>
        <w:t>__len__()</w:t>
      </w:r>
      <w:r w:rsidRPr="003957D5">
        <w:t xml:space="preserve"> method that returns </w:t>
      </w:r>
      <w:r w:rsidRPr="003957D5">
        <w:rPr>
          <w:rFonts w:ascii="Courier New" w:hAnsi="Courier New" w:cs="Courier New"/>
        </w:rPr>
        <w:t>zero</w:t>
      </w:r>
      <w:r w:rsidRPr="003957D5">
        <w:t>, when called with the object. [1] Here are most of the built-in objects considered false:</w:t>
      </w:r>
    </w:p>
    <w:p w:rsidR="0017301F" w:rsidRPr="003957D5" w:rsidRDefault="0017301F" w:rsidP="00B629BA">
      <w:pPr>
        <w:pStyle w:val="ListParagraph"/>
        <w:numPr>
          <w:ilvl w:val="0"/>
          <w:numId w:val="57"/>
        </w:numPr>
      </w:pPr>
      <w:r w:rsidRPr="003957D5">
        <w:t xml:space="preserve">Constants defined to be false: </w:t>
      </w:r>
      <w:r w:rsidRPr="003957D5">
        <w:rPr>
          <w:rFonts w:ascii="Courier New" w:hAnsi="Courier New" w:cs="Courier New"/>
        </w:rPr>
        <w:t>None</w:t>
      </w:r>
      <w:r w:rsidRPr="003957D5">
        <w:t xml:space="preserve"> and </w:t>
      </w:r>
      <w:r w:rsidRPr="003957D5">
        <w:rPr>
          <w:rFonts w:ascii="Courier New" w:hAnsi="Courier New" w:cs="Courier New"/>
        </w:rPr>
        <w:t>False</w:t>
      </w:r>
      <w:r w:rsidRPr="003957D5">
        <w:t>.</w:t>
      </w:r>
    </w:p>
    <w:p w:rsidR="0017301F" w:rsidRPr="003957D5" w:rsidRDefault="0017301F" w:rsidP="00B629BA">
      <w:pPr>
        <w:pStyle w:val="ListParagraph"/>
        <w:numPr>
          <w:ilvl w:val="0"/>
          <w:numId w:val="57"/>
        </w:numPr>
      </w:pPr>
      <w:r w:rsidRPr="003957D5">
        <w:t xml:space="preserve">Zero of any numeric type: </w:t>
      </w:r>
      <w:r w:rsidRPr="003957D5">
        <w:rPr>
          <w:rFonts w:ascii="Courier New" w:hAnsi="Courier New" w:cs="Courier New"/>
        </w:rPr>
        <w:t>0</w:t>
      </w:r>
      <w:r w:rsidRPr="003957D5">
        <w:t xml:space="preserve">, </w:t>
      </w:r>
      <w:r w:rsidRPr="003957D5">
        <w:rPr>
          <w:rFonts w:ascii="Courier New" w:hAnsi="Courier New" w:cs="Courier New"/>
        </w:rPr>
        <w:t>0.0</w:t>
      </w:r>
      <w:r w:rsidRPr="003957D5">
        <w:t xml:space="preserve">, </w:t>
      </w:r>
      <w:r w:rsidRPr="003957D5">
        <w:rPr>
          <w:rFonts w:ascii="Courier New" w:hAnsi="Courier New" w:cs="Courier New"/>
        </w:rPr>
        <w:t>0j</w:t>
      </w:r>
      <w:r w:rsidRPr="003957D5">
        <w:t xml:space="preserve">, </w:t>
      </w:r>
      <w:r w:rsidRPr="003957D5">
        <w:rPr>
          <w:rFonts w:ascii="Courier New" w:hAnsi="Courier New" w:cs="Courier New"/>
        </w:rPr>
        <w:t>Decimal(0)</w:t>
      </w:r>
      <w:r w:rsidRPr="003957D5">
        <w:t xml:space="preserve">, </w:t>
      </w:r>
      <w:r w:rsidRPr="003957D5">
        <w:rPr>
          <w:rFonts w:ascii="Courier New" w:hAnsi="Courier New" w:cs="Courier New"/>
        </w:rPr>
        <w:t>Fraction(0, 1)</w:t>
      </w:r>
    </w:p>
    <w:p w:rsidR="0017301F" w:rsidRPr="003957D5" w:rsidRDefault="0017301F" w:rsidP="00B629BA">
      <w:pPr>
        <w:pStyle w:val="ListParagraph"/>
        <w:numPr>
          <w:ilvl w:val="0"/>
          <w:numId w:val="57"/>
        </w:numPr>
      </w:pPr>
      <w:r w:rsidRPr="003957D5">
        <w:t xml:space="preserve">Empty sequences and collections: </w:t>
      </w:r>
      <w:r w:rsidRPr="003957D5">
        <w:rPr>
          <w:rFonts w:ascii="Courier New" w:hAnsi="Courier New" w:cs="Courier New"/>
        </w:rPr>
        <w:t>''</w:t>
      </w:r>
      <w:r w:rsidRPr="003957D5">
        <w:t xml:space="preserve">, </w:t>
      </w:r>
      <w:r w:rsidRPr="003957D5">
        <w:rPr>
          <w:rFonts w:ascii="Courier New" w:hAnsi="Courier New" w:cs="Courier New"/>
        </w:rPr>
        <w:t>()</w:t>
      </w:r>
      <w:r w:rsidRPr="003957D5">
        <w:t xml:space="preserve">, </w:t>
      </w:r>
      <w:r w:rsidRPr="003957D5">
        <w:rPr>
          <w:rFonts w:ascii="Courier New" w:hAnsi="Courier New" w:cs="Courier New"/>
        </w:rPr>
        <w:t>[]</w:t>
      </w:r>
      <w:r w:rsidRPr="003957D5">
        <w:t xml:space="preserve">, </w:t>
      </w:r>
      <w:r w:rsidRPr="003957D5">
        <w:rPr>
          <w:rFonts w:ascii="Courier New" w:hAnsi="Courier New" w:cs="Courier New"/>
        </w:rPr>
        <w:t>{}</w:t>
      </w:r>
      <w:r w:rsidRPr="003957D5">
        <w:t xml:space="preserve">, </w:t>
      </w:r>
      <w:r w:rsidRPr="003957D5">
        <w:rPr>
          <w:rFonts w:ascii="Courier New" w:hAnsi="Courier New" w:cs="Courier New"/>
        </w:rPr>
        <w:t>set()</w:t>
      </w:r>
      <w:r w:rsidRPr="003957D5">
        <w:t xml:space="preserve">, </w:t>
      </w:r>
      <w:r w:rsidRPr="003957D5">
        <w:rPr>
          <w:rFonts w:ascii="Courier New" w:hAnsi="Courier New" w:cs="Courier New"/>
        </w:rPr>
        <w:t>range(0)</w:t>
      </w:r>
    </w:p>
    <w:p w:rsidR="0017301F" w:rsidRPr="003957D5" w:rsidRDefault="0017301F" w:rsidP="0017301F">
      <w:pPr>
        <w:ind w:left="720"/>
      </w:pPr>
      <w:r w:rsidRPr="003957D5">
        <w:t xml:space="preserve">Operations and built-in functions that have a Boolean result always return </w:t>
      </w:r>
      <w:r w:rsidRPr="003957D5">
        <w:rPr>
          <w:rFonts w:ascii="Courier New" w:hAnsi="Courier New" w:cs="Courier New"/>
        </w:rPr>
        <w:t>0</w:t>
      </w:r>
      <w:r w:rsidRPr="003957D5">
        <w:t xml:space="preserve"> or </w:t>
      </w:r>
      <w:r w:rsidRPr="003957D5">
        <w:rPr>
          <w:rFonts w:ascii="Courier New" w:hAnsi="Courier New" w:cs="Courier New"/>
        </w:rPr>
        <w:t>False</w:t>
      </w:r>
      <w:r w:rsidRPr="003957D5">
        <w:t xml:space="preserve"> for false and </w:t>
      </w:r>
      <w:r w:rsidRPr="003957D5">
        <w:rPr>
          <w:rFonts w:ascii="Courier New" w:hAnsi="Courier New" w:cs="Courier New"/>
        </w:rPr>
        <w:t>1</w:t>
      </w:r>
      <w:r w:rsidRPr="003957D5">
        <w:t xml:space="preserve"> or </w:t>
      </w:r>
      <w:r w:rsidRPr="003957D5">
        <w:rPr>
          <w:rFonts w:ascii="Courier New" w:hAnsi="Courier New" w:cs="Courier New"/>
        </w:rPr>
        <w:t>True</w:t>
      </w:r>
      <w:r w:rsidRPr="003957D5">
        <w:t xml:space="preserve"> for true, unless otherwise stated. </w:t>
      </w:r>
    </w:p>
    <w:p w:rsidR="0017301F" w:rsidRDefault="0017301F" w:rsidP="0017301F">
      <w:pPr>
        <w:ind w:left="720"/>
      </w:pPr>
      <w:r w:rsidRPr="003957D5">
        <w:rPr>
          <w:b/>
          <w:sz w:val="20"/>
        </w:rPr>
        <w:t>Note:</w:t>
      </w:r>
      <w:r w:rsidRPr="003957D5">
        <w:rPr>
          <w:i/>
          <w:sz w:val="20"/>
        </w:rPr>
        <w:t xml:space="preserve">Important exception: the Boolean operations </w:t>
      </w:r>
      <w:r w:rsidRPr="003957D5">
        <w:rPr>
          <w:rFonts w:ascii="Courier New" w:hAnsi="Courier New" w:cs="Courier New"/>
          <w:i/>
          <w:sz w:val="20"/>
        </w:rPr>
        <w:t>or</w:t>
      </w:r>
      <w:r w:rsidRPr="003957D5">
        <w:rPr>
          <w:i/>
          <w:sz w:val="20"/>
        </w:rPr>
        <w:t xml:space="preserve"> and </w:t>
      </w:r>
      <w:r w:rsidRPr="003957D5">
        <w:rPr>
          <w:rFonts w:ascii="Courier New" w:hAnsi="Courier New" w:cs="Courier New"/>
          <w:i/>
          <w:sz w:val="20"/>
        </w:rPr>
        <w:t>and</w:t>
      </w:r>
      <w:r w:rsidRPr="003957D5">
        <w:rPr>
          <w:i/>
          <w:sz w:val="20"/>
        </w:rPr>
        <w:t xml:space="preserve"> always return one of their operands.</w:t>
      </w:r>
    </w:p>
    <w:p w:rsidR="0017301F" w:rsidRDefault="0017301F" w:rsidP="0017301F">
      <w:pPr>
        <w:pStyle w:val="Heading2"/>
      </w:pPr>
      <w:r>
        <w:br w:type="page"/>
      </w:r>
      <w:bookmarkStart w:id="153" w:name="_Toc514422508"/>
      <w:bookmarkStart w:id="154" w:name="_Toc515037864"/>
      <w:r>
        <w:lastRenderedPageBreak/>
        <w:t>Data Type Conversions</w:t>
      </w:r>
      <w:bookmarkEnd w:id="153"/>
      <w:bookmarkEnd w:id="154"/>
    </w:p>
    <w:p w:rsidR="0017301F" w:rsidRDefault="0017301F" w:rsidP="0017301F">
      <w:r>
        <w:t>Sometimes, you may need to perform conversions between the built-in types. To convert between types, you simply use the type-names as a function.</w:t>
      </w:r>
    </w:p>
    <w:p w:rsidR="0017301F" w:rsidRDefault="0017301F" w:rsidP="0017301F">
      <w:r>
        <w:t>There are several built-in functions to perform conversion from one data type to another. These functions return a new object representing the converted value.</w:t>
      </w:r>
    </w:p>
    <w:tbl>
      <w:tblPr>
        <w:tblStyle w:val="ListTable4"/>
        <w:tblW w:w="9062" w:type="dxa"/>
        <w:tblInd w:w="1327" w:type="dxa"/>
        <w:tblLook w:val="04A0"/>
      </w:tblPr>
      <w:tblGrid>
        <w:gridCol w:w="3204"/>
        <w:gridCol w:w="5858"/>
      </w:tblGrid>
      <w:tr w:rsidR="0017301F" w:rsidTr="00562D38">
        <w:trPr>
          <w:cnfStyle w:val="100000000000"/>
        </w:trPr>
        <w:tc>
          <w:tcPr>
            <w:cnfStyle w:val="001000000000"/>
            <w:tcW w:w="3204" w:type="dxa"/>
          </w:tcPr>
          <w:p w:rsidR="0017301F" w:rsidRPr="001B0D33" w:rsidRDefault="0017301F" w:rsidP="00562D38">
            <w:pPr>
              <w:ind w:left="0"/>
              <w:rPr>
                <w:rFonts w:asciiTheme="majorHAnsi" w:hAnsiTheme="majorHAnsi"/>
              </w:rPr>
            </w:pPr>
            <w:r w:rsidRPr="001B0D33">
              <w:rPr>
                <w:rFonts w:asciiTheme="majorHAnsi" w:hAnsiTheme="majorHAnsi"/>
              </w:rPr>
              <w:t>Function</w:t>
            </w:r>
          </w:p>
        </w:tc>
        <w:tc>
          <w:tcPr>
            <w:tcW w:w="5858" w:type="dxa"/>
          </w:tcPr>
          <w:p w:rsidR="0017301F" w:rsidRPr="001B0D33" w:rsidRDefault="0017301F" w:rsidP="00562D38">
            <w:pPr>
              <w:ind w:left="0"/>
              <w:cnfStyle w:val="100000000000"/>
              <w:rPr>
                <w:rFonts w:asciiTheme="majorHAnsi" w:hAnsiTheme="majorHAnsi"/>
              </w:rPr>
            </w:pPr>
            <w:r w:rsidRPr="001B0D33">
              <w:rPr>
                <w:rFonts w:asciiTheme="majorHAnsi" w:hAnsiTheme="majorHAnsi"/>
              </w:rPr>
              <w:t>Description</w:t>
            </w:r>
          </w:p>
        </w:tc>
      </w:tr>
      <w:tr w:rsidR="0017301F" w:rsidTr="00562D38">
        <w:trPr>
          <w:cnfStyle w:val="000000100000"/>
        </w:trPr>
        <w:tc>
          <w:tcPr>
            <w:cnfStyle w:val="001000000000"/>
            <w:tcW w:w="3204" w:type="dxa"/>
          </w:tcPr>
          <w:p w:rsidR="0017301F" w:rsidRPr="009130E8" w:rsidRDefault="0017301F" w:rsidP="00562D38">
            <w:pPr>
              <w:spacing w:after="144" w:line="360" w:lineRule="atLeast"/>
              <w:ind w:left="48" w:right="48"/>
              <w:jc w:val="both"/>
              <w:rPr>
                <w:rFonts w:ascii="Courier New" w:hAnsi="Courier New" w:cs="Courier New"/>
                <w:b w:val="0"/>
                <w:color w:val="000000"/>
                <w:kern w:val="0"/>
                <w:lang w:val="en-IN" w:eastAsia="en-IN"/>
              </w:rPr>
            </w:pPr>
            <w:r w:rsidRPr="001B0D33">
              <w:rPr>
                <w:rFonts w:ascii="Courier New" w:hAnsi="Courier New" w:cs="Courier New"/>
                <w:b w:val="0"/>
                <w:color w:val="000000"/>
                <w:kern w:val="0"/>
                <w:lang w:val="en-IN" w:eastAsia="en-IN"/>
              </w:rPr>
              <w:t>int(x [,base])</w:t>
            </w:r>
          </w:p>
        </w:tc>
        <w:tc>
          <w:tcPr>
            <w:tcW w:w="5858" w:type="dxa"/>
          </w:tcPr>
          <w:p w:rsidR="0017301F" w:rsidRPr="001B0D33" w:rsidRDefault="0017301F" w:rsidP="00562D38">
            <w:pPr>
              <w:ind w:left="0"/>
              <w:cnfStyle w:val="000000100000"/>
              <w:rPr>
                <w:rFonts w:asciiTheme="majorHAnsi" w:hAnsiTheme="majorHAnsi"/>
                <w:highlight w:val="yellow"/>
              </w:rPr>
            </w:pPr>
            <w:r w:rsidRPr="001B0D33">
              <w:rPr>
                <w:rFonts w:asciiTheme="majorHAnsi" w:hAnsiTheme="majorHAnsi"/>
                <w:color w:val="000000"/>
                <w:kern w:val="0"/>
                <w:lang w:val="en-IN" w:eastAsia="en-IN"/>
              </w:rPr>
              <w:t xml:space="preserve">Converts </w:t>
            </w:r>
            <w:r w:rsidRPr="000B6ACD">
              <w:rPr>
                <w:rFonts w:ascii="Courier New" w:hAnsi="Courier New" w:cs="Courier New"/>
                <w:color w:val="000000"/>
                <w:kern w:val="0"/>
                <w:lang w:val="en-IN" w:eastAsia="en-IN"/>
              </w:rPr>
              <w:t>x</w:t>
            </w:r>
            <w:r w:rsidRPr="001B0D33">
              <w:rPr>
                <w:rFonts w:asciiTheme="majorHAnsi" w:hAnsiTheme="majorHAnsi"/>
                <w:color w:val="000000"/>
                <w:kern w:val="0"/>
                <w:lang w:val="en-IN" w:eastAsia="en-IN"/>
              </w:rPr>
              <w:t xml:space="preserve"> to an integer. The base specifies the base if </w:t>
            </w:r>
            <w:r w:rsidRPr="000B6ACD">
              <w:rPr>
                <w:rFonts w:ascii="Courier New" w:hAnsi="Courier New" w:cs="Courier New"/>
                <w:color w:val="000000"/>
                <w:kern w:val="0"/>
                <w:lang w:val="en-IN" w:eastAsia="en-IN"/>
              </w:rPr>
              <w:t>x</w:t>
            </w:r>
            <w:r w:rsidRPr="001B0D33">
              <w:rPr>
                <w:rFonts w:asciiTheme="majorHAnsi" w:hAnsiTheme="majorHAnsi"/>
                <w:color w:val="000000"/>
                <w:kern w:val="0"/>
                <w:lang w:val="en-IN" w:eastAsia="en-IN"/>
              </w:rPr>
              <w:t xml:space="preserve"> is a string.</w:t>
            </w:r>
          </w:p>
        </w:tc>
      </w:tr>
      <w:tr w:rsidR="0017301F" w:rsidTr="00562D38">
        <w:tc>
          <w:tcPr>
            <w:cnfStyle w:val="001000000000"/>
            <w:tcW w:w="3204" w:type="dxa"/>
          </w:tcPr>
          <w:p w:rsidR="0017301F" w:rsidRPr="009130E8" w:rsidRDefault="0017301F" w:rsidP="00562D38">
            <w:pPr>
              <w:spacing w:after="144" w:line="360" w:lineRule="atLeast"/>
              <w:ind w:left="48" w:right="48"/>
              <w:jc w:val="both"/>
              <w:rPr>
                <w:rFonts w:ascii="Courier New" w:hAnsi="Courier New" w:cs="Courier New"/>
                <w:b w:val="0"/>
                <w:color w:val="000000"/>
                <w:kern w:val="0"/>
                <w:lang w:val="en-IN" w:eastAsia="en-IN"/>
              </w:rPr>
            </w:pPr>
            <w:r w:rsidRPr="001B0D33">
              <w:rPr>
                <w:rFonts w:ascii="Courier New" w:hAnsi="Courier New" w:cs="Courier New"/>
                <w:b w:val="0"/>
                <w:color w:val="000000"/>
                <w:kern w:val="0"/>
                <w:lang w:val="en-IN" w:eastAsia="en-IN"/>
              </w:rPr>
              <w:t>float(x)</w:t>
            </w:r>
          </w:p>
        </w:tc>
        <w:tc>
          <w:tcPr>
            <w:tcW w:w="5858" w:type="dxa"/>
          </w:tcPr>
          <w:p w:rsidR="0017301F" w:rsidRPr="001B0D33" w:rsidRDefault="0017301F" w:rsidP="00562D38">
            <w:pPr>
              <w:ind w:left="0"/>
              <w:cnfStyle w:val="000000000000"/>
              <w:rPr>
                <w:rFonts w:asciiTheme="majorHAnsi" w:hAnsiTheme="majorHAnsi"/>
                <w:highlight w:val="yellow"/>
              </w:rPr>
            </w:pPr>
            <w:r w:rsidRPr="001B0D33">
              <w:rPr>
                <w:rFonts w:asciiTheme="majorHAnsi" w:hAnsiTheme="majorHAnsi"/>
                <w:color w:val="000000"/>
                <w:kern w:val="0"/>
                <w:lang w:val="en-IN" w:eastAsia="en-IN"/>
              </w:rPr>
              <w:t xml:space="preserve">Converts </w:t>
            </w:r>
            <w:r w:rsidRPr="000B6ACD">
              <w:rPr>
                <w:rFonts w:ascii="Courier New" w:hAnsi="Courier New" w:cs="Courier New"/>
                <w:color w:val="000000"/>
                <w:kern w:val="0"/>
                <w:lang w:val="en-IN" w:eastAsia="en-IN"/>
              </w:rPr>
              <w:t>x</w:t>
            </w:r>
            <w:r w:rsidRPr="001B0D33">
              <w:rPr>
                <w:rFonts w:asciiTheme="majorHAnsi" w:hAnsiTheme="majorHAnsi"/>
                <w:color w:val="000000"/>
                <w:kern w:val="0"/>
                <w:lang w:val="en-IN" w:eastAsia="en-IN"/>
              </w:rPr>
              <w:t xml:space="preserve"> to a floating-point number.</w:t>
            </w:r>
          </w:p>
        </w:tc>
      </w:tr>
      <w:tr w:rsidR="0017301F" w:rsidTr="00562D38">
        <w:trPr>
          <w:cnfStyle w:val="000000100000"/>
        </w:trPr>
        <w:tc>
          <w:tcPr>
            <w:cnfStyle w:val="001000000000"/>
            <w:tcW w:w="3204" w:type="dxa"/>
          </w:tcPr>
          <w:p w:rsidR="0017301F" w:rsidRPr="009130E8" w:rsidRDefault="0017301F" w:rsidP="00562D38">
            <w:pPr>
              <w:spacing w:after="144" w:line="360" w:lineRule="atLeast"/>
              <w:ind w:left="48" w:right="48"/>
              <w:jc w:val="both"/>
              <w:rPr>
                <w:rFonts w:ascii="Courier New" w:hAnsi="Courier New" w:cs="Courier New"/>
                <w:b w:val="0"/>
                <w:color w:val="000000"/>
                <w:kern w:val="0"/>
                <w:lang w:val="en-IN" w:eastAsia="en-IN"/>
              </w:rPr>
            </w:pPr>
            <w:r w:rsidRPr="001B0D33">
              <w:rPr>
                <w:rFonts w:ascii="Courier New" w:hAnsi="Courier New" w:cs="Courier New"/>
                <w:b w:val="0"/>
                <w:color w:val="000000"/>
                <w:kern w:val="0"/>
                <w:lang w:val="en-IN" w:eastAsia="en-IN"/>
              </w:rPr>
              <w:t>complex(real [,imag])</w:t>
            </w:r>
          </w:p>
        </w:tc>
        <w:tc>
          <w:tcPr>
            <w:tcW w:w="5858" w:type="dxa"/>
          </w:tcPr>
          <w:p w:rsidR="0017301F" w:rsidRPr="001B0D33" w:rsidRDefault="0017301F" w:rsidP="00562D38">
            <w:pPr>
              <w:ind w:left="0"/>
              <w:cnfStyle w:val="000000100000"/>
              <w:rPr>
                <w:rFonts w:asciiTheme="majorHAnsi" w:hAnsiTheme="majorHAnsi"/>
                <w:highlight w:val="yellow"/>
              </w:rPr>
            </w:pPr>
            <w:r w:rsidRPr="001B0D33">
              <w:rPr>
                <w:rFonts w:asciiTheme="majorHAnsi" w:hAnsiTheme="majorHAnsi"/>
                <w:color w:val="000000"/>
                <w:kern w:val="0"/>
                <w:lang w:val="en-IN" w:eastAsia="en-IN"/>
              </w:rPr>
              <w:t>Creates a complex number.</w:t>
            </w:r>
          </w:p>
        </w:tc>
      </w:tr>
      <w:tr w:rsidR="0017301F" w:rsidTr="00562D38">
        <w:tc>
          <w:tcPr>
            <w:cnfStyle w:val="001000000000"/>
            <w:tcW w:w="3204" w:type="dxa"/>
          </w:tcPr>
          <w:p w:rsidR="0017301F" w:rsidRPr="009130E8" w:rsidRDefault="0017301F" w:rsidP="00562D38">
            <w:pPr>
              <w:spacing w:after="144" w:line="360" w:lineRule="atLeast"/>
              <w:ind w:left="48" w:right="48"/>
              <w:jc w:val="both"/>
              <w:rPr>
                <w:rFonts w:ascii="Courier New" w:hAnsi="Courier New" w:cs="Courier New"/>
                <w:b w:val="0"/>
                <w:color w:val="000000"/>
                <w:kern w:val="0"/>
                <w:lang w:val="en-IN" w:eastAsia="en-IN"/>
              </w:rPr>
            </w:pPr>
            <w:r w:rsidRPr="001B0D33">
              <w:rPr>
                <w:rFonts w:ascii="Courier New" w:hAnsi="Courier New" w:cs="Courier New"/>
                <w:b w:val="0"/>
                <w:color w:val="000000"/>
                <w:kern w:val="0"/>
                <w:lang w:val="en-IN" w:eastAsia="en-IN"/>
              </w:rPr>
              <w:t>str(x)</w:t>
            </w:r>
          </w:p>
        </w:tc>
        <w:tc>
          <w:tcPr>
            <w:tcW w:w="5858" w:type="dxa"/>
          </w:tcPr>
          <w:p w:rsidR="0017301F" w:rsidRPr="001B0D33" w:rsidRDefault="0017301F" w:rsidP="00562D38">
            <w:pPr>
              <w:ind w:left="0"/>
              <w:cnfStyle w:val="000000000000"/>
              <w:rPr>
                <w:rFonts w:asciiTheme="majorHAnsi" w:hAnsiTheme="majorHAnsi"/>
                <w:highlight w:val="yellow"/>
              </w:rPr>
            </w:pPr>
            <w:r w:rsidRPr="001B0D33">
              <w:rPr>
                <w:rFonts w:asciiTheme="majorHAnsi" w:hAnsiTheme="majorHAnsi"/>
                <w:color w:val="000000"/>
                <w:kern w:val="0"/>
                <w:lang w:val="en-IN" w:eastAsia="en-IN"/>
              </w:rPr>
              <w:t xml:space="preserve">Converts object </w:t>
            </w:r>
            <w:r w:rsidRPr="000B6ACD">
              <w:rPr>
                <w:rFonts w:ascii="Courier New" w:hAnsi="Courier New" w:cs="Courier New"/>
                <w:color w:val="000000"/>
                <w:kern w:val="0"/>
                <w:lang w:val="en-IN" w:eastAsia="en-IN"/>
              </w:rPr>
              <w:t>x</w:t>
            </w:r>
            <w:r w:rsidRPr="001B0D33">
              <w:rPr>
                <w:rFonts w:asciiTheme="majorHAnsi" w:hAnsiTheme="majorHAnsi"/>
                <w:color w:val="000000"/>
                <w:kern w:val="0"/>
                <w:lang w:val="en-IN" w:eastAsia="en-IN"/>
              </w:rPr>
              <w:t xml:space="preserve"> to a string representation.</w:t>
            </w:r>
          </w:p>
        </w:tc>
      </w:tr>
      <w:tr w:rsidR="0017301F" w:rsidTr="00562D38">
        <w:trPr>
          <w:cnfStyle w:val="000000100000"/>
        </w:trPr>
        <w:tc>
          <w:tcPr>
            <w:cnfStyle w:val="001000000000"/>
            <w:tcW w:w="3204" w:type="dxa"/>
          </w:tcPr>
          <w:p w:rsidR="0017301F" w:rsidRPr="009130E8" w:rsidRDefault="0017301F" w:rsidP="00562D38">
            <w:pPr>
              <w:spacing w:after="144" w:line="360" w:lineRule="atLeast"/>
              <w:ind w:left="48" w:right="48"/>
              <w:jc w:val="both"/>
              <w:rPr>
                <w:rFonts w:ascii="Courier New" w:hAnsi="Courier New" w:cs="Courier New"/>
                <w:b w:val="0"/>
                <w:color w:val="000000"/>
                <w:kern w:val="0"/>
                <w:lang w:val="en-IN" w:eastAsia="en-IN"/>
              </w:rPr>
            </w:pPr>
            <w:r w:rsidRPr="001B0D33">
              <w:rPr>
                <w:rFonts w:ascii="Courier New" w:hAnsi="Courier New" w:cs="Courier New"/>
                <w:b w:val="0"/>
                <w:color w:val="000000"/>
                <w:kern w:val="0"/>
                <w:lang w:val="en-IN" w:eastAsia="en-IN"/>
              </w:rPr>
              <w:t>repr(x)</w:t>
            </w:r>
          </w:p>
        </w:tc>
        <w:tc>
          <w:tcPr>
            <w:tcW w:w="5858" w:type="dxa"/>
          </w:tcPr>
          <w:p w:rsidR="0017301F" w:rsidRPr="001B0D33" w:rsidRDefault="0017301F" w:rsidP="00562D38">
            <w:pPr>
              <w:ind w:left="0"/>
              <w:cnfStyle w:val="000000100000"/>
              <w:rPr>
                <w:rFonts w:asciiTheme="majorHAnsi" w:hAnsiTheme="majorHAnsi"/>
                <w:highlight w:val="yellow"/>
              </w:rPr>
            </w:pPr>
            <w:r w:rsidRPr="001B0D33">
              <w:rPr>
                <w:rFonts w:asciiTheme="majorHAnsi" w:hAnsiTheme="majorHAnsi"/>
                <w:color w:val="000000"/>
                <w:kern w:val="0"/>
                <w:lang w:val="en-IN" w:eastAsia="en-IN"/>
              </w:rPr>
              <w:t xml:space="preserve">Converts object </w:t>
            </w:r>
            <w:r w:rsidRPr="000B6ACD">
              <w:rPr>
                <w:rFonts w:ascii="Courier New" w:hAnsi="Courier New" w:cs="Courier New"/>
                <w:color w:val="000000"/>
                <w:kern w:val="0"/>
                <w:lang w:val="en-IN" w:eastAsia="en-IN"/>
              </w:rPr>
              <w:t>x</w:t>
            </w:r>
            <w:r w:rsidRPr="001B0D33">
              <w:rPr>
                <w:rFonts w:asciiTheme="majorHAnsi" w:hAnsiTheme="majorHAnsi"/>
                <w:color w:val="000000"/>
                <w:kern w:val="0"/>
                <w:lang w:val="en-IN" w:eastAsia="en-IN"/>
              </w:rPr>
              <w:t xml:space="preserve"> to an expression string.</w:t>
            </w:r>
          </w:p>
        </w:tc>
      </w:tr>
      <w:tr w:rsidR="0017301F" w:rsidTr="00562D38">
        <w:tc>
          <w:tcPr>
            <w:cnfStyle w:val="001000000000"/>
            <w:tcW w:w="3204" w:type="dxa"/>
          </w:tcPr>
          <w:p w:rsidR="0017301F" w:rsidRPr="009130E8" w:rsidRDefault="0017301F" w:rsidP="00562D38">
            <w:pPr>
              <w:spacing w:after="144" w:line="360" w:lineRule="atLeast"/>
              <w:ind w:left="48" w:right="48"/>
              <w:jc w:val="both"/>
              <w:rPr>
                <w:rFonts w:ascii="Courier New" w:hAnsi="Courier New" w:cs="Courier New"/>
                <w:b w:val="0"/>
                <w:color w:val="000000"/>
                <w:kern w:val="0"/>
                <w:lang w:val="en-IN" w:eastAsia="en-IN"/>
              </w:rPr>
            </w:pPr>
            <w:r w:rsidRPr="001B0D33">
              <w:rPr>
                <w:rFonts w:ascii="Courier New" w:hAnsi="Courier New" w:cs="Courier New"/>
                <w:b w:val="0"/>
                <w:color w:val="000000"/>
                <w:kern w:val="0"/>
                <w:lang w:val="en-IN" w:eastAsia="en-IN"/>
              </w:rPr>
              <w:t>eval(str)</w:t>
            </w:r>
          </w:p>
        </w:tc>
        <w:tc>
          <w:tcPr>
            <w:tcW w:w="5858" w:type="dxa"/>
          </w:tcPr>
          <w:p w:rsidR="0017301F" w:rsidRPr="001B0D33" w:rsidRDefault="0017301F" w:rsidP="00562D38">
            <w:pPr>
              <w:ind w:left="0"/>
              <w:cnfStyle w:val="000000000000"/>
              <w:rPr>
                <w:rFonts w:asciiTheme="majorHAnsi" w:hAnsiTheme="majorHAnsi"/>
                <w:highlight w:val="yellow"/>
              </w:rPr>
            </w:pPr>
            <w:r w:rsidRPr="001B0D33">
              <w:rPr>
                <w:rFonts w:asciiTheme="majorHAnsi" w:hAnsiTheme="majorHAnsi"/>
                <w:color w:val="000000"/>
                <w:kern w:val="0"/>
                <w:lang w:val="en-IN" w:eastAsia="en-IN"/>
              </w:rPr>
              <w:t>Evaluates a string and returns an object.</w:t>
            </w:r>
          </w:p>
        </w:tc>
      </w:tr>
      <w:tr w:rsidR="0017301F" w:rsidTr="00562D38">
        <w:trPr>
          <w:cnfStyle w:val="000000100000"/>
        </w:trPr>
        <w:tc>
          <w:tcPr>
            <w:cnfStyle w:val="001000000000"/>
            <w:tcW w:w="3204" w:type="dxa"/>
          </w:tcPr>
          <w:p w:rsidR="0017301F" w:rsidRPr="009130E8" w:rsidRDefault="0017301F" w:rsidP="00562D38">
            <w:pPr>
              <w:spacing w:after="144" w:line="360" w:lineRule="atLeast"/>
              <w:ind w:left="48" w:right="48"/>
              <w:jc w:val="both"/>
              <w:rPr>
                <w:rFonts w:ascii="Courier New" w:hAnsi="Courier New" w:cs="Courier New"/>
                <w:b w:val="0"/>
                <w:color w:val="000000"/>
                <w:kern w:val="0"/>
                <w:lang w:val="en-IN" w:eastAsia="en-IN"/>
              </w:rPr>
            </w:pPr>
            <w:r w:rsidRPr="001B0D33">
              <w:rPr>
                <w:rFonts w:ascii="Courier New" w:hAnsi="Courier New" w:cs="Courier New"/>
                <w:b w:val="0"/>
                <w:color w:val="000000"/>
                <w:kern w:val="0"/>
                <w:lang w:val="en-IN" w:eastAsia="en-IN"/>
              </w:rPr>
              <w:t>tuple(s)</w:t>
            </w:r>
          </w:p>
        </w:tc>
        <w:tc>
          <w:tcPr>
            <w:tcW w:w="5858" w:type="dxa"/>
          </w:tcPr>
          <w:p w:rsidR="0017301F" w:rsidRPr="001B0D33" w:rsidRDefault="0017301F" w:rsidP="00562D38">
            <w:pPr>
              <w:ind w:left="0"/>
              <w:cnfStyle w:val="000000100000"/>
              <w:rPr>
                <w:rFonts w:asciiTheme="majorHAnsi" w:hAnsiTheme="majorHAnsi"/>
                <w:highlight w:val="yellow"/>
              </w:rPr>
            </w:pPr>
            <w:r w:rsidRPr="001B0D33">
              <w:rPr>
                <w:rFonts w:asciiTheme="majorHAnsi" w:hAnsiTheme="majorHAnsi"/>
                <w:color w:val="000000"/>
                <w:kern w:val="0"/>
                <w:lang w:val="en-IN" w:eastAsia="en-IN"/>
              </w:rPr>
              <w:t xml:space="preserve">Converts </w:t>
            </w:r>
            <w:r w:rsidRPr="000B6ACD">
              <w:rPr>
                <w:rFonts w:ascii="Courier New" w:hAnsi="Courier New" w:cs="Courier New"/>
                <w:color w:val="000000"/>
                <w:kern w:val="0"/>
                <w:lang w:val="en-IN" w:eastAsia="en-IN"/>
              </w:rPr>
              <w:t>s</w:t>
            </w:r>
            <w:r w:rsidRPr="001B0D33">
              <w:rPr>
                <w:rFonts w:asciiTheme="majorHAnsi" w:hAnsiTheme="majorHAnsi"/>
                <w:color w:val="000000"/>
                <w:kern w:val="0"/>
                <w:lang w:val="en-IN" w:eastAsia="en-IN"/>
              </w:rPr>
              <w:t xml:space="preserve"> to a tuple.</w:t>
            </w:r>
          </w:p>
        </w:tc>
      </w:tr>
      <w:tr w:rsidR="0017301F" w:rsidTr="00562D38">
        <w:tc>
          <w:tcPr>
            <w:cnfStyle w:val="001000000000"/>
            <w:tcW w:w="3204" w:type="dxa"/>
          </w:tcPr>
          <w:p w:rsidR="0017301F" w:rsidRPr="009130E8" w:rsidRDefault="0017301F" w:rsidP="00562D38">
            <w:pPr>
              <w:spacing w:after="144" w:line="360" w:lineRule="atLeast"/>
              <w:ind w:left="48" w:right="48"/>
              <w:jc w:val="both"/>
              <w:rPr>
                <w:rFonts w:ascii="Courier New" w:hAnsi="Courier New" w:cs="Courier New"/>
                <w:b w:val="0"/>
                <w:color w:val="000000"/>
                <w:kern w:val="0"/>
                <w:lang w:val="en-IN" w:eastAsia="en-IN"/>
              </w:rPr>
            </w:pPr>
            <w:r w:rsidRPr="001B0D33">
              <w:rPr>
                <w:rFonts w:ascii="Courier New" w:hAnsi="Courier New" w:cs="Courier New"/>
                <w:b w:val="0"/>
                <w:color w:val="000000"/>
                <w:kern w:val="0"/>
                <w:lang w:val="en-IN" w:eastAsia="en-IN"/>
              </w:rPr>
              <w:t>list(s)</w:t>
            </w:r>
          </w:p>
        </w:tc>
        <w:tc>
          <w:tcPr>
            <w:tcW w:w="5858" w:type="dxa"/>
          </w:tcPr>
          <w:p w:rsidR="0017301F" w:rsidRPr="001B0D33" w:rsidRDefault="0017301F" w:rsidP="00562D38">
            <w:pPr>
              <w:ind w:left="0"/>
              <w:cnfStyle w:val="000000000000"/>
              <w:rPr>
                <w:rFonts w:asciiTheme="majorHAnsi" w:hAnsiTheme="majorHAnsi"/>
                <w:highlight w:val="yellow"/>
              </w:rPr>
            </w:pPr>
            <w:r w:rsidRPr="001B0D33">
              <w:rPr>
                <w:rFonts w:asciiTheme="majorHAnsi" w:hAnsiTheme="majorHAnsi"/>
                <w:color w:val="000000"/>
                <w:kern w:val="0"/>
                <w:lang w:val="en-IN" w:eastAsia="en-IN"/>
              </w:rPr>
              <w:t xml:space="preserve">Converts </w:t>
            </w:r>
            <w:r w:rsidRPr="000B6ACD">
              <w:rPr>
                <w:rFonts w:ascii="Courier New" w:hAnsi="Courier New" w:cs="Courier New"/>
                <w:color w:val="000000"/>
                <w:kern w:val="0"/>
                <w:lang w:val="en-IN" w:eastAsia="en-IN"/>
              </w:rPr>
              <w:t>s</w:t>
            </w:r>
            <w:r w:rsidRPr="001B0D33">
              <w:rPr>
                <w:rFonts w:asciiTheme="majorHAnsi" w:hAnsiTheme="majorHAnsi"/>
                <w:color w:val="000000"/>
                <w:kern w:val="0"/>
                <w:lang w:val="en-IN" w:eastAsia="en-IN"/>
              </w:rPr>
              <w:t xml:space="preserve"> to a list.</w:t>
            </w:r>
          </w:p>
        </w:tc>
      </w:tr>
      <w:tr w:rsidR="0017301F" w:rsidTr="00562D38">
        <w:trPr>
          <w:cnfStyle w:val="000000100000"/>
        </w:trPr>
        <w:tc>
          <w:tcPr>
            <w:cnfStyle w:val="001000000000"/>
            <w:tcW w:w="3204" w:type="dxa"/>
          </w:tcPr>
          <w:p w:rsidR="0017301F" w:rsidRPr="009130E8" w:rsidRDefault="0017301F" w:rsidP="00562D38">
            <w:pPr>
              <w:spacing w:after="144" w:line="360" w:lineRule="atLeast"/>
              <w:ind w:left="48" w:right="48"/>
              <w:jc w:val="both"/>
              <w:rPr>
                <w:rFonts w:ascii="Courier New" w:hAnsi="Courier New" w:cs="Courier New"/>
                <w:b w:val="0"/>
                <w:color w:val="000000"/>
                <w:kern w:val="0"/>
                <w:lang w:val="en-IN" w:eastAsia="en-IN"/>
              </w:rPr>
            </w:pPr>
            <w:r w:rsidRPr="001B0D33">
              <w:rPr>
                <w:rFonts w:ascii="Courier New" w:hAnsi="Courier New" w:cs="Courier New"/>
                <w:b w:val="0"/>
                <w:color w:val="000000"/>
                <w:kern w:val="0"/>
                <w:lang w:val="en-IN" w:eastAsia="en-IN"/>
              </w:rPr>
              <w:t>set(s)</w:t>
            </w:r>
          </w:p>
        </w:tc>
        <w:tc>
          <w:tcPr>
            <w:tcW w:w="5858" w:type="dxa"/>
          </w:tcPr>
          <w:p w:rsidR="0017301F" w:rsidRPr="001B0D33" w:rsidRDefault="0017301F" w:rsidP="00562D38">
            <w:pPr>
              <w:ind w:left="0"/>
              <w:cnfStyle w:val="000000100000"/>
              <w:rPr>
                <w:rFonts w:asciiTheme="majorHAnsi" w:hAnsiTheme="majorHAnsi"/>
                <w:highlight w:val="yellow"/>
              </w:rPr>
            </w:pPr>
            <w:r w:rsidRPr="001B0D33">
              <w:rPr>
                <w:rFonts w:asciiTheme="majorHAnsi" w:hAnsiTheme="majorHAnsi"/>
                <w:color w:val="000000"/>
                <w:kern w:val="0"/>
                <w:lang w:val="en-IN" w:eastAsia="en-IN"/>
              </w:rPr>
              <w:t xml:space="preserve">Converts </w:t>
            </w:r>
            <w:r w:rsidRPr="000B6ACD">
              <w:rPr>
                <w:rFonts w:ascii="Courier New" w:hAnsi="Courier New" w:cs="Courier New"/>
                <w:color w:val="000000"/>
                <w:kern w:val="0"/>
                <w:lang w:val="en-IN" w:eastAsia="en-IN"/>
              </w:rPr>
              <w:t>s</w:t>
            </w:r>
            <w:r w:rsidRPr="001B0D33">
              <w:rPr>
                <w:rFonts w:asciiTheme="majorHAnsi" w:hAnsiTheme="majorHAnsi"/>
                <w:color w:val="000000"/>
                <w:kern w:val="0"/>
                <w:lang w:val="en-IN" w:eastAsia="en-IN"/>
              </w:rPr>
              <w:t xml:space="preserve"> to a set.</w:t>
            </w:r>
          </w:p>
        </w:tc>
      </w:tr>
      <w:tr w:rsidR="0017301F" w:rsidTr="00562D38">
        <w:tc>
          <w:tcPr>
            <w:cnfStyle w:val="001000000000"/>
            <w:tcW w:w="3204" w:type="dxa"/>
          </w:tcPr>
          <w:p w:rsidR="0017301F" w:rsidRPr="009130E8" w:rsidRDefault="0017301F" w:rsidP="00562D38">
            <w:pPr>
              <w:spacing w:after="144" w:line="360" w:lineRule="atLeast"/>
              <w:ind w:left="48" w:right="48"/>
              <w:jc w:val="both"/>
              <w:rPr>
                <w:rFonts w:ascii="Courier New" w:hAnsi="Courier New" w:cs="Courier New"/>
                <w:b w:val="0"/>
                <w:color w:val="000000"/>
                <w:kern w:val="0"/>
                <w:lang w:val="en-IN" w:eastAsia="en-IN"/>
              </w:rPr>
            </w:pPr>
            <w:r w:rsidRPr="001B0D33">
              <w:rPr>
                <w:rFonts w:ascii="Courier New" w:hAnsi="Courier New" w:cs="Courier New"/>
                <w:b w:val="0"/>
                <w:color w:val="000000"/>
                <w:kern w:val="0"/>
                <w:lang w:val="en-IN" w:eastAsia="en-IN"/>
              </w:rPr>
              <w:t>dict(d)</w:t>
            </w:r>
          </w:p>
        </w:tc>
        <w:tc>
          <w:tcPr>
            <w:tcW w:w="5858" w:type="dxa"/>
          </w:tcPr>
          <w:p w:rsidR="0017301F" w:rsidRPr="001B0D33" w:rsidRDefault="0017301F" w:rsidP="00562D38">
            <w:pPr>
              <w:ind w:left="0"/>
              <w:cnfStyle w:val="000000000000"/>
              <w:rPr>
                <w:rFonts w:asciiTheme="majorHAnsi" w:hAnsiTheme="majorHAnsi"/>
                <w:highlight w:val="yellow"/>
              </w:rPr>
            </w:pPr>
            <w:r w:rsidRPr="001B0D33">
              <w:rPr>
                <w:rFonts w:asciiTheme="majorHAnsi" w:hAnsiTheme="majorHAnsi"/>
                <w:color w:val="000000"/>
                <w:kern w:val="0"/>
                <w:lang w:val="en-IN" w:eastAsia="en-IN"/>
              </w:rPr>
              <w:t xml:space="preserve">Creates a dictionary. </w:t>
            </w:r>
            <w:r w:rsidRPr="000B6ACD">
              <w:rPr>
                <w:rFonts w:ascii="Courier New" w:hAnsi="Courier New" w:cs="Courier New"/>
                <w:color w:val="000000"/>
                <w:kern w:val="0"/>
                <w:lang w:val="en-IN" w:eastAsia="en-IN"/>
              </w:rPr>
              <w:t>d</w:t>
            </w:r>
            <w:r w:rsidRPr="001B0D33">
              <w:rPr>
                <w:rFonts w:asciiTheme="majorHAnsi" w:hAnsiTheme="majorHAnsi"/>
                <w:color w:val="000000"/>
                <w:kern w:val="0"/>
                <w:lang w:val="en-IN" w:eastAsia="en-IN"/>
              </w:rPr>
              <w:t xml:space="preserve"> must be a sequence of </w:t>
            </w:r>
            <w:r w:rsidRPr="000B6ACD">
              <w:rPr>
                <w:rFonts w:ascii="Courier New" w:hAnsi="Courier New" w:cs="Courier New"/>
                <w:color w:val="000000"/>
                <w:kern w:val="0"/>
                <w:lang w:val="en-IN" w:eastAsia="en-IN"/>
              </w:rPr>
              <w:t>(key,value)</w:t>
            </w:r>
            <w:r>
              <w:rPr>
                <w:rFonts w:asciiTheme="majorHAnsi" w:hAnsiTheme="majorHAnsi"/>
                <w:color w:val="000000"/>
                <w:kern w:val="0"/>
                <w:lang w:val="en-IN" w:eastAsia="en-IN"/>
              </w:rPr>
              <w:t xml:space="preserve"> tuple</w:t>
            </w:r>
            <w:r w:rsidRPr="001B0D33">
              <w:rPr>
                <w:rFonts w:asciiTheme="majorHAnsi" w:hAnsiTheme="majorHAnsi"/>
                <w:color w:val="000000"/>
                <w:kern w:val="0"/>
                <w:lang w:val="en-IN" w:eastAsia="en-IN"/>
              </w:rPr>
              <w:t>.</w:t>
            </w:r>
          </w:p>
        </w:tc>
      </w:tr>
      <w:tr w:rsidR="0017301F" w:rsidTr="00562D38">
        <w:trPr>
          <w:cnfStyle w:val="000000100000"/>
        </w:trPr>
        <w:tc>
          <w:tcPr>
            <w:cnfStyle w:val="001000000000"/>
            <w:tcW w:w="3204" w:type="dxa"/>
          </w:tcPr>
          <w:p w:rsidR="0017301F" w:rsidRPr="009130E8" w:rsidRDefault="0017301F" w:rsidP="00562D38">
            <w:pPr>
              <w:spacing w:after="144" w:line="360" w:lineRule="atLeast"/>
              <w:ind w:left="48" w:right="48"/>
              <w:jc w:val="both"/>
              <w:rPr>
                <w:rFonts w:ascii="Courier New" w:hAnsi="Courier New" w:cs="Courier New"/>
                <w:b w:val="0"/>
                <w:color w:val="000000"/>
                <w:kern w:val="0"/>
                <w:lang w:val="en-IN" w:eastAsia="en-IN"/>
              </w:rPr>
            </w:pPr>
            <w:r w:rsidRPr="001B0D33">
              <w:rPr>
                <w:rFonts w:ascii="Courier New" w:hAnsi="Courier New" w:cs="Courier New"/>
                <w:b w:val="0"/>
                <w:color w:val="000000"/>
                <w:kern w:val="0"/>
                <w:lang w:val="en-IN" w:eastAsia="en-IN"/>
              </w:rPr>
              <w:t>frozenset(s)</w:t>
            </w:r>
          </w:p>
        </w:tc>
        <w:tc>
          <w:tcPr>
            <w:tcW w:w="5858" w:type="dxa"/>
          </w:tcPr>
          <w:p w:rsidR="0017301F" w:rsidRPr="001B0D33" w:rsidRDefault="0017301F" w:rsidP="00562D38">
            <w:pPr>
              <w:ind w:left="0"/>
              <w:cnfStyle w:val="000000100000"/>
              <w:rPr>
                <w:rFonts w:asciiTheme="majorHAnsi" w:hAnsiTheme="majorHAnsi"/>
                <w:highlight w:val="yellow"/>
              </w:rPr>
            </w:pPr>
            <w:r w:rsidRPr="001B0D33">
              <w:rPr>
                <w:rFonts w:asciiTheme="majorHAnsi" w:hAnsiTheme="majorHAnsi"/>
                <w:color w:val="000000"/>
                <w:kern w:val="0"/>
                <w:lang w:val="en-IN" w:eastAsia="en-IN"/>
              </w:rPr>
              <w:t xml:space="preserve">Converts </w:t>
            </w:r>
            <w:r w:rsidRPr="000B6ACD">
              <w:rPr>
                <w:rFonts w:ascii="Courier New" w:hAnsi="Courier New" w:cs="Courier New"/>
                <w:color w:val="000000"/>
                <w:kern w:val="0"/>
                <w:lang w:val="en-IN" w:eastAsia="en-IN"/>
              </w:rPr>
              <w:t>s</w:t>
            </w:r>
            <w:r w:rsidRPr="001B0D33">
              <w:rPr>
                <w:rFonts w:asciiTheme="majorHAnsi" w:hAnsiTheme="majorHAnsi"/>
                <w:color w:val="000000"/>
                <w:kern w:val="0"/>
                <w:lang w:val="en-IN" w:eastAsia="en-IN"/>
              </w:rPr>
              <w:t xml:space="preserve"> to a frozen set.</w:t>
            </w:r>
          </w:p>
        </w:tc>
      </w:tr>
      <w:tr w:rsidR="0017301F" w:rsidTr="00562D38">
        <w:tc>
          <w:tcPr>
            <w:cnfStyle w:val="001000000000"/>
            <w:tcW w:w="3204" w:type="dxa"/>
          </w:tcPr>
          <w:p w:rsidR="0017301F" w:rsidRPr="009130E8" w:rsidRDefault="0017301F" w:rsidP="00562D38">
            <w:pPr>
              <w:spacing w:after="144" w:line="360" w:lineRule="atLeast"/>
              <w:ind w:left="48" w:right="48"/>
              <w:jc w:val="both"/>
              <w:rPr>
                <w:rFonts w:ascii="Courier New" w:hAnsi="Courier New" w:cs="Courier New"/>
                <w:b w:val="0"/>
                <w:color w:val="000000"/>
                <w:kern w:val="0"/>
                <w:lang w:val="en-IN" w:eastAsia="en-IN"/>
              </w:rPr>
            </w:pPr>
            <w:r w:rsidRPr="001B0D33">
              <w:rPr>
                <w:rFonts w:ascii="Courier New" w:hAnsi="Courier New" w:cs="Courier New"/>
                <w:b w:val="0"/>
                <w:color w:val="000000"/>
                <w:kern w:val="0"/>
                <w:lang w:val="en-IN" w:eastAsia="en-IN"/>
              </w:rPr>
              <w:t>chr(x)</w:t>
            </w:r>
          </w:p>
        </w:tc>
        <w:tc>
          <w:tcPr>
            <w:tcW w:w="5858" w:type="dxa"/>
          </w:tcPr>
          <w:p w:rsidR="0017301F" w:rsidRPr="001B0D33" w:rsidRDefault="0017301F" w:rsidP="00562D38">
            <w:pPr>
              <w:ind w:left="0"/>
              <w:cnfStyle w:val="000000000000"/>
              <w:rPr>
                <w:rFonts w:asciiTheme="majorHAnsi" w:hAnsiTheme="majorHAnsi"/>
                <w:highlight w:val="yellow"/>
              </w:rPr>
            </w:pPr>
            <w:r w:rsidRPr="001B0D33">
              <w:rPr>
                <w:rFonts w:asciiTheme="majorHAnsi" w:hAnsiTheme="majorHAnsi"/>
                <w:color w:val="000000"/>
                <w:kern w:val="0"/>
                <w:lang w:val="en-IN" w:eastAsia="en-IN"/>
              </w:rPr>
              <w:t>Converts an integer to a character.</w:t>
            </w:r>
          </w:p>
        </w:tc>
      </w:tr>
      <w:tr w:rsidR="0017301F" w:rsidTr="00562D38">
        <w:trPr>
          <w:cnfStyle w:val="000000100000"/>
        </w:trPr>
        <w:tc>
          <w:tcPr>
            <w:cnfStyle w:val="001000000000"/>
            <w:tcW w:w="3204" w:type="dxa"/>
          </w:tcPr>
          <w:p w:rsidR="0017301F" w:rsidRPr="009130E8" w:rsidRDefault="0017301F" w:rsidP="00562D38">
            <w:pPr>
              <w:spacing w:after="144" w:line="360" w:lineRule="atLeast"/>
              <w:ind w:left="48" w:right="48"/>
              <w:jc w:val="both"/>
              <w:rPr>
                <w:rFonts w:ascii="Courier New" w:hAnsi="Courier New" w:cs="Courier New"/>
                <w:b w:val="0"/>
                <w:color w:val="000000"/>
                <w:kern w:val="0"/>
                <w:lang w:val="en-IN" w:eastAsia="en-IN"/>
              </w:rPr>
            </w:pPr>
            <w:r w:rsidRPr="001B0D33">
              <w:rPr>
                <w:rFonts w:ascii="Courier New" w:hAnsi="Courier New" w:cs="Courier New"/>
                <w:b w:val="0"/>
                <w:color w:val="000000"/>
                <w:kern w:val="0"/>
                <w:lang w:val="en-IN" w:eastAsia="en-IN"/>
              </w:rPr>
              <w:t>unichr(x)</w:t>
            </w:r>
          </w:p>
        </w:tc>
        <w:tc>
          <w:tcPr>
            <w:tcW w:w="5858" w:type="dxa"/>
          </w:tcPr>
          <w:p w:rsidR="0017301F" w:rsidRPr="001B0D33" w:rsidRDefault="0017301F" w:rsidP="00562D38">
            <w:pPr>
              <w:ind w:left="0"/>
              <w:cnfStyle w:val="000000100000"/>
              <w:rPr>
                <w:rFonts w:asciiTheme="majorHAnsi" w:hAnsiTheme="majorHAnsi"/>
                <w:highlight w:val="yellow"/>
              </w:rPr>
            </w:pPr>
            <w:r w:rsidRPr="001B0D33">
              <w:rPr>
                <w:rFonts w:asciiTheme="majorHAnsi" w:hAnsiTheme="majorHAnsi"/>
                <w:color w:val="000000"/>
                <w:kern w:val="0"/>
                <w:lang w:val="en-IN" w:eastAsia="en-IN"/>
              </w:rPr>
              <w:t>Converts an integer to a Unicode character.</w:t>
            </w:r>
          </w:p>
        </w:tc>
      </w:tr>
      <w:tr w:rsidR="0017301F" w:rsidTr="00562D38">
        <w:tc>
          <w:tcPr>
            <w:cnfStyle w:val="001000000000"/>
            <w:tcW w:w="3204" w:type="dxa"/>
          </w:tcPr>
          <w:p w:rsidR="0017301F" w:rsidRPr="009130E8" w:rsidRDefault="0017301F" w:rsidP="00562D38">
            <w:pPr>
              <w:spacing w:after="144" w:line="360" w:lineRule="atLeast"/>
              <w:ind w:left="48" w:right="48"/>
              <w:jc w:val="both"/>
              <w:rPr>
                <w:rFonts w:ascii="Courier New" w:hAnsi="Courier New" w:cs="Courier New"/>
                <w:b w:val="0"/>
                <w:color w:val="000000"/>
                <w:kern w:val="0"/>
                <w:lang w:val="en-IN" w:eastAsia="en-IN"/>
              </w:rPr>
            </w:pPr>
            <w:r w:rsidRPr="001B0D33">
              <w:rPr>
                <w:rFonts w:ascii="Courier New" w:hAnsi="Courier New" w:cs="Courier New"/>
                <w:b w:val="0"/>
                <w:color w:val="000000"/>
                <w:kern w:val="0"/>
                <w:lang w:val="en-IN" w:eastAsia="en-IN"/>
              </w:rPr>
              <w:t>ord(x)</w:t>
            </w:r>
          </w:p>
        </w:tc>
        <w:tc>
          <w:tcPr>
            <w:tcW w:w="5858" w:type="dxa"/>
          </w:tcPr>
          <w:p w:rsidR="0017301F" w:rsidRPr="001B0D33" w:rsidRDefault="0017301F" w:rsidP="00562D38">
            <w:pPr>
              <w:ind w:left="0"/>
              <w:cnfStyle w:val="000000000000"/>
              <w:rPr>
                <w:rFonts w:asciiTheme="majorHAnsi" w:hAnsiTheme="majorHAnsi"/>
                <w:highlight w:val="yellow"/>
              </w:rPr>
            </w:pPr>
            <w:r w:rsidRPr="001B0D33">
              <w:rPr>
                <w:rFonts w:asciiTheme="majorHAnsi" w:hAnsiTheme="majorHAnsi"/>
                <w:color w:val="000000"/>
                <w:kern w:val="0"/>
                <w:lang w:val="en-IN" w:eastAsia="en-IN"/>
              </w:rPr>
              <w:t>Converts a single character to its integer value.</w:t>
            </w:r>
          </w:p>
        </w:tc>
      </w:tr>
      <w:tr w:rsidR="0017301F" w:rsidTr="00562D38">
        <w:trPr>
          <w:cnfStyle w:val="000000100000"/>
        </w:trPr>
        <w:tc>
          <w:tcPr>
            <w:cnfStyle w:val="001000000000"/>
            <w:tcW w:w="3204" w:type="dxa"/>
          </w:tcPr>
          <w:p w:rsidR="0017301F" w:rsidRPr="009130E8" w:rsidRDefault="0017301F" w:rsidP="00562D38">
            <w:pPr>
              <w:spacing w:after="144" w:line="360" w:lineRule="atLeast"/>
              <w:ind w:left="48" w:right="48"/>
              <w:jc w:val="both"/>
              <w:rPr>
                <w:rFonts w:ascii="Courier New" w:hAnsi="Courier New" w:cs="Courier New"/>
                <w:b w:val="0"/>
                <w:color w:val="000000"/>
                <w:kern w:val="0"/>
                <w:lang w:val="en-IN" w:eastAsia="en-IN"/>
              </w:rPr>
            </w:pPr>
            <w:r w:rsidRPr="001B0D33">
              <w:rPr>
                <w:rFonts w:ascii="Courier New" w:hAnsi="Courier New" w:cs="Courier New"/>
                <w:b w:val="0"/>
                <w:color w:val="000000"/>
                <w:kern w:val="0"/>
                <w:lang w:val="en-IN" w:eastAsia="en-IN"/>
              </w:rPr>
              <w:t>hex(x)</w:t>
            </w:r>
          </w:p>
        </w:tc>
        <w:tc>
          <w:tcPr>
            <w:tcW w:w="5858" w:type="dxa"/>
          </w:tcPr>
          <w:p w:rsidR="0017301F" w:rsidRPr="001B0D33" w:rsidRDefault="0017301F" w:rsidP="00562D38">
            <w:pPr>
              <w:ind w:left="0"/>
              <w:cnfStyle w:val="000000100000"/>
              <w:rPr>
                <w:rFonts w:asciiTheme="majorHAnsi" w:hAnsiTheme="majorHAnsi"/>
                <w:highlight w:val="yellow"/>
              </w:rPr>
            </w:pPr>
            <w:r w:rsidRPr="001B0D33">
              <w:rPr>
                <w:rFonts w:asciiTheme="majorHAnsi" w:hAnsiTheme="majorHAnsi"/>
                <w:color w:val="000000"/>
                <w:kern w:val="0"/>
                <w:lang w:val="en-IN" w:eastAsia="en-IN"/>
              </w:rPr>
              <w:t>Converts an integer to a hexadecimal string.</w:t>
            </w:r>
          </w:p>
        </w:tc>
      </w:tr>
      <w:tr w:rsidR="0017301F" w:rsidTr="00562D38">
        <w:tc>
          <w:tcPr>
            <w:cnfStyle w:val="001000000000"/>
            <w:tcW w:w="3204" w:type="dxa"/>
          </w:tcPr>
          <w:p w:rsidR="0017301F" w:rsidRPr="009130E8" w:rsidRDefault="0017301F" w:rsidP="00562D38">
            <w:pPr>
              <w:spacing w:after="144" w:line="360" w:lineRule="atLeast"/>
              <w:ind w:left="48" w:right="48"/>
              <w:jc w:val="both"/>
              <w:rPr>
                <w:rFonts w:ascii="Courier New" w:hAnsi="Courier New" w:cs="Courier New"/>
                <w:b w:val="0"/>
                <w:color w:val="000000"/>
                <w:kern w:val="0"/>
                <w:lang w:val="en-IN" w:eastAsia="en-IN"/>
              </w:rPr>
            </w:pPr>
            <w:r w:rsidRPr="001B0D33">
              <w:rPr>
                <w:rFonts w:ascii="Courier New" w:hAnsi="Courier New" w:cs="Courier New"/>
                <w:b w:val="0"/>
                <w:color w:val="000000"/>
                <w:kern w:val="0"/>
                <w:lang w:val="en-IN" w:eastAsia="en-IN"/>
              </w:rPr>
              <w:t>oct(x)</w:t>
            </w:r>
          </w:p>
        </w:tc>
        <w:tc>
          <w:tcPr>
            <w:tcW w:w="5858" w:type="dxa"/>
          </w:tcPr>
          <w:p w:rsidR="0017301F" w:rsidRPr="001B0D33" w:rsidRDefault="0017301F" w:rsidP="00562D38">
            <w:pPr>
              <w:ind w:left="0"/>
              <w:cnfStyle w:val="000000000000"/>
              <w:rPr>
                <w:rFonts w:asciiTheme="majorHAnsi" w:hAnsiTheme="majorHAnsi"/>
                <w:highlight w:val="yellow"/>
              </w:rPr>
            </w:pPr>
            <w:r w:rsidRPr="001B0D33">
              <w:rPr>
                <w:rFonts w:asciiTheme="majorHAnsi" w:hAnsiTheme="majorHAnsi"/>
                <w:color w:val="000000"/>
                <w:kern w:val="0"/>
                <w:lang w:val="en-IN" w:eastAsia="en-IN"/>
              </w:rPr>
              <w:t>Converts an integer to an octal string.</w:t>
            </w:r>
          </w:p>
        </w:tc>
      </w:tr>
    </w:tbl>
    <w:p w:rsidR="0017301F" w:rsidRPr="001B0D33" w:rsidRDefault="0017301F" w:rsidP="0017301F">
      <w:pPr>
        <w:ind w:left="0"/>
        <w:rPr>
          <w:highlight w:val="yellow"/>
        </w:rPr>
      </w:pPr>
    </w:p>
    <w:p w:rsidR="0017301F" w:rsidRDefault="0017301F">
      <w:pPr>
        <w:spacing w:after="0"/>
        <w:ind w:left="0"/>
      </w:pPr>
      <w:r>
        <w:br w:type="page"/>
      </w:r>
    </w:p>
    <w:p w:rsidR="0017301F" w:rsidRPr="00324E44" w:rsidRDefault="0017301F" w:rsidP="0017301F">
      <w:pPr>
        <w:pStyle w:val="Heading1"/>
        <w:spacing w:line="276" w:lineRule="auto"/>
        <w:rPr>
          <w:rFonts w:asciiTheme="majorHAnsi" w:hAnsiTheme="majorHAnsi"/>
        </w:rPr>
      </w:pPr>
      <w:bookmarkStart w:id="155" w:name="_Toc514938493"/>
      <w:bookmarkStart w:id="156" w:name="_Toc515037865"/>
      <w:r>
        <w:rPr>
          <w:rFonts w:asciiTheme="majorHAnsi" w:hAnsiTheme="majorHAnsi"/>
        </w:rPr>
        <w:lastRenderedPageBreak/>
        <w:t>Chapter 06 – Functions of Python</w:t>
      </w:r>
      <w:bookmarkEnd w:id="155"/>
      <w:bookmarkEnd w:id="156"/>
    </w:p>
    <w:p w:rsidR="0017301F" w:rsidRPr="009D498C" w:rsidRDefault="0017301F" w:rsidP="0017301F">
      <w:pPr>
        <w:pStyle w:val="Heading2"/>
      </w:pPr>
      <w:bookmarkStart w:id="157" w:name="_Toc514938494"/>
      <w:bookmarkStart w:id="158" w:name="_Toc515037866"/>
      <w:r w:rsidRPr="009D498C">
        <w:t>What are Functions?</w:t>
      </w:r>
      <w:bookmarkEnd w:id="157"/>
      <w:bookmarkEnd w:id="158"/>
    </w:p>
    <w:p w:rsidR="0017301F" w:rsidRPr="009D498C" w:rsidRDefault="0017301F" w:rsidP="0017301F">
      <w:r w:rsidRPr="009D498C">
        <w:t>Python functions are techniques used to combine a set of statements within a program. Functions also let programmers compute a result-value and give parameters that serve as function inputs that may change each time the code runs. Functions prove to be a useful tool when the operations are coded in it and can be used in a variety of scenarios.</w:t>
      </w:r>
    </w:p>
    <w:p w:rsidR="0017301F" w:rsidRDefault="0017301F" w:rsidP="0017301F">
      <w:r w:rsidRPr="009D498C">
        <w:t>Functions are an alternative method of cutting-and-pasting codes, rather than typing redundant copies of the same instruction or operation; which further reduces the future work for programmers. They are the most basic structure of a program, and so Python provides this technique for code re-use.</w:t>
      </w:r>
    </w:p>
    <w:p w:rsidR="0017301F" w:rsidRDefault="0017301F" w:rsidP="0017301F">
      <w:r>
        <w:t>Functions help in:</w:t>
      </w:r>
    </w:p>
    <w:p w:rsidR="0017301F" w:rsidRDefault="0017301F" w:rsidP="00B629BA">
      <w:pPr>
        <w:pStyle w:val="ListParagraph"/>
        <w:numPr>
          <w:ilvl w:val="0"/>
          <w:numId w:val="64"/>
        </w:numPr>
      </w:pPr>
      <w:r>
        <w:t>Maximizing code reusability</w:t>
      </w:r>
    </w:p>
    <w:p w:rsidR="0017301F" w:rsidRDefault="0017301F" w:rsidP="00B629BA">
      <w:pPr>
        <w:pStyle w:val="ListParagraph"/>
        <w:numPr>
          <w:ilvl w:val="0"/>
          <w:numId w:val="64"/>
        </w:numPr>
      </w:pPr>
      <w:r>
        <w:t>Minimizing redundancy</w:t>
      </w:r>
    </w:p>
    <w:p w:rsidR="0017301F" w:rsidRDefault="0017301F" w:rsidP="00B629BA">
      <w:pPr>
        <w:pStyle w:val="ListParagraph"/>
        <w:numPr>
          <w:ilvl w:val="0"/>
          <w:numId w:val="64"/>
        </w:numPr>
      </w:pPr>
      <w:r>
        <w:t>Procedural decomposition</w:t>
      </w:r>
    </w:p>
    <w:p w:rsidR="0017301F" w:rsidRDefault="0017301F" w:rsidP="00B629BA">
      <w:pPr>
        <w:pStyle w:val="ListParagraph"/>
        <w:numPr>
          <w:ilvl w:val="0"/>
          <w:numId w:val="64"/>
        </w:numPr>
      </w:pPr>
      <w:r>
        <w:t>Make programs simpler to read and understand</w:t>
      </w:r>
    </w:p>
    <w:p w:rsidR="0017301F" w:rsidRPr="00324EE3" w:rsidRDefault="0017301F" w:rsidP="0017301F">
      <w:r w:rsidRPr="009D498C">
        <w:t xml:space="preserve">Function objects are </w:t>
      </w:r>
      <w:r>
        <w:t>created by function definitions and t</w:t>
      </w:r>
      <w:r w:rsidRPr="009D498C">
        <w:t>he only operation on a function object is to call it.</w:t>
      </w:r>
      <w:r>
        <w:t xml:space="preserve"> Let’s take a look at how a function is defined and called. </w:t>
      </w:r>
    </w:p>
    <w:p w:rsidR="0017301F" w:rsidRPr="00EB4C6F" w:rsidRDefault="0017301F" w:rsidP="0017301F">
      <w:pPr>
        <w:pStyle w:val="Heading2"/>
      </w:pPr>
      <w:bookmarkStart w:id="159" w:name="_Toc514938495"/>
      <w:bookmarkStart w:id="160" w:name="_Toc515037867"/>
      <w:r w:rsidRPr="00EB4C6F">
        <w:t>Defining a Function</w:t>
      </w:r>
      <w:bookmarkEnd w:id="159"/>
      <w:bookmarkEnd w:id="160"/>
    </w:p>
    <w:p w:rsidR="0017301F" w:rsidRDefault="0017301F" w:rsidP="0017301F">
      <w:r w:rsidRPr="00FE63E8">
        <w:t>A function definition defines a user-defined function object</w:t>
      </w:r>
      <w:r>
        <w:t>. A function definition is an executable statement. Its execution binds the function name in the current local namespace to a function object (a wrapper around the executable code for the function). This function object contains a reference to the current global namespace as the global namespace to be used when the function is called.</w:t>
      </w:r>
    </w:p>
    <w:p w:rsidR="0017301F" w:rsidRPr="006047B4" w:rsidRDefault="0017301F" w:rsidP="0017301F">
      <w:r w:rsidRPr="006047B4">
        <w:t>In Python a function is</w:t>
      </w:r>
      <w:r>
        <w:t xml:space="preserve"> defined using the </w:t>
      </w:r>
      <w:r w:rsidRPr="006047B4">
        <w:rPr>
          <w:rFonts w:ascii="Courier New" w:hAnsi="Courier New" w:cs="Courier New"/>
        </w:rPr>
        <w:t>def</w:t>
      </w:r>
      <w:r>
        <w:t xml:space="preserve"> keyword.</w:t>
      </w:r>
    </w:p>
    <w:p w:rsidR="0017301F" w:rsidRPr="009B4A70" w:rsidRDefault="0017301F" w:rsidP="0017301F">
      <w:r w:rsidRPr="009B4A70">
        <w:t>You can define functions to provide the required functionality. Here are simple rules to define a function in Python.</w:t>
      </w:r>
    </w:p>
    <w:p w:rsidR="0017301F" w:rsidRPr="009B4A70" w:rsidRDefault="0017301F" w:rsidP="00B629BA">
      <w:pPr>
        <w:pStyle w:val="ListParagraph"/>
        <w:numPr>
          <w:ilvl w:val="0"/>
          <w:numId w:val="60"/>
        </w:numPr>
      </w:pPr>
      <w:r w:rsidRPr="009B4A70">
        <w:t xml:space="preserve">Function blocks begin with the keyword </w:t>
      </w:r>
      <w:r w:rsidRPr="009B4A70">
        <w:rPr>
          <w:rFonts w:ascii="Courier New" w:hAnsi="Courier New" w:cs="Courier New"/>
        </w:rPr>
        <w:t>def</w:t>
      </w:r>
      <w:r w:rsidRPr="009B4A70">
        <w:t xml:space="preserve"> followed by the function name and parentheses </w:t>
      </w:r>
      <w:r w:rsidRPr="009B4A70">
        <w:rPr>
          <w:rFonts w:ascii="Courier New" w:hAnsi="Courier New" w:cs="Courier New"/>
        </w:rPr>
        <w:t>( ( ) )</w:t>
      </w:r>
      <w:r w:rsidRPr="009B4A70">
        <w:t>.</w:t>
      </w:r>
    </w:p>
    <w:p w:rsidR="0017301F" w:rsidRPr="009B4A70" w:rsidRDefault="0017301F" w:rsidP="00B629BA">
      <w:pPr>
        <w:pStyle w:val="ListParagraph"/>
        <w:numPr>
          <w:ilvl w:val="0"/>
          <w:numId w:val="60"/>
        </w:numPr>
      </w:pPr>
      <w:r w:rsidRPr="009B4A70">
        <w:t>Any input parameters or arguments should be placed within these parentheses. You can also define parameters inside these parentheses.</w:t>
      </w:r>
    </w:p>
    <w:p w:rsidR="0017301F" w:rsidRPr="009B4A70" w:rsidRDefault="0017301F" w:rsidP="00B629BA">
      <w:pPr>
        <w:pStyle w:val="ListParagraph"/>
        <w:numPr>
          <w:ilvl w:val="0"/>
          <w:numId w:val="60"/>
        </w:numPr>
      </w:pPr>
      <w:r w:rsidRPr="009B4A70">
        <w:t xml:space="preserve">The first statement of a function can be an optional statement - the documentation string of the function or </w:t>
      </w:r>
      <w:r w:rsidRPr="009B4A70">
        <w:rPr>
          <w:rFonts w:ascii="Courier New" w:hAnsi="Courier New" w:cs="Courier New"/>
        </w:rPr>
        <w:t>docstring</w:t>
      </w:r>
      <w:r w:rsidRPr="009B4A70">
        <w:t>.</w:t>
      </w:r>
    </w:p>
    <w:p w:rsidR="0017301F" w:rsidRPr="009B4A70" w:rsidRDefault="0017301F" w:rsidP="00B629BA">
      <w:pPr>
        <w:pStyle w:val="ListParagraph"/>
        <w:numPr>
          <w:ilvl w:val="0"/>
          <w:numId w:val="60"/>
        </w:numPr>
      </w:pPr>
      <w:r w:rsidRPr="009B4A70">
        <w:t xml:space="preserve">The code block within every function starts with a colon </w:t>
      </w:r>
      <w:r w:rsidRPr="009B4A70">
        <w:rPr>
          <w:rFonts w:ascii="Courier New" w:hAnsi="Courier New" w:cs="Courier New"/>
        </w:rPr>
        <w:t>(:)</w:t>
      </w:r>
      <w:r w:rsidRPr="009B4A70">
        <w:t xml:space="preserve"> and is indented.</w:t>
      </w:r>
    </w:p>
    <w:p w:rsidR="0017301F" w:rsidRPr="009B4A70" w:rsidRDefault="0017301F" w:rsidP="00B629BA">
      <w:pPr>
        <w:pStyle w:val="ListParagraph"/>
        <w:numPr>
          <w:ilvl w:val="0"/>
          <w:numId w:val="60"/>
        </w:numPr>
      </w:pPr>
      <w:r w:rsidRPr="009B4A70">
        <w:t xml:space="preserve">The statement </w:t>
      </w:r>
      <w:r w:rsidRPr="009B4A70">
        <w:rPr>
          <w:rFonts w:ascii="Courier New" w:hAnsi="Courier New" w:cs="Courier New"/>
        </w:rPr>
        <w:t>return[expression]</w:t>
      </w:r>
      <w:r w:rsidRPr="009B4A70">
        <w:t xml:space="preserve">exits a function, optionally passing back an expression to the caller. A </w:t>
      </w:r>
      <w:r w:rsidRPr="009B4A70">
        <w:rPr>
          <w:rFonts w:ascii="Courier New" w:hAnsi="Courier New" w:cs="Courier New"/>
        </w:rPr>
        <w:t>return</w:t>
      </w:r>
      <w:r w:rsidRPr="009B4A70">
        <w:t xml:space="preserve"> statement with no arguments is the same as return </w:t>
      </w:r>
      <w:r w:rsidRPr="009B4A70">
        <w:rPr>
          <w:rFonts w:ascii="Courier New" w:hAnsi="Courier New" w:cs="Courier New"/>
        </w:rPr>
        <w:t>None</w:t>
      </w:r>
      <w:r w:rsidRPr="009B4A70">
        <w:t>.</w:t>
      </w:r>
    </w:p>
    <w:p w:rsidR="0017301F" w:rsidRPr="00D161A7" w:rsidRDefault="0017301F" w:rsidP="0017301F">
      <w:pPr>
        <w:rPr>
          <w:b/>
        </w:rPr>
      </w:pPr>
      <w:r w:rsidRPr="009B4A70">
        <w:rPr>
          <w:b/>
        </w:rPr>
        <w:t>Example:</w:t>
      </w:r>
    </w:p>
    <w:p w:rsidR="0017301F" w:rsidRPr="00BA18D9" w:rsidRDefault="0017301F" w:rsidP="0017301F">
      <w:pPr>
        <w:spacing w:after="0"/>
        <w:rPr>
          <w:rFonts w:ascii="Courier New" w:hAnsi="Courier New" w:cs="Courier New"/>
        </w:rPr>
      </w:pPr>
      <w:r>
        <w:rPr>
          <w:rFonts w:ascii="Courier New" w:hAnsi="Courier New" w:cs="Courier New"/>
        </w:rPr>
        <w:t>&gt;&gt;&gt;</w:t>
      </w:r>
      <w:r w:rsidRPr="00BA18D9">
        <w:rPr>
          <w:rFonts w:ascii="Courier New" w:hAnsi="Courier New" w:cs="Courier New"/>
        </w:rPr>
        <w:t>def my_function():</w:t>
      </w:r>
    </w:p>
    <w:p w:rsidR="0017301F" w:rsidRDefault="0017301F" w:rsidP="0017301F">
      <w:pPr>
        <w:spacing w:after="0"/>
        <w:rPr>
          <w:rFonts w:ascii="Courier New" w:hAnsi="Courier New" w:cs="Courier New"/>
        </w:rPr>
      </w:pPr>
      <w:r>
        <w:rPr>
          <w:rFonts w:ascii="Courier New" w:hAnsi="Courier New" w:cs="Courier New"/>
        </w:rPr>
        <w:t>...</w:t>
      </w:r>
      <w:r w:rsidRPr="00BA18D9">
        <w:rPr>
          <w:rFonts w:ascii="Courier New" w:hAnsi="Courier New" w:cs="Courier New"/>
        </w:rPr>
        <w:t xml:space="preserve">  print("Hello from a function")</w:t>
      </w:r>
    </w:p>
    <w:p w:rsidR="0017301F" w:rsidRDefault="0017301F" w:rsidP="0017301F">
      <w:pPr>
        <w:spacing w:after="0"/>
        <w:ind w:left="720"/>
        <w:rPr>
          <w:b/>
        </w:rPr>
      </w:pPr>
      <w:r>
        <w:rPr>
          <w:b/>
        </w:rPr>
        <w:br w:type="page"/>
      </w:r>
    </w:p>
    <w:p w:rsidR="0017301F" w:rsidRPr="00141001" w:rsidRDefault="0017301F" w:rsidP="0017301F">
      <w:r w:rsidRPr="00141001">
        <w:lastRenderedPageBreak/>
        <w:t>The keyword </w:t>
      </w:r>
      <w:hyperlink r:id="rId171" w:anchor="def" w:history="1">
        <w:r w:rsidRPr="00BA18D9">
          <w:rPr>
            <w:rFonts w:ascii="Courier New" w:hAnsi="Courier New" w:cs="Courier New"/>
          </w:rPr>
          <w:t>def</w:t>
        </w:r>
      </w:hyperlink>
      <w:r w:rsidRPr="00141001">
        <w:t> introduces a function definition. It must be followed by the function name and the parenthesized list of formal parameters. The statements that form the body of the function start at the next line, and must be indented.</w:t>
      </w:r>
    </w:p>
    <w:p w:rsidR="0017301F" w:rsidRDefault="0017301F" w:rsidP="0017301F">
      <w:r w:rsidRPr="00141001">
        <w:t>The first statement of the function body can optionally be a string literal; this string literal is the func</w:t>
      </w:r>
      <w:r>
        <w:t xml:space="preserve">tion’s documentation string, or </w:t>
      </w:r>
      <w:r w:rsidRPr="00BA18D9">
        <w:rPr>
          <w:rFonts w:ascii="Courier New" w:hAnsi="Courier New" w:cs="Courier New"/>
        </w:rPr>
        <w:t>docstring</w:t>
      </w:r>
      <w:r w:rsidRPr="00141001">
        <w:t>.</w:t>
      </w:r>
    </w:p>
    <w:p w:rsidR="0017301F" w:rsidRDefault="0017301F" w:rsidP="0017301F">
      <w:r w:rsidRPr="00650540">
        <w:t>A function definition introduces the function name in the current symbol table. The value of the function name has a type that is recognized by the interpreter as a user-defined function. This value can be assigned to another name which can then also be used as a function.</w:t>
      </w:r>
    </w:p>
    <w:p w:rsidR="0017301F" w:rsidRPr="00650540" w:rsidRDefault="0017301F" w:rsidP="0017301F">
      <w:r>
        <w:t xml:space="preserve">Let’s now take a look at how a function is called. </w:t>
      </w:r>
    </w:p>
    <w:p w:rsidR="0017301F" w:rsidRPr="003D3845" w:rsidRDefault="0017301F" w:rsidP="0017301F">
      <w:pPr>
        <w:pStyle w:val="Heading2"/>
      </w:pPr>
      <w:bookmarkStart w:id="161" w:name="_Toc514938496"/>
      <w:bookmarkStart w:id="162" w:name="_Toc515037868"/>
      <w:r>
        <w:t>Calling a Function</w:t>
      </w:r>
      <w:bookmarkEnd w:id="161"/>
      <w:bookmarkEnd w:id="162"/>
    </w:p>
    <w:p w:rsidR="0017301F" w:rsidRDefault="0017301F" w:rsidP="0017301F">
      <w:pPr>
        <w:rPr>
          <w:lang w:val="en-IN"/>
        </w:rPr>
      </w:pPr>
      <w:r>
        <w:t>The function definition does not execute the function body; this gets executed only when the function is called.</w:t>
      </w:r>
    </w:p>
    <w:p w:rsidR="0017301F" w:rsidRPr="008C01E6" w:rsidRDefault="0017301F" w:rsidP="0017301F">
      <w:pPr>
        <w:rPr>
          <w:lang w:val="en-IN"/>
        </w:rPr>
      </w:pPr>
      <w:r w:rsidRPr="008C01E6">
        <w:rPr>
          <w:lang w:val="en-IN"/>
        </w:rPr>
        <w:t>Functions can be called in the following ways.</w:t>
      </w:r>
    </w:p>
    <w:p w:rsidR="0017301F" w:rsidRPr="008C01E6" w:rsidRDefault="0017301F" w:rsidP="00B629BA">
      <w:pPr>
        <w:pStyle w:val="ListParagraph"/>
        <w:numPr>
          <w:ilvl w:val="0"/>
          <w:numId w:val="63"/>
        </w:numPr>
        <w:rPr>
          <w:lang w:val="en-IN"/>
        </w:rPr>
      </w:pPr>
      <w:r w:rsidRPr="008C01E6">
        <w:rPr>
          <w:lang w:val="en-IN"/>
        </w:rPr>
        <w:t>By providing the mandatory argument only</w:t>
      </w:r>
    </w:p>
    <w:p w:rsidR="0017301F" w:rsidRPr="008C01E6" w:rsidRDefault="0017301F" w:rsidP="00B629BA">
      <w:pPr>
        <w:pStyle w:val="ListParagraph"/>
        <w:numPr>
          <w:ilvl w:val="0"/>
          <w:numId w:val="63"/>
        </w:numPr>
        <w:rPr>
          <w:lang w:val="en-IN"/>
        </w:rPr>
      </w:pPr>
      <w:r w:rsidRPr="008C01E6">
        <w:rPr>
          <w:lang w:val="en-IN"/>
        </w:rPr>
        <w:t>By providing one of the optional argument</w:t>
      </w:r>
    </w:p>
    <w:p w:rsidR="0017301F" w:rsidRPr="008C01E6" w:rsidRDefault="0017301F" w:rsidP="00B629BA">
      <w:pPr>
        <w:pStyle w:val="ListParagraph"/>
        <w:numPr>
          <w:ilvl w:val="0"/>
          <w:numId w:val="63"/>
        </w:numPr>
        <w:rPr>
          <w:lang w:val="en-IN"/>
        </w:rPr>
      </w:pPr>
      <w:r w:rsidRPr="008C01E6">
        <w:rPr>
          <w:lang w:val="en-IN"/>
        </w:rPr>
        <w:t>By giving all the arguments</w:t>
      </w:r>
    </w:p>
    <w:p w:rsidR="0017301F" w:rsidRDefault="0017301F" w:rsidP="0017301F">
      <w:pPr>
        <w:rPr>
          <w:lang w:val="en-IN"/>
        </w:rPr>
      </w:pPr>
      <w:r w:rsidRPr="00A5088D">
        <w:rPr>
          <w:lang w:val="en-IN"/>
        </w:rPr>
        <w:t xml:space="preserve">Once the basic structure of a function is finalized, you can execute it by calling it from another function or directly from the Python prompt. </w:t>
      </w:r>
    </w:p>
    <w:p w:rsidR="0017301F" w:rsidRPr="003346DB" w:rsidRDefault="0017301F" w:rsidP="0017301F">
      <w:pPr>
        <w:rPr>
          <w:b/>
        </w:rPr>
      </w:pPr>
      <w:r w:rsidRPr="003346DB">
        <w:rPr>
          <w:b/>
        </w:rPr>
        <w:t>Example:</w:t>
      </w:r>
    </w:p>
    <w:p w:rsidR="0017301F" w:rsidRPr="00030266" w:rsidRDefault="0017301F" w:rsidP="0017301F">
      <w:pPr>
        <w:rPr>
          <w:rFonts w:ascii="Courier New" w:hAnsi="Courier New" w:cs="Courier New"/>
        </w:rPr>
      </w:pPr>
      <w:r w:rsidRPr="00030266">
        <w:rPr>
          <w:rFonts w:ascii="Courier New" w:hAnsi="Courier New" w:cs="Courier New"/>
        </w:rPr>
        <w:t>&gt;&gt;&gt;my_function()</w:t>
      </w:r>
    </w:p>
    <w:p w:rsidR="0017301F" w:rsidRDefault="0017301F" w:rsidP="0017301F">
      <w:r w:rsidRPr="00030266">
        <w:rPr>
          <w:rFonts w:ascii="Courier New" w:hAnsi="Courier New" w:cs="Courier New"/>
        </w:rPr>
        <w:t>Hello from a function</w:t>
      </w:r>
    </w:p>
    <w:p w:rsidR="0017301F" w:rsidRPr="00667348" w:rsidRDefault="0017301F" w:rsidP="0017301F">
      <w:r w:rsidRPr="00667348">
        <w:t xml:space="preserve">Function bodies can contain one or more return statement. They can be situated anywhere in the function body. A return statement ends the execution of the function call and "returns" the result, i.e. the value of the expression following the return keyword, to the caller. If the return statement is without an expression, the special value </w:t>
      </w:r>
      <w:r w:rsidRPr="00667348">
        <w:rPr>
          <w:rFonts w:ascii="Courier New" w:hAnsi="Courier New" w:cs="Courier New"/>
        </w:rPr>
        <w:t>None</w:t>
      </w:r>
      <w:r w:rsidRPr="00667348">
        <w:t xml:space="preserve"> is returned. If there is no return statement in the function code, the function ends, when the control flow reaches the end of the function body and the value "</w:t>
      </w:r>
      <w:r w:rsidRPr="00667348">
        <w:rPr>
          <w:rFonts w:ascii="Courier New" w:hAnsi="Courier New" w:cs="Courier New"/>
        </w:rPr>
        <w:t>None</w:t>
      </w:r>
      <w:r w:rsidRPr="00667348">
        <w:t>" will be returned.</w:t>
      </w:r>
    </w:p>
    <w:p w:rsidR="0017301F" w:rsidRDefault="0017301F" w:rsidP="0017301F">
      <w:pPr>
        <w:spacing w:line="276" w:lineRule="auto"/>
        <w:ind w:left="0"/>
      </w:pPr>
    </w:p>
    <w:p w:rsidR="0017301F" w:rsidRDefault="0017301F" w:rsidP="0017301F">
      <w:pPr>
        <w:spacing w:line="276" w:lineRule="auto"/>
        <w:ind w:left="0"/>
      </w:pPr>
    </w:p>
    <w:p w:rsidR="0017301F" w:rsidRDefault="0017301F" w:rsidP="0017301F">
      <w:pPr>
        <w:spacing w:line="276" w:lineRule="auto"/>
        <w:ind w:left="0"/>
      </w:pPr>
    </w:p>
    <w:p w:rsidR="0017301F" w:rsidRDefault="0017301F" w:rsidP="0017301F">
      <w:pPr>
        <w:spacing w:after="0"/>
        <w:ind w:left="0"/>
        <w:rPr>
          <w:rFonts w:asciiTheme="majorHAnsi" w:hAnsiTheme="majorHAnsi"/>
          <w:color w:val="003366"/>
          <w:kern w:val="28"/>
          <w:sz w:val="32"/>
          <w:szCs w:val="32"/>
        </w:rPr>
      </w:pPr>
      <w:r>
        <w:br w:type="page"/>
      </w:r>
    </w:p>
    <w:p w:rsidR="0017301F" w:rsidRDefault="0017301F" w:rsidP="0017301F">
      <w:pPr>
        <w:pStyle w:val="Heading2"/>
      </w:pPr>
      <w:bookmarkStart w:id="163" w:name="_Toc514938497"/>
      <w:bookmarkStart w:id="164" w:name="_Toc515037869"/>
      <w:r>
        <w:lastRenderedPageBreak/>
        <w:t>Function Scope</w:t>
      </w:r>
      <w:bookmarkEnd w:id="163"/>
      <w:bookmarkEnd w:id="164"/>
    </w:p>
    <w:p w:rsidR="0017301F" w:rsidRPr="006D290A" w:rsidRDefault="0017301F" w:rsidP="0017301F">
      <w:pPr>
        <w:pStyle w:val="Heading3"/>
      </w:pPr>
      <w:bookmarkStart w:id="165" w:name="_Toc514938498"/>
      <w:bookmarkStart w:id="166" w:name="_Toc515037870"/>
      <w:r w:rsidRPr="006D290A">
        <w:t>Scope of Variables</w:t>
      </w:r>
      <w:bookmarkEnd w:id="165"/>
      <w:bookmarkEnd w:id="166"/>
    </w:p>
    <w:p w:rsidR="0017301F" w:rsidRPr="006D290A" w:rsidRDefault="0017301F" w:rsidP="0017301F">
      <w:r w:rsidRPr="006D290A">
        <w:t>All variables in a program may not be accessible at all locations in that program. This depends on where you have declared a variable.</w:t>
      </w:r>
    </w:p>
    <w:p w:rsidR="0017301F" w:rsidRPr="006D290A" w:rsidRDefault="0017301F" w:rsidP="0017301F">
      <w:r w:rsidRPr="006D290A">
        <w:t>The scope of a variable determines the portion of the program where you can access a particular identifier. There are two basic scopes of variables in Python −</w:t>
      </w:r>
    </w:p>
    <w:p w:rsidR="0017301F" w:rsidRPr="006D290A" w:rsidRDefault="0017301F" w:rsidP="00B629BA">
      <w:pPr>
        <w:pStyle w:val="ListParagraph"/>
        <w:numPr>
          <w:ilvl w:val="0"/>
          <w:numId w:val="61"/>
        </w:numPr>
        <w:rPr>
          <w:color w:val="000000"/>
          <w:sz w:val="21"/>
          <w:szCs w:val="21"/>
        </w:rPr>
      </w:pPr>
      <w:r w:rsidRPr="006D290A">
        <w:rPr>
          <w:color w:val="000000"/>
          <w:sz w:val="21"/>
          <w:szCs w:val="21"/>
        </w:rPr>
        <w:t>Global variables</w:t>
      </w:r>
    </w:p>
    <w:p w:rsidR="0017301F" w:rsidRPr="006D290A" w:rsidRDefault="0017301F" w:rsidP="00B629BA">
      <w:pPr>
        <w:pStyle w:val="ListParagraph"/>
        <w:numPr>
          <w:ilvl w:val="0"/>
          <w:numId w:val="61"/>
        </w:numPr>
        <w:rPr>
          <w:color w:val="000000"/>
          <w:sz w:val="21"/>
          <w:szCs w:val="21"/>
        </w:rPr>
      </w:pPr>
      <w:r w:rsidRPr="006D290A">
        <w:rPr>
          <w:color w:val="000000"/>
          <w:sz w:val="21"/>
          <w:szCs w:val="21"/>
        </w:rPr>
        <w:t>Local variables</w:t>
      </w:r>
    </w:p>
    <w:p w:rsidR="0017301F" w:rsidRPr="006D290A" w:rsidRDefault="0017301F" w:rsidP="0017301F">
      <w:pPr>
        <w:pStyle w:val="Heading3"/>
      </w:pPr>
      <w:bookmarkStart w:id="167" w:name="_Toc514938499"/>
      <w:bookmarkStart w:id="168" w:name="_Toc515037871"/>
      <w:r w:rsidRPr="006D290A">
        <w:t>Global vs. Local variables</w:t>
      </w:r>
      <w:bookmarkEnd w:id="167"/>
      <w:bookmarkEnd w:id="168"/>
    </w:p>
    <w:p w:rsidR="0017301F" w:rsidRPr="006D290A" w:rsidRDefault="0017301F" w:rsidP="0017301F">
      <w:r w:rsidRPr="006D290A">
        <w:t>Variables that are defined inside a function body have a local scope, and those defined outside have a global scope.</w:t>
      </w:r>
    </w:p>
    <w:p w:rsidR="0017301F" w:rsidRPr="006D290A" w:rsidRDefault="0017301F" w:rsidP="0017301F">
      <w:r w:rsidRPr="006D290A">
        <w:t xml:space="preserve">This means that local variables can be accessed only inside the function in which they are declared, whereas global variables can be accessed throughout the program body by all functions. When you call a function, the variables declared inside it are brought into scope. </w:t>
      </w:r>
    </w:p>
    <w:p w:rsidR="0017301F" w:rsidRPr="006D290A" w:rsidRDefault="0017301F" w:rsidP="0017301F">
      <w:pPr>
        <w:rPr>
          <w:b/>
        </w:rPr>
      </w:pPr>
      <w:r w:rsidRPr="006D290A">
        <w:rPr>
          <w:b/>
        </w:rPr>
        <w:t>Example:</w:t>
      </w:r>
    </w:p>
    <w:p w:rsidR="0017301F" w:rsidRPr="006D290A" w:rsidRDefault="0017301F" w:rsidP="0017301F">
      <w:pPr>
        <w:rPr>
          <w:rFonts w:ascii="Courier New" w:hAnsi="Courier New" w:cs="Courier New"/>
        </w:rPr>
      </w:pPr>
      <w:r w:rsidRPr="006D290A">
        <w:rPr>
          <w:rFonts w:ascii="Courier New" w:hAnsi="Courier New" w:cs="Courier New"/>
        </w:rPr>
        <w:t>total = 0; # This is global variable.</w:t>
      </w:r>
    </w:p>
    <w:p w:rsidR="0017301F" w:rsidRPr="006D290A" w:rsidRDefault="0017301F" w:rsidP="0017301F">
      <w:pPr>
        <w:rPr>
          <w:rFonts w:ascii="Courier New" w:hAnsi="Courier New" w:cs="Courier New"/>
        </w:rPr>
      </w:pPr>
      <w:r w:rsidRPr="006D290A">
        <w:rPr>
          <w:rFonts w:ascii="Courier New" w:hAnsi="Courier New" w:cs="Courier New"/>
        </w:rPr>
        <w:t># Function definition is here</w:t>
      </w:r>
    </w:p>
    <w:p w:rsidR="0017301F" w:rsidRPr="006D290A" w:rsidRDefault="0017301F" w:rsidP="0017301F">
      <w:pPr>
        <w:rPr>
          <w:rFonts w:ascii="Courier New" w:hAnsi="Courier New" w:cs="Courier New"/>
        </w:rPr>
      </w:pPr>
      <w:r w:rsidRPr="006D290A">
        <w:rPr>
          <w:rFonts w:ascii="Courier New" w:hAnsi="Courier New" w:cs="Courier New"/>
        </w:rPr>
        <w:t>def sum( arg1, arg2 ):</w:t>
      </w:r>
    </w:p>
    <w:p w:rsidR="0017301F" w:rsidRPr="006D290A" w:rsidRDefault="0017301F" w:rsidP="0017301F">
      <w:pPr>
        <w:rPr>
          <w:rFonts w:ascii="Courier New" w:hAnsi="Courier New" w:cs="Courier New"/>
        </w:rPr>
      </w:pPr>
      <w:r w:rsidRPr="006D290A">
        <w:rPr>
          <w:rFonts w:ascii="Courier New" w:hAnsi="Courier New" w:cs="Courier New"/>
        </w:rPr>
        <w:t xml:space="preserve">   # Add both the parameters and return them."</w:t>
      </w:r>
    </w:p>
    <w:p w:rsidR="0017301F" w:rsidRPr="006D290A" w:rsidRDefault="0017301F" w:rsidP="0017301F">
      <w:pPr>
        <w:rPr>
          <w:rFonts w:ascii="Courier New" w:hAnsi="Courier New" w:cs="Courier New"/>
        </w:rPr>
      </w:pPr>
      <w:r w:rsidRPr="006D290A">
        <w:rPr>
          <w:rFonts w:ascii="Courier New" w:hAnsi="Courier New" w:cs="Courier New"/>
        </w:rPr>
        <w:t xml:space="preserve">   total = arg1 + arg2; # Here total is local variable.</w:t>
      </w:r>
    </w:p>
    <w:p w:rsidR="0017301F" w:rsidRPr="006D290A" w:rsidRDefault="0017301F" w:rsidP="0017301F">
      <w:pPr>
        <w:rPr>
          <w:rFonts w:ascii="Courier New" w:hAnsi="Courier New" w:cs="Courier New"/>
        </w:rPr>
      </w:pPr>
      <w:r w:rsidRPr="006D290A">
        <w:rPr>
          <w:rFonts w:ascii="Courier New" w:hAnsi="Courier New" w:cs="Courier New"/>
        </w:rPr>
        <w:t xml:space="preserve">   print </w:t>
      </w:r>
      <w:r>
        <w:rPr>
          <w:rFonts w:ascii="Courier New" w:hAnsi="Courier New" w:cs="Courier New"/>
        </w:rPr>
        <w:t>(</w:t>
      </w:r>
      <w:r w:rsidRPr="006D290A">
        <w:rPr>
          <w:rFonts w:ascii="Courier New" w:hAnsi="Courier New" w:cs="Courier New"/>
        </w:rPr>
        <w:t>"Inside the function local total : ", total</w:t>
      </w:r>
      <w:r>
        <w:rPr>
          <w:rFonts w:ascii="Courier New" w:hAnsi="Courier New" w:cs="Courier New"/>
        </w:rPr>
        <w:t>)</w:t>
      </w:r>
    </w:p>
    <w:p w:rsidR="0017301F" w:rsidRPr="006D290A" w:rsidRDefault="0017301F" w:rsidP="0017301F">
      <w:pPr>
        <w:rPr>
          <w:rFonts w:ascii="Courier New" w:hAnsi="Courier New" w:cs="Courier New"/>
        </w:rPr>
      </w:pPr>
      <w:r w:rsidRPr="006D290A">
        <w:rPr>
          <w:rFonts w:ascii="Courier New" w:hAnsi="Courier New" w:cs="Courier New"/>
        </w:rPr>
        <w:t xml:space="preserve">   return total;</w:t>
      </w:r>
    </w:p>
    <w:p w:rsidR="0017301F" w:rsidRPr="006D290A" w:rsidRDefault="0017301F" w:rsidP="0017301F">
      <w:pPr>
        <w:rPr>
          <w:rFonts w:ascii="Courier New" w:hAnsi="Courier New" w:cs="Courier New"/>
        </w:rPr>
      </w:pPr>
    </w:p>
    <w:p w:rsidR="0017301F" w:rsidRPr="006D290A" w:rsidRDefault="0017301F" w:rsidP="0017301F">
      <w:pPr>
        <w:rPr>
          <w:rFonts w:ascii="Courier New" w:hAnsi="Courier New" w:cs="Courier New"/>
        </w:rPr>
      </w:pPr>
      <w:r w:rsidRPr="006D290A">
        <w:rPr>
          <w:rFonts w:ascii="Courier New" w:hAnsi="Courier New" w:cs="Courier New"/>
        </w:rPr>
        <w:t># Now you can call sum function</w:t>
      </w:r>
    </w:p>
    <w:p w:rsidR="0017301F" w:rsidRPr="006D290A" w:rsidRDefault="0017301F" w:rsidP="0017301F">
      <w:pPr>
        <w:rPr>
          <w:rFonts w:ascii="Courier New" w:hAnsi="Courier New" w:cs="Courier New"/>
        </w:rPr>
      </w:pPr>
      <w:r w:rsidRPr="006D290A">
        <w:rPr>
          <w:rFonts w:ascii="Courier New" w:hAnsi="Courier New" w:cs="Courier New"/>
        </w:rPr>
        <w:t>sum( 10, 20 );</w:t>
      </w:r>
    </w:p>
    <w:p w:rsidR="0017301F" w:rsidRPr="006D290A" w:rsidRDefault="0017301F" w:rsidP="0017301F">
      <w:pPr>
        <w:rPr>
          <w:rFonts w:ascii="Courier New" w:hAnsi="Courier New" w:cs="Courier New"/>
        </w:rPr>
      </w:pPr>
      <w:r w:rsidRPr="006D290A">
        <w:rPr>
          <w:rFonts w:ascii="Courier New" w:hAnsi="Courier New" w:cs="Courier New"/>
        </w:rPr>
        <w:t xml:space="preserve">print </w:t>
      </w:r>
      <w:r>
        <w:rPr>
          <w:rFonts w:ascii="Courier New" w:hAnsi="Courier New" w:cs="Courier New"/>
        </w:rPr>
        <w:t>(</w:t>
      </w:r>
      <w:r w:rsidRPr="006D290A">
        <w:rPr>
          <w:rFonts w:ascii="Courier New" w:hAnsi="Courier New" w:cs="Courier New"/>
        </w:rPr>
        <w:t>"Outside the function global total : ", total</w:t>
      </w:r>
      <w:r>
        <w:rPr>
          <w:rFonts w:ascii="Courier New" w:hAnsi="Courier New" w:cs="Courier New"/>
        </w:rPr>
        <w:t>)</w:t>
      </w:r>
    </w:p>
    <w:p w:rsidR="0017301F" w:rsidRPr="006D290A" w:rsidRDefault="0017301F" w:rsidP="0017301F"/>
    <w:p w:rsidR="0017301F" w:rsidRPr="006D290A" w:rsidRDefault="0017301F" w:rsidP="0017301F">
      <w:r w:rsidRPr="006D290A">
        <w:t>When the above code is executed, it produces the following result –</w:t>
      </w:r>
    </w:p>
    <w:p w:rsidR="0017301F" w:rsidRPr="006D290A" w:rsidRDefault="0017301F" w:rsidP="0017301F">
      <w:pPr>
        <w:rPr>
          <w:rFonts w:ascii="Courier New" w:hAnsi="Courier New" w:cs="Courier New"/>
        </w:rPr>
      </w:pPr>
      <w:r w:rsidRPr="006D290A">
        <w:rPr>
          <w:rFonts w:ascii="Courier New" w:hAnsi="Courier New" w:cs="Courier New"/>
        </w:rPr>
        <w:t>Inside the function local total :  30</w:t>
      </w:r>
    </w:p>
    <w:p w:rsidR="0017301F" w:rsidRPr="006D290A" w:rsidRDefault="0017301F" w:rsidP="0017301F">
      <w:pPr>
        <w:rPr>
          <w:rFonts w:ascii="Courier New" w:hAnsi="Courier New" w:cs="Courier New"/>
        </w:rPr>
      </w:pPr>
      <w:r w:rsidRPr="006D290A">
        <w:rPr>
          <w:rFonts w:ascii="Courier New" w:hAnsi="Courier New" w:cs="Courier New"/>
        </w:rPr>
        <w:t>Outside the function global total :  0</w:t>
      </w:r>
    </w:p>
    <w:p w:rsidR="0017301F" w:rsidRDefault="0017301F" w:rsidP="0017301F">
      <w:pPr>
        <w:rPr>
          <w:rFonts w:ascii="Times" w:hAnsi="Times"/>
          <w:sz w:val="20"/>
          <w:szCs w:val="20"/>
        </w:rPr>
      </w:pPr>
    </w:p>
    <w:p w:rsidR="0017301F" w:rsidRDefault="0017301F" w:rsidP="0017301F">
      <w:pPr>
        <w:spacing w:after="0"/>
        <w:ind w:left="0"/>
        <w:rPr>
          <w:rFonts w:asciiTheme="majorHAnsi" w:hAnsiTheme="majorHAnsi"/>
          <w:kern w:val="28"/>
          <w:sz w:val="28"/>
          <w:szCs w:val="28"/>
        </w:rPr>
      </w:pPr>
      <w:r>
        <w:br w:type="page"/>
      </w:r>
    </w:p>
    <w:p w:rsidR="0017301F" w:rsidRDefault="0017301F" w:rsidP="0017301F">
      <w:pPr>
        <w:pStyle w:val="Heading2"/>
      </w:pPr>
      <w:bookmarkStart w:id="169" w:name="_Toc514938500"/>
      <w:bookmarkStart w:id="170" w:name="_Toc515037872"/>
      <w:r>
        <w:lastRenderedPageBreak/>
        <w:t>Function Arguments</w:t>
      </w:r>
      <w:bookmarkEnd w:id="169"/>
      <w:bookmarkEnd w:id="170"/>
    </w:p>
    <w:p w:rsidR="0017301F" w:rsidRPr="00C129EB" w:rsidRDefault="0017301F" w:rsidP="0017301F">
      <w:pPr>
        <w:rPr>
          <w:lang w:val="en-IN"/>
        </w:rPr>
      </w:pPr>
      <w:r>
        <w:rPr>
          <w:lang w:val="en-IN"/>
        </w:rPr>
        <w:t>In Python, i</w:t>
      </w:r>
      <w:r w:rsidRPr="008375DE">
        <w:rPr>
          <w:lang w:val="en-IN"/>
        </w:rPr>
        <w:t>t is also possible to define functions with a variable number of arguments. There are thr</w:t>
      </w:r>
      <w:r>
        <w:rPr>
          <w:lang w:val="en-IN"/>
        </w:rPr>
        <w:t xml:space="preserve">ee forms, which can be combined: </w:t>
      </w:r>
      <w:r w:rsidRPr="00C129EB">
        <w:rPr>
          <w:lang w:val="en-IN"/>
        </w:rPr>
        <w:t>Default argument values</w:t>
      </w:r>
      <w:r>
        <w:rPr>
          <w:lang w:val="en-IN"/>
        </w:rPr>
        <w:t xml:space="preserve">, </w:t>
      </w:r>
      <w:r w:rsidRPr="00C129EB">
        <w:rPr>
          <w:lang w:val="en-IN"/>
        </w:rPr>
        <w:t>keyword arguments</w:t>
      </w:r>
      <w:r>
        <w:rPr>
          <w:lang w:val="en-IN"/>
        </w:rPr>
        <w:t>, and a</w:t>
      </w:r>
      <w:r w:rsidRPr="00C129EB">
        <w:rPr>
          <w:lang w:val="en-IN"/>
        </w:rPr>
        <w:t>rbitrary arguments list</w:t>
      </w:r>
      <w:r>
        <w:rPr>
          <w:lang w:val="en-IN"/>
        </w:rPr>
        <w:t>.</w:t>
      </w:r>
    </w:p>
    <w:p w:rsidR="0017301F" w:rsidRDefault="0017301F" w:rsidP="0017301F">
      <w:pPr>
        <w:pStyle w:val="Heading3"/>
      </w:pPr>
      <w:bookmarkStart w:id="171" w:name="_Toc514938501"/>
      <w:bookmarkStart w:id="172" w:name="_Toc515037873"/>
      <w:r w:rsidRPr="003D1D8B">
        <w:t>Default</w:t>
      </w:r>
      <w:r>
        <w:t xml:space="preserve"> Argument Values</w:t>
      </w:r>
      <w:bookmarkEnd w:id="171"/>
      <w:bookmarkEnd w:id="172"/>
    </w:p>
    <w:p w:rsidR="0017301F" w:rsidRDefault="0017301F" w:rsidP="0017301F">
      <w:r>
        <w:t xml:space="preserve">The most useful form is to specify a default value for one or more arguments. This creates a function that can be called with fewer arguments than it is defined to allow. Example: </w:t>
      </w:r>
    </w:p>
    <w:p w:rsidR="0017301F" w:rsidRPr="00C02BC9" w:rsidRDefault="0017301F" w:rsidP="0017301F">
      <w:pPr>
        <w:rPr>
          <w:rFonts w:ascii="Courier New" w:hAnsi="Courier New" w:cs="Courier New"/>
        </w:rPr>
      </w:pPr>
      <w:r w:rsidRPr="00C02BC9">
        <w:rPr>
          <w:rFonts w:ascii="Courier New" w:hAnsi="Courier New" w:cs="Courier New"/>
        </w:rPr>
        <w:t>def ask_ok(prompt, retries=4, reminder='Please try again!'):</w:t>
      </w:r>
    </w:p>
    <w:p w:rsidR="0017301F" w:rsidRPr="00C02BC9" w:rsidRDefault="0017301F" w:rsidP="0017301F">
      <w:pPr>
        <w:rPr>
          <w:rFonts w:ascii="Courier New" w:hAnsi="Courier New" w:cs="Courier New"/>
        </w:rPr>
      </w:pPr>
      <w:r w:rsidRPr="00C02BC9">
        <w:rPr>
          <w:rFonts w:ascii="Courier New" w:hAnsi="Courier New" w:cs="Courier New"/>
        </w:rPr>
        <w:t xml:space="preserve">    while True:</w:t>
      </w:r>
    </w:p>
    <w:p w:rsidR="0017301F" w:rsidRPr="00C02BC9" w:rsidRDefault="0017301F" w:rsidP="0017301F">
      <w:pPr>
        <w:rPr>
          <w:rFonts w:ascii="Courier New" w:hAnsi="Courier New" w:cs="Courier New"/>
        </w:rPr>
      </w:pPr>
      <w:r w:rsidRPr="00C02BC9">
        <w:rPr>
          <w:rFonts w:ascii="Courier New" w:hAnsi="Courier New" w:cs="Courier New"/>
        </w:rPr>
        <w:t xml:space="preserve">        ok = input(prompt)</w:t>
      </w:r>
    </w:p>
    <w:p w:rsidR="0017301F" w:rsidRPr="00C02BC9" w:rsidRDefault="0017301F" w:rsidP="0017301F">
      <w:pPr>
        <w:rPr>
          <w:rFonts w:ascii="Courier New" w:hAnsi="Courier New" w:cs="Courier New"/>
        </w:rPr>
      </w:pPr>
      <w:r w:rsidRPr="00C02BC9">
        <w:rPr>
          <w:rFonts w:ascii="Courier New" w:hAnsi="Courier New" w:cs="Courier New"/>
        </w:rPr>
        <w:t xml:space="preserve">        if ok in ('y', 'ye', 'yes'):</w:t>
      </w:r>
    </w:p>
    <w:p w:rsidR="0017301F" w:rsidRPr="00C02BC9" w:rsidRDefault="0017301F" w:rsidP="0017301F">
      <w:pPr>
        <w:rPr>
          <w:rFonts w:ascii="Courier New" w:hAnsi="Courier New" w:cs="Courier New"/>
        </w:rPr>
      </w:pPr>
      <w:r w:rsidRPr="00C02BC9">
        <w:rPr>
          <w:rFonts w:ascii="Courier New" w:hAnsi="Courier New" w:cs="Courier New"/>
        </w:rPr>
        <w:t xml:space="preserve">            return True</w:t>
      </w:r>
    </w:p>
    <w:p w:rsidR="0017301F" w:rsidRPr="00C02BC9" w:rsidRDefault="0017301F" w:rsidP="0017301F">
      <w:pPr>
        <w:rPr>
          <w:rFonts w:ascii="Courier New" w:hAnsi="Courier New" w:cs="Courier New"/>
        </w:rPr>
      </w:pPr>
      <w:r w:rsidRPr="00C02BC9">
        <w:rPr>
          <w:rFonts w:ascii="Courier New" w:hAnsi="Courier New" w:cs="Courier New"/>
        </w:rPr>
        <w:t xml:space="preserve">        if ok in ('n', 'no', 'nop', 'nope'):</w:t>
      </w:r>
    </w:p>
    <w:p w:rsidR="0017301F" w:rsidRPr="00C02BC9" w:rsidRDefault="0017301F" w:rsidP="0017301F">
      <w:pPr>
        <w:rPr>
          <w:rFonts w:ascii="Courier New" w:hAnsi="Courier New" w:cs="Courier New"/>
        </w:rPr>
      </w:pPr>
      <w:r w:rsidRPr="00C02BC9">
        <w:rPr>
          <w:rFonts w:ascii="Courier New" w:hAnsi="Courier New" w:cs="Courier New"/>
        </w:rPr>
        <w:t xml:space="preserve">            return False</w:t>
      </w:r>
    </w:p>
    <w:p w:rsidR="0017301F" w:rsidRPr="00C02BC9" w:rsidRDefault="0017301F" w:rsidP="0017301F">
      <w:pPr>
        <w:rPr>
          <w:rFonts w:ascii="Courier New" w:hAnsi="Courier New" w:cs="Courier New"/>
        </w:rPr>
      </w:pPr>
      <w:r w:rsidRPr="00C02BC9">
        <w:rPr>
          <w:rFonts w:ascii="Courier New" w:hAnsi="Courier New" w:cs="Courier New"/>
        </w:rPr>
        <w:t xml:space="preserve">        retries = retries - 1</w:t>
      </w:r>
    </w:p>
    <w:p w:rsidR="0017301F" w:rsidRPr="00C02BC9" w:rsidRDefault="0017301F" w:rsidP="0017301F">
      <w:pPr>
        <w:rPr>
          <w:rFonts w:ascii="Courier New" w:hAnsi="Courier New" w:cs="Courier New"/>
        </w:rPr>
      </w:pPr>
      <w:r w:rsidRPr="00C02BC9">
        <w:rPr>
          <w:rFonts w:ascii="Courier New" w:hAnsi="Courier New" w:cs="Courier New"/>
        </w:rPr>
        <w:t xml:space="preserve">        if retries &lt; 0:</w:t>
      </w:r>
    </w:p>
    <w:p w:rsidR="0017301F" w:rsidRPr="00C02BC9" w:rsidRDefault="0017301F" w:rsidP="0017301F">
      <w:pPr>
        <w:rPr>
          <w:rFonts w:ascii="Courier New" w:hAnsi="Courier New" w:cs="Courier New"/>
        </w:rPr>
      </w:pPr>
      <w:r w:rsidRPr="00C02BC9">
        <w:rPr>
          <w:rFonts w:ascii="Courier New" w:hAnsi="Courier New" w:cs="Courier New"/>
        </w:rPr>
        <w:t xml:space="preserve">            raise ValueError('invalid user response')</w:t>
      </w:r>
    </w:p>
    <w:p w:rsidR="0017301F" w:rsidRPr="00C02BC9" w:rsidRDefault="0017301F" w:rsidP="0017301F">
      <w:pPr>
        <w:rPr>
          <w:rFonts w:ascii="Courier New" w:hAnsi="Courier New" w:cs="Courier New"/>
        </w:rPr>
      </w:pPr>
      <w:r w:rsidRPr="00C02BC9">
        <w:rPr>
          <w:rFonts w:ascii="Courier New" w:hAnsi="Courier New" w:cs="Courier New"/>
        </w:rPr>
        <w:t xml:space="preserve">        print(reminder)</w:t>
      </w:r>
    </w:p>
    <w:p w:rsidR="0017301F" w:rsidRDefault="0017301F" w:rsidP="0017301F">
      <w:r>
        <w:t>This function can be called in several ways:</w:t>
      </w:r>
    </w:p>
    <w:p w:rsidR="0017301F" w:rsidRDefault="0017301F" w:rsidP="00B629BA">
      <w:pPr>
        <w:pStyle w:val="ListParagraph"/>
        <w:numPr>
          <w:ilvl w:val="0"/>
          <w:numId w:val="62"/>
        </w:numPr>
      </w:pPr>
      <w:r>
        <w:t>By giving only the mandatory argument:</w:t>
      </w:r>
      <w:r>
        <w:br/>
      </w:r>
      <w:r w:rsidRPr="00C02BC9">
        <w:rPr>
          <w:rFonts w:ascii="Courier New" w:hAnsi="Courier New" w:cs="Courier New"/>
        </w:rPr>
        <w:t>ask_ok('Do you really want to quit?')</w:t>
      </w:r>
    </w:p>
    <w:p w:rsidR="0017301F" w:rsidRDefault="0017301F" w:rsidP="00B629BA">
      <w:pPr>
        <w:pStyle w:val="ListParagraph"/>
        <w:numPr>
          <w:ilvl w:val="0"/>
          <w:numId w:val="62"/>
        </w:numPr>
      </w:pPr>
      <w:r>
        <w:t>giving one of the optional arguments:</w:t>
      </w:r>
      <w:r>
        <w:rPr>
          <w:rFonts w:ascii="Courier New" w:hAnsi="Courier New" w:cs="Courier New"/>
        </w:rPr>
        <w:br/>
      </w:r>
      <w:r w:rsidRPr="00C02BC9">
        <w:rPr>
          <w:rFonts w:ascii="Courier New" w:hAnsi="Courier New" w:cs="Courier New"/>
        </w:rPr>
        <w:t>ask_ok('OKtooverwritethefile?',2)</w:t>
      </w:r>
    </w:p>
    <w:p w:rsidR="0017301F" w:rsidRDefault="0017301F" w:rsidP="00B629BA">
      <w:pPr>
        <w:pStyle w:val="ListParagraph"/>
        <w:numPr>
          <w:ilvl w:val="0"/>
          <w:numId w:val="62"/>
        </w:numPr>
      </w:pPr>
      <w:r>
        <w:t>or even giving all arguments: </w:t>
      </w:r>
      <w:r>
        <w:br/>
      </w:r>
      <w:r w:rsidRPr="00C02BC9">
        <w:rPr>
          <w:rFonts w:ascii="Courier New" w:hAnsi="Courier New" w:cs="Courier New"/>
        </w:rPr>
        <w:t>ask_ok('OKtooverwritethefile?',2,'Comeon,onlyyesorno!')</w:t>
      </w:r>
    </w:p>
    <w:p w:rsidR="0017301F" w:rsidRDefault="0017301F" w:rsidP="0017301F">
      <w:r>
        <w:t xml:space="preserve">This example also introduces the </w:t>
      </w:r>
      <w:hyperlink r:id="rId172" w:anchor="in" w:history="1">
        <w:r w:rsidRPr="00C02BC9">
          <w:rPr>
            <w:rStyle w:val="pre"/>
            <w:rFonts w:ascii="Courier New" w:hAnsi="Courier New" w:cs="Courier New"/>
            <w:color w:val="000000" w:themeColor="text1"/>
          </w:rPr>
          <w:t>in</w:t>
        </w:r>
      </w:hyperlink>
      <w:r>
        <w:t xml:space="preserve"> keyword that tests whether or not a sequence contains a certain value.</w:t>
      </w:r>
    </w:p>
    <w:p w:rsidR="0017301F" w:rsidRDefault="0017301F" w:rsidP="0017301F">
      <w:pPr>
        <w:rPr>
          <w:rFonts w:ascii="Courier New" w:hAnsi="Courier New" w:cs="Courier New"/>
        </w:rPr>
      </w:pPr>
      <w:r>
        <w:t xml:space="preserve">The default values are evaluated at the point of function definition in the </w:t>
      </w:r>
      <w:r>
        <w:rPr>
          <w:rStyle w:val="Emphasis"/>
          <w:rFonts w:ascii="Lucida Grande" w:hAnsi="Lucida Grande" w:cs="Lucida Grande"/>
          <w:color w:val="222222"/>
        </w:rPr>
        <w:t>defining</w:t>
      </w:r>
      <w:r>
        <w:t xml:space="preserve"> scope, so that the out of the following example is </w:t>
      </w:r>
      <w:r w:rsidRPr="00C729D2">
        <w:rPr>
          <w:rFonts w:ascii="Courier New" w:hAnsi="Courier New" w:cs="Courier New"/>
        </w:rPr>
        <w:t>5</w:t>
      </w:r>
      <w:r>
        <w:rPr>
          <w:rFonts w:ascii="Courier New" w:hAnsi="Courier New" w:cs="Courier New"/>
        </w:rPr>
        <w:t>.</w:t>
      </w:r>
    </w:p>
    <w:p w:rsidR="0017301F" w:rsidRPr="00C729D2" w:rsidRDefault="0017301F" w:rsidP="0017301F">
      <w:pPr>
        <w:rPr>
          <w:rFonts w:asciiTheme="majorHAnsi" w:hAnsiTheme="majorHAnsi"/>
          <w:b/>
        </w:rPr>
      </w:pPr>
      <w:r w:rsidRPr="00C729D2">
        <w:rPr>
          <w:rFonts w:asciiTheme="majorHAnsi" w:hAnsiTheme="majorHAnsi" w:cs="Courier New"/>
          <w:b/>
        </w:rPr>
        <w:t>Example:</w:t>
      </w:r>
    </w:p>
    <w:p w:rsidR="0017301F" w:rsidRPr="00C729D2" w:rsidRDefault="0017301F" w:rsidP="0017301F">
      <w:pPr>
        <w:pStyle w:val="NormalWeb"/>
        <w:shd w:val="clear" w:color="auto" w:fill="FFFFFF"/>
        <w:spacing w:line="336" w:lineRule="atLeast"/>
        <w:jc w:val="both"/>
        <w:rPr>
          <w:rFonts w:ascii="Courier New" w:hAnsi="Courier New" w:cs="Courier New"/>
          <w:color w:val="222222"/>
        </w:rPr>
      </w:pPr>
      <w:r w:rsidRPr="00C729D2">
        <w:rPr>
          <w:rFonts w:ascii="Courier New" w:hAnsi="Courier New" w:cs="Courier New"/>
          <w:color w:val="222222"/>
        </w:rPr>
        <w:t>i = 5</w:t>
      </w:r>
    </w:p>
    <w:p w:rsidR="0017301F" w:rsidRPr="00C729D2" w:rsidRDefault="0017301F" w:rsidP="0017301F">
      <w:pPr>
        <w:pStyle w:val="NormalWeb"/>
        <w:shd w:val="clear" w:color="auto" w:fill="FFFFFF"/>
        <w:spacing w:line="336" w:lineRule="atLeast"/>
        <w:jc w:val="both"/>
        <w:rPr>
          <w:rFonts w:ascii="Courier New" w:hAnsi="Courier New" w:cs="Courier New"/>
          <w:color w:val="222222"/>
        </w:rPr>
      </w:pPr>
      <w:r w:rsidRPr="00C729D2">
        <w:rPr>
          <w:rFonts w:ascii="Courier New" w:hAnsi="Courier New" w:cs="Courier New"/>
          <w:color w:val="222222"/>
        </w:rPr>
        <w:t>def f(arg=i):</w:t>
      </w:r>
    </w:p>
    <w:p w:rsidR="0017301F" w:rsidRPr="00C729D2" w:rsidRDefault="0017301F" w:rsidP="0017301F">
      <w:pPr>
        <w:pStyle w:val="NormalWeb"/>
        <w:shd w:val="clear" w:color="auto" w:fill="FFFFFF"/>
        <w:spacing w:line="336" w:lineRule="atLeast"/>
        <w:jc w:val="both"/>
        <w:rPr>
          <w:rFonts w:ascii="Courier New" w:hAnsi="Courier New" w:cs="Courier New"/>
          <w:color w:val="222222"/>
        </w:rPr>
      </w:pPr>
      <w:r w:rsidRPr="00C729D2">
        <w:rPr>
          <w:rFonts w:ascii="Courier New" w:hAnsi="Courier New" w:cs="Courier New"/>
          <w:color w:val="222222"/>
        </w:rPr>
        <w:t xml:space="preserve">    print(arg)</w:t>
      </w:r>
    </w:p>
    <w:p w:rsidR="0017301F" w:rsidRPr="00C729D2" w:rsidRDefault="0017301F" w:rsidP="0017301F">
      <w:pPr>
        <w:pStyle w:val="NormalWeb"/>
        <w:shd w:val="clear" w:color="auto" w:fill="FFFFFF"/>
        <w:spacing w:line="336" w:lineRule="atLeast"/>
        <w:jc w:val="both"/>
        <w:rPr>
          <w:rFonts w:ascii="Courier New" w:hAnsi="Courier New" w:cs="Courier New"/>
          <w:color w:val="222222"/>
        </w:rPr>
      </w:pPr>
      <w:r w:rsidRPr="00C729D2">
        <w:rPr>
          <w:rFonts w:ascii="Courier New" w:hAnsi="Courier New" w:cs="Courier New"/>
          <w:color w:val="222222"/>
        </w:rPr>
        <w:t>i = 6</w:t>
      </w:r>
    </w:p>
    <w:p w:rsidR="0017301F" w:rsidRDefault="0017301F" w:rsidP="0017301F">
      <w:pPr>
        <w:pStyle w:val="NormalWeb"/>
        <w:shd w:val="clear" w:color="auto" w:fill="FFFFFF"/>
        <w:spacing w:line="336" w:lineRule="atLeast"/>
        <w:jc w:val="both"/>
        <w:rPr>
          <w:rFonts w:asciiTheme="majorHAnsi" w:hAnsiTheme="majorHAnsi" w:cs="Lucida Grande"/>
          <w:color w:val="222222"/>
        </w:rPr>
      </w:pPr>
      <w:r w:rsidRPr="00C729D2">
        <w:rPr>
          <w:rFonts w:ascii="Courier New" w:hAnsi="Courier New" w:cs="Courier New"/>
          <w:color w:val="222222"/>
        </w:rPr>
        <w:t>f()</w:t>
      </w:r>
    </w:p>
    <w:p w:rsidR="0017301F" w:rsidRDefault="0017301F" w:rsidP="0017301F">
      <w:r w:rsidRPr="00C729D2">
        <w:rPr>
          <w:rStyle w:val="Strong"/>
          <w:rFonts w:asciiTheme="majorHAnsi" w:hAnsiTheme="majorHAnsi" w:cs="Lucida Grande"/>
          <w:color w:val="222222"/>
        </w:rPr>
        <w:t>Important warning:</w:t>
      </w:r>
      <w:r w:rsidRPr="00C729D2">
        <w:rPr>
          <w:rFonts w:asciiTheme="majorHAnsi" w:hAnsiTheme="majorHAnsi"/>
        </w:rPr>
        <w:t xml:space="preserve"> The</w:t>
      </w:r>
      <w:r>
        <w:t xml:space="preserve"> default value is evaluated only once. This makes a difference when the default is a mutable object such as a list, dictionary, or instances </w:t>
      </w:r>
      <w:r>
        <w:lastRenderedPageBreak/>
        <w:t>of most classes. The function in the following example accumulates the arguments passed to it on subsequent calls:</w:t>
      </w:r>
    </w:p>
    <w:p w:rsidR="0017301F" w:rsidRDefault="0017301F" w:rsidP="0017301F">
      <w:pPr>
        <w:rPr>
          <w:rStyle w:val="Strong"/>
          <w:rFonts w:ascii="Lucida Grande" w:hAnsi="Lucida Grande" w:cs="Lucida Grande"/>
          <w:color w:val="222222"/>
        </w:rPr>
      </w:pPr>
      <w:r>
        <w:rPr>
          <w:rStyle w:val="Strong"/>
          <w:rFonts w:ascii="Lucida Grande" w:hAnsi="Lucida Grande" w:cs="Lucida Grande"/>
          <w:color w:val="222222"/>
        </w:rPr>
        <w:t>Example:</w:t>
      </w:r>
    </w:p>
    <w:p w:rsidR="0017301F" w:rsidRPr="00C729D2" w:rsidRDefault="0017301F" w:rsidP="0017301F">
      <w:pPr>
        <w:rPr>
          <w:rFonts w:ascii="Courier New" w:hAnsi="Courier New" w:cs="Courier New"/>
        </w:rPr>
      </w:pPr>
      <w:r w:rsidRPr="00C729D2">
        <w:rPr>
          <w:rFonts w:ascii="Courier New" w:hAnsi="Courier New" w:cs="Courier New"/>
        </w:rPr>
        <w:t>def f(a, L=[]):</w:t>
      </w:r>
    </w:p>
    <w:p w:rsidR="0017301F" w:rsidRPr="00C729D2" w:rsidRDefault="0017301F" w:rsidP="0017301F">
      <w:pPr>
        <w:rPr>
          <w:rFonts w:ascii="Courier New" w:hAnsi="Courier New" w:cs="Courier New"/>
        </w:rPr>
      </w:pPr>
      <w:r w:rsidRPr="00C729D2">
        <w:rPr>
          <w:rFonts w:ascii="Courier New" w:hAnsi="Courier New" w:cs="Courier New"/>
        </w:rPr>
        <w:t xml:space="preserve">    L.append(a)</w:t>
      </w:r>
    </w:p>
    <w:p w:rsidR="0017301F" w:rsidRPr="00C729D2" w:rsidRDefault="0017301F" w:rsidP="0017301F">
      <w:pPr>
        <w:rPr>
          <w:rFonts w:ascii="Courier New" w:hAnsi="Courier New" w:cs="Courier New"/>
        </w:rPr>
      </w:pPr>
      <w:r w:rsidRPr="00C729D2">
        <w:rPr>
          <w:rFonts w:ascii="Courier New" w:hAnsi="Courier New" w:cs="Courier New"/>
        </w:rPr>
        <w:t xml:space="preserve">    return L</w:t>
      </w:r>
    </w:p>
    <w:p w:rsidR="0017301F" w:rsidRPr="00C729D2" w:rsidRDefault="0017301F" w:rsidP="0017301F">
      <w:pPr>
        <w:rPr>
          <w:rFonts w:ascii="Courier New" w:hAnsi="Courier New" w:cs="Courier New"/>
        </w:rPr>
      </w:pPr>
    </w:p>
    <w:p w:rsidR="0017301F" w:rsidRPr="00C729D2" w:rsidRDefault="0017301F" w:rsidP="0017301F">
      <w:pPr>
        <w:rPr>
          <w:rFonts w:ascii="Courier New" w:hAnsi="Courier New" w:cs="Courier New"/>
        </w:rPr>
      </w:pPr>
      <w:r w:rsidRPr="00C729D2">
        <w:rPr>
          <w:rFonts w:ascii="Courier New" w:hAnsi="Courier New" w:cs="Courier New"/>
        </w:rPr>
        <w:t>print(f(1))</w:t>
      </w:r>
    </w:p>
    <w:p w:rsidR="0017301F" w:rsidRPr="00C729D2" w:rsidRDefault="0017301F" w:rsidP="0017301F">
      <w:pPr>
        <w:rPr>
          <w:rFonts w:ascii="Courier New" w:hAnsi="Courier New" w:cs="Courier New"/>
        </w:rPr>
      </w:pPr>
      <w:r w:rsidRPr="00C729D2">
        <w:rPr>
          <w:rFonts w:ascii="Courier New" w:hAnsi="Courier New" w:cs="Courier New"/>
        </w:rPr>
        <w:t>print(f(2))</w:t>
      </w:r>
    </w:p>
    <w:p w:rsidR="0017301F" w:rsidRDefault="0017301F" w:rsidP="0017301F">
      <w:r w:rsidRPr="00C729D2">
        <w:rPr>
          <w:rFonts w:ascii="Courier New" w:hAnsi="Courier New" w:cs="Courier New"/>
        </w:rPr>
        <w:t>print(f(3))</w:t>
      </w:r>
    </w:p>
    <w:p w:rsidR="0017301F" w:rsidRDefault="0017301F" w:rsidP="0017301F"/>
    <w:p w:rsidR="0017301F" w:rsidRDefault="0017301F" w:rsidP="0017301F">
      <w:r>
        <w:t>This will print</w:t>
      </w:r>
    </w:p>
    <w:p w:rsidR="0017301F" w:rsidRPr="00C729D2" w:rsidRDefault="0017301F" w:rsidP="0017301F">
      <w:pPr>
        <w:rPr>
          <w:rFonts w:ascii="Courier New" w:hAnsi="Courier New" w:cs="Courier New"/>
        </w:rPr>
      </w:pPr>
      <w:r w:rsidRPr="00C729D2">
        <w:rPr>
          <w:rFonts w:ascii="Courier New" w:hAnsi="Courier New" w:cs="Courier New"/>
        </w:rPr>
        <w:t>[1]</w:t>
      </w:r>
    </w:p>
    <w:p w:rsidR="0017301F" w:rsidRPr="00C729D2" w:rsidRDefault="0017301F" w:rsidP="0017301F">
      <w:pPr>
        <w:rPr>
          <w:rFonts w:ascii="Courier New" w:hAnsi="Courier New" w:cs="Courier New"/>
        </w:rPr>
      </w:pPr>
      <w:r w:rsidRPr="00C729D2">
        <w:rPr>
          <w:rFonts w:ascii="Courier New" w:hAnsi="Courier New" w:cs="Courier New"/>
        </w:rPr>
        <w:t>[1, 2]</w:t>
      </w:r>
    </w:p>
    <w:p w:rsidR="0017301F" w:rsidRPr="00C729D2" w:rsidRDefault="0017301F" w:rsidP="0017301F">
      <w:pPr>
        <w:rPr>
          <w:rFonts w:ascii="Courier New" w:hAnsi="Courier New" w:cs="Courier New"/>
        </w:rPr>
      </w:pPr>
      <w:r w:rsidRPr="00C729D2">
        <w:rPr>
          <w:rFonts w:ascii="Courier New" w:hAnsi="Courier New" w:cs="Courier New"/>
        </w:rPr>
        <w:t>[1, 2, 3]</w:t>
      </w:r>
    </w:p>
    <w:p w:rsidR="0017301F" w:rsidRDefault="0017301F" w:rsidP="0017301F">
      <w:r>
        <w:t>If you don’t want the default to be shared between subsequent calls, you can write the function like this instead:</w:t>
      </w:r>
    </w:p>
    <w:p w:rsidR="0017301F" w:rsidRPr="00C729D2" w:rsidRDefault="0017301F" w:rsidP="0017301F">
      <w:pPr>
        <w:rPr>
          <w:rFonts w:ascii="Courier New" w:hAnsi="Courier New" w:cs="Courier New"/>
        </w:rPr>
      </w:pPr>
      <w:r w:rsidRPr="00C729D2">
        <w:rPr>
          <w:rFonts w:ascii="Courier New" w:hAnsi="Courier New" w:cs="Courier New"/>
        </w:rPr>
        <w:t>def f(a, L=None):</w:t>
      </w:r>
    </w:p>
    <w:p w:rsidR="0017301F" w:rsidRPr="00C729D2" w:rsidRDefault="0017301F" w:rsidP="0017301F">
      <w:pPr>
        <w:rPr>
          <w:rFonts w:ascii="Courier New" w:hAnsi="Courier New" w:cs="Courier New"/>
        </w:rPr>
      </w:pPr>
      <w:r w:rsidRPr="00C729D2">
        <w:rPr>
          <w:rFonts w:ascii="Courier New" w:hAnsi="Courier New" w:cs="Courier New"/>
        </w:rPr>
        <w:t xml:space="preserve">    if L is None:</w:t>
      </w:r>
    </w:p>
    <w:p w:rsidR="0017301F" w:rsidRPr="00C729D2" w:rsidRDefault="0017301F" w:rsidP="0017301F">
      <w:pPr>
        <w:rPr>
          <w:rFonts w:ascii="Courier New" w:hAnsi="Courier New" w:cs="Courier New"/>
        </w:rPr>
      </w:pPr>
      <w:r w:rsidRPr="00C729D2">
        <w:rPr>
          <w:rFonts w:ascii="Courier New" w:hAnsi="Courier New" w:cs="Courier New"/>
        </w:rPr>
        <w:t xml:space="preserve">        L = []</w:t>
      </w:r>
    </w:p>
    <w:p w:rsidR="0017301F" w:rsidRPr="00C729D2" w:rsidRDefault="0017301F" w:rsidP="0017301F">
      <w:pPr>
        <w:rPr>
          <w:rFonts w:ascii="Courier New" w:hAnsi="Courier New" w:cs="Courier New"/>
        </w:rPr>
      </w:pPr>
      <w:r w:rsidRPr="00C729D2">
        <w:rPr>
          <w:rFonts w:ascii="Courier New" w:hAnsi="Courier New" w:cs="Courier New"/>
        </w:rPr>
        <w:t xml:space="preserve">    L.append(a)</w:t>
      </w:r>
    </w:p>
    <w:p w:rsidR="0017301F" w:rsidRPr="00C729D2" w:rsidRDefault="0017301F" w:rsidP="0017301F">
      <w:pPr>
        <w:rPr>
          <w:rFonts w:ascii="Courier New" w:hAnsi="Courier New" w:cs="Courier New"/>
        </w:rPr>
      </w:pPr>
      <w:r w:rsidRPr="00C729D2">
        <w:rPr>
          <w:rFonts w:ascii="Courier New" w:hAnsi="Courier New" w:cs="Courier New"/>
        </w:rPr>
        <w:t xml:space="preserve">    return L</w:t>
      </w:r>
    </w:p>
    <w:p w:rsidR="0017301F" w:rsidRDefault="0017301F" w:rsidP="0017301F">
      <w:pPr>
        <w:pStyle w:val="Heading3"/>
      </w:pPr>
      <w:bookmarkStart w:id="173" w:name="_Toc514938502"/>
      <w:bookmarkStart w:id="174" w:name="_Toc515037874"/>
      <w:r w:rsidRPr="003D1D8B">
        <w:t>Keyword</w:t>
      </w:r>
      <w:r>
        <w:t xml:space="preserve"> Arguments</w:t>
      </w:r>
      <w:bookmarkEnd w:id="173"/>
      <w:bookmarkEnd w:id="174"/>
    </w:p>
    <w:p w:rsidR="0017301F" w:rsidRDefault="0017301F" w:rsidP="0017301F">
      <w:r>
        <w:t xml:space="preserve">Functions can also be called using </w:t>
      </w:r>
      <w:r w:rsidRPr="00C729D2">
        <w:t>keyword arguments</w:t>
      </w:r>
      <w:r>
        <w:t xml:space="preserve"> of the form </w:t>
      </w:r>
      <w:r w:rsidRPr="00C729D2">
        <w:rPr>
          <w:rFonts w:ascii="Courier New" w:hAnsi="Courier New" w:cs="Courier New"/>
        </w:rPr>
        <w:t>kwarg=value</w:t>
      </w:r>
      <w:r>
        <w:t xml:space="preserve">. </w:t>
      </w:r>
    </w:p>
    <w:p w:rsidR="0017301F" w:rsidRDefault="0017301F" w:rsidP="0017301F">
      <w:r>
        <w:t xml:space="preserve">A keyword argument is </w:t>
      </w:r>
      <w:r w:rsidRPr="00C729D2">
        <w:t>an argument preceded by an identifier (e.g. name=) in a function call or passed as a value in a dictionary preceded by **.</w:t>
      </w:r>
    </w:p>
    <w:p w:rsidR="0017301F" w:rsidRDefault="0017301F" w:rsidP="0017301F">
      <w:pPr>
        <w:rPr>
          <w:b/>
        </w:rPr>
      </w:pPr>
      <w:r w:rsidRPr="00C729D2">
        <w:rPr>
          <w:b/>
        </w:rPr>
        <w:t>Example:</w:t>
      </w:r>
    </w:p>
    <w:p w:rsidR="0017301F" w:rsidRPr="00C729D2" w:rsidRDefault="0017301F" w:rsidP="0017301F">
      <w:pPr>
        <w:rPr>
          <w:rFonts w:ascii="Courier New" w:hAnsi="Courier New" w:cs="Courier New"/>
        </w:rPr>
      </w:pPr>
      <w:r w:rsidRPr="00C729D2">
        <w:rPr>
          <w:rFonts w:ascii="Courier New" w:hAnsi="Courier New" w:cs="Courier New"/>
        </w:rPr>
        <w:t>def parrot(voltage, state='a stiff', action='voom', type='Norwegian Blue'):</w:t>
      </w:r>
    </w:p>
    <w:p w:rsidR="0017301F" w:rsidRPr="00C729D2" w:rsidRDefault="0017301F" w:rsidP="0017301F">
      <w:pPr>
        <w:rPr>
          <w:rFonts w:ascii="Courier New" w:hAnsi="Courier New" w:cs="Courier New"/>
        </w:rPr>
      </w:pPr>
      <w:r w:rsidRPr="00C729D2">
        <w:rPr>
          <w:rFonts w:ascii="Courier New" w:hAnsi="Courier New" w:cs="Courier New"/>
        </w:rPr>
        <w:t xml:space="preserve">    print("-- This parrot wouldn't", action, end=' ')</w:t>
      </w:r>
    </w:p>
    <w:p w:rsidR="0017301F" w:rsidRPr="00C729D2" w:rsidRDefault="0017301F" w:rsidP="0017301F">
      <w:pPr>
        <w:rPr>
          <w:rFonts w:ascii="Courier New" w:hAnsi="Courier New" w:cs="Courier New"/>
        </w:rPr>
      </w:pPr>
      <w:r w:rsidRPr="00C729D2">
        <w:rPr>
          <w:rFonts w:ascii="Courier New" w:hAnsi="Courier New" w:cs="Courier New"/>
        </w:rPr>
        <w:t xml:space="preserve">    print("if you put", voltage, "volts through it.")</w:t>
      </w:r>
    </w:p>
    <w:p w:rsidR="0017301F" w:rsidRPr="00C729D2" w:rsidRDefault="0017301F" w:rsidP="0017301F">
      <w:pPr>
        <w:rPr>
          <w:rFonts w:ascii="Courier New" w:hAnsi="Courier New" w:cs="Courier New"/>
        </w:rPr>
      </w:pPr>
      <w:r w:rsidRPr="00C729D2">
        <w:rPr>
          <w:rFonts w:ascii="Courier New" w:hAnsi="Courier New" w:cs="Courier New"/>
        </w:rPr>
        <w:t xml:space="preserve">    print("-- Lovely plumage, the", type)</w:t>
      </w:r>
    </w:p>
    <w:p w:rsidR="0017301F" w:rsidRPr="00C729D2" w:rsidRDefault="0017301F" w:rsidP="0017301F">
      <w:pPr>
        <w:rPr>
          <w:rFonts w:ascii="Courier New" w:hAnsi="Courier New" w:cs="Courier New"/>
        </w:rPr>
      </w:pPr>
      <w:r w:rsidRPr="00C729D2">
        <w:rPr>
          <w:rFonts w:ascii="Courier New" w:hAnsi="Courier New" w:cs="Courier New"/>
        </w:rPr>
        <w:t xml:space="preserve">    print("-- It's", state, "!")</w:t>
      </w:r>
    </w:p>
    <w:p w:rsidR="0017301F" w:rsidRDefault="0017301F" w:rsidP="0017301F">
      <w:r>
        <w:t>In the example, the function accepts one required argument (</w:t>
      </w:r>
      <w:r w:rsidRPr="001A7D13">
        <w:rPr>
          <w:rFonts w:ascii="Courier New" w:hAnsi="Courier New" w:cs="Courier New"/>
        </w:rPr>
        <w:t>voltage</w:t>
      </w:r>
      <w:r>
        <w:t>) and three optional arguments (</w:t>
      </w:r>
      <w:r w:rsidRPr="001A7D13">
        <w:rPr>
          <w:rFonts w:ascii="Courier New" w:hAnsi="Courier New" w:cs="Courier New"/>
        </w:rPr>
        <w:t>state</w:t>
      </w:r>
      <w:r w:rsidRPr="001A7D13">
        <w:rPr>
          <w:rFonts w:asciiTheme="majorHAnsi" w:hAnsiTheme="majorHAnsi" w:cs="Courier New"/>
        </w:rPr>
        <w:t xml:space="preserve">, </w:t>
      </w:r>
      <w:r w:rsidRPr="001A7D13">
        <w:rPr>
          <w:rFonts w:ascii="Courier New" w:hAnsi="Courier New" w:cs="Courier New"/>
        </w:rPr>
        <w:t>action</w:t>
      </w:r>
      <w:r>
        <w:t xml:space="preserve">, and </w:t>
      </w:r>
      <w:r w:rsidRPr="001A7D13">
        <w:rPr>
          <w:rFonts w:ascii="Courier New" w:hAnsi="Courier New" w:cs="Courier New"/>
        </w:rPr>
        <w:t>type</w:t>
      </w:r>
      <w:r>
        <w:t xml:space="preserve">). </w:t>
      </w:r>
    </w:p>
    <w:p w:rsidR="0017301F" w:rsidRDefault="0017301F" w:rsidP="0017301F">
      <w:pPr>
        <w:spacing w:after="0"/>
        <w:ind w:left="0"/>
      </w:pPr>
      <w:r>
        <w:br w:type="page"/>
      </w:r>
    </w:p>
    <w:p w:rsidR="0017301F" w:rsidRDefault="0017301F" w:rsidP="0017301F">
      <w:r>
        <w:lastRenderedPageBreak/>
        <w:t>This function can be called in any of the following ways:</w:t>
      </w:r>
    </w:p>
    <w:p w:rsidR="0017301F" w:rsidRPr="001A7D13" w:rsidRDefault="0017301F" w:rsidP="0017301F">
      <w:pPr>
        <w:rPr>
          <w:b/>
        </w:rPr>
      </w:pPr>
      <w:r w:rsidRPr="001A7D13">
        <w:rPr>
          <w:b/>
        </w:rPr>
        <w:t>Example:</w:t>
      </w:r>
    </w:p>
    <w:p w:rsidR="0017301F" w:rsidRPr="001A7D13" w:rsidRDefault="0017301F" w:rsidP="0017301F">
      <w:pPr>
        <w:rPr>
          <w:rFonts w:ascii="Courier New" w:hAnsi="Courier New" w:cs="Courier New"/>
        </w:rPr>
      </w:pPr>
      <w:r w:rsidRPr="001A7D13">
        <w:rPr>
          <w:rFonts w:ascii="Courier New" w:hAnsi="Courier New" w:cs="Courier New"/>
        </w:rPr>
        <w:t xml:space="preserve">parrot(1000)          </w:t>
      </w:r>
      <w:r>
        <w:rPr>
          <w:rFonts w:ascii="Courier New" w:hAnsi="Courier New" w:cs="Courier New"/>
        </w:rPr>
        <w:t xml:space="preserve">           #</w:t>
      </w:r>
      <w:r w:rsidRPr="001A7D13">
        <w:rPr>
          <w:rFonts w:ascii="Courier New" w:hAnsi="Courier New" w:cs="Courier New"/>
        </w:rPr>
        <w:t>1 positional argument</w:t>
      </w:r>
    </w:p>
    <w:p w:rsidR="0017301F" w:rsidRPr="001A7D13" w:rsidRDefault="0017301F" w:rsidP="0017301F">
      <w:pPr>
        <w:rPr>
          <w:rFonts w:ascii="Courier New" w:hAnsi="Courier New" w:cs="Courier New"/>
        </w:rPr>
      </w:pPr>
      <w:r w:rsidRPr="001A7D13">
        <w:rPr>
          <w:rFonts w:ascii="Courier New" w:hAnsi="Courier New" w:cs="Courier New"/>
        </w:rPr>
        <w:t xml:space="preserve">parrot(voltage=1000)  </w:t>
      </w:r>
      <w:r>
        <w:rPr>
          <w:rFonts w:ascii="Courier New" w:hAnsi="Courier New" w:cs="Courier New"/>
        </w:rPr>
        <w:t xml:space="preserve">           #</w:t>
      </w:r>
      <w:r w:rsidRPr="001A7D13">
        <w:rPr>
          <w:rFonts w:ascii="Courier New" w:hAnsi="Courier New" w:cs="Courier New"/>
        </w:rPr>
        <w:t>1 keyword argument</w:t>
      </w:r>
    </w:p>
    <w:p w:rsidR="0017301F" w:rsidRPr="001A7D13" w:rsidRDefault="0017301F" w:rsidP="0017301F">
      <w:pPr>
        <w:rPr>
          <w:rFonts w:ascii="Courier New" w:hAnsi="Courier New" w:cs="Courier New"/>
        </w:rPr>
      </w:pPr>
      <w:r w:rsidRPr="001A7D13">
        <w:rPr>
          <w:rFonts w:ascii="Courier New" w:hAnsi="Courier New" w:cs="Courier New"/>
        </w:rPr>
        <w:t>parrot(voltage=1000000,</w:t>
      </w:r>
      <w:r>
        <w:rPr>
          <w:rFonts w:ascii="Courier New" w:hAnsi="Courier New" w:cs="Courier New"/>
        </w:rPr>
        <w:t xml:space="preserve"> action='VOOOOOM') #</w:t>
      </w:r>
      <w:r w:rsidRPr="001A7D13">
        <w:rPr>
          <w:rFonts w:ascii="Courier New" w:hAnsi="Courier New" w:cs="Courier New"/>
        </w:rPr>
        <w:t>2 keyword arguments</w:t>
      </w:r>
    </w:p>
    <w:p w:rsidR="0017301F" w:rsidRPr="001A7D13" w:rsidRDefault="0017301F" w:rsidP="0017301F">
      <w:pPr>
        <w:rPr>
          <w:rFonts w:ascii="Courier New" w:hAnsi="Courier New" w:cs="Courier New"/>
        </w:rPr>
      </w:pPr>
      <w:r w:rsidRPr="001A7D13">
        <w:rPr>
          <w:rFonts w:ascii="Courier New" w:hAnsi="Courier New" w:cs="Courier New"/>
        </w:rPr>
        <w:t>parrot(action='VOOOOOM</w:t>
      </w:r>
      <w:r>
        <w:rPr>
          <w:rFonts w:ascii="Courier New" w:hAnsi="Courier New" w:cs="Courier New"/>
        </w:rPr>
        <w:t>', voltage=1000000) #</w:t>
      </w:r>
      <w:r w:rsidRPr="001A7D13">
        <w:rPr>
          <w:rFonts w:ascii="Courier New" w:hAnsi="Courier New" w:cs="Courier New"/>
        </w:rPr>
        <w:t>2 keyword arguments</w:t>
      </w:r>
    </w:p>
    <w:p w:rsidR="0017301F" w:rsidRPr="001A7D13" w:rsidRDefault="0017301F" w:rsidP="0017301F">
      <w:pPr>
        <w:rPr>
          <w:rFonts w:ascii="Courier New" w:hAnsi="Courier New" w:cs="Courier New"/>
        </w:rPr>
      </w:pPr>
      <w:r w:rsidRPr="001A7D13">
        <w:rPr>
          <w:rFonts w:ascii="Courier New" w:hAnsi="Courier New" w:cs="Courier New"/>
        </w:rPr>
        <w:t>parrot('a million', 'b</w:t>
      </w:r>
      <w:r>
        <w:rPr>
          <w:rFonts w:ascii="Courier New" w:hAnsi="Courier New" w:cs="Courier New"/>
        </w:rPr>
        <w:t>ereft of life', 'jump') #</w:t>
      </w:r>
      <w:r w:rsidRPr="001A7D13">
        <w:rPr>
          <w:rFonts w:ascii="Courier New" w:hAnsi="Courier New" w:cs="Courier New"/>
        </w:rPr>
        <w:t>3 positional arguments</w:t>
      </w:r>
    </w:p>
    <w:p w:rsidR="0017301F" w:rsidRPr="001A7D13" w:rsidRDefault="0017301F" w:rsidP="0017301F">
      <w:pPr>
        <w:rPr>
          <w:rFonts w:ascii="Courier New" w:hAnsi="Courier New" w:cs="Courier New"/>
        </w:rPr>
      </w:pPr>
      <w:r w:rsidRPr="001A7D13">
        <w:rPr>
          <w:rFonts w:ascii="Courier New" w:hAnsi="Courier New" w:cs="Courier New"/>
        </w:rPr>
        <w:t>parrot('a thousand', state='pushing up the daisi</w:t>
      </w:r>
      <w:r>
        <w:rPr>
          <w:rFonts w:ascii="Courier New" w:hAnsi="Courier New" w:cs="Courier New"/>
        </w:rPr>
        <w:t>es')  #</w:t>
      </w:r>
      <w:r w:rsidRPr="001A7D13">
        <w:rPr>
          <w:rFonts w:ascii="Courier New" w:hAnsi="Courier New" w:cs="Courier New"/>
        </w:rPr>
        <w:t>1 positional, 1 keyword</w:t>
      </w:r>
    </w:p>
    <w:p w:rsidR="0017301F" w:rsidRDefault="0017301F" w:rsidP="0017301F"/>
    <w:p w:rsidR="0017301F" w:rsidRDefault="0017301F" w:rsidP="0017301F">
      <w:r>
        <w:t>However, all the following calls would be invalid:</w:t>
      </w:r>
    </w:p>
    <w:p w:rsidR="0017301F" w:rsidRPr="001A7D13" w:rsidRDefault="0017301F" w:rsidP="0017301F">
      <w:pPr>
        <w:rPr>
          <w:rFonts w:ascii="Courier New" w:hAnsi="Courier New" w:cs="Courier New"/>
          <w:b/>
        </w:rPr>
      </w:pPr>
      <w:r w:rsidRPr="001A7D13">
        <w:rPr>
          <w:b/>
        </w:rPr>
        <w:t>Example:</w:t>
      </w:r>
    </w:p>
    <w:p w:rsidR="0017301F" w:rsidRPr="001A7D13" w:rsidRDefault="0017301F" w:rsidP="0017301F">
      <w:pPr>
        <w:rPr>
          <w:rFonts w:ascii="Courier New" w:hAnsi="Courier New" w:cs="Courier New"/>
        </w:rPr>
      </w:pPr>
      <w:r>
        <w:rPr>
          <w:rFonts w:ascii="Courier New" w:hAnsi="Courier New" w:cs="Courier New"/>
        </w:rPr>
        <w:t>parrot()                     #</w:t>
      </w:r>
      <w:r w:rsidRPr="001A7D13">
        <w:rPr>
          <w:rFonts w:ascii="Courier New" w:hAnsi="Courier New" w:cs="Courier New"/>
        </w:rPr>
        <w:t>required argument missing</w:t>
      </w:r>
    </w:p>
    <w:p w:rsidR="0017301F" w:rsidRPr="001A7D13" w:rsidRDefault="0017301F" w:rsidP="0017301F">
      <w:pPr>
        <w:rPr>
          <w:rFonts w:ascii="Courier New" w:hAnsi="Courier New" w:cs="Courier New"/>
        </w:rPr>
      </w:pPr>
      <w:r>
        <w:rPr>
          <w:rFonts w:ascii="Courier New" w:hAnsi="Courier New" w:cs="Courier New"/>
        </w:rPr>
        <w:t>parrot(voltage=5.0, 'dead')  #</w:t>
      </w:r>
      <w:r w:rsidRPr="001A7D13">
        <w:rPr>
          <w:rFonts w:ascii="Courier New" w:hAnsi="Courier New" w:cs="Courier New"/>
        </w:rPr>
        <w:t>non-keyword argument after a keyword argument</w:t>
      </w:r>
    </w:p>
    <w:p w:rsidR="0017301F" w:rsidRPr="001A7D13" w:rsidRDefault="0017301F" w:rsidP="0017301F">
      <w:pPr>
        <w:rPr>
          <w:rFonts w:ascii="Courier New" w:hAnsi="Courier New" w:cs="Courier New"/>
        </w:rPr>
      </w:pPr>
      <w:r>
        <w:rPr>
          <w:rFonts w:ascii="Courier New" w:hAnsi="Courier New" w:cs="Courier New"/>
        </w:rPr>
        <w:t>parrot(110, voltage=220)     #</w:t>
      </w:r>
      <w:r w:rsidRPr="001A7D13">
        <w:rPr>
          <w:rFonts w:ascii="Courier New" w:hAnsi="Courier New" w:cs="Courier New"/>
        </w:rPr>
        <w:t>duplicate value for the same argument</w:t>
      </w:r>
    </w:p>
    <w:p w:rsidR="0017301F" w:rsidRDefault="0017301F" w:rsidP="0017301F">
      <w:r>
        <w:rPr>
          <w:rFonts w:ascii="Courier New" w:hAnsi="Courier New" w:cs="Courier New"/>
        </w:rPr>
        <w:t>parrot(actor='John Cleese')  #</w:t>
      </w:r>
      <w:r w:rsidRPr="001A7D13">
        <w:rPr>
          <w:rFonts w:ascii="Courier New" w:hAnsi="Courier New" w:cs="Courier New"/>
        </w:rPr>
        <w:t>unknown keyword argument</w:t>
      </w:r>
    </w:p>
    <w:p w:rsidR="0017301F" w:rsidRDefault="0017301F" w:rsidP="0017301F">
      <w:r>
        <w:t xml:space="preserve">In a function call, keyword arguments must follow positional arguments. All the keyword arguments passed must match one of the arguments accepted by the function (e.g. </w:t>
      </w:r>
      <w:r w:rsidRPr="001A7D13">
        <w:rPr>
          <w:rFonts w:ascii="Courier New" w:hAnsi="Courier New" w:cs="Courier New"/>
        </w:rPr>
        <w:t>actor</w:t>
      </w:r>
      <w:r>
        <w:t xml:space="preserve">is not a valid argument for the </w:t>
      </w:r>
      <w:r w:rsidRPr="001A7D13">
        <w:rPr>
          <w:rFonts w:ascii="Courier New" w:hAnsi="Courier New" w:cs="Courier New"/>
        </w:rPr>
        <w:t>parrot</w:t>
      </w:r>
      <w:r>
        <w:t xml:space="preserve">function), and their order is not important. This also includes non-optional arguments </w:t>
      </w:r>
      <w:r>
        <w:br/>
        <w:t xml:space="preserve">(e.g. </w:t>
      </w:r>
      <w:r w:rsidRPr="001A7D13">
        <w:rPr>
          <w:rFonts w:ascii="Courier New" w:hAnsi="Courier New" w:cs="Courier New"/>
        </w:rPr>
        <w:t>parrot(voltage=1000)</w:t>
      </w:r>
      <w:r>
        <w:t xml:space="preserve"> is valid too). No argument may receive a value more than once. Here’s an example that fails due to this restriction:</w:t>
      </w:r>
    </w:p>
    <w:p w:rsidR="0017301F" w:rsidRPr="001A7D13" w:rsidRDefault="0017301F" w:rsidP="0017301F">
      <w:pPr>
        <w:rPr>
          <w:rFonts w:asciiTheme="majorHAnsi" w:hAnsiTheme="majorHAnsi" w:cs="Courier New"/>
          <w:b/>
        </w:rPr>
      </w:pPr>
      <w:r w:rsidRPr="001A7D13">
        <w:rPr>
          <w:rFonts w:asciiTheme="majorHAnsi" w:hAnsiTheme="majorHAnsi" w:cs="Courier New"/>
          <w:b/>
        </w:rPr>
        <w:t>Example:</w:t>
      </w:r>
    </w:p>
    <w:p w:rsidR="0017301F" w:rsidRPr="001A7D13" w:rsidRDefault="0017301F" w:rsidP="0017301F">
      <w:pPr>
        <w:rPr>
          <w:rFonts w:ascii="Courier New" w:hAnsi="Courier New" w:cs="Courier New"/>
        </w:rPr>
      </w:pPr>
      <w:r w:rsidRPr="001A7D13">
        <w:rPr>
          <w:rFonts w:ascii="Courier New" w:hAnsi="Courier New" w:cs="Courier New"/>
        </w:rPr>
        <w:t>&gt;&gt;&gt; def function(a):</w:t>
      </w:r>
    </w:p>
    <w:p w:rsidR="0017301F" w:rsidRPr="001A7D13" w:rsidRDefault="0017301F" w:rsidP="0017301F">
      <w:pPr>
        <w:rPr>
          <w:rFonts w:ascii="Courier New" w:hAnsi="Courier New" w:cs="Courier New"/>
        </w:rPr>
      </w:pPr>
      <w:r w:rsidRPr="001A7D13">
        <w:rPr>
          <w:rFonts w:ascii="Courier New" w:hAnsi="Courier New" w:cs="Courier New"/>
        </w:rPr>
        <w:t>...     pass</w:t>
      </w:r>
    </w:p>
    <w:p w:rsidR="0017301F" w:rsidRPr="001A7D13" w:rsidRDefault="0017301F" w:rsidP="0017301F">
      <w:pPr>
        <w:rPr>
          <w:rFonts w:ascii="Courier New" w:hAnsi="Courier New" w:cs="Courier New"/>
        </w:rPr>
      </w:pPr>
      <w:r w:rsidRPr="001A7D13">
        <w:rPr>
          <w:rFonts w:ascii="Courier New" w:hAnsi="Courier New" w:cs="Courier New"/>
        </w:rPr>
        <w:t>...</w:t>
      </w:r>
    </w:p>
    <w:p w:rsidR="0017301F" w:rsidRPr="001A7D13" w:rsidRDefault="0017301F" w:rsidP="0017301F">
      <w:pPr>
        <w:rPr>
          <w:rFonts w:ascii="Courier New" w:hAnsi="Courier New" w:cs="Courier New"/>
        </w:rPr>
      </w:pPr>
      <w:r w:rsidRPr="001A7D13">
        <w:rPr>
          <w:rFonts w:ascii="Courier New" w:hAnsi="Courier New" w:cs="Courier New"/>
        </w:rPr>
        <w:t>&gt;&gt;&gt; function(0, a=0)</w:t>
      </w:r>
    </w:p>
    <w:p w:rsidR="0017301F" w:rsidRPr="001A7D13" w:rsidRDefault="0017301F" w:rsidP="0017301F">
      <w:pPr>
        <w:rPr>
          <w:rFonts w:ascii="Courier New" w:hAnsi="Courier New" w:cs="Courier New"/>
        </w:rPr>
      </w:pPr>
      <w:r w:rsidRPr="001A7D13">
        <w:rPr>
          <w:rFonts w:ascii="Courier New" w:hAnsi="Courier New" w:cs="Courier New"/>
        </w:rPr>
        <w:t>Traceback (most recent call last):</w:t>
      </w:r>
    </w:p>
    <w:p w:rsidR="0017301F" w:rsidRPr="001A7D13" w:rsidRDefault="0017301F" w:rsidP="0017301F">
      <w:pPr>
        <w:rPr>
          <w:rFonts w:ascii="Courier New" w:hAnsi="Courier New" w:cs="Courier New"/>
        </w:rPr>
      </w:pPr>
      <w:r w:rsidRPr="001A7D13">
        <w:rPr>
          <w:rFonts w:ascii="Courier New" w:hAnsi="Courier New" w:cs="Courier New"/>
        </w:rPr>
        <w:t xml:space="preserve">  File "&lt;stdin&gt;", line 1, in &lt;module&gt;</w:t>
      </w:r>
    </w:p>
    <w:p w:rsidR="0017301F" w:rsidRDefault="0017301F" w:rsidP="0017301F">
      <w:r w:rsidRPr="001A7D13">
        <w:rPr>
          <w:rFonts w:ascii="Courier New" w:hAnsi="Courier New" w:cs="Courier New"/>
        </w:rPr>
        <w:t>TypeError: function() got multiple values for keyword argument 'a'</w:t>
      </w:r>
    </w:p>
    <w:p w:rsidR="0017301F" w:rsidRDefault="0017301F" w:rsidP="0017301F">
      <w:pPr>
        <w:spacing w:after="0"/>
        <w:ind w:left="0"/>
      </w:pPr>
      <w:r>
        <w:br w:type="page"/>
      </w:r>
    </w:p>
    <w:p w:rsidR="0017301F" w:rsidRDefault="0017301F" w:rsidP="0017301F">
      <w:r>
        <w:lastRenderedPageBreak/>
        <w:t xml:space="preserve">When a final formal parameter of the form </w:t>
      </w:r>
      <w:r w:rsidRPr="006B5725">
        <w:rPr>
          <w:rFonts w:ascii="Courier New" w:hAnsi="Courier New" w:cs="Courier New"/>
        </w:rPr>
        <w:t>**name</w:t>
      </w:r>
      <w:r>
        <w:t xml:space="preserve"> is present, it receives a dictionary containing all keyword arguments except for those corresponding to a formal parameter. This may be combined with a formal parameter of the form </w:t>
      </w:r>
      <w:r w:rsidRPr="006B5725">
        <w:rPr>
          <w:rFonts w:ascii="Courier New" w:hAnsi="Courier New" w:cs="Courier New"/>
        </w:rPr>
        <w:t>*name</w:t>
      </w:r>
      <w:r>
        <w:t>, which receives a tuple containing the positional arguments beyond the formal parameter list. (</w:t>
      </w:r>
      <w:r w:rsidRPr="006B5725">
        <w:rPr>
          <w:rFonts w:ascii="Courier New" w:hAnsi="Courier New" w:cs="Courier New"/>
        </w:rPr>
        <w:t>*name</w:t>
      </w:r>
      <w:r>
        <w:t xml:space="preserve"> must occur before </w:t>
      </w:r>
      <w:r w:rsidRPr="006B5725">
        <w:rPr>
          <w:rFonts w:ascii="Courier New" w:hAnsi="Courier New" w:cs="Courier New"/>
        </w:rPr>
        <w:t>**name</w:t>
      </w:r>
      <w:r>
        <w:t xml:space="preserve">.) </w:t>
      </w:r>
    </w:p>
    <w:p w:rsidR="0017301F" w:rsidRPr="006B5725" w:rsidRDefault="0017301F" w:rsidP="0017301F">
      <w:pPr>
        <w:rPr>
          <w:b/>
        </w:rPr>
      </w:pPr>
      <w:r w:rsidRPr="006B5725">
        <w:rPr>
          <w:b/>
        </w:rPr>
        <w:t>Example</w:t>
      </w:r>
      <w:r>
        <w:t>(if we define a function as shown below)</w:t>
      </w:r>
      <w:r w:rsidRPr="006B5725">
        <w:rPr>
          <w:b/>
        </w:rPr>
        <w:t>:</w:t>
      </w:r>
    </w:p>
    <w:p w:rsidR="0017301F" w:rsidRPr="006B5725" w:rsidRDefault="0017301F" w:rsidP="0017301F">
      <w:pPr>
        <w:rPr>
          <w:rFonts w:ascii="Courier New" w:hAnsi="Courier New" w:cs="Courier New"/>
        </w:rPr>
      </w:pPr>
      <w:r w:rsidRPr="006B5725">
        <w:rPr>
          <w:rFonts w:ascii="Courier New" w:hAnsi="Courier New" w:cs="Courier New"/>
        </w:rPr>
        <w:t>def cheeseshop(kind, *arguments, **keywords):</w:t>
      </w:r>
    </w:p>
    <w:p w:rsidR="0017301F" w:rsidRPr="006B5725" w:rsidRDefault="0017301F" w:rsidP="0017301F">
      <w:pPr>
        <w:rPr>
          <w:rFonts w:ascii="Courier New" w:hAnsi="Courier New" w:cs="Courier New"/>
        </w:rPr>
      </w:pPr>
      <w:r w:rsidRPr="006B5725">
        <w:rPr>
          <w:rFonts w:ascii="Courier New" w:hAnsi="Courier New" w:cs="Courier New"/>
        </w:rPr>
        <w:t xml:space="preserve">    print("-- Do you have any", kind, "?")</w:t>
      </w:r>
    </w:p>
    <w:p w:rsidR="0017301F" w:rsidRPr="006B5725" w:rsidRDefault="0017301F" w:rsidP="0017301F">
      <w:pPr>
        <w:rPr>
          <w:rFonts w:ascii="Courier New" w:hAnsi="Courier New" w:cs="Courier New"/>
        </w:rPr>
      </w:pPr>
      <w:r w:rsidRPr="006B5725">
        <w:rPr>
          <w:rFonts w:ascii="Courier New" w:hAnsi="Courier New" w:cs="Courier New"/>
        </w:rPr>
        <w:t xml:space="preserve">    print("-- I'm sorry, we're all out of", kind)</w:t>
      </w:r>
    </w:p>
    <w:p w:rsidR="0017301F" w:rsidRPr="006B5725" w:rsidRDefault="0017301F" w:rsidP="0017301F">
      <w:pPr>
        <w:rPr>
          <w:rFonts w:ascii="Courier New" w:hAnsi="Courier New" w:cs="Courier New"/>
        </w:rPr>
      </w:pPr>
      <w:r w:rsidRPr="006B5725">
        <w:rPr>
          <w:rFonts w:ascii="Courier New" w:hAnsi="Courier New" w:cs="Courier New"/>
        </w:rPr>
        <w:t xml:space="preserve">    for arg in arguments:</w:t>
      </w:r>
    </w:p>
    <w:p w:rsidR="0017301F" w:rsidRPr="006B5725" w:rsidRDefault="0017301F" w:rsidP="0017301F">
      <w:pPr>
        <w:rPr>
          <w:rFonts w:ascii="Courier New" w:hAnsi="Courier New" w:cs="Courier New"/>
        </w:rPr>
      </w:pPr>
      <w:r w:rsidRPr="006B5725">
        <w:rPr>
          <w:rFonts w:ascii="Courier New" w:hAnsi="Courier New" w:cs="Courier New"/>
        </w:rPr>
        <w:t xml:space="preserve">        print(arg)</w:t>
      </w:r>
    </w:p>
    <w:p w:rsidR="0017301F" w:rsidRPr="006B5725" w:rsidRDefault="0017301F" w:rsidP="0017301F">
      <w:pPr>
        <w:rPr>
          <w:rFonts w:ascii="Courier New" w:hAnsi="Courier New" w:cs="Courier New"/>
        </w:rPr>
      </w:pPr>
      <w:r w:rsidRPr="006B5725">
        <w:rPr>
          <w:rFonts w:ascii="Courier New" w:hAnsi="Courier New" w:cs="Courier New"/>
        </w:rPr>
        <w:t xml:space="preserve">    print("-" * 40)</w:t>
      </w:r>
    </w:p>
    <w:p w:rsidR="0017301F" w:rsidRPr="006B5725" w:rsidRDefault="0017301F" w:rsidP="0017301F">
      <w:pPr>
        <w:rPr>
          <w:rFonts w:ascii="Courier New" w:hAnsi="Courier New" w:cs="Courier New"/>
        </w:rPr>
      </w:pPr>
      <w:r w:rsidRPr="006B5725">
        <w:rPr>
          <w:rFonts w:ascii="Courier New" w:hAnsi="Courier New" w:cs="Courier New"/>
        </w:rPr>
        <w:t xml:space="preserve">    for kw in keywords:</w:t>
      </w:r>
    </w:p>
    <w:p w:rsidR="0017301F" w:rsidRPr="006B5725" w:rsidRDefault="0017301F" w:rsidP="0017301F">
      <w:pPr>
        <w:rPr>
          <w:rFonts w:ascii="Courier New" w:hAnsi="Courier New" w:cs="Courier New"/>
        </w:rPr>
      </w:pPr>
      <w:r w:rsidRPr="006B5725">
        <w:rPr>
          <w:rFonts w:ascii="Courier New" w:hAnsi="Courier New" w:cs="Courier New"/>
        </w:rPr>
        <w:t xml:space="preserve">        print(kw, ":", keywords[kw])</w:t>
      </w:r>
    </w:p>
    <w:p w:rsidR="0017301F" w:rsidRDefault="0017301F" w:rsidP="0017301F">
      <w:r>
        <w:t>It could be called as shown in the example below:</w:t>
      </w:r>
    </w:p>
    <w:p w:rsidR="0017301F" w:rsidRPr="006B5725" w:rsidRDefault="0017301F" w:rsidP="0017301F">
      <w:pPr>
        <w:rPr>
          <w:b/>
        </w:rPr>
      </w:pPr>
      <w:r w:rsidRPr="006B5725">
        <w:rPr>
          <w:b/>
        </w:rPr>
        <w:t>Example:</w:t>
      </w:r>
    </w:p>
    <w:p w:rsidR="0017301F" w:rsidRPr="006B5725" w:rsidRDefault="0017301F" w:rsidP="0017301F">
      <w:pPr>
        <w:rPr>
          <w:rFonts w:ascii="Courier New" w:hAnsi="Courier New" w:cs="Courier New"/>
        </w:rPr>
      </w:pPr>
      <w:r w:rsidRPr="006B5725">
        <w:rPr>
          <w:rFonts w:ascii="Courier New" w:hAnsi="Courier New" w:cs="Courier New"/>
        </w:rPr>
        <w:t>cheeseshop("Limburger", "It's very runny, sir.",</w:t>
      </w:r>
    </w:p>
    <w:p w:rsidR="0017301F" w:rsidRPr="006B5725" w:rsidRDefault="0017301F" w:rsidP="0017301F">
      <w:pPr>
        <w:rPr>
          <w:rFonts w:ascii="Courier New" w:hAnsi="Courier New" w:cs="Courier New"/>
        </w:rPr>
      </w:pPr>
      <w:r w:rsidRPr="006B5725">
        <w:rPr>
          <w:rFonts w:ascii="Courier New" w:hAnsi="Courier New" w:cs="Courier New"/>
        </w:rPr>
        <w:t xml:space="preserve">           "It's really very, VERY runny, sir.",</w:t>
      </w:r>
    </w:p>
    <w:p w:rsidR="0017301F" w:rsidRPr="006B5725" w:rsidRDefault="0017301F" w:rsidP="0017301F">
      <w:pPr>
        <w:rPr>
          <w:rFonts w:ascii="Courier New" w:hAnsi="Courier New" w:cs="Courier New"/>
        </w:rPr>
      </w:pPr>
      <w:r w:rsidRPr="006B5725">
        <w:rPr>
          <w:rFonts w:ascii="Courier New" w:hAnsi="Courier New" w:cs="Courier New"/>
        </w:rPr>
        <w:t xml:space="preserve">           shopkeeper="Michael Palin",</w:t>
      </w:r>
    </w:p>
    <w:p w:rsidR="0017301F" w:rsidRPr="006B5725" w:rsidRDefault="0017301F" w:rsidP="0017301F">
      <w:pPr>
        <w:rPr>
          <w:rFonts w:ascii="Courier New" w:hAnsi="Courier New" w:cs="Courier New"/>
        </w:rPr>
      </w:pPr>
      <w:r w:rsidRPr="006B5725">
        <w:rPr>
          <w:rFonts w:ascii="Courier New" w:hAnsi="Courier New" w:cs="Courier New"/>
        </w:rPr>
        <w:t xml:space="preserve">           client="John Cleese",</w:t>
      </w:r>
    </w:p>
    <w:p w:rsidR="0017301F" w:rsidRDefault="0017301F" w:rsidP="0017301F">
      <w:r w:rsidRPr="006B5725">
        <w:rPr>
          <w:rFonts w:ascii="Courier New" w:hAnsi="Courier New" w:cs="Courier New"/>
        </w:rPr>
        <w:t xml:space="preserve">           sketch="Cheese Shop Sketch")</w:t>
      </w:r>
    </w:p>
    <w:p w:rsidR="0017301F" w:rsidRDefault="0017301F" w:rsidP="0017301F">
      <w:r>
        <w:t>And, it will print the output as shown below:</w:t>
      </w:r>
    </w:p>
    <w:p w:rsidR="0017301F" w:rsidRPr="006B5725" w:rsidRDefault="0017301F" w:rsidP="0017301F">
      <w:pPr>
        <w:rPr>
          <w:rFonts w:ascii="Courier New" w:hAnsi="Courier New" w:cs="Courier New"/>
        </w:rPr>
      </w:pPr>
      <w:r w:rsidRPr="006B5725">
        <w:rPr>
          <w:rFonts w:ascii="Courier New" w:hAnsi="Courier New" w:cs="Courier New"/>
        </w:rPr>
        <w:t>-- Do you have any Limburger ?</w:t>
      </w:r>
    </w:p>
    <w:p w:rsidR="0017301F" w:rsidRPr="006B5725" w:rsidRDefault="0017301F" w:rsidP="0017301F">
      <w:pPr>
        <w:rPr>
          <w:rFonts w:ascii="Courier New" w:hAnsi="Courier New" w:cs="Courier New"/>
        </w:rPr>
      </w:pPr>
      <w:r w:rsidRPr="006B5725">
        <w:rPr>
          <w:rFonts w:ascii="Courier New" w:hAnsi="Courier New" w:cs="Courier New"/>
        </w:rPr>
        <w:t>-- I'm sorry, we're all out of Limburger</w:t>
      </w:r>
    </w:p>
    <w:p w:rsidR="0017301F" w:rsidRPr="006B5725" w:rsidRDefault="0017301F" w:rsidP="0017301F">
      <w:pPr>
        <w:rPr>
          <w:rFonts w:ascii="Courier New" w:hAnsi="Courier New" w:cs="Courier New"/>
        </w:rPr>
      </w:pPr>
      <w:r w:rsidRPr="006B5725">
        <w:rPr>
          <w:rFonts w:ascii="Courier New" w:hAnsi="Courier New" w:cs="Courier New"/>
        </w:rPr>
        <w:t>It's very runny, sir.</w:t>
      </w:r>
    </w:p>
    <w:p w:rsidR="0017301F" w:rsidRPr="006B5725" w:rsidRDefault="0017301F" w:rsidP="0017301F">
      <w:pPr>
        <w:rPr>
          <w:rFonts w:ascii="Courier New" w:hAnsi="Courier New" w:cs="Courier New"/>
        </w:rPr>
      </w:pPr>
      <w:r w:rsidRPr="006B5725">
        <w:rPr>
          <w:rFonts w:ascii="Courier New" w:hAnsi="Courier New" w:cs="Courier New"/>
        </w:rPr>
        <w:t>It's really very, VERY runny, sir.</w:t>
      </w:r>
    </w:p>
    <w:p w:rsidR="0017301F" w:rsidRPr="006B5725" w:rsidRDefault="0017301F" w:rsidP="0017301F">
      <w:pPr>
        <w:rPr>
          <w:rFonts w:ascii="Courier New" w:hAnsi="Courier New" w:cs="Courier New"/>
        </w:rPr>
      </w:pPr>
      <w:r w:rsidRPr="006B5725">
        <w:rPr>
          <w:rFonts w:ascii="Courier New" w:hAnsi="Courier New" w:cs="Courier New"/>
        </w:rPr>
        <w:t>----------------------------------------</w:t>
      </w:r>
    </w:p>
    <w:p w:rsidR="0017301F" w:rsidRPr="006B5725" w:rsidRDefault="0017301F" w:rsidP="0017301F">
      <w:pPr>
        <w:rPr>
          <w:rFonts w:ascii="Courier New" w:hAnsi="Courier New" w:cs="Courier New"/>
        </w:rPr>
      </w:pPr>
      <w:r w:rsidRPr="006B5725">
        <w:rPr>
          <w:rFonts w:ascii="Courier New" w:hAnsi="Courier New" w:cs="Courier New"/>
        </w:rPr>
        <w:t>shopkeeper : Michael Palin</w:t>
      </w:r>
    </w:p>
    <w:p w:rsidR="0017301F" w:rsidRPr="006B5725" w:rsidRDefault="0017301F" w:rsidP="0017301F">
      <w:pPr>
        <w:rPr>
          <w:rFonts w:ascii="Courier New" w:hAnsi="Courier New" w:cs="Courier New"/>
        </w:rPr>
      </w:pPr>
      <w:r w:rsidRPr="006B5725">
        <w:rPr>
          <w:rFonts w:ascii="Courier New" w:hAnsi="Courier New" w:cs="Courier New"/>
        </w:rPr>
        <w:t>client : John Cleese</w:t>
      </w:r>
    </w:p>
    <w:p w:rsidR="0017301F" w:rsidRPr="006B5725" w:rsidRDefault="0017301F" w:rsidP="0017301F">
      <w:pPr>
        <w:rPr>
          <w:rFonts w:ascii="Courier New" w:hAnsi="Courier New" w:cs="Courier New"/>
        </w:rPr>
      </w:pPr>
      <w:r w:rsidRPr="006B5725">
        <w:rPr>
          <w:rFonts w:ascii="Courier New" w:hAnsi="Courier New" w:cs="Courier New"/>
        </w:rPr>
        <w:t>sketch : Cheese Shop Sketch</w:t>
      </w:r>
    </w:p>
    <w:p w:rsidR="0017301F" w:rsidRPr="006B5725" w:rsidRDefault="0017301F" w:rsidP="0017301F">
      <w:pPr>
        <w:rPr>
          <w:i/>
          <w:sz w:val="20"/>
        </w:rPr>
      </w:pPr>
      <w:r w:rsidRPr="006B5725">
        <w:rPr>
          <w:b/>
          <w:i/>
          <w:sz w:val="20"/>
        </w:rPr>
        <w:t>Note:</w:t>
      </w:r>
      <w:r w:rsidRPr="006B5725">
        <w:rPr>
          <w:i/>
          <w:sz w:val="20"/>
        </w:rPr>
        <w:t xml:space="preserve"> The order in which the keyword arguments are printed is guaranteed to match the order in which they were provided in the function call.</w:t>
      </w:r>
    </w:p>
    <w:p w:rsidR="0017301F" w:rsidRDefault="0017301F" w:rsidP="0017301F">
      <w:pPr>
        <w:spacing w:after="0"/>
        <w:ind w:left="0"/>
        <w:rPr>
          <w:rFonts w:asciiTheme="majorHAnsi" w:hAnsiTheme="majorHAnsi"/>
          <w:kern w:val="28"/>
          <w:sz w:val="28"/>
          <w:szCs w:val="28"/>
        </w:rPr>
      </w:pPr>
      <w:r>
        <w:br w:type="page"/>
      </w:r>
    </w:p>
    <w:p w:rsidR="0017301F" w:rsidRDefault="0017301F" w:rsidP="0017301F">
      <w:pPr>
        <w:pStyle w:val="Heading3"/>
      </w:pPr>
      <w:bookmarkStart w:id="175" w:name="_Toc514938503"/>
      <w:bookmarkStart w:id="176" w:name="_Toc515037875"/>
      <w:r w:rsidRPr="003D1D8B">
        <w:lastRenderedPageBreak/>
        <w:t>Arbitrary</w:t>
      </w:r>
      <w:r>
        <w:t xml:space="preserve"> Argument Lists</w:t>
      </w:r>
      <w:bookmarkEnd w:id="175"/>
      <w:bookmarkEnd w:id="176"/>
    </w:p>
    <w:p w:rsidR="0017301F" w:rsidRDefault="0017301F" w:rsidP="0017301F">
      <w:r>
        <w:t>A function can be called with an arbitrary number of arguments. These arguments will be wrapped up in a tuple. Before the variable number of arguments, zero or more normal arguments may occur.</w:t>
      </w:r>
    </w:p>
    <w:p w:rsidR="0017301F" w:rsidRPr="006B5725" w:rsidRDefault="0017301F" w:rsidP="0017301F">
      <w:pPr>
        <w:rPr>
          <w:b/>
        </w:rPr>
      </w:pPr>
      <w:r w:rsidRPr="006B5725">
        <w:rPr>
          <w:b/>
        </w:rPr>
        <w:t>Example:</w:t>
      </w:r>
    </w:p>
    <w:p w:rsidR="0017301F" w:rsidRPr="006B5725" w:rsidRDefault="0017301F" w:rsidP="0017301F">
      <w:pPr>
        <w:rPr>
          <w:rFonts w:ascii="Courier New" w:hAnsi="Courier New" w:cs="Courier New"/>
        </w:rPr>
      </w:pPr>
      <w:r w:rsidRPr="006B5725">
        <w:rPr>
          <w:rFonts w:ascii="Courier New" w:hAnsi="Courier New" w:cs="Courier New"/>
        </w:rPr>
        <w:t>def write_multiple_items(file, separator, *args):</w:t>
      </w:r>
    </w:p>
    <w:p w:rsidR="0017301F" w:rsidRPr="006B5725" w:rsidRDefault="0017301F" w:rsidP="0017301F">
      <w:pPr>
        <w:rPr>
          <w:rFonts w:ascii="Courier New" w:hAnsi="Courier New" w:cs="Courier New"/>
        </w:rPr>
      </w:pPr>
      <w:r w:rsidRPr="006B5725">
        <w:rPr>
          <w:rFonts w:ascii="Courier New" w:hAnsi="Courier New" w:cs="Courier New"/>
        </w:rPr>
        <w:t xml:space="preserve">    file.write(separator.join(args))</w:t>
      </w:r>
    </w:p>
    <w:p w:rsidR="0017301F" w:rsidRDefault="0017301F" w:rsidP="0017301F">
      <w:r>
        <w:t>Normally, these </w:t>
      </w:r>
      <w:r w:rsidRPr="006B5725">
        <w:rPr>
          <w:rFonts w:ascii="Courier New" w:hAnsi="Courier New" w:cs="Courier New"/>
        </w:rPr>
        <w:t>variadic</w:t>
      </w:r>
      <w:r>
        <w:t> arguments will be last in the list of formal parameters, because they scoop up all remaining input arguments that are passed to the function. Any formal parameters which occur after the </w:t>
      </w:r>
      <w:r w:rsidRPr="006B5725">
        <w:rPr>
          <w:rFonts w:ascii="Courier New" w:hAnsi="Courier New" w:cs="Courier New"/>
        </w:rPr>
        <w:t>*args</w:t>
      </w:r>
      <w:r>
        <w:t> parameter are ‘keyword-only’ arguments, meaning that they can only be used as keywords rather than positional arguments.</w:t>
      </w:r>
    </w:p>
    <w:p w:rsidR="0017301F" w:rsidRPr="00C129EB" w:rsidRDefault="0017301F" w:rsidP="0017301F">
      <w:pPr>
        <w:rPr>
          <w:b/>
        </w:rPr>
      </w:pPr>
      <w:r w:rsidRPr="00C129EB">
        <w:rPr>
          <w:b/>
        </w:rPr>
        <w:t>Example:</w:t>
      </w:r>
    </w:p>
    <w:p w:rsidR="0017301F" w:rsidRPr="00B4189D" w:rsidRDefault="0017301F" w:rsidP="0017301F">
      <w:pPr>
        <w:rPr>
          <w:rFonts w:ascii="Courier New" w:hAnsi="Courier New" w:cs="Courier New"/>
        </w:rPr>
      </w:pPr>
      <w:r w:rsidRPr="00B4189D">
        <w:rPr>
          <w:rFonts w:ascii="Courier New" w:hAnsi="Courier New" w:cs="Courier New"/>
        </w:rPr>
        <w:t>&gt;&gt;&gt; def concat(*args, sep="/"):</w:t>
      </w:r>
    </w:p>
    <w:p w:rsidR="0017301F" w:rsidRPr="00B4189D" w:rsidRDefault="0017301F" w:rsidP="0017301F">
      <w:pPr>
        <w:rPr>
          <w:rFonts w:ascii="Courier New" w:hAnsi="Courier New" w:cs="Courier New"/>
        </w:rPr>
      </w:pPr>
      <w:r w:rsidRPr="00B4189D">
        <w:rPr>
          <w:rFonts w:ascii="Courier New" w:hAnsi="Courier New" w:cs="Courier New"/>
        </w:rPr>
        <w:t>...     return sep.join(args)</w:t>
      </w:r>
    </w:p>
    <w:p w:rsidR="0017301F" w:rsidRPr="00B4189D" w:rsidRDefault="0017301F" w:rsidP="0017301F">
      <w:pPr>
        <w:rPr>
          <w:rFonts w:ascii="Courier New" w:hAnsi="Courier New" w:cs="Courier New"/>
        </w:rPr>
      </w:pPr>
      <w:r w:rsidRPr="00B4189D">
        <w:rPr>
          <w:rFonts w:ascii="Courier New" w:hAnsi="Courier New" w:cs="Courier New"/>
        </w:rPr>
        <w:t>...</w:t>
      </w:r>
    </w:p>
    <w:p w:rsidR="0017301F" w:rsidRPr="00B4189D" w:rsidRDefault="0017301F" w:rsidP="0017301F">
      <w:pPr>
        <w:rPr>
          <w:rFonts w:ascii="Courier New" w:hAnsi="Courier New" w:cs="Courier New"/>
        </w:rPr>
      </w:pPr>
      <w:r w:rsidRPr="00B4189D">
        <w:rPr>
          <w:rFonts w:ascii="Courier New" w:hAnsi="Courier New" w:cs="Courier New"/>
        </w:rPr>
        <w:t>&gt;&gt;&gt; concat("earth", "mars", "venus")</w:t>
      </w:r>
    </w:p>
    <w:p w:rsidR="0017301F" w:rsidRPr="00B4189D" w:rsidRDefault="0017301F" w:rsidP="0017301F">
      <w:pPr>
        <w:rPr>
          <w:rFonts w:ascii="Courier New" w:hAnsi="Courier New" w:cs="Courier New"/>
        </w:rPr>
      </w:pPr>
      <w:r w:rsidRPr="00B4189D">
        <w:rPr>
          <w:rFonts w:ascii="Courier New" w:hAnsi="Courier New" w:cs="Courier New"/>
        </w:rPr>
        <w:t>'earth/mars/venus'</w:t>
      </w:r>
    </w:p>
    <w:p w:rsidR="0017301F" w:rsidRPr="00B4189D" w:rsidRDefault="0017301F" w:rsidP="0017301F">
      <w:pPr>
        <w:rPr>
          <w:rFonts w:ascii="Courier New" w:hAnsi="Courier New" w:cs="Courier New"/>
        </w:rPr>
      </w:pPr>
      <w:r w:rsidRPr="00B4189D">
        <w:rPr>
          <w:rFonts w:ascii="Courier New" w:hAnsi="Courier New" w:cs="Courier New"/>
        </w:rPr>
        <w:t>&gt;&gt;&gt; concat("earth", "mars", "venus", sep=".")</w:t>
      </w:r>
    </w:p>
    <w:p w:rsidR="0017301F" w:rsidRPr="00B4189D" w:rsidRDefault="0017301F" w:rsidP="0017301F">
      <w:pPr>
        <w:rPr>
          <w:rFonts w:ascii="Courier New" w:hAnsi="Courier New" w:cs="Courier New"/>
        </w:rPr>
      </w:pPr>
      <w:r w:rsidRPr="00B4189D">
        <w:rPr>
          <w:rFonts w:ascii="Courier New" w:hAnsi="Courier New" w:cs="Courier New"/>
        </w:rPr>
        <w:t>'earth.mars.venus'</w:t>
      </w:r>
    </w:p>
    <w:p w:rsidR="0017301F" w:rsidRDefault="0017301F" w:rsidP="0017301F">
      <w:pPr>
        <w:pStyle w:val="Heading3"/>
      </w:pPr>
      <w:bookmarkStart w:id="177" w:name="_Toc514938504"/>
      <w:bookmarkStart w:id="178" w:name="_Toc515037876"/>
      <w:r>
        <w:t>Unpacking Argument Lists</w:t>
      </w:r>
      <w:bookmarkEnd w:id="177"/>
      <w:bookmarkEnd w:id="178"/>
    </w:p>
    <w:p w:rsidR="0017301F" w:rsidRDefault="0017301F" w:rsidP="0017301F">
      <w:pPr>
        <w:rPr>
          <w:rFonts w:asciiTheme="majorHAnsi" w:hAnsiTheme="majorHAnsi"/>
        </w:rPr>
      </w:pPr>
      <w:r w:rsidRPr="00C129EB">
        <w:rPr>
          <w:rFonts w:asciiTheme="majorHAnsi" w:hAnsiTheme="majorHAnsi"/>
        </w:rPr>
        <w:t>The reverse situation occurs when the arguments are already in a list or tuple but need to be unpacked for a function call requiring separate positional arguments. For instance, the built-in </w:t>
      </w:r>
      <w:hyperlink r:id="rId173" w:anchor="range" w:tooltip="range" w:history="1">
        <w:r w:rsidRPr="00C129EB">
          <w:rPr>
            <w:rStyle w:val="pre"/>
            <w:rFonts w:ascii="Courier New" w:hAnsi="Courier New" w:cs="Courier New"/>
            <w:color w:val="000000" w:themeColor="text1"/>
            <w:sz w:val="23"/>
            <w:szCs w:val="23"/>
          </w:rPr>
          <w:t>range()</w:t>
        </w:r>
      </w:hyperlink>
      <w:r w:rsidRPr="00C129EB">
        <w:rPr>
          <w:rFonts w:asciiTheme="majorHAnsi" w:hAnsiTheme="majorHAnsi"/>
        </w:rPr>
        <w:t>function expects separate </w:t>
      </w:r>
      <w:r w:rsidRPr="00C129EB">
        <w:rPr>
          <w:rStyle w:val="Emphasis"/>
          <w:rFonts w:asciiTheme="majorHAnsi" w:hAnsiTheme="majorHAnsi" w:cs="Lucida Grande"/>
          <w:color w:val="222222"/>
        </w:rPr>
        <w:t>start</w:t>
      </w:r>
      <w:r w:rsidRPr="00C129EB">
        <w:rPr>
          <w:rFonts w:asciiTheme="majorHAnsi" w:hAnsiTheme="majorHAnsi"/>
        </w:rPr>
        <w:t> and </w:t>
      </w:r>
      <w:r w:rsidRPr="00C129EB">
        <w:rPr>
          <w:rStyle w:val="Emphasis"/>
          <w:rFonts w:asciiTheme="majorHAnsi" w:hAnsiTheme="majorHAnsi" w:cs="Lucida Grande"/>
          <w:color w:val="222222"/>
        </w:rPr>
        <w:t>stop</w:t>
      </w:r>
      <w:r w:rsidRPr="00C129EB">
        <w:rPr>
          <w:rFonts w:asciiTheme="majorHAnsi" w:hAnsiTheme="majorHAnsi"/>
        </w:rPr>
        <w:t> arguments. If they are not available separately, write the function call with the </w:t>
      </w:r>
      <w:r w:rsidRPr="00C129EB">
        <w:rPr>
          <w:rStyle w:val="pre"/>
          <w:rFonts w:ascii="Courier New" w:hAnsi="Courier New" w:cs="Courier New"/>
          <w:color w:val="000000" w:themeColor="text1"/>
          <w:sz w:val="23"/>
          <w:szCs w:val="23"/>
        </w:rPr>
        <w:t>*</w:t>
      </w:r>
      <w:r w:rsidRPr="00C129EB">
        <w:rPr>
          <w:rFonts w:asciiTheme="majorHAnsi" w:hAnsiTheme="majorHAnsi"/>
        </w:rPr>
        <w:t>-operator to unpack the a</w:t>
      </w:r>
      <w:r>
        <w:rPr>
          <w:rFonts w:asciiTheme="majorHAnsi" w:hAnsiTheme="majorHAnsi"/>
        </w:rPr>
        <w:t>rguments out of a list or tuple.</w:t>
      </w:r>
    </w:p>
    <w:p w:rsidR="0017301F" w:rsidRDefault="0017301F" w:rsidP="0017301F">
      <w:pPr>
        <w:rPr>
          <w:rFonts w:asciiTheme="majorHAnsi" w:hAnsiTheme="majorHAnsi"/>
          <w:b/>
        </w:rPr>
      </w:pPr>
      <w:r w:rsidRPr="00C129EB">
        <w:rPr>
          <w:rFonts w:asciiTheme="majorHAnsi" w:hAnsiTheme="majorHAnsi"/>
          <w:b/>
        </w:rPr>
        <w:t>Example:</w:t>
      </w:r>
    </w:p>
    <w:p w:rsidR="0017301F" w:rsidRPr="00C129EB" w:rsidRDefault="0017301F" w:rsidP="0017301F">
      <w:pPr>
        <w:rPr>
          <w:rFonts w:ascii="Courier New" w:hAnsi="Courier New" w:cs="Courier New"/>
        </w:rPr>
      </w:pPr>
      <w:r w:rsidRPr="00C129EB">
        <w:rPr>
          <w:rFonts w:ascii="Courier New" w:hAnsi="Courier New" w:cs="Courier New"/>
        </w:rPr>
        <w:t>&gt;</w:t>
      </w:r>
      <w:r>
        <w:rPr>
          <w:rFonts w:ascii="Courier New" w:hAnsi="Courier New" w:cs="Courier New"/>
        </w:rPr>
        <w:t xml:space="preserve">&gt;&gt; list(range(3, 6))   </w:t>
      </w:r>
      <w:r w:rsidRPr="00C129EB">
        <w:rPr>
          <w:rFonts w:ascii="Courier New" w:hAnsi="Courier New" w:cs="Courier New"/>
        </w:rPr>
        <w:t># normal call with separate arguments</w:t>
      </w:r>
    </w:p>
    <w:p w:rsidR="0017301F" w:rsidRPr="00C129EB" w:rsidRDefault="0017301F" w:rsidP="0017301F">
      <w:pPr>
        <w:rPr>
          <w:rFonts w:ascii="Courier New" w:hAnsi="Courier New" w:cs="Courier New"/>
        </w:rPr>
      </w:pPr>
      <w:r w:rsidRPr="00C129EB">
        <w:rPr>
          <w:rFonts w:ascii="Courier New" w:hAnsi="Courier New" w:cs="Courier New"/>
        </w:rPr>
        <w:t>[3, 4, 5]</w:t>
      </w:r>
    </w:p>
    <w:p w:rsidR="0017301F" w:rsidRPr="00C129EB" w:rsidRDefault="0017301F" w:rsidP="0017301F">
      <w:pPr>
        <w:rPr>
          <w:rFonts w:ascii="Courier New" w:hAnsi="Courier New" w:cs="Courier New"/>
        </w:rPr>
      </w:pPr>
      <w:r w:rsidRPr="00C129EB">
        <w:rPr>
          <w:rFonts w:ascii="Courier New" w:hAnsi="Courier New" w:cs="Courier New"/>
        </w:rPr>
        <w:t>&gt;&gt;&gt; args = [3, 6]</w:t>
      </w:r>
    </w:p>
    <w:p w:rsidR="0017301F" w:rsidRPr="00C129EB" w:rsidRDefault="0017301F" w:rsidP="0017301F">
      <w:pPr>
        <w:rPr>
          <w:rFonts w:ascii="Courier New" w:hAnsi="Courier New" w:cs="Courier New"/>
        </w:rPr>
      </w:pPr>
      <w:r w:rsidRPr="00C129EB">
        <w:rPr>
          <w:rFonts w:ascii="Courier New" w:hAnsi="Courier New" w:cs="Courier New"/>
        </w:rPr>
        <w:t>&gt;&gt;</w:t>
      </w:r>
      <w:r>
        <w:rPr>
          <w:rFonts w:ascii="Courier New" w:hAnsi="Courier New" w:cs="Courier New"/>
        </w:rPr>
        <w:t>&gt; list(range(*args))  #</w:t>
      </w:r>
      <w:r w:rsidRPr="00C129EB">
        <w:rPr>
          <w:rFonts w:ascii="Courier New" w:hAnsi="Courier New" w:cs="Courier New"/>
        </w:rPr>
        <w:t>call with arguments unpacked from a list</w:t>
      </w:r>
    </w:p>
    <w:p w:rsidR="0017301F" w:rsidRDefault="0017301F" w:rsidP="0017301F">
      <w:pPr>
        <w:rPr>
          <w:rFonts w:ascii="Courier New" w:hAnsi="Courier New" w:cs="Courier New"/>
        </w:rPr>
      </w:pPr>
      <w:r w:rsidRPr="00C129EB">
        <w:rPr>
          <w:rFonts w:ascii="Courier New" w:hAnsi="Courier New" w:cs="Courier New"/>
        </w:rPr>
        <w:t>[3, 4, 5]</w:t>
      </w:r>
    </w:p>
    <w:p w:rsidR="0017301F" w:rsidRDefault="0017301F" w:rsidP="0017301F">
      <w:pPr>
        <w:spacing w:after="0"/>
        <w:ind w:left="0"/>
      </w:pPr>
      <w:r>
        <w:br w:type="page"/>
      </w:r>
    </w:p>
    <w:p w:rsidR="0017301F" w:rsidRDefault="0017301F" w:rsidP="0017301F">
      <w:r>
        <w:lastRenderedPageBreak/>
        <w:t xml:space="preserve">In the same fashion, dictionaries can deliver keyword arguments with the </w:t>
      </w:r>
      <w:r w:rsidRPr="00C129EB">
        <w:rPr>
          <w:rFonts w:ascii="Courier New" w:hAnsi="Courier New" w:cs="Courier New"/>
        </w:rPr>
        <w:t>**</w:t>
      </w:r>
      <w:r>
        <w:t>-operator.</w:t>
      </w:r>
    </w:p>
    <w:p w:rsidR="0017301F" w:rsidRPr="00C129EB" w:rsidRDefault="0017301F" w:rsidP="0017301F">
      <w:pPr>
        <w:rPr>
          <w:b/>
        </w:rPr>
      </w:pPr>
      <w:r w:rsidRPr="00C129EB">
        <w:rPr>
          <w:b/>
        </w:rPr>
        <w:t>Example:</w:t>
      </w:r>
    </w:p>
    <w:p w:rsidR="0017301F" w:rsidRPr="00C129EB" w:rsidRDefault="0017301F" w:rsidP="0017301F">
      <w:pPr>
        <w:rPr>
          <w:rFonts w:ascii="Courier New" w:hAnsi="Courier New" w:cs="Courier New"/>
        </w:rPr>
      </w:pPr>
      <w:r w:rsidRPr="00C129EB">
        <w:rPr>
          <w:rFonts w:ascii="Courier New" w:hAnsi="Courier New" w:cs="Courier New"/>
        </w:rPr>
        <w:t>&gt;&gt;&gt; def parrot(voltage, state='a stiff', action='voom'):</w:t>
      </w:r>
    </w:p>
    <w:p w:rsidR="0017301F" w:rsidRPr="00C129EB" w:rsidRDefault="0017301F" w:rsidP="0017301F">
      <w:pPr>
        <w:rPr>
          <w:rFonts w:ascii="Courier New" w:hAnsi="Courier New" w:cs="Courier New"/>
        </w:rPr>
      </w:pPr>
      <w:r w:rsidRPr="00C129EB">
        <w:rPr>
          <w:rFonts w:ascii="Courier New" w:hAnsi="Courier New" w:cs="Courier New"/>
        </w:rPr>
        <w:t>...     print("-- This parrot wouldn't", action, end=' ')</w:t>
      </w:r>
    </w:p>
    <w:p w:rsidR="0017301F" w:rsidRPr="00C129EB" w:rsidRDefault="0017301F" w:rsidP="0017301F">
      <w:pPr>
        <w:rPr>
          <w:rFonts w:ascii="Courier New" w:hAnsi="Courier New" w:cs="Courier New"/>
        </w:rPr>
      </w:pPr>
      <w:r w:rsidRPr="00C129EB">
        <w:rPr>
          <w:rFonts w:ascii="Courier New" w:hAnsi="Courier New" w:cs="Courier New"/>
        </w:rPr>
        <w:t>...     print("if you put", voltage, "volts through it.", end=' ')</w:t>
      </w:r>
    </w:p>
    <w:p w:rsidR="0017301F" w:rsidRPr="00C129EB" w:rsidRDefault="0017301F" w:rsidP="0017301F">
      <w:pPr>
        <w:rPr>
          <w:rFonts w:ascii="Courier New" w:hAnsi="Courier New" w:cs="Courier New"/>
        </w:rPr>
      </w:pPr>
      <w:r w:rsidRPr="00C129EB">
        <w:rPr>
          <w:rFonts w:ascii="Courier New" w:hAnsi="Courier New" w:cs="Courier New"/>
        </w:rPr>
        <w:t>...     print("E's", state, "!")</w:t>
      </w:r>
    </w:p>
    <w:p w:rsidR="0017301F" w:rsidRPr="00C129EB" w:rsidRDefault="0017301F" w:rsidP="0017301F">
      <w:pPr>
        <w:rPr>
          <w:rFonts w:ascii="Courier New" w:hAnsi="Courier New" w:cs="Courier New"/>
        </w:rPr>
      </w:pPr>
      <w:r w:rsidRPr="00C129EB">
        <w:rPr>
          <w:rFonts w:ascii="Courier New" w:hAnsi="Courier New" w:cs="Courier New"/>
        </w:rPr>
        <w:t>...</w:t>
      </w:r>
    </w:p>
    <w:p w:rsidR="0017301F" w:rsidRPr="00C129EB" w:rsidRDefault="0017301F" w:rsidP="0017301F">
      <w:pPr>
        <w:rPr>
          <w:rFonts w:ascii="Courier New" w:hAnsi="Courier New" w:cs="Courier New"/>
        </w:rPr>
      </w:pPr>
      <w:r w:rsidRPr="00C129EB">
        <w:rPr>
          <w:rFonts w:ascii="Courier New" w:hAnsi="Courier New" w:cs="Courier New"/>
        </w:rPr>
        <w:t>&gt;&gt;&gt; d = {"voltage": "four million", "state": "bleedin' demised", "action": "VOOM"}</w:t>
      </w:r>
    </w:p>
    <w:p w:rsidR="0017301F" w:rsidRPr="00C129EB" w:rsidRDefault="0017301F" w:rsidP="0017301F">
      <w:pPr>
        <w:rPr>
          <w:rFonts w:ascii="Courier New" w:hAnsi="Courier New" w:cs="Courier New"/>
        </w:rPr>
      </w:pPr>
      <w:r w:rsidRPr="00C129EB">
        <w:rPr>
          <w:rFonts w:ascii="Courier New" w:hAnsi="Courier New" w:cs="Courier New"/>
        </w:rPr>
        <w:t>&gt;&gt;&gt; parrot(**d)</w:t>
      </w:r>
    </w:p>
    <w:p w:rsidR="0017301F" w:rsidRDefault="0017301F" w:rsidP="0017301F">
      <w:r w:rsidRPr="00C129EB">
        <w:rPr>
          <w:rFonts w:ascii="Courier New" w:hAnsi="Courier New" w:cs="Courier New"/>
        </w:rPr>
        <w:t>-- This parrot wouldn't VOOM if you put four million volts through it. E's bleedin' demised !</w:t>
      </w:r>
    </w:p>
    <w:p w:rsidR="0017301F" w:rsidRDefault="0017301F" w:rsidP="0017301F">
      <w:pPr>
        <w:spacing w:after="0" w:line="276" w:lineRule="auto"/>
        <w:ind w:left="0"/>
      </w:pPr>
    </w:p>
    <w:p w:rsidR="0017301F" w:rsidRDefault="0017301F" w:rsidP="0017301F">
      <w:pPr>
        <w:pStyle w:val="Heading3"/>
      </w:pPr>
      <w:bookmarkStart w:id="179" w:name="_Toc514938505"/>
      <w:bookmarkStart w:id="180" w:name="_Toc515037877"/>
      <w:r>
        <w:t>Difference between Arguments and Parameters</w:t>
      </w:r>
      <w:bookmarkEnd w:id="179"/>
      <w:bookmarkEnd w:id="180"/>
    </w:p>
    <w:p w:rsidR="0017301F" w:rsidRDefault="0017301F" w:rsidP="0017301F">
      <w:pPr>
        <w:spacing w:after="0" w:line="276" w:lineRule="auto"/>
        <w:ind w:left="720"/>
      </w:pPr>
      <w:r>
        <w:t xml:space="preserve">Parameters are defined by the names that appear in a function definition, whereas arguments are the values actually passed to a function when calling it. Parameters define what types of arguments a function can accept. </w:t>
      </w:r>
    </w:p>
    <w:p w:rsidR="0017301F" w:rsidRDefault="0017301F" w:rsidP="0017301F">
      <w:pPr>
        <w:spacing w:after="0" w:line="276" w:lineRule="auto"/>
        <w:ind w:left="720"/>
      </w:pPr>
      <w:r>
        <w:rPr>
          <w:b/>
        </w:rPr>
        <w:t>E</w:t>
      </w:r>
      <w:r w:rsidRPr="005279D5">
        <w:rPr>
          <w:b/>
        </w:rPr>
        <w:t>xample</w:t>
      </w:r>
      <w:r w:rsidRPr="005279D5">
        <w:rPr>
          <w:i/>
          <w:sz w:val="20"/>
        </w:rPr>
        <w:t>(given the function definition)</w:t>
      </w:r>
      <w:r>
        <w:t>:</w:t>
      </w:r>
    </w:p>
    <w:p w:rsidR="0017301F" w:rsidRPr="005279D5" w:rsidRDefault="0017301F" w:rsidP="0017301F">
      <w:pPr>
        <w:spacing w:after="0" w:line="276" w:lineRule="auto"/>
        <w:ind w:left="0" w:firstLine="720"/>
        <w:rPr>
          <w:rFonts w:ascii="Courier New" w:hAnsi="Courier New" w:cs="Courier New"/>
        </w:rPr>
      </w:pPr>
      <w:r w:rsidRPr="005279D5">
        <w:rPr>
          <w:rFonts w:ascii="Courier New" w:hAnsi="Courier New" w:cs="Courier New"/>
        </w:rPr>
        <w:t>def func(foo, bar=None, **kwargs):</w:t>
      </w:r>
    </w:p>
    <w:p w:rsidR="0017301F" w:rsidRPr="005279D5" w:rsidRDefault="0017301F" w:rsidP="0017301F">
      <w:pPr>
        <w:spacing w:after="0" w:line="276" w:lineRule="auto"/>
        <w:ind w:left="0" w:firstLine="720"/>
        <w:rPr>
          <w:rFonts w:ascii="Courier New" w:hAnsi="Courier New" w:cs="Courier New"/>
        </w:rPr>
      </w:pPr>
      <w:r w:rsidRPr="005279D5">
        <w:rPr>
          <w:rFonts w:ascii="Courier New" w:hAnsi="Courier New" w:cs="Courier New"/>
        </w:rPr>
        <w:t xml:space="preserve">    pass</w:t>
      </w:r>
    </w:p>
    <w:p w:rsidR="0017301F" w:rsidRDefault="0017301F" w:rsidP="0017301F">
      <w:pPr>
        <w:spacing w:after="0" w:line="276" w:lineRule="auto"/>
        <w:ind w:left="720"/>
      </w:pPr>
      <w:r w:rsidRPr="005279D5">
        <w:rPr>
          <w:rFonts w:ascii="Courier New" w:hAnsi="Courier New" w:cs="Courier New"/>
        </w:rPr>
        <w:t>foo</w:t>
      </w:r>
      <w:r>
        <w:t xml:space="preserve">, </w:t>
      </w:r>
      <w:r w:rsidRPr="005279D5">
        <w:rPr>
          <w:rFonts w:ascii="Courier New" w:hAnsi="Courier New" w:cs="Courier New"/>
        </w:rPr>
        <w:t>bar</w:t>
      </w:r>
      <w:r>
        <w:t xml:space="preserve"> and </w:t>
      </w:r>
      <w:r w:rsidRPr="005279D5">
        <w:rPr>
          <w:rFonts w:ascii="Courier New" w:hAnsi="Courier New" w:cs="Courier New"/>
        </w:rPr>
        <w:t>kwargs</w:t>
      </w:r>
      <w:r>
        <w:t xml:space="preserve"> are parameters of </w:t>
      </w:r>
      <w:r w:rsidRPr="005279D5">
        <w:rPr>
          <w:rFonts w:ascii="Courier New" w:hAnsi="Courier New" w:cs="Courier New"/>
        </w:rPr>
        <w:t>func</w:t>
      </w:r>
      <w:r>
        <w:t xml:space="preserve">. However, when calling </w:t>
      </w:r>
      <w:r w:rsidRPr="005279D5">
        <w:rPr>
          <w:rFonts w:ascii="Courier New" w:hAnsi="Courier New" w:cs="Courier New"/>
        </w:rPr>
        <w:t>func</w:t>
      </w:r>
      <w:r>
        <w:t xml:space="preserve">, </w:t>
      </w:r>
    </w:p>
    <w:p w:rsidR="0017301F" w:rsidRDefault="0017301F" w:rsidP="0017301F">
      <w:pPr>
        <w:spacing w:after="0" w:line="276" w:lineRule="auto"/>
        <w:ind w:left="0" w:firstLine="720"/>
        <w:rPr>
          <w:rFonts w:ascii="Courier New" w:hAnsi="Courier New" w:cs="Courier New"/>
        </w:rPr>
      </w:pPr>
    </w:p>
    <w:p w:rsidR="0017301F" w:rsidRPr="005279D5" w:rsidRDefault="0017301F" w:rsidP="0017301F">
      <w:pPr>
        <w:spacing w:after="0" w:line="276" w:lineRule="auto"/>
        <w:ind w:left="0" w:firstLine="720"/>
        <w:rPr>
          <w:rFonts w:ascii="Courier New" w:hAnsi="Courier New" w:cs="Courier New"/>
        </w:rPr>
      </w:pPr>
      <w:r w:rsidRPr="005279D5">
        <w:rPr>
          <w:rFonts w:ascii="Courier New" w:hAnsi="Courier New" w:cs="Courier New"/>
        </w:rPr>
        <w:t>func(42, bar=314, extra=somevar)</w:t>
      </w:r>
    </w:p>
    <w:p w:rsidR="0017301F" w:rsidRDefault="0017301F" w:rsidP="0017301F">
      <w:pPr>
        <w:spacing w:after="0" w:line="276" w:lineRule="auto"/>
        <w:ind w:left="0" w:firstLine="720"/>
      </w:pPr>
      <w:r>
        <w:t xml:space="preserve">the values </w:t>
      </w:r>
      <w:r w:rsidRPr="005279D5">
        <w:rPr>
          <w:rFonts w:ascii="Courier New" w:hAnsi="Courier New" w:cs="Courier New"/>
        </w:rPr>
        <w:t>42</w:t>
      </w:r>
      <w:r>
        <w:t xml:space="preserve">, </w:t>
      </w:r>
      <w:r w:rsidRPr="005279D5">
        <w:rPr>
          <w:rFonts w:ascii="Courier New" w:hAnsi="Courier New" w:cs="Courier New"/>
        </w:rPr>
        <w:t>314</w:t>
      </w:r>
      <w:r>
        <w:t xml:space="preserve">, and </w:t>
      </w:r>
      <w:r w:rsidRPr="005279D5">
        <w:rPr>
          <w:rFonts w:ascii="Courier New" w:hAnsi="Courier New" w:cs="Courier New"/>
        </w:rPr>
        <w:t>somevar</w:t>
      </w:r>
      <w:r>
        <w:t xml:space="preserve"> are arguments.</w:t>
      </w:r>
    </w:p>
    <w:p w:rsidR="0017301F" w:rsidRPr="00321136" w:rsidRDefault="0017301F" w:rsidP="0017301F">
      <w:pPr>
        <w:spacing w:after="0"/>
        <w:ind w:left="0"/>
        <w:rPr>
          <w:rFonts w:asciiTheme="majorHAnsi" w:hAnsiTheme="majorHAnsi"/>
          <w:color w:val="003366"/>
          <w:kern w:val="28"/>
          <w:sz w:val="32"/>
          <w:szCs w:val="32"/>
        </w:rPr>
      </w:pPr>
      <w:r>
        <w:br w:type="page"/>
      </w:r>
    </w:p>
    <w:p w:rsidR="0017301F" w:rsidRDefault="0017301F" w:rsidP="0017301F">
      <w:pPr>
        <w:pStyle w:val="Heading2"/>
      </w:pPr>
      <w:bookmarkStart w:id="181" w:name="_Toc514938506"/>
      <w:bookmarkStart w:id="182" w:name="_Toc515037878"/>
      <w:r>
        <w:lastRenderedPageBreak/>
        <w:t>Function Objects</w:t>
      </w:r>
      <w:bookmarkEnd w:id="181"/>
      <w:bookmarkEnd w:id="182"/>
    </w:p>
    <w:p w:rsidR="0017301F" w:rsidRDefault="0017301F" w:rsidP="0017301F">
      <w:r w:rsidRPr="005F12CA">
        <w:t>A function object refers to the fact that Python treats functions first class objects. This allows Python to use certain techniques from functional programming, particularly the passing of functions in ways similar to how you would pass any other object li</w:t>
      </w:r>
      <w:r>
        <w:t>ke a String or an Array</w:t>
      </w:r>
    </w:p>
    <w:p w:rsidR="0017301F" w:rsidRPr="00CD438A" w:rsidRDefault="0017301F" w:rsidP="0017301F">
      <w:pPr>
        <w:pStyle w:val="Heading2"/>
      </w:pPr>
      <w:bookmarkStart w:id="183" w:name="_Toc514938507"/>
      <w:bookmarkStart w:id="184" w:name="_Toc515037879"/>
      <w:r w:rsidRPr="00CD438A">
        <w:t>The Anonymous Functions</w:t>
      </w:r>
      <w:bookmarkEnd w:id="183"/>
      <w:bookmarkEnd w:id="184"/>
    </w:p>
    <w:p w:rsidR="0017301F" w:rsidRPr="00CD438A" w:rsidRDefault="0017301F" w:rsidP="0017301F">
      <w:pPr>
        <w:rPr>
          <w:sz w:val="20"/>
          <w:szCs w:val="20"/>
        </w:rPr>
      </w:pPr>
      <w:r w:rsidRPr="00CD438A">
        <w:t xml:space="preserve">The Anonymous functions are called anonymous because they are not declared in the standard manner by using the </w:t>
      </w:r>
      <w:r w:rsidRPr="00CD438A">
        <w:rPr>
          <w:rFonts w:ascii="Courier New" w:hAnsi="Courier New" w:cs="Courier New"/>
          <w:iCs/>
        </w:rPr>
        <w:t>def</w:t>
      </w:r>
      <w:r w:rsidRPr="00CD438A">
        <w:t xml:space="preserve">keyword. You can use the </w:t>
      </w:r>
      <w:r w:rsidRPr="00CD438A">
        <w:rPr>
          <w:rFonts w:ascii="Courier New" w:hAnsi="Courier New" w:cs="Courier New"/>
          <w:iCs/>
        </w:rPr>
        <w:t>lambda</w:t>
      </w:r>
      <w:r w:rsidRPr="00CD438A">
        <w:t xml:space="preserve"> keyword to create small anonymous functions.</w:t>
      </w:r>
    </w:p>
    <w:p w:rsidR="0017301F" w:rsidRPr="00CD438A" w:rsidRDefault="0017301F" w:rsidP="00B629BA">
      <w:pPr>
        <w:pStyle w:val="ListParagraph"/>
        <w:numPr>
          <w:ilvl w:val="0"/>
          <w:numId w:val="65"/>
        </w:numPr>
      </w:pPr>
      <w:r w:rsidRPr="00CD438A">
        <w:t xml:space="preserve">Lambda forms can take any number of arguments but return just one value in the form of an expression. They cannot contain commands or multiple expressions. </w:t>
      </w:r>
    </w:p>
    <w:p w:rsidR="0017301F" w:rsidRPr="00CD438A" w:rsidRDefault="0017301F" w:rsidP="00B629BA">
      <w:pPr>
        <w:pStyle w:val="ListParagraph"/>
        <w:numPr>
          <w:ilvl w:val="0"/>
          <w:numId w:val="65"/>
        </w:numPr>
      </w:pPr>
      <w:r w:rsidRPr="00CD438A">
        <w:t>An anonymous function cannot be a direct call to print because lambda requires an expression</w:t>
      </w:r>
    </w:p>
    <w:p w:rsidR="0017301F" w:rsidRDefault="0017301F" w:rsidP="0017301F">
      <w:pPr>
        <w:pStyle w:val="Heading2"/>
      </w:pPr>
      <w:bookmarkStart w:id="185" w:name="_Toc514938508"/>
      <w:bookmarkStart w:id="186" w:name="_Toc515037880"/>
      <w:r>
        <w:t>Lambda Functions</w:t>
      </w:r>
      <w:bookmarkEnd w:id="185"/>
      <w:bookmarkEnd w:id="186"/>
    </w:p>
    <w:p w:rsidR="0017301F" w:rsidRPr="006D290A" w:rsidRDefault="0017301F" w:rsidP="0017301F">
      <w:pPr>
        <w:rPr>
          <w:lang w:val="en-IN"/>
        </w:rPr>
      </w:pPr>
      <w:r w:rsidRPr="006D290A">
        <w:rPr>
          <w:lang w:val="en-IN"/>
        </w:rPr>
        <w:t xml:space="preserve">Lambda expressions (sometimes called lambda forms) are used to create anonymous functions. The expression </w:t>
      </w:r>
      <w:r w:rsidRPr="00B5035E">
        <w:rPr>
          <w:rFonts w:ascii="Courier New" w:hAnsi="Courier New" w:cs="Courier New"/>
          <w:lang w:val="en-IN"/>
        </w:rPr>
        <w:t>lambda arguments: expression</w:t>
      </w:r>
      <w:r w:rsidRPr="006D290A">
        <w:rPr>
          <w:lang w:val="en-IN"/>
        </w:rPr>
        <w:t xml:space="preserve"> yields a function object. The unnamed object behaves like a function object defined with:</w:t>
      </w:r>
    </w:p>
    <w:p w:rsidR="0017301F" w:rsidRPr="00B5035E" w:rsidRDefault="0017301F" w:rsidP="0017301F">
      <w:pPr>
        <w:rPr>
          <w:rFonts w:ascii="Courier New" w:hAnsi="Courier New" w:cs="Courier New"/>
          <w:lang w:val="en-IN"/>
        </w:rPr>
      </w:pPr>
      <w:r w:rsidRPr="00B5035E">
        <w:rPr>
          <w:rFonts w:ascii="Courier New" w:hAnsi="Courier New" w:cs="Courier New"/>
          <w:lang w:val="en-IN"/>
        </w:rPr>
        <w:t>def &lt;lambda&gt;(arguments):</w:t>
      </w:r>
    </w:p>
    <w:p w:rsidR="0017301F" w:rsidRDefault="0017301F" w:rsidP="0017301F">
      <w:pPr>
        <w:rPr>
          <w:lang w:val="en-IN"/>
        </w:rPr>
      </w:pPr>
      <w:r w:rsidRPr="00B5035E">
        <w:rPr>
          <w:rFonts w:ascii="Courier New" w:hAnsi="Courier New" w:cs="Courier New"/>
          <w:lang w:val="en-IN"/>
        </w:rPr>
        <w:t xml:space="preserve">    return expression</w:t>
      </w:r>
    </w:p>
    <w:p w:rsidR="0017301F" w:rsidRDefault="0017301F" w:rsidP="0017301F">
      <w:pPr>
        <w:rPr>
          <w:lang w:val="en-IN"/>
        </w:rPr>
      </w:pPr>
      <w:r w:rsidRPr="00910B4F">
        <w:rPr>
          <w:lang w:val="en-IN"/>
        </w:rPr>
        <w:t>Lambda functions can be used wherever function objects are required. They are syntactically restricted to a single expression. Semantically, they are just syntactic sugar for a normal function definition. Like nested function definitions, lambda functions can reference variables from the containing scope:</w:t>
      </w:r>
    </w:p>
    <w:p w:rsidR="0017301F" w:rsidRDefault="0017301F" w:rsidP="0017301F">
      <w:pPr>
        <w:rPr>
          <w:lang w:val="en-IN"/>
        </w:rPr>
      </w:pPr>
      <w:r w:rsidRPr="00D33B0B">
        <w:rPr>
          <w:b/>
          <w:lang w:val="en-IN"/>
        </w:rPr>
        <w:t>Example</w:t>
      </w:r>
      <w:r>
        <w:rPr>
          <w:lang w:val="en-IN"/>
        </w:rPr>
        <w:t>:</w:t>
      </w:r>
    </w:p>
    <w:p w:rsidR="0017301F" w:rsidRDefault="0017301F" w:rsidP="0017301F">
      <w:pPr>
        <w:rPr>
          <w:rFonts w:ascii="Courier New" w:hAnsi="Courier New" w:cs="Courier New"/>
          <w:lang w:val="en-IN"/>
        </w:rPr>
      </w:pPr>
      <w:r w:rsidRPr="00446E3E">
        <w:rPr>
          <w:rFonts w:ascii="Courier New" w:hAnsi="Courier New" w:cs="Courier New"/>
          <w:lang w:val="en-IN"/>
        </w:rPr>
        <w:t># Program to show the use of lambda functions</w:t>
      </w:r>
    </w:p>
    <w:p w:rsidR="0017301F" w:rsidRPr="00446E3E" w:rsidRDefault="0017301F" w:rsidP="0017301F">
      <w:pPr>
        <w:rPr>
          <w:rFonts w:ascii="Courier New" w:hAnsi="Courier New" w:cs="Courier New"/>
          <w:lang w:val="en-IN"/>
        </w:rPr>
      </w:pPr>
    </w:p>
    <w:p w:rsidR="0017301F" w:rsidRPr="00446E3E" w:rsidRDefault="0017301F" w:rsidP="0017301F">
      <w:pPr>
        <w:rPr>
          <w:rFonts w:ascii="Courier New" w:hAnsi="Courier New" w:cs="Courier New"/>
          <w:lang w:val="en-IN"/>
        </w:rPr>
      </w:pPr>
      <w:r w:rsidRPr="00446E3E">
        <w:rPr>
          <w:rFonts w:ascii="Courier New" w:hAnsi="Courier New" w:cs="Courier New"/>
          <w:lang w:val="en-IN"/>
        </w:rPr>
        <w:t>double = lambda x: x * 2</w:t>
      </w:r>
    </w:p>
    <w:p w:rsidR="0017301F" w:rsidRPr="00446E3E" w:rsidRDefault="0017301F" w:rsidP="0017301F">
      <w:pPr>
        <w:rPr>
          <w:rFonts w:ascii="Courier New" w:hAnsi="Courier New" w:cs="Courier New"/>
          <w:lang w:val="en-IN"/>
        </w:rPr>
      </w:pPr>
    </w:p>
    <w:p w:rsidR="0017301F" w:rsidRPr="00446E3E" w:rsidRDefault="0017301F" w:rsidP="0017301F">
      <w:pPr>
        <w:rPr>
          <w:rFonts w:ascii="Courier New" w:hAnsi="Courier New" w:cs="Courier New"/>
          <w:lang w:val="en-IN"/>
        </w:rPr>
      </w:pPr>
      <w:r w:rsidRPr="00446E3E">
        <w:rPr>
          <w:rFonts w:ascii="Courier New" w:hAnsi="Courier New" w:cs="Courier New"/>
          <w:lang w:val="en-IN"/>
        </w:rPr>
        <w:t># Output: 10</w:t>
      </w:r>
    </w:p>
    <w:p w:rsidR="0017301F" w:rsidRDefault="0017301F" w:rsidP="0017301F">
      <w:pPr>
        <w:rPr>
          <w:rFonts w:ascii="Courier New" w:hAnsi="Courier New" w:cs="Courier New"/>
          <w:lang w:val="en-IN"/>
        </w:rPr>
      </w:pPr>
      <w:r w:rsidRPr="00446E3E">
        <w:rPr>
          <w:rFonts w:ascii="Courier New" w:hAnsi="Courier New" w:cs="Courier New"/>
          <w:lang w:val="en-IN"/>
        </w:rPr>
        <w:t>print(double(5))</w:t>
      </w:r>
    </w:p>
    <w:p w:rsidR="0017301F" w:rsidRDefault="0017301F" w:rsidP="0017301F">
      <w:pPr>
        <w:rPr>
          <w:lang w:val="en-IN"/>
        </w:rPr>
      </w:pPr>
      <w:r w:rsidRPr="00910B4F">
        <w:rPr>
          <w:lang w:val="en-IN"/>
        </w:rPr>
        <w:t xml:space="preserve">The above example uses a lambda expression to </w:t>
      </w:r>
      <w:r>
        <w:rPr>
          <w:lang w:val="en-IN"/>
        </w:rPr>
        <w:t>double the input value</w:t>
      </w:r>
      <w:r w:rsidRPr="00910B4F">
        <w:rPr>
          <w:lang w:val="en-IN"/>
        </w:rPr>
        <w:t xml:space="preserve">. </w:t>
      </w:r>
    </w:p>
    <w:p w:rsidR="0017301F" w:rsidRDefault="0017301F" w:rsidP="0017301F">
      <w:pPr>
        <w:rPr>
          <w:lang w:val="en-IN"/>
        </w:rPr>
      </w:pPr>
      <w:r w:rsidRPr="00910B4F">
        <w:rPr>
          <w:lang w:val="en-IN"/>
        </w:rPr>
        <w:t xml:space="preserve">Another use is to pass </w:t>
      </w:r>
      <w:r>
        <w:rPr>
          <w:lang w:val="en-IN"/>
        </w:rPr>
        <w:t>a small function as an argument.</w:t>
      </w:r>
    </w:p>
    <w:p w:rsidR="0017301F" w:rsidRPr="00011B21" w:rsidRDefault="0017301F" w:rsidP="0017301F">
      <w:pPr>
        <w:rPr>
          <w:b/>
          <w:lang w:val="en-IN"/>
        </w:rPr>
      </w:pPr>
      <w:r w:rsidRPr="00011B21">
        <w:rPr>
          <w:b/>
          <w:lang w:val="en-IN"/>
        </w:rPr>
        <w:t>Example:</w:t>
      </w:r>
    </w:p>
    <w:p w:rsidR="0017301F" w:rsidRPr="00C734C9" w:rsidRDefault="0017301F" w:rsidP="0017301F">
      <w:pPr>
        <w:rPr>
          <w:rFonts w:ascii="Courier New" w:hAnsi="Courier New" w:cs="Courier New"/>
          <w:lang w:val="en-IN"/>
        </w:rPr>
      </w:pPr>
      <w:r w:rsidRPr="00C734C9">
        <w:rPr>
          <w:rFonts w:ascii="Courier New" w:hAnsi="Courier New" w:cs="Courier New"/>
          <w:lang w:val="en-IN"/>
        </w:rPr>
        <w:t>&gt;&gt;&gt; pairs = [(1, 'one'), (2, 'two'), (3, 'three'), (4, 'four')]</w:t>
      </w:r>
    </w:p>
    <w:p w:rsidR="0017301F" w:rsidRPr="00C734C9" w:rsidRDefault="0017301F" w:rsidP="0017301F">
      <w:pPr>
        <w:rPr>
          <w:rFonts w:ascii="Courier New" w:hAnsi="Courier New" w:cs="Courier New"/>
          <w:lang w:val="en-IN"/>
        </w:rPr>
      </w:pPr>
      <w:r w:rsidRPr="00C734C9">
        <w:rPr>
          <w:rFonts w:ascii="Courier New" w:hAnsi="Courier New" w:cs="Courier New"/>
          <w:lang w:val="en-IN"/>
        </w:rPr>
        <w:t>&gt;&gt;&gt; pairs.sort(key=lambda pair: pair[1])</w:t>
      </w:r>
    </w:p>
    <w:p w:rsidR="0017301F" w:rsidRPr="00C734C9" w:rsidRDefault="0017301F" w:rsidP="0017301F">
      <w:pPr>
        <w:rPr>
          <w:rFonts w:ascii="Courier New" w:hAnsi="Courier New" w:cs="Courier New"/>
          <w:lang w:val="en-IN"/>
        </w:rPr>
      </w:pPr>
      <w:r w:rsidRPr="00C734C9">
        <w:rPr>
          <w:rFonts w:ascii="Courier New" w:hAnsi="Courier New" w:cs="Courier New"/>
          <w:lang w:val="en-IN"/>
        </w:rPr>
        <w:t>&gt;&gt;&gt; pairs</w:t>
      </w:r>
    </w:p>
    <w:p w:rsidR="0017301F" w:rsidRDefault="0017301F" w:rsidP="0017301F">
      <w:pPr>
        <w:rPr>
          <w:rFonts w:ascii="Courier New" w:hAnsi="Courier New" w:cs="Courier New"/>
          <w:lang w:val="en-IN"/>
        </w:rPr>
      </w:pPr>
      <w:r w:rsidRPr="00C734C9">
        <w:rPr>
          <w:rFonts w:ascii="Courier New" w:hAnsi="Courier New" w:cs="Courier New"/>
          <w:lang w:val="en-IN"/>
        </w:rPr>
        <w:t>[(4, 'four'), (1, 'one'), (3, 'three'), (2, 'two')]</w:t>
      </w:r>
    </w:p>
    <w:p w:rsidR="0017301F" w:rsidRDefault="0017301F" w:rsidP="0017301F">
      <w:pPr>
        <w:pStyle w:val="Heading2"/>
      </w:pPr>
      <w:bookmarkStart w:id="187" w:name="_Toc514938509"/>
      <w:bookmarkStart w:id="188" w:name="_Toc515037881"/>
      <w:r>
        <w:lastRenderedPageBreak/>
        <w:t>Recursive Functions</w:t>
      </w:r>
      <w:bookmarkEnd w:id="187"/>
      <w:bookmarkEnd w:id="188"/>
    </w:p>
    <w:p w:rsidR="0017301F" w:rsidRDefault="0017301F" w:rsidP="0017301F">
      <w:r>
        <w:t>Recursion is the process of defining something in terms of itself.</w:t>
      </w:r>
    </w:p>
    <w:p w:rsidR="0017301F" w:rsidRDefault="0017301F" w:rsidP="0017301F">
      <w:r>
        <w:t>A real world example would be to place two parallel mirrors facing each other. Any object in between them would be reflected recursively.</w:t>
      </w:r>
    </w:p>
    <w:p w:rsidR="0017301F" w:rsidRDefault="0017301F" w:rsidP="0017301F">
      <w:r>
        <w:t>In Python, a function can call other functions as well as it can call itself. A function that can call itself is termed as a recursive function.</w:t>
      </w:r>
    </w:p>
    <w:p w:rsidR="0017301F" w:rsidRDefault="0017301F" w:rsidP="0017301F">
      <w:r w:rsidRPr="00B55397">
        <w:rPr>
          <w:b/>
        </w:rPr>
        <w:t xml:space="preserve">Example </w:t>
      </w:r>
      <w:r w:rsidRPr="00B55397">
        <w:rPr>
          <w:i/>
          <w:sz w:val="20"/>
        </w:rPr>
        <w:t>(a recursive function to find the factorial of an integer)</w:t>
      </w:r>
      <w:r w:rsidRPr="00B55397">
        <w:rPr>
          <w:b/>
        </w:rPr>
        <w:t>:</w:t>
      </w:r>
    </w:p>
    <w:p w:rsidR="0017301F" w:rsidRDefault="0017301F" w:rsidP="0017301F">
      <w:pPr>
        <w:rPr>
          <w:i/>
          <w:sz w:val="20"/>
          <w:szCs w:val="20"/>
        </w:rPr>
      </w:pPr>
      <w:r w:rsidRPr="00B55397">
        <w:rPr>
          <w:b/>
          <w:sz w:val="20"/>
          <w:szCs w:val="20"/>
        </w:rPr>
        <w:t>Note:</w:t>
      </w:r>
      <w:r w:rsidRPr="00B55397">
        <w:rPr>
          <w:i/>
          <w:sz w:val="20"/>
          <w:szCs w:val="20"/>
        </w:rPr>
        <w:t>Factorial of a number is the product of all the integers from 1 to that number. For example, the factorial of 6 (denoted as 6!) is 1*2*3*4*5*6 = 720.</w:t>
      </w:r>
    </w:p>
    <w:p w:rsidR="0017301F" w:rsidRPr="00B55397" w:rsidRDefault="0017301F" w:rsidP="0017301F">
      <w:pPr>
        <w:rPr>
          <w:rFonts w:ascii="Courier New" w:hAnsi="Courier New" w:cs="Courier New"/>
        </w:rPr>
      </w:pPr>
      <w:r w:rsidRPr="00B55397">
        <w:rPr>
          <w:rFonts w:ascii="Courier New" w:hAnsi="Courier New" w:cs="Courier New"/>
        </w:rPr>
        <w:t># An example of a recursive function to</w:t>
      </w:r>
    </w:p>
    <w:p w:rsidR="0017301F" w:rsidRPr="00B55397" w:rsidRDefault="0017301F" w:rsidP="0017301F">
      <w:pPr>
        <w:rPr>
          <w:rFonts w:ascii="Courier New" w:hAnsi="Courier New" w:cs="Courier New"/>
        </w:rPr>
      </w:pPr>
      <w:r w:rsidRPr="00B55397">
        <w:rPr>
          <w:rFonts w:ascii="Courier New" w:hAnsi="Courier New" w:cs="Courier New"/>
        </w:rPr>
        <w:t># find the factorial of a number</w:t>
      </w:r>
    </w:p>
    <w:p w:rsidR="0017301F" w:rsidRPr="00B55397" w:rsidRDefault="0017301F" w:rsidP="0017301F">
      <w:pPr>
        <w:rPr>
          <w:rFonts w:ascii="Courier New" w:hAnsi="Courier New" w:cs="Courier New"/>
        </w:rPr>
      </w:pPr>
      <w:r w:rsidRPr="00B55397">
        <w:rPr>
          <w:rFonts w:ascii="Courier New" w:hAnsi="Courier New" w:cs="Courier New"/>
        </w:rPr>
        <w:t>def calc_factorial(x):</w:t>
      </w:r>
    </w:p>
    <w:p w:rsidR="0017301F" w:rsidRPr="00B55397" w:rsidRDefault="0017301F" w:rsidP="0017301F">
      <w:pPr>
        <w:rPr>
          <w:rFonts w:ascii="Courier New" w:hAnsi="Courier New" w:cs="Courier New"/>
        </w:rPr>
      </w:pPr>
      <w:r w:rsidRPr="00B55397">
        <w:rPr>
          <w:rFonts w:ascii="Courier New" w:hAnsi="Courier New" w:cs="Courier New"/>
        </w:rPr>
        <w:t xml:space="preserve">    """This is a recursive function</w:t>
      </w:r>
    </w:p>
    <w:p w:rsidR="0017301F" w:rsidRPr="00B55397" w:rsidRDefault="0017301F" w:rsidP="0017301F">
      <w:pPr>
        <w:rPr>
          <w:rFonts w:ascii="Courier New" w:hAnsi="Courier New" w:cs="Courier New"/>
        </w:rPr>
      </w:pPr>
      <w:r w:rsidRPr="00B55397">
        <w:rPr>
          <w:rFonts w:ascii="Courier New" w:hAnsi="Courier New" w:cs="Courier New"/>
        </w:rPr>
        <w:t xml:space="preserve">    to find the factorial of an integer"""</w:t>
      </w:r>
    </w:p>
    <w:p w:rsidR="0017301F" w:rsidRPr="00B55397" w:rsidRDefault="0017301F" w:rsidP="0017301F">
      <w:pPr>
        <w:rPr>
          <w:rFonts w:ascii="Courier New" w:hAnsi="Courier New" w:cs="Courier New"/>
        </w:rPr>
      </w:pPr>
    </w:p>
    <w:p w:rsidR="0017301F" w:rsidRPr="00B55397" w:rsidRDefault="0017301F" w:rsidP="0017301F">
      <w:pPr>
        <w:rPr>
          <w:rFonts w:ascii="Courier New" w:hAnsi="Courier New" w:cs="Courier New"/>
        </w:rPr>
      </w:pPr>
      <w:r w:rsidRPr="00B55397">
        <w:rPr>
          <w:rFonts w:ascii="Courier New" w:hAnsi="Courier New" w:cs="Courier New"/>
        </w:rPr>
        <w:t xml:space="preserve">    if x == 1:</w:t>
      </w:r>
    </w:p>
    <w:p w:rsidR="0017301F" w:rsidRPr="00B55397" w:rsidRDefault="0017301F" w:rsidP="0017301F">
      <w:pPr>
        <w:rPr>
          <w:rFonts w:ascii="Courier New" w:hAnsi="Courier New" w:cs="Courier New"/>
        </w:rPr>
      </w:pPr>
      <w:r w:rsidRPr="00B55397">
        <w:rPr>
          <w:rFonts w:ascii="Courier New" w:hAnsi="Courier New" w:cs="Courier New"/>
        </w:rPr>
        <w:t xml:space="preserve">        return 1</w:t>
      </w:r>
    </w:p>
    <w:p w:rsidR="0017301F" w:rsidRPr="00B55397" w:rsidRDefault="0017301F" w:rsidP="0017301F">
      <w:pPr>
        <w:rPr>
          <w:rFonts w:ascii="Courier New" w:hAnsi="Courier New" w:cs="Courier New"/>
        </w:rPr>
      </w:pPr>
      <w:r w:rsidRPr="00B55397">
        <w:rPr>
          <w:rFonts w:ascii="Courier New" w:hAnsi="Courier New" w:cs="Courier New"/>
        </w:rPr>
        <w:t xml:space="preserve">    else:</w:t>
      </w:r>
    </w:p>
    <w:p w:rsidR="0017301F" w:rsidRPr="00B55397" w:rsidRDefault="0017301F" w:rsidP="0017301F">
      <w:pPr>
        <w:rPr>
          <w:rFonts w:ascii="Courier New" w:hAnsi="Courier New" w:cs="Courier New"/>
        </w:rPr>
      </w:pPr>
      <w:r w:rsidRPr="00B55397">
        <w:rPr>
          <w:rFonts w:ascii="Courier New" w:hAnsi="Courier New" w:cs="Courier New"/>
        </w:rPr>
        <w:t xml:space="preserve">        return (x * calc_factorial(x-1))</w:t>
      </w:r>
    </w:p>
    <w:p w:rsidR="0017301F" w:rsidRPr="00B55397" w:rsidRDefault="0017301F" w:rsidP="0017301F">
      <w:pPr>
        <w:rPr>
          <w:rFonts w:ascii="Courier New" w:hAnsi="Courier New" w:cs="Courier New"/>
        </w:rPr>
      </w:pPr>
    </w:p>
    <w:p w:rsidR="0017301F" w:rsidRPr="00B55397" w:rsidRDefault="0017301F" w:rsidP="0017301F">
      <w:pPr>
        <w:rPr>
          <w:rFonts w:ascii="Courier New" w:hAnsi="Courier New" w:cs="Courier New"/>
        </w:rPr>
      </w:pPr>
      <w:r w:rsidRPr="00B55397">
        <w:rPr>
          <w:rFonts w:ascii="Courier New" w:hAnsi="Courier New" w:cs="Courier New"/>
        </w:rPr>
        <w:t>num = 4</w:t>
      </w:r>
    </w:p>
    <w:p w:rsidR="0017301F" w:rsidRDefault="0017301F" w:rsidP="0017301F">
      <w:pPr>
        <w:rPr>
          <w:rFonts w:ascii="Courier New" w:hAnsi="Courier New" w:cs="Courier New"/>
        </w:rPr>
      </w:pPr>
      <w:r w:rsidRPr="00B55397">
        <w:rPr>
          <w:rFonts w:ascii="Courier New" w:hAnsi="Courier New" w:cs="Courier New"/>
        </w:rPr>
        <w:t>print("The factorial of", num, "is", calc_factorial(num))</w:t>
      </w:r>
    </w:p>
    <w:p w:rsidR="0017301F" w:rsidRPr="00817C67" w:rsidRDefault="0017301F" w:rsidP="0017301F">
      <w:pPr>
        <w:rPr>
          <w:rFonts w:asciiTheme="majorHAnsi" w:hAnsiTheme="majorHAnsi"/>
        </w:rPr>
      </w:pPr>
      <w:r w:rsidRPr="00817C67">
        <w:rPr>
          <w:rFonts w:asciiTheme="majorHAnsi" w:hAnsiTheme="majorHAnsi"/>
        </w:rPr>
        <w:t xml:space="preserve">In the above example, </w:t>
      </w:r>
      <w:r w:rsidRPr="004705A7">
        <w:rPr>
          <w:rFonts w:ascii="Courier New" w:hAnsi="Courier New" w:cs="Courier New"/>
        </w:rPr>
        <w:t>calc_factorial()</w:t>
      </w:r>
      <w:r w:rsidRPr="00817C67">
        <w:rPr>
          <w:rFonts w:asciiTheme="majorHAnsi" w:hAnsiTheme="majorHAnsi"/>
        </w:rPr>
        <w:t xml:space="preserve"> is a recursive functions as it calls itself.</w:t>
      </w:r>
    </w:p>
    <w:p w:rsidR="0017301F" w:rsidRPr="00817C67" w:rsidRDefault="0017301F" w:rsidP="0017301F">
      <w:pPr>
        <w:rPr>
          <w:rFonts w:asciiTheme="majorHAnsi" w:hAnsiTheme="majorHAnsi"/>
        </w:rPr>
      </w:pPr>
      <w:r w:rsidRPr="00817C67">
        <w:rPr>
          <w:rFonts w:asciiTheme="majorHAnsi" w:hAnsiTheme="majorHAnsi"/>
        </w:rPr>
        <w:t>When we call this function with a positive integer, it will recursively call itself by decreasing the number.</w:t>
      </w:r>
    </w:p>
    <w:p w:rsidR="0017301F" w:rsidRPr="00817C67" w:rsidRDefault="0017301F" w:rsidP="0017301F">
      <w:pPr>
        <w:rPr>
          <w:rFonts w:asciiTheme="majorHAnsi" w:hAnsiTheme="majorHAnsi"/>
        </w:rPr>
      </w:pPr>
      <w:r w:rsidRPr="00817C67">
        <w:rPr>
          <w:rFonts w:asciiTheme="majorHAnsi" w:hAnsiTheme="majorHAnsi"/>
        </w:rPr>
        <w:t>Each function call multiples the number with the factorial of number 1 until the number is equal to one. This recursive call can be explained in the following steps.</w:t>
      </w:r>
    </w:p>
    <w:p w:rsidR="0017301F" w:rsidRPr="004705A7" w:rsidRDefault="0017301F" w:rsidP="0017301F">
      <w:pPr>
        <w:rPr>
          <w:rFonts w:asciiTheme="majorHAnsi" w:hAnsiTheme="majorHAnsi"/>
          <w:b/>
        </w:rPr>
      </w:pPr>
      <w:r w:rsidRPr="004705A7">
        <w:rPr>
          <w:rFonts w:asciiTheme="majorHAnsi" w:hAnsiTheme="majorHAnsi"/>
          <w:b/>
        </w:rPr>
        <w:t>Example:</w:t>
      </w:r>
    </w:p>
    <w:p w:rsidR="0017301F" w:rsidRPr="004705A7" w:rsidRDefault="0017301F" w:rsidP="0017301F">
      <w:pPr>
        <w:rPr>
          <w:rFonts w:ascii="Courier New" w:hAnsi="Courier New" w:cs="Courier New"/>
        </w:rPr>
      </w:pPr>
      <w:r w:rsidRPr="004705A7">
        <w:rPr>
          <w:rFonts w:ascii="Courier New" w:hAnsi="Courier New" w:cs="Courier New"/>
        </w:rPr>
        <w:t>calc_factorial(4)              # 1st call with 4</w:t>
      </w:r>
    </w:p>
    <w:p w:rsidR="0017301F" w:rsidRPr="004705A7" w:rsidRDefault="0017301F" w:rsidP="0017301F">
      <w:pPr>
        <w:rPr>
          <w:rFonts w:ascii="Courier New" w:hAnsi="Courier New" w:cs="Courier New"/>
        </w:rPr>
      </w:pPr>
      <w:r w:rsidRPr="004705A7">
        <w:rPr>
          <w:rFonts w:ascii="Courier New" w:hAnsi="Courier New" w:cs="Courier New"/>
        </w:rPr>
        <w:t>4 * calc_factorial(3)          # 2nd call with 3</w:t>
      </w:r>
    </w:p>
    <w:p w:rsidR="0017301F" w:rsidRPr="004705A7" w:rsidRDefault="0017301F" w:rsidP="0017301F">
      <w:pPr>
        <w:rPr>
          <w:rFonts w:ascii="Courier New" w:hAnsi="Courier New" w:cs="Courier New"/>
        </w:rPr>
      </w:pPr>
      <w:r w:rsidRPr="004705A7">
        <w:rPr>
          <w:rFonts w:ascii="Courier New" w:hAnsi="Courier New" w:cs="Courier New"/>
        </w:rPr>
        <w:t>4 * 3 * calc_factorial(2)      # 3rd call with 2</w:t>
      </w:r>
    </w:p>
    <w:p w:rsidR="0017301F" w:rsidRPr="004705A7" w:rsidRDefault="0017301F" w:rsidP="0017301F">
      <w:pPr>
        <w:rPr>
          <w:rFonts w:ascii="Courier New" w:hAnsi="Courier New" w:cs="Courier New"/>
        </w:rPr>
      </w:pPr>
      <w:r w:rsidRPr="004705A7">
        <w:rPr>
          <w:rFonts w:ascii="Courier New" w:hAnsi="Courier New" w:cs="Courier New"/>
        </w:rPr>
        <w:t>4 * 3 * 2 * calc_factorial(1)  # 4th call with 1</w:t>
      </w:r>
    </w:p>
    <w:p w:rsidR="0017301F" w:rsidRPr="004705A7" w:rsidRDefault="0017301F" w:rsidP="0017301F">
      <w:pPr>
        <w:rPr>
          <w:rFonts w:ascii="Courier New" w:hAnsi="Courier New" w:cs="Courier New"/>
        </w:rPr>
      </w:pPr>
      <w:r w:rsidRPr="004705A7">
        <w:rPr>
          <w:rFonts w:ascii="Courier New" w:hAnsi="Courier New" w:cs="Courier New"/>
        </w:rPr>
        <w:t>4 * 3 * 2 * 1                  # return from 4th call as number=1</w:t>
      </w:r>
    </w:p>
    <w:p w:rsidR="0017301F" w:rsidRPr="004705A7" w:rsidRDefault="0017301F" w:rsidP="0017301F">
      <w:pPr>
        <w:rPr>
          <w:rFonts w:ascii="Courier New" w:hAnsi="Courier New" w:cs="Courier New"/>
        </w:rPr>
      </w:pPr>
      <w:r w:rsidRPr="004705A7">
        <w:rPr>
          <w:rFonts w:ascii="Courier New" w:hAnsi="Courier New" w:cs="Courier New"/>
        </w:rPr>
        <w:t>4 * 3 * 2                      # return from 3rd call</w:t>
      </w:r>
    </w:p>
    <w:p w:rsidR="0017301F" w:rsidRPr="004705A7" w:rsidRDefault="0017301F" w:rsidP="0017301F">
      <w:pPr>
        <w:rPr>
          <w:rFonts w:ascii="Courier New" w:hAnsi="Courier New" w:cs="Courier New"/>
        </w:rPr>
      </w:pPr>
      <w:r w:rsidRPr="004705A7">
        <w:rPr>
          <w:rFonts w:ascii="Courier New" w:hAnsi="Courier New" w:cs="Courier New"/>
        </w:rPr>
        <w:t>4 * 6                          # return from 2nd call</w:t>
      </w:r>
    </w:p>
    <w:p w:rsidR="0017301F" w:rsidRPr="004705A7" w:rsidRDefault="0017301F" w:rsidP="0017301F">
      <w:pPr>
        <w:rPr>
          <w:rFonts w:ascii="Courier New" w:hAnsi="Courier New" w:cs="Courier New"/>
        </w:rPr>
      </w:pPr>
      <w:r w:rsidRPr="004705A7">
        <w:rPr>
          <w:rFonts w:ascii="Courier New" w:hAnsi="Courier New" w:cs="Courier New"/>
        </w:rPr>
        <w:t>24                             # return from 1st call</w:t>
      </w:r>
    </w:p>
    <w:p w:rsidR="0017301F" w:rsidRPr="00817C67" w:rsidRDefault="0017301F" w:rsidP="0017301F">
      <w:pPr>
        <w:rPr>
          <w:rFonts w:asciiTheme="majorHAnsi" w:hAnsiTheme="majorHAnsi"/>
        </w:rPr>
      </w:pPr>
      <w:r w:rsidRPr="00817C67">
        <w:rPr>
          <w:rFonts w:asciiTheme="majorHAnsi" w:hAnsiTheme="majorHAnsi"/>
        </w:rPr>
        <w:lastRenderedPageBreak/>
        <w:t>Our recursion ends when the number reduces to 1. This is called the base condition.</w:t>
      </w:r>
    </w:p>
    <w:p w:rsidR="0017301F" w:rsidRPr="00817C67" w:rsidRDefault="0017301F" w:rsidP="0017301F">
      <w:pPr>
        <w:rPr>
          <w:rFonts w:asciiTheme="majorHAnsi" w:hAnsiTheme="majorHAnsi"/>
        </w:rPr>
      </w:pPr>
      <w:r w:rsidRPr="00817C67">
        <w:rPr>
          <w:rFonts w:asciiTheme="majorHAnsi" w:hAnsiTheme="majorHAnsi"/>
        </w:rPr>
        <w:t>Every recursive function must have a base condition that stops the recursion or else the function calls itself infinitely.</w:t>
      </w:r>
    </w:p>
    <w:p w:rsidR="0017301F" w:rsidRPr="00817C67" w:rsidRDefault="0017301F" w:rsidP="0017301F">
      <w:pPr>
        <w:rPr>
          <w:rFonts w:asciiTheme="majorHAnsi" w:hAnsiTheme="majorHAnsi"/>
        </w:rPr>
      </w:pPr>
      <w:r w:rsidRPr="00817C67">
        <w:rPr>
          <w:rFonts w:asciiTheme="majorHAnsi" w:hAnsiTheme="majorHAnsi"/>
        </w:rPr>
        <w:t>Advantages of Recursion</w:t>
      </w:r>
    </w:p>
    <w:p w:rsidR="0017301F" w:rsidRPr="004705A7" w:rsidRDefault="0017301F" w:rsidP="00B629BA">
      <w:pPr>
        <w:pStyle w:val="ListParagraph"/>
        <w:numPr>
          <w:ilvl w:val="0"/>
          <w:numId w:val="67"/>
        </w:numPr>
        <w:rPr>
          <w:rFonts w:asciiTheme="majorHAnsi" w:hAnsiTheme="majorHAnsi"/>
        </w:rPr>
      </w:pPr>
      <w:r w:rsidRPr="004705A7">
        <w:rPr>
          <w:rFonts w:asciiTheme="majorHAnsi" w:hAnsiTheme="majorHAnsi"/>
        </w:rPr>
        <w:t>Recursive functions make the code look clean and elegant.</w:t>
      </w:r>
    </w:p>
    <w:p w:rsidR="0017301F" w:rsidRPr="004705A7" w:rsidRDefault="0017301F" w:rsidP="00B629BA">
      <w:pPr>
        <w:pStyle w:val="ListParagraph"/>
        <w:numPr>
          <w:ilvl w:val="0"/>
          <w:numId w:val="67"/>
        </w:numPr>
        <w:rPr>
          <w:rFonts w:asciiTheme="majorHAnsi" w:hAnsiTheme="majorHAnsi"/>
        </w:rPr>
      </w:pPr>
      <w:r w:rsidRPr="004705A7">
        <w:rPr>
          <w:rFonts w:asciiTheme="majorHAnsi" w:hAnsiTheme="majorHAnsi"/>
        </w:rPr>
        <w:t>A complex task can be broken down into simpler sub-problems using recursion.</w:t>
      </w:r>
    </w:p>
    <w:p w:rsidR="0017301F" w:rsidRPr="004705A7" w:rsidRDefault="0017301F" w:rsidP="00B629BA">
      <w:pPr>
        <w:pStyle w:val="ListParagraph"/>
        <w:numPr>
          <w:ilvl w:val="0"/>
          <w:numId w:val="67"/>
        </w:numPr>
        <w:rPr>
          <w:rFonts w:asciiTheme="majorHAnsi" w:hAnsiTheme="majorHAnsi"/>
        </w:rPr>
      </w:pPr>
      <w:r w:rsidRPr="004705A7">
        <w:rPr>
          <w:rFonts w:asciiTheme="majorHAnsi" w:hAnsiTheme="majorHAnsi"/>
        </w:rPr>
        <w:t>Sequence generation is easier with recursion than using some nested iteration.</w:t>
      </w:r>
    </w:p>
    <w:p w:rsidR="0017301F" w:rsidRPr="00817C67" w:rsidRDefault="0017301F" w:rsidP="0017301F">
      <w:pPr>
        <w:rPr>
          <w:rFonts w:asciiTheme="majorHAnsi" w:hAnsiTheme="majorHAnsi"/>
        </w:rPr>
      </w:pPr>
      <w:r w:rsidRPr="00817C67">
        <w:rPr>
          <w:rFonts w:asciiTheme="majorHAnsi" w:hAnsiTheme="majorHAnsi"/>
        </w:rPr>
        <w:t>Disadvantages of Recursion</w:t>
      </w:r>
    </w:p>
    <w:p w:rsidR="0017301F" w:rsidRPr="00817C67" w:rsidRDefault="0017301F" w:rsidP="00B629BA">
      <w:pPr>
        <w:pStyle w:val="ListParagraph"/>
        <w:numPr>
          <w:ilvl w:val="0"/>
          <w:numId w:val="66"/>
        </w:numPr>
        <w:rPr>
          <w:rFonts w:asciiTheme="majorHAnsi" w:hAnsiTheme="majorHAnsi"/>
        </w:rPr>
      </w:pPr>
      <w:r w:rsidRPr="00817C67">
        <w:rPr>
          <w:rFonts w:asciiTheme="majorHAnsi" w:hAnsiTheme="majorHAnsi"/>
        </w:rPr>
        <w:t>Sometimes the logic behind recursion is hard to follow through.</w:t>
      </w:r>
    </w:p>
    <w:p w:rsidR="0017301F" w:rsidRPr="00817C67" w:rsidRDefault="0017301F" w:rsidP="00B629BA">
      <w:pPr>
        <w:pStyle w:val="ListParagraph"/>
        <w:numPr>
          <w:ilvl w:val="0"/>
          <w:numId w:val="66"/>
        </w:numPr>
        <w:rPr>
          <w:rFonts w:asciiTheme="majorHAnsi" w:hAnsiTheme="majorHAnsi"/>
        </w:rPr>
      </w:pPr>
      <w:r w:rsidRPr="00817C67">
        <w:rPr>
          <w:rFonts w:asciiTheme="majorHAnsi" w:hAnsiTheme="majorHAnsi"/>
        </w:rPr>
        <w:t>Recursive calls are expensive (inefficient) as they take up a lot of memory and time.</w:t>
      </w:r>
    </w:p>
    <w:p w:rsidR="0017301F" w:rsidRPr="00817C67" w:rsidRDefault="0017301F" w:rsidP="00B629BA">
      <w:pPr>
        <w:pStyle w:val="ListParagraph"/>
        <w:numPr>
          <w:ilvl w:val="0"/>
          <w:numId w:val="66"/>
        </w:numPr>
        <w:rPr>
          <w:rFonts w:asciiTheme="majorHAnsi" w:hAnsiTheme="majorHAnsi"/>
        </w:rPr>
      </w:pPr>
      <w:r w:rsidRPr="00817C67">
        <w:rPr>
          <w:rFonts w:asciiTheme="majorHAnsi" w:hAnsiTheme="majorHAnsi"/>
        </w:rPr>
        <w:t>Recursive functions are hard to debug.</w:t>
      </w:r>
    </w:p>
    <w:p w:rsidR="0017301F" w:rsidRDefault="0017301F">
      <w:pPr>
        <w:spacing w:after="0"/>
        <w:ind w:left="0"/>
      </w:pPr>
      <w:r>
        <w:br w:type="page"/>
      </w:r>
    </w:p>
    <w:p w:rsidR="0017301F" w:rsidRPr="00324E44" w:rsidRDefault="0017301F" w:rsidP="0017301F">
      <w:pPr>
        <w:pStyle w:val="Heading1"/>
        <w:spacing w:line="276" w:lineRule="auto"/>
        <w:rPr>
          <w:rFonts w:asciiTheme="majorHAnsi" w:hAnsiTheme="majorHAnsi"/>
        </w:rPr>
      </w:pPr>
      <w:bookmarkStart w:id="189" w:name="_Toc514268804"/>
      <w:bookmarkStart w:id="190" w:name="_Toc515037882"/>
      <w:r>
        <w:rPr>
          <w:rFonts w:asciiTheme="majorHAnsi" w:hAnsiTheme="majorHAnsi"/>
        </w:rPr>
        <w:lastRenderedPageBreak/>
        <w:t>Chapter 07 – Working with Modules and Packages</w:t>
      </w:r>
      <w:bookmarkEnd w:id="189"/>
      <w:bookmarkEnd w:id="190"/>
    </w:p>
    <w:p w:rsidR="0017301F" w:rsidRDefault="0017301F" w:rsidP="0017301F">
      <w:pPr>
        <w:pStyle w:val="Heading2"/>
      </w:pPr>
      <w:bookmarkStart w:id="191" w:name="_Toc514268805"/>
      <w:bookmarkStart w:id="192" w:name="_Toc515037883"/>
      <w:r>
        <w:t>Modules</w:t>
      </w:r>
      <w:bookmarkEnd w:id="191"/>
      <w:bookmarkEnd w:id="192"/>
    </w:p>
    <w:p w:rsidR="0017301F" w:rsidRDefault="0017301F" w:rsidP="0017301F">
      <w:pPr>
        <w:pStyle w:val="Heading3"/>
      </w:pPr>
      <w:bookmarkStart w:id="193" w:name="_Toc514268806"/>
      <w:bookmarkStart w:id="194" w:name="_Toc515037884"/>
      <w:r>
        <w:t>Introduction</w:t>
      </w:r>
      <w:bookmarkEnd w:id="193"/>
      <w:bookmarkEnd w:id="194"/>
    </w:p>
    <w:p w:rsidR="0017301F" w:rsidRDefault="0017301F" w:rsidP="0017301F">
      <w:r w:rsidRPr="00E47CBC">
        <w:t xml:space="preserve">A module is a file containing Python definitions and statements. The file name is the module name with the suffix </w:t>
      </w:r>
      <w:r w:rsidRPr="00E47CBC">
        <w:rPr>
          <w:rFonts w:ascii="Courier New" w:hAnsi="Courier New" w:cs="Courier New"/>
        </w:rPr>
        <w:t>.py</w:t>
      </w:r>
      <w:r w:rsidRPr="00E47CBC">
        <w:t xml:space="preserve"> appended. Within a module, the module’s name (as a string) is available as the value of the global variable </w:t>
      </w:r>
      <w:r w:rsidRPr="00E47CBC">
        <w:rPr>
          <w:rFonts w:ascii="Courier New" w:hAnsi="Courier New" w:cs="Courier New"/>
        </w:rPr>
        <w:t>__name__</w:t>
      </w:r>
      <w:r w:rsidRPr="00E47CBC">
        <w:t xml:space="preserve">. For instance, use your favorite text editor to create a file called </w:t>
      </w:r>
      <w:r w:rsidRPr="00E47CBC">
        <w:rPr>
          <w:rFonts w:ascii="Courier New" w:hAnsi="Courier New" w:cs="Courier New"/>
        </w:rPr>
        <w:t>fibo.py</w:t>
      </w:r>
      <w:r w:rsidRPr="00E47CBC">
        <w:t xml:space="preserve"> in the current direct</w:t>
      </w:r>
      <w:r>
        <w:t>ory with the following contents.</w:t>
      </w:r>
    </w:p>
    <w:p w:rsidR="0017301F" w:rsidRPr="00E47CBC" w:rsidRDefault="0017301F" w:rsidP="0017301F">
      <w:pPr>
        <w:rPr>
          <w:b/>
        </w:rPr>
      </w:pPr>
      <w:r w:rsidRPr="00E47CBC">
        <w:rPr>
          <w:b/>
        </w:rPr>
        <w:t>Example:</w:t>
      </w:r>
    </w:p>
    <w:p w:rsidR="0017301F" w:rsidRPr="00E47CBC" w:rsidRDefault="0017301F" w:rsidP="0017301F">
      <w:pPr>
        <w:rPr>
          <w:rFonts w:ascii="Courier New" w:hAnsi="Courier New" w:cs="Courier New"/>
        </w:rPr>
      </w:pPr>
      <w:r w:rsidRPr="00E47CBC">
        <w:rPr>
          <w:rFonts w:ascii="Courier New" w:hAnsi="Courier New" w:cs="Courier New"/>
        </w:rPr>
        <w:t># Fibonacci numbers module</w:t>
      </w:r>
    </w:p>
    <w:p w:rsidR="0017301F" w:rsidRPr="00E47CBC" w:rsidRDefault="0017301F" w:rsidP="0017301F">
      <w:pPr>
        <w:rPr>
          <w:rFonts w:ascii="Courier New" w:hAnsi="Courier New" w:cs="Courier New"/>
        </w:rPr>
      </w:pPr>
      <w:r w:rsidRPr="00E47CBC">
        <w:rPr>
          <w:rFonts w:ascii="Courier New" w:hAnsi="Courier New" w:cs="Courier New"/>
        </w:rPr>
        <w:t>def fib(n):    # write Fibonacci series up to n</w:t>
      </w:r>
    </w:p>
    <w:p w:rsidR="0017301F" w:rsidRPr="00E47CBC" w:rsidRDefault="0017301F" w:rsidP="0017301F">
      <w:pPr>
        <w:rPr>
          <w:rFonts w:ascii="Courier New" w:hAnsi="Courier New" w:cs="Courier New"/>
        </w:rPr>
      </w:pPr>
      <w:r w:rsidRPr="00E47CBC">
        <w:rPr>
          <w:rFonts w:ascii="Courier New" w:hAnsi="Courier New" w:cs="Courier New"/>
        </w:rPr>
        <w:t xml:space="preserve">    a, b = 0, 1</w:t>
      </w:r>
    </w:p>
    <w:p w:rsidR="0017301F" w:rsidRPr="00E47CBC" w:rsidRDefault="0017301F" w:rsidP="0017301F">
      <w:pPr>
        <w:rPr>
          <w:rFonts w:ascii="Courier New" w:hAnsi="Courier New" w:cs="Courier New"/>
        </w:rPr>
      </w:pPr>
      <w:r w:rsidRPr="00E47CBC">
        <w:rPr>
          <w:rFonts w:ascii="Courier New" w:hAnsi="Courier New" w:cs="Courier New"/>
        </w:rPr>
        <w:t xml:space="preserve">    while b &lt; n:</w:t>
      </w:r>
    </w:p>
    <w:p w:rsidR="0017301F" w:rsidRPr="00E47CBC" w:rsidRDefault="0017301F" w:rsidP="0017301F">
      <w:pPr>
        <w:rPr>
          <w:rFonts w:ascii="Courier New" w:hAnsi="Courier New" w:cs="Courier New"/>
        </w:rPr>
      </w:pPr>
      <w:r w:rsidRPr="00E47CBC">
        <w:rPr>
          <w:rFonts w:ascii="Courier New" w:hAnsi="Courier New" w:cs="Courier New"/>
        </w:rPr>
        <w:t xml:space="preserve">        print(b, end=' ')</w:t>
      </w:r>
    </w:p>
    <w:p w:rsidR="0017301F" w:rsidRPr="00E47CBC" w:rsidRDefault="0017301F" w:rsidP="0017301F">
      <w:pPr>
        <w:rPr>
          <w:rFonts w:ascii="Courier New" w:hAnsi="Courier New" w:cs="Courier New"/>
        </w:rPr>
      </w:pPr>
      <w:r w:rsidRPr="00E47CBC">
        <w:rPr>
          <w:rFonts w:ascii="Courier New" w:hAnsi="Courier New" w:cs="Courier New"/>
        </w:rPr>
        <w:t xml:space="preserve">        a, b = b, a+b</w:t>
      </w:r>
    </w:p>
    <w:p w:rsidR="0017301F" w:rsidRPr="00E47CBC" w:rsidRDefault="0017301F" w:rsidP="0017301F">
      <w:pPr>
        <w:rPr>
          <w:rFonts w:ascii="Courier New" w:hAnsi="Courier New" w:cs="Courier New"/>
        </w:rPr>
      </w:pPr>
      <w:r w:rsidRPr="00E47CBC">
        <w:rPr>
          <w:rFonts w:ascii="Courier New" w:hAnsi="Courier New" w:cs="Courier New"/>
        </w:rPr>
        <w:t xml:space="preserve">    print()</w:t>
      </w:r>
    </w:p>
    <w:p w:rsidR="0017301F" w:rsidRPr="00E47CBC" w:rsidRDefault="0017301F" w:rsidP="0017301F">
      <w:pPr>
        <w:rPr>
          <w:rFonts w:ascii="Courier New" w:hAnsi="Courier New" w:cs="Courier New"/>
        </w:rPr>
      </w:pPr>
    </w:p>
    <w:p w:rsidR="0017301F" w:rsidRPr="00E47CBC" w:rsidRDefault="0017301F" w:rsidP="0017301F">
      <w:pPr>
        <w:rPr>
          <w:rFonts w:ascii="Courier New" w:hAnsi="Courier New" w:cs="Courier New"/>
        </w:rPr>
      </w:pPr>
      <w:r w:rsidRPr="00E47CBC">
        <w:rPr>
          <w:rFonts w:ascii="Courier New" w:hAnsi="Courier New" w:cs="Courier New"/>
        </w:rPr>
        <w:t>def fib2(n):   # return Fibonacci series up to n</w:t>
      </w:r>
    </w:p>
    <w:p w:rsidR="0017301F" w:rsidRPr="00E47CBC" w:rsidRDefault="0017301F" w:rsidP="0017301F">
      <w:pPr>
        <w:rPr>
          <w:rFonts w:ascii="Courier New" w:hAnsi="Courier New" w:cs="Courier New"/>
        </w:rPr>
      </w:pPr>
      <w:r w:rsidRPr="00E47CBC">
        <w:rPr>
          <w:rFonts w:ascii="Courier New" w:hAnsi="Courier New" w:cs="Courier New"/>
        </w:rPr>
        <w:t xml:space="preserve">    result = []</w:t>
      </w:r>
    </w:p>
    <w:p w:rsidR="0017301F" w:rsidRPr="00E47CBC" w:rsidRDefault="0017301F" w:rsidP="0017301F">
      <w:pPr>
        <w:rPr>
          <w:rFonts w:ascii="Courier New" w:hAnsi="Courier New" w:cs="Courier New"/>
        </w:rPr>
      </w:pPr>
      <w:r w:rsidRPr="00E47CBC">
        <w:rPr>
          <w:rFonts w:ascii="Courier New" w:hAnsi="Courier New" w:cs="Courier New"/>
        </w:rPr>
        <w:t xml:space="preserve">    a, b = 0, 1</w:t>
      </w:r>
    </w:p>
    <w:p w:rsidR="0017301F" w:rsidRPr="00E47CBC" w:rsidRDefault="0017301F" w:rsidP="0017301F">
      <w:pPr>
        <w:rPr>
          <w:rFonts w:ascii="Courier New" w:hAnsi="Courier New" w:cs="Courier New"/>
        </w:rPr>
      </w:pPr>
      <w:r w:rsidRPr="00E47CBC">
        <w:rPr>
          <w:rFonts w:ascii="Courier New" w:hAnsi="Courier New" w:cs="Courier New"/>
        </w:rPr>
        <w:t xml:space="preserve">    while b &lt; n:</w:t>
      </w:r>
    </w:p>
    <w:p w:rsidR="0017301F" w:rsidRPr="00E47CBC" w:rsidRDefault="0017301F" w:rsidP="0017301F">
      <w:pPr>
        <w:rPr>
          <w:rFonts w:ascii="Courier New" w:hAnsi="Courier New" w:cs="Courier New"/>
        </w:rPr>
      </w:pPr>
      <w:r w:rsidRPr="00E47CBC">
        <w:rPr>
          <w:rFonts w:ascii="Courier New" w:hAnsi="Courier New" w:cs="Courier New"/>
        </w:rPr>
        <w:t xml:space="preserve">        result.append(b)</w:t>
      </w:r>
    </w:p>
    <w:p w:rsidR="0017301F" w:rsidRPr="00E47CBC" w:rsidRDefault="0017301F" w:rsidP="0017301F">
      <w:pPr>
        <w:rPr>
          <w:rFonts w:ascii="Courier New" w:hAnsi="Courier New" w:cs="Courier New"/>
        </w:rPr>
      </w:pPr>
      <w:r w:rsidRPr="00E47CBC">
        <w:rPr>
          <w:rFonts w:ascii="Courier New" w:hAnsi="Courier New" w:cs="Courier New"/>
        </w:rPr>
        <w:t xml:space="preserve">        a, b = b, a+b</w:t>
      </w:r>
    </w:p>
    <w:p w:rsidR="0017301F" w:rsidRDefault="0017301F" w:rsidP="0017301F">
      <w:pPr>
        <w:rPr>
          <w:rFonts w:ascii="Courier New" w:hAnsi="Courier New" w:cs="Courier New"/>
        </w:rPr>
      </w:pPr>
      <w:r w:rsidRPr="00E47CBC">
        <w:rPr>
          <w:rFonts w:ascii="Courier New" w:hAnsi="Courier New" w:cs="Courier New"/>
        </w:rPr>
        <w:t xml:space="preserve">    return result</w:t>
      </w:r>
    </w:p>
    <w:p w:rsidR="0017301F" w:rsidRDefault="0017301F" w:rsidP="0017301F">
      <w:r>
        <w:t>Now enter the Python interpreter and import this module with the following command:</w:t>
      </w:r>
    </w:p>
    <w:p w:rsidR="0017301F" w:rsidRPr="00DB5332" w:rsidRDefault="0017301F" w:rsidP="0017301F">
      <w:pPr>
        <w:rPr>
          <w:rFonts w:ascii="Courier New" w:hAnsi="Courier New" w:cs="Courier New"/>
        </w:rPr>
      </w:pPr>
      <w:r w:rsidRPr="00DB5332">
        <w:rPr>
          <w:rFonts w:ascii="Courier New" w:hAnsi="Courier New" w:cs="Courier New"/>
        </w:rPr>
        <w:t>&gt;&gt;&gt; import fibo</w:t>
      </w:r>
    </w:p>
    <w:p w:rsidR="0017301F" w:rsidRDefault="0017301F" w:rsidP="0017301F">
      <w:r>
        <w:t xml:space="preserve">This does not enter the names of the functions defined in </w:t>
      </w:r>
      <w:r w:rsidRPr="00DB5332">
        <w:rPr>
          <w:rFonts w:ascii="Courier New" w:hAnsi="Courier New" w:cs="Courier New"/>
        </w:rPr>
        <w:t>fibo</w:t>
      </w:r>
      <w:r>
        <w:t xml:space="preserve"> directly in the current symbol table; it only enters the module name </w:t>
      </w:r>
      <w:r w:rsidRPr="00DB5332">
        <w:rPr>
          <w:rFonts w:ascii="Courier New" w:hAnsi="Courier New" w:cs="Courier New"/>
        </w:rPr>
        <w:t>fibo</w:t>
      </w:r>
      <w:r>
        <w:t xml:space="preserve"> there. Using the module name you can access the functions:</w:t>
      </w:r>
    </w:p>
    <w:p w:rsidR="0017301F" w:rsidRPr="00DB5332" w:rsidRDefault="0017301F" w:rsidP="0017301F">
      <w:pPr>
        <w:rPr>
          <w:rFonts w:ascii="Courier New" w:hAnsi="Courier New" w:cs="Courier New"/>
        </w:rPr>
      </w:pPr>
      <w:r w:rsidRPr="00DB5332">
        <w:rPr>
          <w:rFonts w:ascii="Courier New" w:hAnsi="Courier New" w:cs="Courier New"/>
        </w:rPr>
        <w:t>&gt;&gt;&gt; fibo.fib(1000)</w:t>
      </w:r>
    </w:p>
    <w:p w:rsidR="0017301F" w:rsidRPr="00DB5332" w:rsidRDefault="0017301F" w:rsidP="0017301F">
      <w:pPr>
        <w:rPr>
          <w:rFonts w:ascii="Courier New" w:hAnsi="Courier New" w:cs="Courier New"/>
        </w:rPr>
      </w:pPr>
      <w:r w:rsidRPr="00DB5332">
        <w:rPr>
          <w:rFonts w:ascii="Courier New" w:hAnsi="Courier New" w:cs="Courier New"/>
        </w:rPr>
        <w:t>1 1 2 3 5 8 13 21 34 55 89 144 233 377 610 987</w:t>
      </w:r>
    </w:p>
    <w:p w:rsidR="0017301F" w:rsidRPr="00DB5332" w:rsidRDefault="0017301F" w:rsidP="0017301F">
      <w:pPr>
        <w:rPr>
          <w:rFonts w:ascii="Courier New" w:hAnsi="Courier New" w:cs="Courier New"/>
        </w:rPr>
      </w:pPr>
      <w:r w:rsidRPr="00DB5332">
        <w:rPr>
          <w:rFonts w:ascii="Courier New" w:hAnsi="Courier New" w:cs="Courier New"/>
        </w:rPr>
        <w:t>&gt;&gt;&gt; fibo.fib2(100)</w:t>
      </w:r>
    </w:p>
    <w:p w:rsidR="0017301F" w:rsidRPr="00DB5332" w:rsidRDefault="0017301F" w:rsidP="0017301F">
      <w:pPr>
        <w:rPr>
          <w:rFonts w:ascii="Courier New" w:hAnsi="Courier New" w:cs="Courier New"/>
        </w:rPr>
      </w:pPr>
      <w:r w:rsidRPr="00DB5332">
        <w:rPr>
          <w:rFonts w:ascii="Courier New" w:hAnsi="Courier New" w:cs="Courier New"/>
        </w:rPr>
        <w:t>[1, 1, 2, 3, 5, 8, 13, 21, 34, 55, 89]</w:t>
      </w:r>
    </w:p>
    <w:p w:rsidR="0017301F" w:rsidRDefault="0017301F" w:rsidP="0017301F">
      <w:r w:rsidRPr="00DB5332">
        <w:rPr>
          <w:rFonts w:ascii="Courier New" w:hAnsi="Courier New" w:cs="Courier New"/>
        </w:rPr>
        <w:t>&gt;&gt;&gt; fibo.__name__</w:t>
      </w:r>
    </w:p>
    <w:p w:rsidR="0017301F" w:rsidRDefault="0017301F" w:rsidP="0017301F">
      <w:r w:rsidRPr="00DB5332">
        <w:rPr>
          <w:rFonts w:ascii="Courier New" w:hAnsi="Courier New" w:cs="Courier New"/>
        </w:rPr>
        <w:t>'fibo'</w:t>
      </w:r>
    </w:p>
    <w:p w:rsidR="0017301F" w:rsidRDefault="0017301F" w:rsidP="0017301F">
      <w:r>
        <w:lastRenderedPageBreak/>
        <w:t>If you intend to use a function often you can assign it to a local name:</w:t>
      </w:r>
    </w:p>
    <w:p w:rsidR="0017301F" w:rsidRPr="00DB5332" w:rsidRDefault="0017301F" w:rsidP="0017301F">
      <w:pPr>
        <w:rPr>
          <w:rFonts w:ascii="Courier New" w:hAnsi="Courier New" w:cs="Courier New"/>
        </w:rPr>
      </w:pPr>
      <w:r w:rsidRPr="00DB5332">
        <w:rPr>
          <w:rFonts w:ascii="Courier New" w:hAnsi="Courier New" w:cs="Courier New"/>
        </w:rPr>
        <w:t>&gt;&gt;&gt; fib = fibo.fib</w:t>
      </w:r>
    </w:p>
    <w:p w:rsidR="0017301F" w:rsidRPr="00DB5332" w:rsidRDefault="0017301F" w:rsidP="0017301F">
      <w:pPr>
        <w:rPr>
          <w:rFonts w:ascii="Courier New" w:hAnsi="Courier New" w:cs="Courier New"/>
        </w:rPr>
      </w:pPr>
      <w:r w:rsidRPr="00DB5332">
        <w:rPr>
          <w:rFonts w:ascii="Courier New" w:hAnsi="Courier New" w:cs="Courier New"/>
        </w:rPr>
        <w:t>&gt;&gt;&gt; fib(500)</w:t>
      </w:r>
    </w:p>
    <w:p w:rsidR="0017301F" w:rsidRPr="00E47CBC" w:rsidRDefault="0017301F" w:rsidP="0017301F">
      <w:r w:rsidRPr="00DB5332">
        <w:rPr>
          <w:rFonts w:ascii="Courier New" w:hAnsi="Courier New" w:cs="Courier New"/>
        </w:rPr>
        <w:t>1 1 2 3 5 8 13 21 34 55 89 144 233 377</w:t>
      </w:r>
    </w:p>
    <w:p w:rsidR="0017301F" w:rsidRDefault="0017301F" w:rsidP="0017301F">
      <w:pPr>
        <w:pStyle w:val="Heading3"/>
      </w:pPr>
      <w:bookmarkStart w:id="195" w:name="_Toc514268808"/>
      <w:bookmarkStart w:id="196" w:name="_Toc515037885"/>
      <w:r>
        <w:t>Executing Modules as Scripts</w:t>
      </w:r>
      <w:bookmarkEnd w:id="195"/>
      <w:bookmarkEnd w:id="196"/>
    </w:p>
    <w:p w:rsidR="0017301F" w:rsidRDefault="0017301F" w:rsidP="0017301F">
      <w:r>
        <w:t>When you run a Python module with:</w:t>
      </w:r>
    </w:p>
    <w:p w:rsidR="0017301F" w:rsidRPr="00DB5332" w:rsidRDefault="0017301F" w:rsidP="0017301F">
      <w:pPr>
        <w:rPr>
          <w:rFonts w:ascii="Courier New" w:hAnsi="Courier New" w:cs="Courier New"/>
        </w:rPr>
      </w:pPr>
      <w:r w:rsidRPr="00DB5332">
        <w:rPr>
          <w:rFonts w:ascii="Courier New" w:hAnsi="Courier New" w:cs="Courier New"/>
        </w:rPr>
        <w:t>python fibo.py &lt;arguments&gt;</w:t>
      </w:r>
    </w:p>
    <w:p w:rsidR="0017301F" w:rsidRDefault="0017301F" w:rsidP="0017301F">
      <w:r>
        <w:t xml:space="preserve">The code in the module will be executed, just as if you imported it, but with the </w:t>
      </w:r>
      <w:r w:rsidRPr="00DB5332">
        <w:rPr>
          <w:rFonts w:ascii="Courier New" w:hAnsi="Courier New" w:cs="Courier New"/>
        </w:rPr>
        <w:t>__name__ set</w:t>
      </w:r>
      <w:r>
        <w:t xml:space="preserve"> to </w:t>
      </w:r>
      <w:r w:rsidRPr="00DB5332">
        <w:rPr>
          <w:rFonts w:ascii="Courier New" w:hAnsi="Courier New" w:cs="Courier New"/>
        </w:rPr>
        <w:t>"__main__"</w:t>
      </w:r>
      <w:r>
        <w:t>. That means that by adding this code at the end of your module:</w:t>
      </w:r>
    </w:p>
    <w:p w:rsidR="0017301F" w:rsidRPr="00DB5332" w:rsidRDefault="0017301F" w:rsidP="0017301F">
      <w:pPr>
        <w:rPr>
          <w:rFonts w:ascii="Courier New" w:hAnsi="Courier New" w:cs="Courier New"/>
        </w:rPr>
      </w:pPr>
      <w:r w:rsidRPr="00DB5332">
        <w:rPr>
          <w:rFonts w:ascii="Courier New" w:hAnsi="Courier New" w:cs="Courier New"/>
        </w:rPr>
        <w:t>if __name__ == "__main__":</w:t>
      </w:r>
    </w:p>
    <w:p w:rsidR="0017301F" w:rsidRPr="00DB5332" w:rsidRDefault="0017301F" w:rsidP="0017301F">
      <w:pPr>
        <w:rPr>
          <w:rFonts w:ascii="Courier New" w:hAnsi="Courier New" w:cs="Courier New"/>
        </w:rPr>
      </w:pPr>
      <w:r w:rsidRPr="00DB5332">
        <w:rPr>
          <w:rFonts w:ascii="Courier New" w:hAnsi="Courier New" w:cs="Courier New"/>
        </w:rPr>
        <w:t xml:space="preserve">    import sys</w:t>
      </w:r>
    </w:p>
    <w:p w:rsidR="0017301F" w:rsidRPr="00DB5332" w:rsidRDefault="0017301F" w:rsidP="0017301F">
      <w:pPr>
        <w:rPr>
          <w:rFonts w:ascii="Courier New" w:hAnsi="Courier New" w:cs="Courier New"/>
        </w:rPr>
      </w:pPr>
      <w:r w:rsidRPr="00DB5332">
        <w:rPr>
          <w:rFonts w:ascii="Courier New" w:hAnsi="Courier New" w:cs="Courier New"/>
        </w:rPr>
        <w:t xml:space="preserve">    fib(int(sys.argv[1]))</w:t>
      </w:r>
    </w:p>
    <w:p w:rsidR="0017301F" w:rsidRDefault="0017301F" w:rsidP="0017301F">
      <w:r>
        <w:t>You can make the file usable as a script as well as an importable module, because the code that parses the command line only runs if the module is executed as the “main” file:</w:t>
      </w:r>
    </w:p>
    <w:p w:rsidR="0017301F" w:rsidRPr="00DB5332" w:rsidRDefault="0017301F" w:rsidP="0017301F">
      <w:pPr>
        <w:rPr>
          <w:rFonts w:ascii="Courier New" w:hAnsi="Courier New" w:cs="Courier New"/>
        </w:rPr>
      </w:pPr>
      <w:r w:rsidRPr="00DB5332">
        <w:rPr>
          <w:rFonts w:ascii="Courier New" w:hAnsi="Courier New" w:cs="Courier New"/>
        </w:rPr>
        <w:t>$ python fibo.py 50</w:t>
      </w:r>
    </w:p>
    <w:p w:rsidR="0017301F" w:rsidRPr="00DB5332" w:rsidRDefault="0017301F" w:rsidP="0017301F">
      <w:pPr>
        <w:rPr>
          <w:rFonts w:ascii="Courier New" w:hAnsi="Courier New" w:cs="Courier New"/>
        </w:rPr>
      </w:pPr>
      <w:r w:rsidRPr="00DB5332">
        <w:rPr>
          <w:rFonts w:ascii="Courier New" w:hAnsi="Courier New" w:cs="Courier New"/>
        </w:rPr>
        <w:t>1 1 2 3 5 8 13 21 34</w:t>
      </w:r>
    </w:p>
    <w:p w:rsidR="0017301F" w:rsidRDefault="0017301F" w:rsidP="0017301F">
      <w:r>
        <w:t>If the module is imported, the code is not run:</w:t>
      </w:r>
    </w:p>
    <w:p w:rsidR="0017301F" w:rsidRPr="00DB5332" w:rsidRDefault="0017301F" w:rsidP="0017301F">
      <w:pPr>
        <w:ind w:left="288" w:firstLine="720"/>
        <w:rPr>
          <w:rFonts w:ascii="Courier New" w:hAnsi="Courier New" w:cs="Courier New"/>
        </w:rPr>
      </w:pPr>
      <w:r w:rsidRPr="00DB5332">
        <w:rPr>
          <w:rFonts w:ascii="Courier New" w:hAnsi="Courier New" w:cs="Courier New"/>
        </w:rPr>
        <w:t>&gt;&gt;&gt; import fibo</w:t>
      </w:r>
    </w:p>
    <w:p w:rsidR="0017301F" w:rsidRDefault="0017301F" w:rsidP="0017301F">
      <w:r>
        <w:t>&gt;&gt;&gt;</w:t>
      </w:r>
    </w:p>
    <w:p w:rsidR="0017301F" w:rsidRPr="00DB5332" w:rsidRDefault="0017301F" w:rsidP="0017301F">
      <w:r>
        <w:t>This is often used either to provide a convenient user interface to a module, or for testing purposes (running the module as a script executes a test suite).</w:t>
      </w:r>
    </w:p>
    <w:p w:rsidR="0017301F" w:rsidRDefault="0017301F" w:rsidP="0017301F">
      <w:pPr>
        <w:pStyle w:val="Heading3"/>
        <w:spacing w:line="276" w:lineRule="auto"/>
      </w:pPr>
    </w:p>
    <w:p w:rsidR="0017301F" w:rsidRDefault="0017301F" w:rsidP="0017301F">
      <w:pPr>
        <w:spacing w:after="0"/>
        <w:ind w:left="0"/>
        <w:rPr>
          <w:rFonts w:asciiTheme="majorHAnsi" w:hAnsiTheme="majorHAnsi"/>
          <w:color w:val="003366"/>
          <w:kern w:val="28"/>
          <w:sz w:val="32"/>
          <w:szCs w:val="32"/>
        </w:rPr>
      </w:pPr>
      <w:r>
        <w:br w:type="page"/>
      </w:r>
    </w:p>
    <w:p w:rsidR="0017301F" w:rsidRDefault="0017301F" w:rsidP="0017301F">
      <w:pPr>
        <w:pStyle w:val="Heading3"/>
      </w:pPr>
      <w:bookmarkStart w:id="197" w:name="_Toc514268810"/>
      <w:bookmarkStart w:id="198" w:name="_Toc515037886"/>
      <w:r>
        <w:lastRenderedPageBreak/>
        <w:t xml:space="preserve">Setting </w:t>
      </w:r>
      <w:r w:rsidRPr="005343B9">
        <w:t xml:space="preserve">Search Path </w:t>
      </w:r>
      <w:r>
        <w:t>to Access a Module</w:t>
      </w:r>
      <w:bookmarkEnd w:id="197"/>
      <w:bookmarkEnd w:id="198"/>
    </w:p>
    <w:p w:rsidR="0017301F" w:rsidRDefault="0017301F" w:rsidP="0017301F">
      <w:r>
        <w:t xml:space="preserve">When a module named spam is imported, the interpreter first searches for a built-in module with that name. If not found, it then searches for a file named </w:t>
      </w:r>
      <w:r w:rsidRPr="008816B8">
        <w:rPr>
          <w:rFonts w:ascii="Courier New" w:hAnsi="Courier New" w:cs="Courier New"/>
        </w:rPr>
        <w:t>spam.py</w:t>
      </w:r>
      <w:r>
        <w:t xml:space="preserve"> in a list of directories given by the variable </w:t>
      </w:r>
      <w:r w:rsidRPr="00DB5332">
        <w:rPr>
          <w:rFonts w:ascii="Courier New" w:hAnsi="Courier New" w:cs="Courier New"/>
        </w:rPr>
        <w:t>sys.path</w:t>
      </w:r>
      <w:r>
        <w:t xml:space="preserve">. </w:t>
      </w:r>
    </w:p>
    <w:p w:rsidR="0017301F" w:rsidRDefault="0017301F" w:rsidP="0017301F">
      <w:r w:rsidRPr="00DB5332">
        <w:rPr>
          <w:rFonts w:ascii="Courier New" w:hAnsi="Courier New" w:cs="Courier New"/>
        </w:rPr>
        <w:t>sys.path</w:t>
      </w:r>
      <w:r>
        <w:t xml:space="preserve"> is initialized from these locations:</w:t>
      </w:r>
    </w:p>
    <w:p w:rsidR="0017301F" w:rsidRDefault="0017301F" w:rsidP="00B629BA">
      <w:pPr>
        <w:pStyle w:val="ListParagraph"/>
        <w:numPr>
          <w:ilvl w:val="0"/>
          <w:numId w:val="68"/>
        </w:numPr>
      </w:pPr>
      <w:r>
        <w:t>The directory containing the input script (or the current directory when no file is specified).</w:t>
      </w:r>
    </w:p>
    <w:p w:rsidR="0017301F" w:rsidRDefault="0017301F" w:rsidP="00B629BA">
      <w:pPr>
        <w:pStyle w:val="ListParagraph"/>
        <w:numPr>
          <w:ilvl w:val="0"/>
          <w:numId w:val="68"/>
        </w:numPr>
      </w:pPr>
      <w:r w:rsidRPr="008816B8">
        <w:rPr>
          <w:rFonts w:ascii="Courier New" w:hAnsi="Courier New" w:cs="Courier New"/>
        </w:rPr>
        <w:t>PYTHONPATH</w:t>
      </w:r>
      <w:r>
        <w:t xml:space="preserve"> (a list of directory names, with the same syntax as the shell variable </w:t>
      </w:r>
      <w:r w:rsidRPr="008816B8">
        <w:rPr>
          <w:rFonts w:ascii="Courier New" w:hAnsi="Courier New" w:cs="Courier New"/>
        </w:rPr>
        <w:t>PATH</w:t>
      </w:r>
      <w:r>
        <w:t>).</w:t>
      </w:r>
    </w:p>
    <w:p w:rsidR="0017301F" w:rsidRDefault="0017301F" w:rsidP="00B629BA">
      <w:pPr>
        <w:pStyle w:val="ListParagraph"/>
        <w:numPr>
          <w:ilvl w:val="0"/>
          <w:numId w:val="68"/>
        </w:numPr>
      </w:pPr>
      <w:r>
        <w:t>The installation-dependent default.</w:t>
      </w:r>
    </w:p>
    <w:p w:rsidR="0017301F" w:rsidRPr="008C3C38" w:rsidRDefault="0017301F" w:rsidP="0017301F">
      <w:pPr>
        <w:rPr>
          <w:sz w:val="20"/>
        </w:rPr>
      </w:pPr>
      <w:r w:rsidRPr="008C3C38">
        <w:rPr>
          <w:b/>
          <w:sz w:val="20"/>
        </w:rPr>
        <w:t xml:space="preserve">Note: </w:t>
      </w:r>
      <w:r w:rsidRPr="008C3C38">
        <w:rPr>
          <w:i/>
          <w:sz w:val="20"/>
        </w:rPr>
        <w:t xml:space="preserve">On file systems which support </w:t>
      </w:r>
      <w:r w:rsidRPr="008C3C38">
        <w:rPr>
          <w:rFonts w:ascii="Courier New" w:hAnsi="Courier New" w:cs="Courier New"/>
          <w:i/>
          <w:sz w:val="20"/>
        </w:rPr>
        <w:t>symlinks</w:t>
      </w:r>
      <w:r w:rsidRPr="008C3C38">
        <w:rPr>
          <w:i/>
          <w:sz w:val="20"/>
        </w:rPr>
        <w:t xml:space="preserve">, the directory containing the input script is calculated after the </w:t>
      </w:r>
      <w:r w:rsidRPr="008C3C38">
        <w:rPr>
          <w:rFonts w:ascii="Courier New" w:hAnsi="Courier New" w:cs="Courier New"/>
          <w:i/>
          <w:sz w:val="20"/>
        </w:rPr>
        <w:t>symlink</w:t>
      </w:r>
      <w:r w:rsidRPr="008C3C38">
        <w:rPr>
          <w:i/>
          <w:sz w:val="20"/>
        </w:rPr>
        <w:t xml:space="preserve"> is followed. In other words the directory containing the </w:t>
      </w:r>
      <w:r w:rsidRPr="008C3C38">
        <w:rPr>
          <w:rFonts w:ascii="Courier New" w:hAnsi="Courier New" w:cs="Courier New"/>
          <w:i/>
          <w:sz w:val="20"/>
        </w:rPr>
        <w:t>symlink</w:t>
      </w:r>
      <w:r w:rsidRPr="008C3C38">
        <w:rPr>
          <w:i/>
          <w:sz w:val="20"/>
        </w:rPr>
        <w:t xml:space="preserve"> is </w:t>
      </w:r>
      <w:r w:rsidRPr="008C3C38">
        <w:rPr>
          <w:b/>
          <w:i/>
          <w:sz w:val="20"/>
        </w:rPr>
        <w:t>not</w:t>
      </w:r>
      <w:r w:rsidRPr="008C3C38">
        <w:rPr>
          <w:i/>
          <w:sz w:val="20"/>
        </w:rPr>
        <w:t xml:space="preserve"> added to the module search path.</w:t>
      </w:r>
    </w:p>
    <w:p w:rsidR="0017301F" w:rsidRDefault="0017301F" w:rsidP="0017301F">
      <w:r>
        <w:t xml:space="preserve">After initialization, Python programs can modify </w:t>
      </w:r>
      <w:r w:rsidRPr="008C3C38">
        <w:rPr>
          <w:rFonts w:ascii="Courier New" w:hAnsi="Courier New" w:cs="Courier New"/>
        </w:rPr>
        <w:t>sys.path</w:t>
      </w:r>
      <w:r>
        <w:t xml:space="preserve">. The directory containing the script being run is placed at the beginning of the search path, ahead of the standard library path. This means that scripts in that directory will be loaded instead of modules of the same name in the library directory. This is an error unless the replacement is intended. </w:t>
      </w:r>
    </w:p>
    <w:p w:rsidR="0017301F" w:rsidRPr="005C01CD" w:rsidRDefault="0017301F" w:rsidP="0017301F">
      <w:pPr>
        <w:pStyle w:val="Heading3"/>
      </w:pPr>
      <w:bookmarkStart w:id="199" w:name="_Toc514268811"/>
      <w:bookmarkStart w:id="200" w:name="_Toc515037887"/>
      <w:r>
        <w:t>Importing a Module</w:t>
      </w:r>
      <w:bookmarkEnd w:id="199"/>
      <w:bookmarkEnd w:id="200"/>
    </w:p>
    <w:p w:rsidR="0017301F" w:rsidRDefault="0017301F" w:rsidP="0017301F">
      <w:r>
        <w:t xml:space="preserve">The basic </w:t>
      </w:r>
      <w:r w:rsidRPr="00705597">
        <w:rPr>
          <w:rFonts w:ascii="Courier New" w:hAnsi="Courier New" w:cs="Courier New"/>
        </w:rPr>
        <w:t>import</w:t>
      </w:r>
      <w:r>
        <w:t xml:space="preserve"> statement (no </w:t>
      </w:r>
      <w:r w:rsidRPr="00705597">
        <w:rPr>
          <w:rFonts w:ascii="Courier New" w:hAnsi="Courier New" w:cs="Courier New"/>
        </w:rPr>
        <w:t>from</w:t>
      </w:r>
      <w:r>
        <w:t xml:space="preserve"> clause) is executed in two steps:</w:t>
      </w:r>
    </w:p>
    <w:p w:rsidR="0017301F" w:rsidRDefault="0017301F" w:rsidP="00B629BA">
      <w:pPr>
        <w:pStyle w:val="ListParagraph"/>
        <w:numPr>
          <w:ilvl w:val="0"/>
          <w:numId w:val="70"/>
        </w:numPr>
      </w:pPr>
      <w:r>
        <w:t>Find a module, loading and initializing it, if necessary</w:t>
      </w:r>
    </w:p>
    <w:p w:rsidR="0017301F" w:rsidRDefault="0017301F" w:rsidP="00B629BA">
      <w:pPr>
        <w:pStyle w:val="ListParagraph"/>
        <w:numPr>
          <w:ilvl w:val="0"/>
          <w:numId w:val="70"/>
        </w:numPr>
      </w:pPr>
      <w:r>
        <w:t xml:space="preserve">Define a name or names in the local namespace for the scope where the </w:t>
      </w:r>
      <w:r w:rsidRPr="00705597">
        <w:rPr>
          <w:rFonts w:ascii="Courier New" w:hAnsi="Courier New" w:cs="Courier New"/>
        </w:rPr>
        <w:t>import</w:t>
      </w:r>
      <w:r>
        <w:t xml:space="preserve"> statement occurs.</w:t>
      </w:r>
    </w:p>
    <w:p w:rsidR="0017301F" w:rsidRPr="006D3414" w:rsidRDefault="0017301F" w:rsidP="0017301F">
      <w:pPr>
        <w:rPr>
          <w:i/>
          <w:sz w:val="20"/>
        </w:rPr>
      </w:pPr>
      <w:r w:rsidRPr="006D3414">
        <w:rPr>
          <w:b/>
          <w:sz w:val="20"/>
        </w:rPr>
        <w:t>Note:</w:t>
      </w:r>
      <w:r w:rsidRPr="006D3414">
        <w:rPr>
          <w:i/>
          <w:sz w:val="20"/>
        </w:rPr>
        <w:t>When the statement contains multiple clauses (separated by commas) the two steps are carried out separately for each clause, just as though the clauses had been separated out into individual import statements.</w:t>
      </w:r>
    </w:p>
    <w:p w:rsidR="0017301F" w:rsidRPr="006D3414" w:rsidRDefault="0017301F" w:rsidP="0017301F">
      <w:pPr>
        <w:rPr>
          <w:sz w:val="20"/>
        </w:rPr>
      </w:pPr>
      <w:r w:rsidRPr="006D3414">
        <w:rPr>
          <w:b/>
          <w:sz w:val="20"/>
        </w:rPr>
        <w:t>Note:</w:t>
      </w:r>
      <w:r w:rsidRPr="006D3414">
        <w:rPr>
          <w:i/>
          <w:sz w:val="20"/>
        </w:rPr>
        <w:t>Failures in executing the first step may indicate either that the module could not be located, or that an error occurred while initializing the module, which includes execution of the module’s code.</w:t>
      </w:r>
    </w:p>
    <w:p w:rsidR="0017301F" w:rsidRDefault="0017301F" w:rsidP="0017301F">
      <w:r>
        <w:t>If the requested module is retrieved successfully, it will be made available in the local namespace in one of three ways:</w:t>
      </w:r>
    </w:p>
    <w:p w:rsidR="0017301F" w:rsidRDefault="0017301F" w:rsidP="00B629BA">
      <w:pPr>
        <w:pStyle w:val="ListParagraph"/>
        <w:numPr>
          <w:ilvl w:val="0"/>
          <w:numId w:val="71"/>
        </w:numPr>
      </w:pPr>
      <w:r>
        <w:t xml:space="preserve">If the module name is followed by </w:t>
      </w:r>
      <w:r w:rsidRPr="006D3414">
        <w:rPr>
          <w:rFonts w:ascii="Courier New" w:hAnsi="Courier New" w:cs="Courier New"/>
        </w:rPr>
        <w:t>as</w:t>
      </w:r>
      <w:r>
        <w:t xml:space="preserve">, then the name following </w:t>
      </w:r>
      <w:r w:rsidRPr="006D3414">
        <w:rPr>
          <w:rFonts w:ascii="Courier New" w:hAnsi="Courier New" w:cs="Courier New"/>
        </w:rPr>
        <w:t>as</w:t>
      </w:r>
      <w:r>
        <w:t xml:space="preserve"> is bound directly to the imported module.</w:t>
      </w:r>
    </w:p>
    <w:p w:rsidR="0017301F" w:rsidRDefault="0017301F" w:rsidP="00B629BA">
      <w:pPr>
        <w:pStyle w:val="ListParagraph"/>
        <w:numPr>
          <w:ilvl w:val="0"/>
          <w:numId w:val="71"/>
        </w:numPr>
      </w:pPr>
      <w:r>
        <w:t>If no other name is specified, and the module being imported is a top level module, the module’s name is bound in the local namespace as a reference to the imported module.</w:t>
      </w:r>
    </w:p>
    <w:p w:rsidR="0017301F" w:rsidRDefault="0017301F" w:rsidP="00B629BA">
      <w:pPr>
        <w:pStyle w:val="ListParagraph"/>
        <w:numPr>
          <w:ilvl w:val="0"/>
          <w:numId w:val="71"/>
        </w:numPr>
      </w:pPr>
      <w:r>
        <w:t>If the module being imported is not a top level module, then the name of the top level package that contains the module is bound in the local namespace as a reference to the top level package. The imported module must be accessed using its full qualified name rather than directly.</w:t>
      </w:r>
    </w:p>
    <w:p w:rsidR="0017301F" w:rsidRDefault="0017301F" w:rsidP="0017301F">
      <w:pPr>
        <w:spacing w:after="0"/>
        <w:ind w:left="0"/>
      </w:pPr>
      <w:r>
        <w:br w:type="page"/>
      </w:r>
    </w:p>
    <w:p w:rsidR="0017301F" w:rsidRDefault="0017301F" w:rsidP="0017301F">
      <w:r>
        <w:lastRenderedPageBreak/>
        <w:t xml:space="preserve">The </w:t>
      </w:r>
      <w:r w:rsidRPr="00705597">
        <w:rPr>
          <w:rFonts w:ascii="Courier New" w:hAnsi="Courier New" w:cs="Courier New"/>
        </w:rPr>
        <w:t>from</w:t>
      </w:r>
      <w:r>
        <w:t xml:space="preserve"> form uses a slightly more complex process:</w:t>
      </w:r>
    </w:p>
    <w:p w:rsidR="0017301F" w:rsidRDefault="0017301F" w:rsidP="00B629BA">
      <w:pPr>
        <w:pStyle w:val="ListParagraph"/>
        <w:numPr>
          <w:ilvl w:val="0"/>
          <w:numId w:val="72"/>
        </w:numPr>
      </w:pPr>
      <w:r>
        <w:t>Find the module specified in the from clause, loading and initializing it if necessary;</w:t>
      </w:r>
    </w:p>
    <w:p w:rsidR="0017301F" w:rsidRDefault="0017301F" w:rsidP="00B629BA">
      <w:pPr>
        <w:pStyle w:val="ListParagraph"/>
        <w:numPr>
          <w:ilvl w:val="0"/>
          <w:numId w:val="72"/>
        </w:numPr>
      </w:pPr>
      <w:r>
        <w:t xml:space="preserve">For each of the identifiers specified in the </w:t>
      </w:r>
      <w:r w:rsidRPr="006D3414">
        <w:rPr>
          <w:rFonts w:ascii="Courier New" w:hAnsi="Courier New" w:cs="Courier New"/>
        </w:rPr>
        <w:t>import</w:t>
      </w:r>
      <w:r>
        <w:t xml:space="preserve"> clauses:</w:t>
      </w:r>
    </w:p>
    <w:p w:rsidR="0017301F" w:rsidRDefault="0017301F" w:rsidP="00B629BA">
      <w:pPr>
        <w:pStyle w:val="ListParagraph"/>
        <w:numPr>
          <w:ilvl w:val="0"/>
          <w:numId w:val="73"/>
        </w:numPr>
      </w:pPr>
      <w:r>
        <w:t>Check if the imported module has an attribute by that name</w:t>
      </w:r>
    </w:p>
    <w:p w:rsidR="0017301F" w:rsidRDefault="0017301F" w:rsidP="00B629BA">
      <w:pPr>
        <w:pStyle w:val="ListParagraph"/>
        <w:numPr>
          <w:ilvl w:val="0"/>
          <w:numId w:val="73"/>
        </w:numPr>
      </w:pPr>
      <w:r>
        <w:t>If not, attempt to import a submodule with that name and then check the imported module again for that attribute</w:t>
      </w:r>
    </w:p>
    <w:p w:rsidR="0017301F" w:rsidRDefault="0017301F" w:rsidP="00B629BA">
      <w:pPr>
        <w:pStyle w:val="ListParagraph"/>
        <w:numPr>
          <w:ilvl w:val="0"/>
          <w:numId w:val="73"/>
        </w:numPr>
      </w:pPr>
      <w:r>
        <w:t xml:space="preserve">If the attribute is not found, </w:t>
      </w:r>
      <w:r w:rsidRPr="006D3414">
        <w:rPr>
          <w:rFonts w:ascii="Courier New" w:hAnsi="Courier New" w:cs="Courier New"/>
        </w:rPr>
        <w:t>ImportError</w:t>
      </w:r>
      <w:r>
        <w:t xml:space="preserve"> is raised.</w:t>
      </w:r>
    </w:p>
    <w:p w:rsidR="0017301F" w:rsidRDefault="0017301F" w:rsidP="00B629BA">
      <w:pPr>
        <w:pStyle w:val="ListParagraph"/>
        <w:numPr>
          <w:ilvl w:val="0"/>
          <w:numId w:val="73"/>
        </w:numPr>
      </w:pPr>
      <w:r>
        <w:t>Otherwise, a reference to that value is stored in the local namespace, using the name in the as clause if it is present, otherwise using the attribute name</w:t>
      </w:r>
    </w:p>
    <w:p w:rsidR="0017301F" w:rsidRPr="006D3414" w:rsidRDefault="0017301F" w:rsidP="0017301F">
      <w:pPr>
        <w:rPr>
          <w:b/>
        </w:rPr>
      </w:pPr>
      <w:r w:rsidRPr="006D3414">
        <w:rPr>
          <w:b/>
        </w:rPr>
        <w:t>Examples:</w:t>
      </w:r>
    </w:p>
    <w:p w:rsidR="0017301F" w:rsidRPr="006D3414" w:rsidRDefault="0017301F" w:rsidP="0017301F">
      <w:pPr>
        <w:rPr>
          <w:rFonts w:ascii="Courier New" w:hAnsi="Courier New" w:cs="Courier New"/>
          <w:sz w:val="20"/>
        </w:rPr>
      </w:pPr>
      <w:r w:rsidRPr="006D3414">
        <w:rPr>
          <w:rFonts w:ascii="Courier New" w:hAnsi="Courier New" w:cs="Courier New"/>
          <w:sz w:val="20"/>
        </w:rPr>
        <w:t xml:space="preserve">import </w:t>
      </w:r>
      <w:r>
        <w:rPr>
          <w:rFonts w:ascii="Courier New" w:hAnsi="Courier New" w:cs="Courier New"/>
          <w:sz w:val="20"/>
        </w:rPr>
        <w:t xml:space="preserve">abc         </w:t>
      </w:r>
      <w:r>
        <w:rPr>
          <w:rFonts w:ascii="Courier New" w:hAnsi="Courier New" w:cs="Courier New"/>
          <w:sz w:val="20"/>
        </w:rPr>
        <w:tab/>
      </w:r>
      <w:r w:rsidRPr="006D3414">
        <w:rPr>
          <w:rFonts w:ascii="Courier New" w:hAnsi="Courier New" w:cs="Courier New"/>
          <w:sz w:val="20"/>
        </w:rPr>
        <w:t xml:space="preserve"># </w:t>
      </w:r>
      <w:r>
        <w:rPr>
          <w:rFonts w:ascii="Courier New" w:hAnsi="Courier New" w:cs="Courier New"/>
          <w:sz w:val="20"/>
        </w:rPr>
        <w:t>abc</w:t>
      </w:r>
      <w:r w:rsidRPr="006D3414">
        <w:rPr>
          <w:rFonts w:ascii="Courier New" w:hAnsi="Courier New" w:cs="Courier New"/>
          <w:sz w:val="20"/>
        </w:rPr>
        <w:t xml:space="preserve"> imported and bound locally</w:t>
      </w:r>
    </w:p>
    <w:p w:rsidR="0017301F" w:rsidRPr="006D3414" w:rsidRDefault="0017301F" w:rsidP="0017301F">
      <w:pPr>
        <w:rPr>
          <w:rFonts w:ascii="Courier New" w:hAnsi="Courier New" w:cs="Courier New"/>
          <w:sz w:val="20"/>
        </w:rPr>
      </w:pPr>
      <w:r w:rsidRPr="006D3414">
        <w:rPr>
          <w:rFonts w:ascii="Courier New" w:hAnsi="Courier New" w:cs="Courier New"/>
          <w:sz w:val="20"/>
        </w:rPr>
        <w:t xml:space="preserve">import </w:t>
      </w:r>
      <w:r>
        <w:rPr>
          <w:rFonts w:ascii="Courier New" w:hAnsi="Courier New" w:cs="Courier New"/>
          <w:sz w:val="20"/>
        </w:rPr>
        <w:t>abc</w:t>
      </w:r>
      <w:r w:rsidRPr="006D3414">
        <w:rPr>
          <w:rFonts w:ascii="Courier New" w:hAnsi="Courier New" w:cs="Courier New"/>
          <w:sz w:val="20"/>
        </w:rPr>
        <w:t xml:space="preserve">.bar.baz  # </w:t>
      </w:r>
      <w:r>
        <w:rPr>
          <w:rFonts w:ascii="Courier New" w:hAnsi="Courier New" w:cs="Courier New"/>
          <w:sz w:val="20"/>
        </w:rPr>
        <w:t>abc</w:t>
      </w:r>
      <w:r w:rsidRPr="006D3414">
        <w:rPr>
          <w:rFonts w:ascii="Courier New" w:hAnsi="Courier New" w:cs="Courier New"/>
          <w:sz w:val="20"/>
        </w:rPr>
        <w:t xml:space="preserve">.bar.baz imported, </w:t>
      </w:r>
      <w:r>
        <w:rPr>
          <w:rFonts w:ascii="Courier New" w:hAnsi="Courier New" w:cs="Courier New"/>
          <w:sz w:val="20"/>
        </w:rPr>
        <w:t>abc</w:t>
      </w:r>
      <w:r w:rsidRPr="006D3414">
        <w:rPr>
          <w:rFonts w:ascii="Courier New" w:hAnsi="Courier New" w:cs="Courier New"/>
          <w:sz w:val="20"/>
        </w:rPr>
        <w:t xml:space="preserve"> bound locally</w:t>
      </w:r>
    </w:p>
    <w:p w:rsidR="0017301F" w:rsidRPr="006D3414" w:rsidRDefault="0017301F" w:rsidP="0017301F">
      <w:pPr>
        <w:rPr>
          <w:rFonts w:ascii="Courier New" w:hAnsi="Courier New" w:cs="Courier New"/>
          <w:sz w:val="20"/>
        </w:rPr>
      </w:pPr>
      <w:r>
        <w:rPr>
          <w:rFonts w:ascii="Courier New" w:hAnsi="Courier New" w:cs="Courier New"/>
          <w:sz w:val="20"/>
        </w:rPr>
        <w:t xml:space="preserve">import abc.bar.baz as fbb </w:t>
      </w:r>
      <w:r w:rsidRPr="006D3414">
        <w:rPr>
          <w:rFonts w:ascii="Courier New" w:hAnsi="Courier New" w:cs="Courier New"/>
          <w:sz w:val="20"/>
        </w:rPr>
        <w:t xml:space="preserve"># </w:t>
      </w:r>
      <w:r>
        <w:rPr>
          <w:rFonts w:ascii="Courier New" w:hAnsi="Courier New" w:cs="Courier New"/>
          <w:sz w:val="20"/>
        </w:rPr>
        <w:t>abc</w:t>
      </w:r>
      <w:r w:rsidRPr="006D3414">
        <w:rPr>
          <w:rFonts w:ascii="Courier New" w:hAnsi="Courier New" w:cs="Courier New"/>
          <w:sz w:val="20"/>
        </w:rPr>
        <w:t>.bar.baz imported and bound as fbb</w:t>
      </w:r>
    </w:p>
    <w:p w:rsidR="0017301F" w:rsidRPr="006D3414" w:rsidRDefault="0017301F" w:rsidP="0017301F">
      <w:pPr>
        <w:rPr>
          <w:rFonts w:ascii="Courier New" w:hAnsi="Courier New" w:cs="Courier New"/>
          <w:sz w:val="20"/>
        </w:rPr>
      </w:pPr>
      <w:r>
        <w:rPr>
          <w:rFonts w:ascii="Courier New" w:hAnsi="Courier New" w:cs="Courier New"/>
          <w:sz w:val="20"/>
        </w:rPr>
        <w:t xml:space="preserve">from abc.bar import baz   </w:t>
      </w:r>
      <w:r w:rsidRPr="006D3414">
        <w:rPr>
          <w:rFonts w:ascii="Courier New" w:hAnsi="Courier New" w:cs="Courier New"/>
          <w:sz w:val="20"/>
        </w:rPr>
        <w:t xml:space="preserve"># </w:t>
      </w:r>
      <w:r>
        <w:rPr>
          <w:rFonts w:ascii="Courier New" w:hAnsi="Courier New" w:cs="Courier New"/>
          <w:sz w:val="20"/>
        </w:rPr>
        <w:t>abc</w:t>
      </w:r>
      <w:r w:rsidRPr="006D3414">
        <w:rPr>
          <w:rFonts w:ascii="Courier New" w:hAnsi="Courier New" w:cs="Courier New"/>
          <w:sz w:val="20"/>
        </w:rPr>
        <w:t>.bar.baz imported and bound as baz</w:t>
      </w:r>
    </w:p>
    <w:p w:rsidR="0017301F" w:rsidRPr="006D3414" w:rsidRDefault="0017301F" w:rsidP="0017301F">
      <w:pPr>
        <w:rPr>
          <w:sz w:val="20"/>
        </w:rPr>
      </w:pPr>
      <w:r>
        <w:rPr>
          <w:rFonts w:ascii="Courier New" w:hAnsi="Courier New" w:cs="Courier New"/>
          <w:sz w:val="20"/>
        </w:rPr>
        <w:t xml:space="preserve">from abc import attr      </w:t>
      </w:r>
      <w:r w:rsidRPr="006D3414">
        <w:rPr>
          <w:rFonts w:ascii="Courier New" w:hAnsi="Courier New" w:cs="Courier New"/>
          <w:sz w:val="20"/>
        </w:rPr>
        <w:t xml:space="preserve"># </w:t>
      </w:r>
      <w:r>
        <w:rPr>
          <w:rFonts w:ascii="Courier New" w:hAnsi="Courier New" w:cs="Courier New"/>
          <w:sz w:val="20"/>
        </w:rPr>
        <w:t>abc</w:t>
      </w:r>
      <w:r w:rsidRPr="006D3414">
        <w:rPr>
          <w:rFonts w:ascii="Courier New" w:hAnsi="Courier New" w:cs="Courier New"/>
          <w:sz w:val="20"/>
        </w:rPr>
        <w:t xml:space="preserve"> imported and </w:t>
      </w:r>
      <w:r>
        <w:rPr>
          <w:rFonts w:ascii="Courier New" w:hAnsi="Courier New" w:cs="Courier New"/>
          <w:sz w:val="20"/>
        </w:rPr>
        <w:t>abc</w:t>
      </w:r>
      <w:r w:rsidRPr="006D3414">
        <w:rPr>
          <w:rFonts w:ascii="Courier New" w:hAnsi="Courier New" w:cs="Courier New"/>
          <w:sz w:val="20"/>
        </w:rPr>
        <w:t>.attr bound as attr</w:t>
      </w:r>
    </w:p>
    <w:p w:rsidR="0017301F" w:rsidRDefault="0017301F" w:rsidP="0017301F">
      <w:r>
        <w:t>If the list of identifiers is replaced by a star ('</w:t>
      </w:r>
      <w:r w:rsidRPr="006D3414">
        <w:rPr>
          <w:rFonts w:ascii="Courier New" w:hAnsi="Courier New" w:cs="Courier New"/>
        </w:rPr>
        <w:t>*</w:t>
      </w:r>
      <w:r>
        <w:t xml:space="preserve">'), all public names defined in the module are bound in the local namespace for the scope where the </w:t>
      </w:r>
      <w:r w:rsidRPr="006D3414">
        <w:rPr>
          <w:rFonts w:ascii="Courier New" w:hAnsi="Courier New" w:cs="Courier New"/>
        </w:rPr>
        <w:t>import</w:t>
      </w:r>
      <w:r>
        <w:t xml:space="preserve"> statement occurs.</w:t>
      </w:r>
    </w:p>
    <w:p w:rsidR="0017301F" w:rsidRDefault="0017301F" w:rsidP="0017301F">
      <w:r>
        <w:t xml:space="preserve">The public names defined by a module are determined by checking the module’s namespace for a variable named </w:t>
      </w:r>
      <w:r w:rsidRPr="00FD0342">
        <w:rPr>
          <w:rFonts w:ascii="Courier New" w:hAnsi="Courier New" w:cs="Courier New"/>
        </w:rPr>
        <w:t>__all__</w:t>
      </w:r>
      <w:r>
        <w:t xml:space="preserve">; if defined, it must be a sequence of strings which are names defined or imported by that module. The names given in </w:t>
      </w:r>
      <w:r w:rsidRPr="00FD0342">
        <w:rPr>
          <w:rFonts w:ascii="Courier New" w:hAnsi="Courier New" w:cs="Courier New"/>
        </w:rPr>
        <w:t>__all__</w:t>
      </w:r>
      <w:r>
        <w:t xml:space="preserve"> are all considered public and are required to exist. If </w:t>
      </w:r>
      <w:r w:rsidRPr="00FD0342">
        <w:rPr>
          <w:rFonts w:ascii="Courier New" w:hAnsi="Courier New" w:cs="Courier New"/>
        </w:rPr>
        <w:t>__all__</w:t>
      </w:r>
      <w:r>
        <w:t xml:space="preserve"> is not defined, the set of public names includes all names found in the module’s namespace which do not begin with an underscore character ('_'). __all__ should contain the entire public API. It is intended to avoid accidentally exporting items that are not part of the API (such as library modules which were imported and used within the module).</w:t>
      </w:r>
    </w:p>
    <w:p w:rsidR="0017301F" w:rsidRDefault="0017301F" w:rsidP="0017301F">
      <w:r>
        <w:t xml:space="preserve">The wild card form of import — </w:t>
      </w:r>
      <w:r w:rsidRPr="0051636A">
        <w:rPr>
          <w:rFonts w:ascii="Courier New" w:hAnsi="Courier New" w:cs="Courier New"/>
        </w:rPr>
        <w:t>from module import *</w:t>
      </w:r>
      <w:r>
        <w:t xml:space="preserve"> — is only allowed at the module level. Attempting to use it in class or function definitions will raise a </w:t>
      </w:r>
      <w:r w:rsidRPr="00FD0342">
        <w:rPr>
          <w:rFonts w:ascii="Courier New" w:hAnsi="Courier New" w:cs="Courier New"/>
        </w:rPr>
        <w:t>SyntaxError</w:t>
      </w:r>
      <w:r>
        <w:t>.</w:t>
      </w:r>
    </w:p>
    <w:p w:rsidR="0017301F" w:rsidRDefault="0017301F" w:rsidP="0017301F">
      <w:r>
        <w:t xml:space="preserve">When specifying what module to import you do not have to specify the absolute name of the module. When a module or package is contained within another package it is possible to make a relative import within the same top package without having to mention the package name. By using leading dots in the specified module or package after from you can specify how high to traverse up the current package hierarchy without specifying exact names. One leading dot means the current package where the module making the import exists. Two dots means up one package level. Three dots is up two levels, etc. So if you execute </w:t>
      </w:r>
      <w:r w:rsidRPr="0051636A">
        <w:rPr>
          <w:rFonts w:ascii="Courier New" w:hAnsi="Courier New" w:cs="Courier New"/>
        </w:rPr>
        <w:t>from . import</w:t>
      </w:r>
      <w:r>
        <w:t xml:space="preserve"> mod from a module in the </w:t>
      </w:r>
      <w:r w:rsidRPr="0051636A">
        <w:rPr>
          <w:rFonts w:ascii="Courier New" w:hAnsi="Courier New" w:cs="Courier New"/>
        </w:rPr>
        <w:t>pkg</w:t>
      </w:r>
      <w:r>
        <w:t xml:space="preserve"> package then you will end up importing </w:t>
      </w:r>
      <w:r w:rsidRPr="0051636A">
        <w:rPr>
          <w:rFonts w:ascii="Courier New" w:hAnsi="Courier New" w:cs="Courier New"/>
        </w:rPr>
        <w:t>pkg.mod.</w:t>
      </w:r>
      <w:r>
        <w:t xml:space="preserve"> If you execute </w:t>
      </w:r>
      <w:r w:rsidRPr="0051636A">
        <w:rPr>
          <w:rFonts w:ascii="Courier New" w:hAnsi="Courier New" w:cs="Courier New"/>
        </w:rPr>
        <w:t>from ..subpkg2 import mod</w:t>
      </w:r>
      <w:r>
        <w:t xml:space="preserve"> from within </w:t>
      </w:r>
      <w:r w:rsidRPr="0051636A">
        <w:rPr>
          <w:rFonts w:ascii="Courier New" w:hAnsi="Courier New" w:cs="Courier New"/>
        </w:rPr>
        <w:t>pkg.subpkg1</w:t>
      </w:r>
      <w:r>
        <w:t xml:space="preserve"> you will import </w:t>
      </w:r>
      <w:r w:rsidRPr="0051636A">
        <w:rPr>
          <w:rFonts w:ascii="Courier New" w:hAnsi="Courier New" w:cs="Courier New"/>
        </w:rPr>
        <w:t>pkg.subpkg2.mod</w:t>
      </w:r>
      <w:r>
        <w:t xml:space="preserve">. </w:t>
      </w:r>
    </w:p>
    <w:p w:rsidR="0017301F" w:rsidRDefault="0017301F" w:rsidP="0017301F">
      <w:r w:rsidRPr="00FD0342">
        <w:rPr>
          <w:rFonts w:ascii="Courier New" w:hAnsi="Courier New" w:cs="Courier New"/>
        </w:rPr>
        <w:t>importlib</w:t>
      </w:r>
      <w:r>
        <w:t>.</w:t>
      </w:r>
      <w:r w:rsidRPr="00FD0342">
        <w:rPr>
          <w:rFonts w:ascii="Courier New" w:hAnsi="Courier New" w:cs="Courier New"/>
        </w:rPr>
        <w:t>import</w:t>
      </w:r>
      <w:r>
        <w:t>_</w:t>
      </w:r>
      <w:r w:rsidRPr="00FD0342">
        <w:rPr>
          <w:rFonts w:ascii="Courier New" w:hAnsi="Courier New" w:cs="Courier New"/>
        </w:rPr>
        <w:t>module()</w:t>
      </w:r>
      <w:r>
        <w:t xml:space="preserve"> is provided to support applications that determine dynamically the modules to be loaded.</w:t>
      </w:r>
    </w:p>
    <w:p w:rsidR="0017301F" w:rsidRDefault="0017301F" w:rsidP="0017301F">
      <w:pPr>
        <w:pStyle w:val="Heading2"/>
      </w:pPr>
      <w:r>
        <w:br w:type="page"/>
      </w:r>
      <w:bookmarkStart w:id="201" w:name="_Toc514268812"/>
      <w:bookmarkStart w:id="202" w:name="_Toc515037888"/>
      <w:r>
        <w:lastRenderedPageBreak/>
        <w:t>Packages</w:t>
      </w:r>
      <w:bookmarkEnd w:id="201"/>
      <w:bookmarkEnd w:id="202"/>
    </w:p>
    <w:p w:rsidR="0017301F" w:rsidRPr="00CA74EC" w:rsidRDefault="0017301F" w:rsidP="0017301F">
      <w:pPr>
        <w:pStyle w:val="Heading3"/>
      </w:pPr>
      <w:bookmarkStart w:id="203" w:name="_Toc514268813"/>
      <w:bookmarkStart w:id="204" w:name="_Toc515037889"/>
      <w:r w:rsidRPr="008816B8">
        <w:t>Introduction</w:t>
      </w:r>
      <w:bookmarkEnd w:id="203"/>
      <w:bookmarkEnd w:id="204"/>
    </w:p>
    <w:p w:rsidR="0017301F" w:rsidRDefault="0017301F" w:rsidP="0017301F">
      <w:r>
        <w:t xml:space="preserve">Packages are a way of structuring Python’s module namespace by using “dotted module names”. For example, the module name A.B designates a submodule named B in a package named A. Just like the use of modules saves the authors of different modules from having to worry about each other’s global variable names, the use of dotted module names saves the authors of multi-module packages like </w:t>
      </w:r>
      <w:r>
        <w:rPr>
          <w:rFonts w:ascii="Courier New" w:hAnsi="Courier New" w:cs="Courier New"/>
        </w:rPr>
        <w:t>nump</w:t>
      </w:r>
      <w:r w:rsidRPr="0064550E">
        <w:rPr>
          <w:rFonts w:ascii="Courier New" w:hAnsi="Courier New" w:cs="Courier New"/>
        </w:rPr>
        <w:t>y</w:t>
      </w:r>
      <w:r>
        <w:t xml:space="preserve"> or </w:t>
      </w:r>
      <w:r>
        <w:rPr>
          <w:rFonts w:ascii="Courier New" w:hAnsi="Courier New" w:cs="Courier New"/>
        </w:rPr>
        <w:t>p</w:t>
      </w:r>
      <w:r w:rsidRPr="0064550E">
        <w:rPr>
          <w:rFonts w:ascii="Courier New" w:hAnsi="Courier New" w:cs="Courier New"/>
        </w:rPr>
        <w:t>illow</w:t>
      </w:r>
      <w:r>
        <w:t xml:space="preserve"> from having to worry about each other’s module names.</w:t>
      </w:r>
    </w:p>
    <w:p w:rsidR="0017301F" w:rsidRDefault="0017301F" w:rsidP="0017301F">
      <w:r>
        <w:t>Suppose you want to design a collection of modules (a “</w:t>
      </w:r>
      <w:r w:rsidRPr="0064550E">
        <w:rPr>
          <w:rFonts w:ascii="Courier New" w:hAnsi="Courier New" w:cs="Courier New"/>
        </w:rPr>
        <w:t>package</w:t>
      </w:r>
      <w:r>
        <w:t>”) for the uniform handling of sound files and sound data. There are many different sound file formats (such as .wav, .aiff, .au), so you may need to create and maintain a growing collection of modules for the conversion between the various file formats. There are also many different operations you might want to perform on sound data (such as mixing, adding echo, applying an equalizer function, creating an artificial stereo effect); so. in addition you will be writing a never-ending stream of modules to perform these operations. Here’s a possible structure for your package.</w:t>
      </w:r>
    </w:p>
    <w:p w:rsidR="0017301F" w:rsidRPr="00CA74EC" w:rsidRDefault="0017301F" w:rsidP="0017301F">
      <w:pPr>
        <w:rPr>
          <w:b/>
        </w:rPr>
      </w:pPr>
      <w:r w:rsidRPr="00CA74EC">
        <w:rPr>
          <w:b/>
        </w:rPr>
        <w:t>Example:</w:t>
      </w:r>
    </w:p>
    <w:p w:rsidR="0017301F" w:rsidRPr="0064550E" w:rsidRDefault="0017301F" w:rsidP="0017301F">
      <w:pPr>
        <w:rPr>
          <w:rFonts w:ascii="Courier New" w:hAnsi="Courier New" w:cs="Courier New"/>
          <w:sz w:val="20"/>
        </w:rPr>
      </w:pPr>
      <w:r w:rsidRPr="0064550E">
        <w:rPr>
          <w:rFonts w:ascii="Courier New" w:hAnsi="Courier New" w:cs="Courier New"/>
          <w:sz w:val="20"/>
        </w:rPr>
        <w:t>sound/                          Top-level package</w:t>
      </w:r>
    </w:p>
    <w:p w:rsidR="0017301F" w:rsidRPr="0064550E" w:rsidRDefault="0017301F" w:rsidP="0017301F">
      <w:pPr>
        <w:rPr>
          <w:rFonts w:ascii="Courier New" w:hAnsi="Courier New" w:cs="Courier New"/>
          <w:sz w:val="20"/>
        </w:rPr>
      </w:pPr>
      <w:r w:rsidRPr="0064550E">
        <w:rPr>
          <w:rFonts w:ascii="Courier New" w:hAnsi="Courier New" w:cs="Courier New"/>
          <w:sz w:val="20"/>
        </w:rPr>
        <w:t xml:space="preserve">      __init__.py               Initialize the sound package</w:t>
      </w:r>
    </w:p>
    <w:p w:rsidR="0017301F" w:rsidRPr="0064550E" w:rsidRDefault="0017301F" w:rsidP="0017301F">
      <w:pPr>
        <w:rPr>
          <w:rFonts w:ascii="Courier New" w:hAnsi="Courier New" w:cs="Courier New"/>
          <w:sz w:val="20"/>
        </w:rPr>
      </w:pPr>
      <w:r w:rsidRPr="0064550E">
        <w:rPr>
          <w:rFonts w:ascii="Courier New" w:hAnsi="Courier New" w:cs="Courier New"/>
          <w:sz w:val="20"/>
        </w:rPr>
        <w:t xml:space="preserve">      formats/                  Subpackage for file format conversions</w:t>
      </w:r>
    </w:p>
    <w:p w:rsidR="0017301F" w:rsidRPr="0064550E" w:rsidRDefault="0017301F" w:rsidP="0017301F">
      <w:pPr>
        <w:rPr>
          <w:rFonts w:ascii="Courier New" w:hAnsi="Courier New" w:cs="Courier New"/>
          <w:sz w:val="20"/>
        </w:rPr>
      </w:pPr>
      <w:r w:rsidRPr="0064550E">
        <w:rPr>
          <w:rFonts w:ascii="Courier New" w:hAnsi="Courier New" w:cs="Courier New"/>
          <w:sz w:val="20"/>
        </w:rPr>
        <w:t xml:space="preserve">              __init__.py</w:t>
      </w:r>
    </w:p>
    <w:p w:rsidR="0017301F" w:rsidRPr="0064550E" w:rsidRDefault="0017301F" w:rsidP="0017301F">
      <w:pPr>
        <w:rPr>
          <w:rFonts w:ascii="Courier New" w:hAnsi="Courier New" w:cs="Courier New"/>
          <w:sz w:val="20"/>
        </w:rPr>
      </w:pPr>
      <w:r w:rsidRPr="0064550E">
        <w:rPr>
          <w:rFonts w:ascii="Courier New" w:hAnsi="Courier New" w:cs="Courier New"/>
          <w:sz w:val="20"/>
        </w:rPr>
        <w:t xml:space="preserve">              wavread.py</w:t>
      </w:r>
    </w:p>
    <w:p w:rsidR="0017301F" w:rsidRPr="0064550E" w:rsidRDefault="0017301F" w:rsidP="0017301F">
      <w:pPr>
        <w:rPr>
          <w:rFonts w:ascii="Courier New" w:hAnsi="Courier New" w:cs="Courier New"/>
          <w:sz w:val="20"/>
        </w:rPr>
      </w:pPr>
      <w:r w:rsidRPr="0064550E">
        <w:rPr>
          <w:rFonts w:ascii="Courier New" w:hAnsi="Courier New" w:cs="Courier New"/>
          <w:sz w:val="20"/>
        </w:rPr>
        <w:t xml:space="preserve">              wavwrite.py</w:t>
      </w:r>
    </w:p>
    <w:p w:rsidR="0017301F" w:rsidRPr="0064550E" w:rsidRDefault="0017301F" w:rsidP="0017301F">
      <w:pPr>
        <w:rPr>
          <w:rFonts w:ascii="Courier New" w:hAnsi="Courier New" w:cs="Courier New"/>
          <w:sz w:val="20"/>
        </w:rPr>
      </w:pPr>
      <w:r w:rsidRPr="0064550E">
        <w:rPr>
          <w:rFonts w:ascii="Courier New" w:hAnsi="Courier New" w:cs="Courier New"/>
          <w:sz w:val="20"/>
        </w:rPr>
        <w:t xml:space="preserve">              aiffread.py</w:t>
      </w:r>
    </w:p>
    <w:p w:rsidR="0017301F" w:rsidRPr="0064550E" w:rsidRDefault="0017301F" w:rsidP="0017301F">
      <w:pPr>
        <w:rPr>
          <w:rFonts w:ascii="Courier New" w:hAnsi="Courier New" w:cs="Courier New"/>
          <w:sz w:val="20"/>
        </w:rPr>
      </w:pPr>
      <w:r w:rsidRPr="0064550E">
        <w:rPr>
          <w:rFonts w:ascii="Courier New" w:hAnsi="Courier New" w:cs="Courier New"/>
          <w:sz w:val="20"/>
        </w:rPr>
        <w:t xml:space="preserve">              aiffwrite.py</w:t>
      </w:r>
    </w:p>
    <w:p w:rsidR="0017301F" w:rsidRPr="0064550E" w:rsidRDefault="0017301F" w:rsidP="0017301F">
      <w:pPr>
        <w:rPr>
          <w:rFonts w:ascii="Courier New" w:hAnsi="Courier New" w:cs="Courier New"/>
          <w:sz w:val="20"/>
        </w:rPr>
      </w:pPr>
      <w:r w:rsidRPr="0064550E">
        <w:rPr>
          <w:rFonts w:ascii="Courier New" w:hAnsi="Courier New" w:cs="Courier New"/>
          <w:sz w:val="20"/>
        </w:rPr>
        <w:t xml:space="preserve">              auread.py</w:t>
      </w:r>
    </w:p>
    <w:p w:rsidR="0017301F" w:rsidRPr="0064550E" w:rsidRDefault="0017301F" w:rsidP="0017301F">
      <w:pPr>
        <w:rPr>
          <w:rFonts w:ascii="Courier New" w:hAnsi="Courier New" w:cs="Courier New"/>
          <w:sz w:val="20"/>
        </w:rPr>
      </w:pPr>
      <w:r w:rsidRPr="0064550E">
        <w:rPr>
          <w:rFonts w:ascii="Courier New" w:hAnsi="Courier New" w:cs="Courier New"/>
          <w:sz w:val="20"/>
        </w:rPr>
        <w:t xml:space="preserve">              auwrite.py</w:t>
      </w:r>
    </w:p>
    <w:p w:rsidR="0017301F" w:rsidRPr="0064550E" w:rsidRDefault="0017301F" w:rsidP="0017301F">
      <w:pPr>
        <w:rPr>
          <w:rFonts w:ascii="Courier New" w:hAnsi="Courier New" w:cs="Courier New"/>
          <w:sz w:val="20"/>
        </w:rPr>
      </w:pPr>
      <w:r w:rsidRPr="0064550E">
        <w:rPr>
          <w:rFonts w:ascii="Courier New" w:hAnsi="Courier New" w:cs="Courier New"/>
          <w:sz w:val="20"/>
        </w:rPr>
        <w:t xml:space="preserve">              ...</w:t>
      </w:r>
    </w:p>
    <w:p w:rsidR="0017301F" w:rsidRPr="0064550E" w:rsidRDefault="0017301F" w:rsidP="0017301F">
      <w:pPr>
        <w:rPr>
          <w:rFonts w:ascii="Courier New" w:hAnsi="Courier New" w:cs="Courier New"/>
          <w:sz w:val="20"/>
        </w:rPr>
      </w:pPr>
      <w:r w:rsidRPr="0064550E">
        <w:rPr>
          <w:rFonts w:ascii="Courier New" w:hAnsi="Courier New" w:cs="Courier New"/>
          <w:sz w:val="20"/>
        </w:rPr>
        <w:t xml:space="preserve">      effects/                  Subpackage for sound effects</w:t>
      </w:r>
    </w:p>
    <w:p w:rsidR="0017301F" w:rsidRPr="0064550E" w:rsidRDefault="0017301F" w:rsidP="0017301F">
      <w:pPr>
        <w:rPr>
          <w:rFonts w:ascii="Courier New" w:hAnsi="Courier New" w:cs="Courier New"/>
          <w:sz w:val="20"/>
        </w:rPr>
      </w:pPr>
      <w:r w:rsidRPr="0064550E">
        <w:rPr>
          <w:rFonts w:ascii="Courier New" w:hAnsi="Courier New" w:cs="Courier New"/>
          <w:sz w:val="20"/>
        </w:rPr>
        <w:t xml:space="preserve">              __init__.py</w:t>
      </w:r>
    </w:p>
    <w:p w:rsidR="0017301F" w:rsidRPr="0064550E" w:rsidRDefault="0017301F" w:rsidP="0017301F">
      <w:pPr>
        <w:rPr>
          <w:rFonts w:ascii="Courier New" w:hAnsi="Courier New" w:cs="Courier New"/>
          <w:sz w:val="20"/>
        </w:rPr>
      </w:pPr>
      <w:r w:rsidRPr="0064550E">
        <w:rPr>
          <w:rFonts w:ascii="Courier New" w:hAnsi="Courier New" w:cs="Courier New"/>
          <w:sz w:val="20"/>
        </w:rPr>
        <w:t xml:space="preserve">              echo.py</w:t>
      </w:r>
    </w:p>
    <w:p w:rsidR="0017301F" w:rsidRPr="0064550E" w:rsidRDefault="0017301F" w:rsidP="0017301F">
      <w:pPr>
        <w:rPr>
          <w:rFonts w:ascii="Courier New" w:hAnsi="Courier New" w:cs="Courier New"/>
          <w:sz w:val="20"/>
        </w:rPr>
      </w:pPr>
      <w:r w:rsidRPr="0064550E">
        <w:rPr>
          <w:rFonts w:ascii="Courier New" w:hAnsi="Courier New" w:cs="Courier New"/>
          <w:sz w:val="20"/>
        </w:rPr>
        <w:t xml:space="preserve">              surround.py</w:t>
      </w:r>
    </w:p>
    <w:p w:rsidR="0017301F" w:rsidRPr="0064550E" w:rsidRDefault="0017301F" w:rsidP="0017301F">
      <w:pPr>
        <w:rPr>
          <w:rFonts w:ascii="Courier New" w:hAnsi="Courier New" w:cs="Courier New"/>
          <w:sz w:val="20"/>
        </w:rPr>
      </w:pPr>
      <w:r w:rsidRPr="0064550E">
        <w:rPr>
          <w:rFonts w:ascii="Courier New" w:hAnsi="Courier New" w:cs="Courier New"/>
          <w:sz w:val="20"/>
        </w:rPr>
        <w:t xml:space="preserve">              reverse.py</w:t>
      </w:r>
    </w:p>
    <w:p w:rsidR="0017301F" w:rsidRPr="0064550E" w:rsidRDefault="0017301F" w:rsidP="0017301F">
      <w:pPr>
        <w:rPr>
          <w:rFonts w:ascii="Courier New" w:hAnsi="Courier New" w:cs="Courier New"/>
          <w:sz w:val="20"/>
        </w:rPr>
      </w:pPr>
      <w:r w:rsidRPr="0064550E">
        <w:rPr>
          <w:rFonts w:ascii="Courier New" w:hAnsi="Courier New" w:cs="Courier New"/>
          <w:sz w:val="20"/>
        </w:rPr>
        <w:t xml:space="preserve">              ...</w:t>
      </w:r>
    </w:p>
    <w:p w:rsidR="0017301F" w:rsidRPr="0064550E" w:rsidRDefault="0017301F" w:rsidP="0017301F">
      <w:pPr>
        <w:rPr>
          <w:rFonts w:ascii="Courier New" w:hAnsi="Courier New" w:cs="Courier New"/>
          <w:sz w:val="20"/>
        </w:rPr>
      </w:pPr>
      <w:r w:rsidRPr="0064550E">
        <w:rPr>
          <w:rFonts w:ascii="Courier New" w:hAnsi="Courier New" w:cs="Courier New"/>
          <w:sz w:val="20"/>
        </w:rPr>
        <w:t xml:space="preserve">      filters/                  Subpackage for filters</w:t>
      </w:r>
    </w:p>
    <w:p w:rsidR="0017301F" w:rsidRPr="0064550E" w:rsidRDefault="0017301F" w:rsidP="0017301F">
      <w:pPr>
        <w:rPr>
          <w:rFonts w:ascii="Courier New" w:hAnsi="Courier New" w:cs="Courier New"/>
          <w:sz w:val="20"/>
        </w:rPr>
      </w:pPr>
      <w:r w:rsidRPr="0064550E">
        <w:rPr>
          <w:rFonts w:ascii="Courier New" w:hAnsi="Courier New" w:cs="Courier New"/>
          <w:sz w:val="20"/>
        </w:rPr>
        <w:t xml:space="preserve">              __init__.py</w:t>
      </w:r>
    </w:p>
    <w:p w:rsidR="0017301F" w:rsidRPr="0064550E" w:rsidRDefault="0017301F" w:rsidP="0017301F">
      <w:pPr>
        <w:rPr>
          <w:rFonts w:ascii="Courier New" w:hAnsi="Courier New" w:cs="Courier New"/>
          <w:sz w:val="20"/>
        </w:rPr>
      </w:pPr>
      <w:r w:rsidRPr="0064550E">
        <w:rPr>
          <w:rFonts w:ascii="Courier New" w:hAnsi="Courier New" w:cs="Courier New"/>
          <w:sz w:val="20"/>
        </w:rPr>
        <w:t xml:space="preserve">              equalizer.py</w:t>
      </w:r>
    </w:p>
    <w:p w:rsidR="0017301F" w:rsidRPr="0064550E" w:rsidRDefault="0017301F" w:rsidP="0017301F">
      <w:pPr>
        <w:rPr>
          <w:rFonts w:ascii="Courier New" w:hAnsi="Courier New" w:cs="Courier New"/>
          <w:sz w:val="20"/>
        </w:rPr>
      </w:pPr>
      <w:r w:rsidRPr="0064550E">
        <w:rPr>
          <w:rFonts w:ascii="Courier New" w:hAnsi="Courier New" w:cs="Courier New"/>
          <w:sz w:val="20"/>
        </w:rPr>
        <w:t xml:space="preserve">              vocoder.py</w:t>
      </w:r>
    </w:p>
    <w:p w:rsidR="0017301F" w:rsidRPr="0064550E" w:rsidRDefault="0017301F" w:rsidP="0017301F">
      <w:pPr>
        <w:rPr>
          <w:rFonts w:ascii="Courier New" w:hAnsi="Courier New" w:cs="Courier New"/>
          <w:sz w:val="20"/>
        </w:rPr>
      </w:pPr>
      <w:r w:rsidRPr="0064550E">
        <w:rPr>
          <w:rFonts w:ascii="Courier New" w:hAnsi="Courier New" w:cs="Courier New"/>
          <w:sz w:val="20"/>
        </w:rPr>
        <w:t xml:space="preserve">              karaoke.py</w:t>
      </w:r>
    </w:p>
    <w:p w:rsidR="0017301F" w:rsidRPr="00CA74EC" w:rsidRDefault="0017301F" w:rsidP="0017301F">
      <w:pPr>
        <w:rPr>
          <w:rFonts w:ascii="Courier New" w:hAnsi="Courier New" w:cs="Courier New"/>
        </w:rPr>
      </w:pPr>
      <w:r w:rsidRPr="0064550E">
        <w:rPr>
          <w:rFonts w:ascii="Courier New" w:hAnsi="Courier New" w:cs="Courier New"/>
          <w:sz w:val="20"/>
        </w:rPr>
        <w:t xml:space="preserve">              ...</w:t>
      </w:r>
    </w:p>
    <w:p w:rsidR="0017301F" w:rsidRDefault="0017301F" w:rsidP="0017301F">
      <w:r>
        <w:lastRenderedPageBreak/>
        <w:t xml:space="preserve">When importing the package, Python searches through the directories on </w:t>
      </w:r>
      <w:r w:rsidRPr="0064550E">
        <w:rPr>
          <w:rFonts w:ascii="Courier New" w:hAnsi="Courier New" w:cs="Courier New"/>
        </w:rPr>
        <w:t>sys.path</w:t>
      </w:r>
      <w:r>
        <w:t xml:space="preserve"> looking for the package subdirectory.</w:t>
      </w:r>
    </w:p>
    <w:p w:rsidR="0017301F" w:rsidRDefault="0017301F" w:rsidP="0017301F">
      <w:r>
        <w:t xml:space="preserve">The </w:t>
      </w:r>
      <w:r w:rsidRPr="0064550E">
        <w:rPr>
          <w:rFonts w:ascii="Courier New" w:hAnsi="Courier New" w:cs="Courier New"/>
        </w:rPr>
        <w:t>__init__.py</w:t>
      </w:r>
      <w:r>
        <w:t xml:space="preserve"> files are required to make Python treat the directories as containing packages; this is done to prevent directories with a common name, such as </w:t>
      </w:r>
      <w:r w:rsidRPr="0064550E">
        <w:rPr>
          <w:rFonts w:ascii="Courier New" w:hAnsi="Courier New" w:cs="Courier New"/>
        </w:rPr>
        <w:t>string</w:t>
      </w:r>
      <w:r>
        <w:t xml:space="preserve">, from unintentionally hiding valid modules that occur later on the module search path. In the simplest case, </w:t>
      </w:r>
      <w:r w:rsidRPr="0064550E">
        <w:rPr>
          <w:rFonts w:ascii="Courier New" w:hAnsi="Courier New" w:cs="Courier New"/>
        </w:rPr>
        <w:t>__init__.py</w:t>
      </w:r>
      <w:r>
        <w:t xml:space="preserve"> can just be an empty file, but it can also execute initialization code for the package or set the </w:t>
      </w:r>
      <w:r w:rsidRPr="0064550E">
        <w:rPr>
          <w:rFonts w:ascii="Courier New" w:hAnsi="Courier New" w:cs="Courier New"/>
        </w:rPr>
        <w:t>__all__</w:t>
      </w:r>
      <w:r>
        <w:t xml:space="preserve"> variable.</w:t>
      </w:r>
    </w:p>
    <w:p w:rsidR="0017301F" w:rsidRDefault="0017301F" w:rsidP="0017301F">
      <w:r>
        <w:t>There are different ways to import a package.</w:t>
      </w:r>
    </w:p>
    <w:p w:rsidR="0017301F" w:rsidRDefault="0017301F" w:rsidP="00B629BA">
      <w:pPr>
        <w:pStyle w:val="ListParagraph"/>
        <w:numPr>
          <w:ilvl w:val="0"/>
          <w:numId w:val="69"/>
        </w:numPr>
      </w:pPr>
      <w:r>
        <w:t>Users of the package can import individual modules from the package.</w:t>
      </w:r>
    </w:p>
    <w:p w:rsidR="0017301F" w:rsidRPr="00CA74EC" w:rsidRDefault="0017301F" w:rsidP="0017301F">
      <w:pPr>
        <w:ind w:left="1728"/>
        <w:rPr>
          <w:b/>
        </w:rPr>
      </w:pPr>
      <w:r w:rsidRPr="00CA74EC">
        <w:rPr>
          <w:b/>
        </w:rPr>
        <w:t>Example:</w:t>
      </w:r>
    </w:p>
    <w:p w:rsidR="0017301F" w:rsidRPr="00CA74EC" w:rsidRDefault="0017301F" w:rsidP="0017301F">
      <w:pPr>
        <w:ind w:left="1728"/>
        <w:rPr>
          <w:rFonts w:ascii="Courier New" w:hAnsi="Courier New" w:cs="Courier New"/>
        </w:rPr>
      </w:pPr>
      <w:r w:rsidRPr="00CA74EC">
        <w:rPr>
          <w:rFonts w:ascii="Courier New" w:hAnsi="Courier New" w:cs="Courier New"/>
        </w:rPr>
        <w:t>import sound.effects.echo</w:t>
      </w:r>
    </w:p>
    <w:p w:rsidR="0017301F" w:rsidRDefault="0017301F" w:rsidP="0017301F">
      <w:pPr>
        <w:ind w:left="1728"/>
      </w:pPr>
      <w:r>
        <w:t xml:space="preserve">This loads the submodule </w:t>
      </w:r>
      <w:r w:rsidRPr="00CA74EC">
        <w:rPr>
          <w:rFonts w:ascii="Courier New" w:hAnsi="Courier New" w:cs="Courier New"/>
        </w:rPr>
        <w:t>sound.effects.echo</w:t>
      </w:r>
      <w:r>
        <w:t>. It must be referenced with its full name.</w:t>
      </w:r>
    </w:p>
    <w:p w:rsidR="0017301F" w:rsidRPr="00CA74EC" w:rsidRDefault="0017301F" w:rsidP="0017301F">
      <w:pPr>
        <w:ind w:left="1728"/>
        <w:rPr>
          <w:rFonts w:ascii="Courier New" w:hAnsi="Courier New" w:cs="Courier New"/>
        </w:rPr>
      </w:pPr>
      <w:r w:rsidRPr="00CA74EC">
        <w:rPr>
          <w:rFonts w:ascii="Courier New" w:hAnsi="Courier New" w:cs="Courier New"/>
        </w:rPr>
        <w:t>sound.effects.echo.echofilter(input, output, delay=0.7, atten=4)</w:t>
      </w:r>
    </w:p>
    <w:p w:rsidR="0017301F" w:rsidRDefault="0017301F" w:rsidP="0017301F"/>
    <w:p w:rsidR="0017301F" w:rsidRDefault="0017301F" w:rsidP="00B629BA">
      <w:pPr>
        <w:pStyle w:val="ListParagraph"/>
        <w:numPr>
          <w:ilvl w:val="0"/>
          <w:numId w:val="69"/>
        </w:numPr>
      </w:pPr>
      <w:r>
        <w:t>An alternative way of importing the submodule is:</w:t>
      </w:r>
    </w:p>
    <w:p w:rsidR="0017301F" w:rsidRDefault="0017301F" w:rsidP="0017301F">
      <w:pPr>
        <w:ind w:left="1728"/>
      </w:pPr>
      <w:r w:rsidRPr="00CA74EC">
        <w:rPr>
          <w:rFonts w:ascii="Courier New" w:hAnsi="Courier New" w:cs="Courier New"/>
        </w:rPr>
        <w:t>from sound.effects import echo</w:t>
      </w:r>
    </w:p>
    <w:p w:rsidR="0017301F" w:rsidRDefault="0017301F" w:rsidP="0017301F">
      <w:pPr>
        <w:ind w:left="1728"/>
      </w:pPr>
      <w:r>
        <w:t>This also loads the submodule echo, and makes it available without its package prefix, so it can be used as follows:</w:t>
      </w:r>
    </w:p>
    <w:p w:rsidR="0017301F" w:rsidRDefault="0017301F" w:rsidP="0017301F">
      <w:pPr>
        <w:ind w:left="1728"/>
      </w:pPr>
      <w:r w:rsidRPr="00CA74EC">
        <w:rPr>
          <w:rFonts w:ascii="Courier New" w:hAnsi="Courier New" w:cs="Courier New"/>
        </w:rPr>
        <w:t>echo.echofilter(input, output, delay=0.7, atten=4)</w:t>
      </w:r>
    </w:p>
    <w:p w:rsidR="0017301F" w:rsidRDefault="0017301F" w:rsidP="0017301F"/>
    <w:p w:rsidR="0017301F" w:rsidRDefault="0017301F" w:rsidP="00B629BA">
      <w:pPr>
        <w:pStyle w:val="ListParagraph"/>
        <w:numPr>
          <w:ilvl w:val="0"/>
          <w:numId w:val="69"/>
        </w:numPr>
      </w:pPr>
      <w:r>
        <w:t>Yet another variation is to import the desired function or variable directly:</w:t>
      </w:r>
    </w:p>
    <w:p w:rsidR="0017301F" w:rsidRPr="00CA74EC" w:rsidRDefault="0017301F" w:rsidP="0017301F">
      <w:pPr>
        <w:ind w:left="1728"/>
        <w:rPr>
          <w:rFonts w:ascii="Courier New" w:hAnsi="Courier New" w:cs="Courier New"/>
        </w:rPr>
      </w:pPr>
      <w:r w:rsidRPr="00CA74EC">
        <w:rPr>
          <w:rFonts w:ascii="Courier New" w:hAnsi="Courier New" w:cs="Courier New"/>
        </w:rPr>
        <w:t>from sound.effects.echo import echofilter</w:t>
      </w:r>
    </w:p>
    <w:p w:rsidR="0017301F" w:rsidRDefault="0017301F" w:rsidP="0017301F">
      <w:pPr>
        <w:ind w:left="1728"/>
      </w:pPr>
      <w:r>
        <w:t xml:space="preserve">Again, this loads the submodule echo, but this makes its function </w:t>
      </w:r>
      <w:r w:rsidRPr="00CA74EC">
        <w:rPr>
          <w:rFonts w:ascii="Courier New" w:hAnsi="Courier New" w:cs="Courier New"/>
        </w:rPr>
        <w:t>echofilter()</w:t>
      </w:r>
      <w:r>
        <w:t xml:space="preserve"> directly available:</w:t>
      </w:r>
    </w:p>
    <w:p w:rsidR="0017301F" w:rsidRDefault="0017301F" w:rsidP="0017301F">
      <w:pPr>
        <w:ind w:left="1728"/>
        <w:rPr>
          <w:rFonts w:ascii="Courier New" w:hAnsi="Courier New" w:cs="Courier New"/>
        </w:rPr>
      </w:pPr>
      <w:r w:rsidRPr="00CA74EC">
        <w:rPr>
          <w:rFonts w:ascii="Courier New" w:hAnsi="Courier New" w:cs="Courier New"/>
        </w:rPr>
        <w:t>echofilter(input, output, delay=0.7, atten=4)</w:t>
      </w:r>
    </w:p>
    <w:p w:rsidR="0017301F" w:rsidRDefault="0017301F" w:rsidP="0017301F"/>
    <w:p w:rsidR="0017301F" w:rsidRPr="0064550E" w:rsidRDefault="0017301F" w:rsidP="0017301F">
      <w:pPr>
        <w:rPr>
          <w:i/>
          <w:sz w:val="20"/>
        </w:rPr>
      </w:pPr>
      <w:r w:rsidRPr="0064550E">
        <w:rPr>
          <w:b/>
          <w:sz w:val="20"/>
        </w:rPr>
        <w:t>Note:</w:t>
      </w:r>
      <w:r w:rsidRPr="0064550E">
        <w:rPr>
          <w:i/>
          <w:sz w:val="20"/>
        </w:rPr>
        <w:t xml:space="preserve">When using from package import item, the item can be either a submodule (or subpackage) of the package, or some other name defined in the package, like a function, class or variable. The </w:t>
      </w:r>
      <w:r w:rsidRPr="0064550E">
        <w:rPr>
          <w:rFonts w:ascii="Courier New" w:hAnsi="Courier New" w:cs="Courier New"/>
          <w:i/>
          <w:sz w:val="20"/>
        </w:rPr>
        <w:t>import</w:t>
      </w:r>
      <w:r w:rsidRPr="0064550E">
        <w:rPr>
          <w:i/>
          <w:sz w:val="20"/>
        </w:rPr>
        <w:t xml:space="preserve"> statement first tests whether the item is defined in the package; if not, it assumes it is a module and attempts to load it. If it fails to find it, an </w:t>
      </w:r>
      <w:r w:rsidRPr="0064550E">
        <w:rPr>
          <w:rFonts w:ascii="Courier New" w:hAnsi="Courier New" w:cs="Courier New"/>
          <w:i/>
          <w:sz w:val="20"/>
        </w:rPr>
        <w:t>ImportError</w:t>
      </w:r>
      <w:r w:rsidRPr="0064550E">
        <w:rPr>
          <w:i/>
          <w:sz w:val="20"/>
        </w:rPr>
        <w:t xml:space="preserve"> exception is raised.</w:t>
      </w:r>
    </w:p>
    <w:p w:rsidR="0017301F" w:rsidRPr="0064550E" w:rsidRDefault="0017301F" w:rsidP="0017301F">
      <w:pPr>
        <w:rPr>
          <w:i/>
          <w:sz w:val="20"/>
        </w:rPr>
      </w:pPr>
      <w:r w:rsidRPr="0064550E">
        <w:rPr>
          <w:i/>
          <w:sz w:val="20"/>
        </w:rPr>
        <w:t xml:space="preserve">Contrarily, when using syntax like </w:t>
      </w:r>
      <w:r w:rsidRPr="0064550E">
        <w:rPr>
          <w:rFonts w:ascii="Courier New" w:hAnsi="Courier New" w:cs="Courier New"/>
          <w:i/>
          <w:sz w:val="20"/>
        </w:rPr>
        <w:t>importitem.subitem.subsubitem</w:t>
      </w:r>
      <w:r w:rsidRPr="0064550E">
        <w:rPr>
          <w:i/>
          <w:sz w:val="20"/>
        </w:rPr>
        <w:t>, each item except for the last must be a package; the last item can be a module or a package but can’t be a class or function or variable defined in the previous item.</w:t>
      </w:r>
    </w:p>
    <w:p w:rsidR="0017301F" w:rsidRDefault="0017301F" w:rsidP="0017301F"/>
    <w:p w:rsidR="0017301F" w:rsidRDefault="0017301F" w:rsidP="0017301F">
      <w:pPr>
        <w:spacing w:after="0"/>
        <w:ind w:left="0"/>
        <w:rPr>
          <w:rFonts w:asciiTheme="majorHAnsi" w:hAnsiTheme="majorHAnsi"/>
          <w:kern w:val="28"/>
          <w:sz w:val="28"/>
          <w:szCs w:val="28"/>
        </w:rPr>
      </w:pPr>
      <w:r>
        <w:br w:type="page"/>
      </w:r>
    </w:p>
    <w:p w:rsidR="0017301F" w:rsidRDefault="0017301F" w:rsidP="0017301F">
      <w:pPr>
        <w:pStyle w:val="Heading3"/>
      </w:pPr>
      <w:bookmarkStart w:id="205" w:name="_Toc514268814"/>
      <w:bookmarkStart w:id="206" w:name="_Toc515037890"/>
      <w:r w:rsidRPr="00CA74EC">
        <w:lastRenderedPageBreak/>
        <w:t xml:space="preserve">Importing </w:t>
      </w:r>
      <w:r w:rsidRPr="004C4831">
        <w:rPr>
          <w:rFonts w:ascii="Courier New" w:hAnsi="Courier New" w:cs="Courier New"/>
        </w:rPr>
        <w:t>*</w:t>
      </w:r>
      <w:r w:rsidRPr="00CA74EC">
        <w:t xml:space="preserve"> From a Package</w:t>
      </w:r>
      <w:bookmarkEnd w:id="205"/>
      <w:bookmarkEnd w:id="206"/>
    </w:p>
    <w:p w:rsidR="0017301F" w:rsidRDefault="0017301F" w:rsidP="0017301F">
      <w:r>
        <w:t xml:space="preserve">Now what happens when the user writes </w:t>
      </w:r>
      <w:r w:rsidRPr="00A814AD">
        <w:rPr>
          <w:rFonts w:ascii="Courier New" w:hAnsi="Courier New" w:cs="Courier New"/>
        </w:rPr>
        <w:t>from sound.effects import *</w:t>
      </w:r>
      <w:r w:rsidRPr="00A814AD">
        <w:rPr>
          <w:rFonts w:asciiTheme="majorHAnsi" w:hAnsiTheme="majorHAnsi"/>
        </w:rPr>
        <w:t>?</w:t>
      </w:r>
      <w:r>
        <w:t xml:space="preserve"> Ideally, one would hope that this somehow goes out to the filesystem, finds which submodules are present in the package, and imports them all. This could take a long time and importing sub-modules might have unwanted side-effects that should only happen when the sub-module is explicitly imported.</w:t>
      </w:r>
    </w:p>
    <w:p w:rsidR="0017301F" w:rsidRDefault="0017301F" w:rsidP="0017301F">
      <w:r>
        <w:t xml:space="preserve">The only solution is for the package author to provide an explicit index of the package. The import statement uses the following convention: if a package’s </w:t>
      </w:r>
      <w:r w:rsidRPr="00CA74EC">
        <w:rPr>
          <w:rFonts w:ascii="Courier New" w:hAnsi="Courier New" w:cs="Courier New"/>
        </w:rPr>
        <w:t>__init__.py</w:t>
      </w:r>
      <w:r>
        <w:t xml:space="preserve"> code defines a list named </w:t>
      </w:r>
      <w:r w:rsidRPr="00CA74EC">
        <w:rPr>
          <w:rFonts w:ascii="Courier New" w:hAnsi="Courier New" w:cs="Courier New"/>
        </w:rPr>
        <w:t>__all__</w:t>
      </w:r>
      <w:r>
        <w:t xml:space="preserve">, it is taken to be the list of module names that should be imported when from package </w:t>
      </w:r>
      <w:r w:rsidRPr="00E7531B">
        <w:rPr>
          <w:rFonts w:ascii="Courier New" w:hAnsi="Courier New" w:cs="Courier New"/>
        </w:rPr>
        <w:t>import *</w:t>
      </w:r>
      <w:r>
        <w:t xml:space="preserve"> is encountered. It is up to the package author to keep this list up-to-date when a new version of the package is released. Package authors may also decide not to support it, if they don’t see a use for importing * from their package. For example, the file </w:t>
      </w:r>
      <w:r w:rsidRPr="00E7531B">
        <w:rPr>
          <w:rFonts w:ascii="Courier New" w:hAnsi="Courier New" w:cs="Courier New"/>
        </w:rPr>
        <w:t>sound/effects/__init__.py</w:t>
      </w:r>
      <w:r>
        <w:t xml:space="preserve"> could contain the following code:</w:t>
      </w:r>
    </w:p>
    <w:p w:rsidR="0017301F" w:rsidRDefault="0017301F" w:rsidP="0017301F">
      <w:r w:rsidRPr="00CA74EC">
        <w:rPr>
          <w:rFonts w:ascii="Courier New" w:hAnsi="Courier New" w:cs="Courier New"/>
        </w:rPr>
        <w:t>__all__ = ["echo", "surround", "reverse"]</w:t>
      </w:r>
    </w:p>
    <w:p w:rsidR="0017301F" w:rsidRDefault="0017301F" w:rsidP="0017301F">
      <w:r>
        <w:t>This would mean that from sound.effects import * would import the three named submodules of the sound package.</w:t>
      </w:r>
    </w:p>
    <w:p w:rsidR="0017301F" w:rsidRDefault="0017301F" w:rsidP="0017301F">
      <w:r>
        <w:t xml:space="preserve">If </w:t>
      </w:r>
      <w:r w:rsidRPr="00CA74EC">
        <w:rPr>
          <w:rFonts w:ascii="Courier New" w:hAnsi="Courier New" w:cs="Courier New"/>
        </w:rPr>
        <w:t>__all__</w:t>
      </w:r>
      <w:r>
        <w:t xml:space="preserve"> is not defined, the statement </w:t>
      </w:r>
      <w:r w:rsidRPr="00E7531B">
        <w:rPr>
          <w:rFonts w:ascii="Courier New" w:hAnsi="Courier New" w:cs="Courier New"/>
        </w:rPr>
        <w:t>from sound.effects import *</w:t>
      </w:r>
      <w:r>
        <w:t xml:space="preserve"> does not import all submodules from the package </w:t>
      </w:r>
      <w:r w:rsidRPr="00E7531B">
        <w:rPr>
          <w:rFonts w:ascii="Courier New" w:hAnsi="Courier New" w:cs="Courier New"/>
        </w:rPr>
        <w:t>sound.effects</w:t>
      </w:r>
      <w:r>
        <w:t xml:space="preserve"> into the current namespace; it only ensures that the package </w:t>
      </w:r>
      <w:r w:rsidRPr="00E7531B">
        <w:rPr>
          <w:rFonts w:ascii="Courier New" w:hAnsi="Courier New" w:cs="Courier New"/>
        </w:rPr>
        <w:t>sound.effects</w:t>
      </w:r>
      <w:r>
        <w:t xml:space="preserve"> has been imported (possibly running any initialization code in </w:t>
      </w:r>
      <w:r w:rsidRPr="00E7531B">
        <w:rPr>
          <w:rFonts w:ascii="Courier New" w:hAnsi="Courier New" w:cs="Courier New"/>
        </w:rPr>
        <w:t>__init__.py</w:t>
      </w:r>
      <w:r>
        <w:t xml:space="preserve">) and then imports whatever names are defined in the package. This includes any names defined (and submodules explicitly loaded) by </w:t>
      </w:r>
      <w:r w:rsidRPr="00E7531B">
        <w:rPr>
          <w:rFonts w:ascii="Courier New" w:hAnsi="Courier New" w:cs="Courier New"/>
        </w:rPr>
        <w:t>__init__.py</w:t>
      </w:r>
      <w:r>
        <w:t>. It also includes any submodules of the package that were explicitly loaded by previous import statements. Consider this code:</w:t>
      </w:r>
    </w:p>
    <w:p w:rsidR="0017301F" w:rsidRPr="00CA74EC" w:rsidRDefault="0017301F" w:rsidP="0017301F">
      <w:pPr>
        <w:rPr>
          <w:rFonts w:ascii="Courier New" w:hAnsi="Courier New" w:cs="Courier New"/>
        </w:rPr>
      </w:pPr>
      <w:r w:rsidRPr="00CA74EC">
        <w:rPr>
          <w:rFonts w:ascii="Courier New" w:hAnsi="Courier New" w:cs="Courier New"/>
        </w:rPr>
        <w:t>import sound.effects.echo</w:t>
      </w:r>
    </w:p>
    <w:p w:rsidR="0017301F" w:rsidRPr="00CA74EC" w:rsidRDefault="0017301F" w:rsidP="0017301F">
      <w:pPr>
        <w:rPr>
          <w:rFonts w:ascii="Courier New" w:hAnsi="Courier New" w:cs="Courier New"/>
        </w:rPr>
      </w:pPr>
      <w:r w:rsidRPr="00CA74EC">
        <w:rPr>
          <w:rFonts w:ascii="Courier New" w:hAnsi="Courier New" w:cs="Courier New"/>
        </w:rPr>
        <w:t>import sound.effects.surround</w:t>
      </w:r>
    </w:p>
    <w:p w:rsidR="0017301F" w:rsidRDefault="0017301F" w:rsidP="0017301F">
      <w:r w:rsidRPr="00CA74EC">
        <w:rPr>
          <w:rFonts w:ascii="Courier New" w:hAnsi="Courier New" w:cs="Courier New"/>
        </w:rPr>
        <w:t>from sound.effects import *</w:t>
      </w:r>
    </w:p>
    <w:p w:rsidR="0017301F" w:rsidRDefault="0017301F" w:rsidP="0017301F">
      <w:r>
        <w:t xml:space="preserve">In this example, the </w:t>
      </w:r>
      <w:r w:rsidRPr="00E7531B">
        <w:rPr>
          <w:rFonts w:ascii="Courier New" w:hAnsi="Courier New" w:cs="Courier New"/>
        </w:rPr>
        <w:t>echo</w:t>
      </w:r>
      <w:r>
        <w:t xml:space="preserve"> and </w:t>
      </w:r>
      <w:r w:rsidRPr="00E7531B">
        <w:rPr>
          <w:rFonts w:ascii="Courier New" w:hAnsi="Courier New" w:cs="Courier New"/>
        </w:rPr>
        <w:t>surround</w:t>
      </w:r>
      <w:r>
        <w:t xml:space="preserve"> modules are imported in the current namespace because they are defined in the </w:t>
      </w:r>
      <w:r w:rsidRPr="00CA74EC">
        <w:rPr>
          <w:rFonts w:ascii="Courier New" w:hAnsi="Courier New" w:cs="Courier New"/>
        </w:rPr>
        <w:t>sound.effects</w:t>
      </w:r>
      <w:r>
        <w:t xml:space="preserve"> package when the </w:t>
      </w:r>
      <w:r w:rsidRPr="00E7531B">
        <w:rPr>
          <w:rFonts w:ascii="Courier New" w:hAnsi="Courier New" w:cs="Courier New"/>
        </w:rPr>
        <w:t>from...import</w:t>
      </w:r>
      <w:r>
        <w:t xml:space="preserve"> statement is executed. (This also works when </w:t>
      </w:r>
      <w:r w:rsidRPr="00E7531B">
        <w:rPr>
          <w:rFonts w:ascii="Courier New" w:hAnsi="Courier New" w:cs="Courier New"/>
        </w:rPr>
        <w:t>__all__</w:t>
      </w:r>
      <w:r>
        <w:t xml:space="preserve"> is defined.)</w:t>
      </w:r>
    </w:p>
    <w:p w:rsidR="0017301F" w:rsidRDefault="0017301F" w:rsidP="0017301F">
      <w:r>
        <w:t xml:space="preserve">Although certain modules are designed to export only names that follow certain patterns when you use </w:t>
      </w:r>
      <w:r w:rsidRPr="00CA74EC">
        <w:rPr>
          <w:rFonts w:ascii="Courier New" w:hAnsi="Courier New" w:cs="Courier New"/>
        </w:rPr>
        <w:t>import *</w:t>
      </w:r>
      <w:r>
        <w:t>, it is still considered bad practice in production code.</w:t>
      </w:r>
    </w:p>
    <w:p w:rsidR="0017301F" w:rsidRDefault="0017301F" w:rsidP="0017301F">
      <w:r>
        <w:t xml:space="preserve">Remember, there is nothing wrong with using from Package import </w:t>
      </w:r>
      <w:r w:rsidRPr="0051636A">
        <w:rPr>
          <w:rFonts w:ascii="Courier New" w:hAnsi="Courier New" w:cs="Courier New"/>
        </w:rPr>
        <w:t>specific_submodule</w:t>
      </w:r>
      <w:r>
        <w:t>! In fact, this is the recommended notation unless the importing module needs to use submodules with the same name from different packages.</w:t>
      </w:r>
    </w:p>
    <w:p w:rsidR="0017301F" w:rsidRDefault="0017301F" w:rsidP="0017301F">
      <w:pPr>
        <w:spacing w:after="0"/>
        <w:ind w:left="0"/>
        <w:rPr>
          <w:rFonts w:asciiTheme="majorHAnsi" w:hAnsiTheme="majorHAnsi"/>
          <w:kern w:val="28"/>
          <w:sz w:val="28"/>
          <w:szCs w:val="28"/>
        </w:rPr>
      </w:pPr>
      <w:r>
        <w:br w:type="page"/>
      </w:r>
    </w:p>
    <w:p w:rsidR="0017301F" w:rsidRDefault="0017301F" w:rsidP="0017301F">
      <w:pPr>
        <w:pStyle w:val="Heading3"/>
      </w:pPr>
      <w:bookmarkStart w:id="207" w:name="_Toc514268815"/>
      <w:bookmarkStart w:id="208" w:name="_Toc515037891"/>
      <w:r>
        <w:lastRenderedPageBreak/>
        <w:t>Intra-package References</w:t>
      </w:r>
      <w:bookmarkEnd w:id="207"/>
      <w:bookmarkEnd w:id="208"/>
    </w:p>
    <w:p w:rsidR="0017301F" w:rsidRDefault="0017301F" w:rsidP="0017301F">
      <w:r>
        <w:t xml:space="preserve">When packages are structured into </w:t>
      </w:r>
      <w:r w:rsidRPr="0051636A">
        <w:rPr>
          <w:rFonts w:ascii="Courier New" w:hAnsi="Courier New" w:cs="Courier New"/>
        </w:rPr>
        <w:t>subpackages</w:t>
      </w:r>
      <w:r>
        <w:t xml:space="preserve"> (as with the </w:t>
      </w:r>
      <w:r w:rsidRPr="004C4831">
        <w:rPr>
          <w:rFonts w:ascii="Courier New" w:hAnsi="Courier New" w:cs="Courier New"/>
        </w:rPr>
        <w:t>sound</w:t>
      </w:r>
      <w:r>
        <w:t xml:space="preserve"> package in the example), you can use absolute imports to refer to submodules of siblings packages. For example, if the module </w:t>
      </w:r>
      <w:r w:rsidRPr="004C4831">
        <w:rPr>
          <w:rFonts w:ascii="Courier New" w:hAnsi="Courier New" w:cs="Courier New"/>
        </w:rPr>
        <w:t>sound.filters.vocoder</w:t>
      </w:r>
      <w:r>
        <w:t xml:space="preserve"> needs to use the </w:t>
      </w:r>
      <w:r w:rsidRPr="004C4831">
        <w:rPr>
          <w:rFonts w:ascii="Courier New" w:hAnsi="Courier New" w:cs="Courier New"/>
        </w:rPr>
        <w:t>echo</w:t>
      </w:r>
      <w:r>
        <w:t xml:space="preserve"> module in the </w:t>
      </w:r>
      <w:r w:rsidRPr="004C4831">
        <w:rPr>
          <w:rFonts w:ascii="Courier New" w:hAnsi="Courier New" w:cs="Courier New"/>
        </w:rPr>
        <w:t>sound.effects</w:t>
      </w:r>
      <w:r>
        <w:t xml:space="preserve"> package, it can use from </w:t>
      </w:r>
      <w:r w:rsidRPr="004C4831">
        <w:rPr>
          <w:rFonts w:ascii="Courier New" w:hAnsi="Courier New" w:cs="Courier New"/>
        </w:rPr>
        <w:t>sound.effects import echo</w:t>
      </w:r>
      <w:r>
        <w:t>.</w:t>
      </w:r>
    </w:p>
    <w:p w:rsidR="0017301F" w:rsidRDefault="0017301F" w:rsidP="0017301F">
      <w:r>
        <w:t xml:space="preserve">You can also write relative imports, with the </w:t>
      </w:r>
      <w:r w:rsidRPr="004C4831">
        <w:rPr>
          <w:rFonts w:ascii="Courier New" w:hAnsi="Courier New" w:cs="Courier New"/>
        </w:rPr>
        <w:t>from module import name</w:t>
      </w:r>
      <w:r>
        <w:t xml:space="preserve"> form of </w:t>
      </w:r>
      <w:r w:rsidRPr="004C4831">
        <w:rPr>
          <w:rFonts w:ascii="Courier New" w:hAnsi="Courier New" w:cs="Courier New"/>
        </w:rPr>
        <w:t>import</w:t>
      </w:r>
      <w:r>
        <w:t xml:space="preserve"> statement. These imports use leading dots to indicate the current and parent packages involved in the relative import. </w:t>
      </w:r>
    </w:p>
    <w:p w:rsidR="0017301F" w:rsidRDefault="0017301F" w:rsidP="0017301F">
      <w:r w:rsidRPr="004C4831">
        <w:rPr>
          <w:b/>
        </w:rPr>
        <w:t xml:space="preserve">Example </w:t>
      </w:r>
      <w:r>
        <w:t>(</w:t>
      </w:r>
      <w:r w:rsidRPr="004C4831">
        <w:rPr>
          <w:i/>
        </w:rPr>
        <w:t xml:space="preserve">From the </w:t>
      </w:r>
      <w:r w:rsidRPr="004C4831">
        <w:rPr>
          <w:rFonts w:ascii="Courier New" w:hAnsi="Courier New" w:cs="Courier New"/>
          <w:i/>
        </w:rPr>
        <w:t>surround</w:t>
      </w:r>
      <w:r w:rsidRPr="004C4831">
        <w:rPr>
          <w:i/>
        </w:rPr>
        <w:t xml:space="preserve"> module, you might use</w:t>
      </w:r>
      <w:r>
        <w:t>):</w:t>
      </w:r>
    </w:p>
    <w:p w:rsidR="0017301F" w:rsidRPr="00CA74EC" w:rsidRDefault="0017301F" w:rsidP="0017301F">
      <w:pPr>
        <w:rPr>
          <w:rFonts w:ascii="Courier New" w:hAnsi="Courier New" w:cs="Courier New"/>
        </w:rPr>
      </w:pPr>
      <w:r w:rsidRPr="00CA74EC">
        <w:rPr>
          <w:rFonts w:ascii="Courier New" w:hAnsi="Courier New" w:cs="Courier New"/>
        </w:rPr>
        <w:t>from . import echo</w:t>
      </w:r>
    </w:p>
    <w:p w:rsidR="0017301F" w:rsidRPr="00CA74EC" w:rsidRDefault="0017301F" w:rsidP="0017301F">
      <w:pPr>
        <w:rPr>
          <w:rFonts w:ascii="Courier New" w:hAnsi="Courier New" w:cs="Courier New"/>
        </w:rPr>
      </w:pPr>
      <w:r w:rsidRPr="00CA74EC">
        <w:rPr>
          <w:rFonts w:ascii="Courier New" w:hAnsi="Courier New" w:cs="Courier New"/>
        </w:rPr>
        <w:t>from .. import formats</w:t>
      </w:r>
    </w:p>
    <w:p w:rsidR="0017301F" w:rsidRDefault="0017301F" w:rsidP="0017301F">
      <w:r w:rsidRPr="00CA74EC">
        <w:rPr>
          <w:rFonts w:ascii="Courier New" w:hAnsi="Courier New" w:cs="Courier New"/>
        </w:rPr>
        <w:t>from ..filters import equalizer</w:t>
      </w:r>
    </w:p>
    <w:p w:rsidR="0017301F" w:rsidRPr="004C4831" w:rsidRDefault="0017301F" w:rsidP="0017301F">
      <w:pPr>
        <w:rPr>
          <w:sz w:val="20"/>
        </w:rPr>
      </w:pPr>
      <w:r w:rsidRPr="004C4831">
        <w:rPr>
          <w:b/>
          <w:sz w:val="20"/>
        </w:rPr>
        <w:t xml:space="preserve">Note: </w:t>
      </w:r>
      <w:r w:rsidRPr="004C4831">
        <w:rPr>
          <w:i/>
          <w:sz w:val="20"/>
        </w:rPr>
        <w:t xml:space="preserve">Relative imports are based on the name of the current module. Since the name of the main module is always </w:t>
      </w:r>
      <w:r w:rsidRPr="004C4831">
        <w:rPr>
          <w:rFonts w:ascii="Courier New" w:hAnsi="Courier New" w:cs="Courier New"/>
          <w:i/>
          <w:sz w:val="20"/>
        </w:rPr>
        <w:t>"__main__"</w:t>
      </w:r>
      <w:r w:rsidRPr="004C4831">
        <w:rPr>
          <w:i/>
          <w:sz w:val="20"/>
        </w:rPr>
        <w:t>, modules intended for use as the main module of a Python application must always use absolute imports.</w:t>
      </w:r>
    </w:p>
    <w:p w:rsidR="0017301F" w:rsidRDefault="0017301F" w:rsidP="0017301F"/>
    <w:p w:rsidR="0017301F" w:rsidRDefault="0017301F" w:rsidP="0017301F">
      <w:pPr>
        <w:pStyle w:val="Heading3"/>
      </w:pPr>
      <w:bookmarkStart w:id="209" w:name="_Toc514268816"/>
      <w:bookmarkStart w:id="210" w:name="_Toc515037892"/>
      <w:r>
        <w:t>Packages in Multiple Directories</w:t>
      </w:r>
      <w:bookmarkEnd w:id="209"/>
      <w:bookmarkEnd w:id="210"/>
    </w:p>
    <w:p w:rsidR="0017301F" w:rsidRDefault="0017301F" w:rsidP="0017301F">
      <w:r>
        <w:t xml:space="preserve">Packages support one more special attribute, </w:t>
      </w:r>
      <w:r w:rsidRPr="004C4831">
        <w:rPr>
          <w:rFonts w:ascii="Courier New" w:hAnsi="Courier New" w:cs="Courier New"/>
        </w:rPr>
        <w:t>__path__</w:t>
      </w:r>
      <w:r>
        <w:t xml:space="preserve">. This is initialized to be a list containing the name of the directory holding the package’s </w:t>
      </w:r>
      <w:r w:rsidRPr="004C4831">
        <w:rPr>
          <w:rFonts w:ascii="Courier New" w:hAnsi="Courier New" w:cs="Courier New"/>
        </w:rPr>
        <w:t>__init__.py</w:t>
      </w:r>
      <w:r>
        <w:t xml:space="preserve"> before the code in that file is executed. This variable can be modified; doing so affects future searches for modules and </w:t>
      </w:r>
      <w:r w:rsidRPr="001969C2">
        <w:rPr>
          <w:rFonts w:asciiTheme="majorHAnsi" w:hAnsiTheme="majorHAnsi" w:cs="Courier New"/>
        </w:rPr>
        <w:t>sub packages</w:t>
      </w:r>
      <w:r>
        <w:t xml:space="preserve"> contained in the package.</w:t>
      </w:r>
    </w:p>
    <w:p w:rsidR="0017301F" w:rsidRPr="00A07BAE" w:rsidRDefault="0017301F" w:rsidP="0017301F">
      <w:r>
        <w:t>While this feature is not often needed, it can be used to extend the set of modules found in a package.</w:t>
      </w:r>
    </w:p>
    <w:p w:rsidR="0017301F" w:rsidRDefault="0017301F" w:rsidP="00B83C28">
      <w:pPr>
        <w:spacing w:after="0"/>
        <w:ind w:left="0"/>
      </w:pPr>
    </w:p>
    <w:p w:rsidR="0017301F" w:rsidRDefault="0017301F">
      <w:pPr>
        <w:spacing w:after="0"/>
        <w:ind w:left="0"/>
      </w:pPr>
      <w:r>
        <w:br w:type="page"/>
      </w:r>
    </w:p>
    <w:p w:rsidR="0017301F" w:rsidRPr="00324E44" w:rsidRDefault="0017301F" w:rsidP="0017301F">
      <w:pPr>
        <w:pStyle w:val="Heading1"/>
        <w:spacing w:line="276" w:lineRule="auto"/>
        <w:rPr>
          <w:rFonts w:asciiTheme="majorHAnsi" w:hAnsiTheme="majorHAnsi"/>
        </w:rPr>
      </w:pPr>
      <w:bookmarkStart w:id="211" w:name="_Toc514945927"/>
      <w:bookmarkStart w:id="212" w:name="_Toc515037893"/>
      <w:r>
        <w:rPr>
          <w:rFonts w:asciiTheme="majorHAnsi" w:hAnsiTheme="majorHAnsi"/>
        </w:rPr>
        <w:lastRenderedPageBreak/>
        <w:t>Chapter 08 – Python File I/O</w:t>
      </w:r>
      <w:bookmarkEnd w:id="211"/>
      <w:bookmarkEnd w:id="212"/>
    </w:p>
    <w:p w:rsidR="0017301F" w:rsidRDefault="0017301F" w:rsidP="0017301F">
      <w:pPr>
        <w:pStyle w:val="Heading2"/>
        <w:spacing w:line="276" w:lineRule="auto"/>
      </w:pPr>
      <w:bookmarkStart w:id="213" w:name="_Toc514945928"/>
      <w:bookmarkStart w:id="214" w:name="_Toc515037894"/>
      <w:r>
        <w:t>Introduction</w:t>
      </w:r>
      <w:bookmarkEnd w:id="213"/>
      <w:bookmarkEnd w:id="214"/>
    </w:p>
    <w:p w:rsidR="0017301F" w:rsidRDefault="0017301F" w:rsidP="0017301F">
      <w:r>
        <w:t>File is a named location on disk to store related information. It is used to permanently store data in a non-volatile memory (e.g. hard disk).</w:t>
      </w:r>
    </w:p>
    <w:p w:rsidR="0017301F" w:rsidRDefault="0017301F" w:rsidP="0017301F">
      <w:r>
        <w:t>Since, random access memory (RAM) is volatile which loses its data when computer is turned off, we use files for future use of the data.</w:t>
      </w:r>
    </w:p>
    <w:p w:rsidR="0017301F" w:rsidRPr="00337D3D" w:rsidRDefault="0017301F" w:rsidP="0017301F">
      <w:r>
        <w:t>When we want to read from or write to a file we need to open it first. When we are done, it needs to be closed, so that resources that are tied with the file are freed.</w:t>
      </w:r>
    </w:p>
    <w:p w:rsidR="0017301F" w:rsidRDefault="0017301F" w:rsidP="0017301F">
      <w:pPr>
        <w:pStyle w:val="Heading2"/>
        <w:spacing w:line="276" w:lineRule="auto"/>
      </w:pPr>
      <w:bookmarkStart w:id="215" w:name="_Toc514945929"/>
      <w:bookmarkStart w:id="216" w:name="_Toc515037895"/>
      <w:r>
        <w:t>Modes of Files</w:t>
      </w:r>
      <w:bookmarkEnd w:id="215"/>
      <w:bookmarkEnd w:id="216"/>
    </w:p>
    <w:p w:rsidR="0017301F" w:rsidRPr="00993AA3" w:rsidRDefault="0017301F" w:rsidP="0017301F">
      <w:pPr>
        <w:rPr>
          <w:lang w:val="en-IN" w:eastAsia="en-IN"/>
        </w:rPr>
      </w:pPr>
      <w:r>
        <w:rPr>
          <w:lang w:val="en-IN" w:eastAsia="en-IN"/>
        </w:rPr>
        <w:t xml:space="preserve">In Python, a file </w:t>
      </w:r>
      <w:r w:rsidRPr="00993AA3">
        <w:rPr>
          <w:lang w:val="en-IN" w:eastAsia="en-IN"/>
        </w:rPr>
        <w:t>can be opened in the following modes:</w:t>
      </w:r>
    </w:p>
    <w:tbl>
      <w:tblPr>
        <w:tblStyle w:val="ListTable4"/>
        <w:tblW w:w="8500" w:type="dxa"/>
        <w:tblInd w:w="1327" w:type="dxa"/>
        <w:tblLayout w:type="fixed"/>
        <w:tblLook w:val="04A0"/>
      </w:tblPr>
      <w:tblGrid>
        <w:gridCol w:w="846"/>
        <w:gridCol w:w="7654"/>
      </w:tblGrid>
      <w:tr w:rsidR="0017301F" w:rsidRPr="00993AA3" w:rsidTr="00562D38">
        <w:trPr>
          <w:cnfStyle w:val="100000000000"/>
        </w:trPr>
        <w:tc>
          <w:tcPr>
            <w:cnfStyle w:val="001000000000"/>
            <w:tcW w:w="846" w:type="dxa"/>
            <w:hideMark/>
          </w:tcPr>
          <w:p w:rsidR="0017301F" w:rsidRPr="00993AA3" w:rsidRDefault="0017301F" w:rsidP="00562D38">
            <w:pPr>
              <w:ind w:left="0"/>
              <w:rPr>
                <w:color w:val="FFFFFF"/>
                <w:lang w:val="en-IN" w:eastAsia="en-IN"/>
              </w:rPr>
            </w:pPr>
            <w:r w:rsidRPr="00993AA3">
              <w:rPr>
                <w:color w:val="FFFFFF"/>
                <w:lang w:val="en-IN" w:eastAsia="en-IN"/>
              </w:rPr>
              <w:t>Mode</w:t>
            </w:r>
          </w:p>
        </w:tc>
        <w:tc>
          <w:tcPr>
            <w:tcW w:w="7654" w:type="dxa"/>
            <w:hideMark/>
          </w:tcPr>
          <w:p w:rsidR="0017301F" w:rsidRPr="00993AA3" w:rsidRDefault="0017301F" w:rsidP="00562D38">
            <w:pPr>
              <w:ind w:left="0"/>
              <w:cnfStyle w:val="100000000000"/>
              <w:rPr>
                <w:color w:val="FFFFFF"/>
                <w:lang w:val="en-IN" w:eastAsia="en-IN"/>
              </w:rPr>
            </w:pPr>
            <w:r w:rsidRPr="00993AA3">
              <w:rPr>
                <w:color w:val="FFFFFF"/>
                <w:lang w:val="en-IN" w:eastAsia="en-IN"/>
              </w:rPr>
              <w:t>Description</w:t>
            </w:r>
          </w:p>
        </w:tc>
      </w:tr>
      <w:tr w:rsidR="0017301F" w:rsidRPr="00993AA3" w:rsidTr="00562D38">
        <w:trPr>
          <w:cnfStyle w:val="000000100000"/>
        </w:trPr>
        <w:tc>
          <w:tcPr>
            <w:cnfStyle w:val="001000000000"/>
            <w:tcW w:w="846" w:type="dxa"/>
            <w:hideMark/>
          </w:tcPr>
          <w:p w:rsidR="0017301F" w:rsidRPr="00993AA3" w:rsidRDefault="0017301F" w:rsidP="00562D38">
            <w:pPr>
              <w:ind w:left="0"/>
              <w:rPr>
                <w:color w:val="111111"/>
                <w:lang w:val="en-IN" w:eastAsia="en-IN"/>
              </w:rPr>
            </w:pPr>
            <w:r w:rsidRPr="00993AA3">
              <w:rPr>
                <w:color w:val="111111"/>
                <w:lang w:val="en-IN" w:eastAsia="en-IN"/>
              </w:rPr>
              <w:t>r</w:t>
            </w:r>
          </w:p>
        </w:tc>
        <w:tc>
          <w:tcPr>
            <w:tcW w:w="7654" w:type="dxa"/>
            <w:hideMark/>
          </w:tcPr>
          <w:p w:rsidR="0017301F" w:rsidRPr="00993AA3" w:rsidRDefault="0017301F" w:rsidP="00562D38">
            <w:pPr>
              <w:ind w:left="0"/>
              <w:cnfStyle w:val="000000100000"/>
              <w:rPr>
                <w:color w:val="111111"/>
                <w:lang w:val="en-IN" w:eastAsia="en-IN"/>
              </w:rPr>
            </w:pPr>
            <w:r w:rsidRPr="00993AA3">
              <w:rPr>
                <w:color w:val="111111"/>
                <w:lang w:val="en-IN" w:eastAsia="en-IN"/>
              </w:rPr>
              <w:t>Opens a file for reading only. (It's a default mode.)</w:t>
            </w:r>
          </w:p>
        </w:tc>
      </w:tr>
      <w:tr w:rsidR="0017301F" w:rsidRPr="00993AA3" w:rsidTr="00562D38">
        <w:tc>
          <w:tcPr>
            <w:cnfStyle w:val="001000000000"/>
            <w:tcW w:w="846" w:type="dxa"/>
            <w:hideMark/>
          </w:tcPr>
          <w:p w:rsidR="0017301F" w:rsidRPr="00993AA3" w:rsidRDefault="0017301F" w:rsidP="00562D38">
            <w:pPr>
              <w:ind w:left="0"/>
              <w:rPr>
                <w:color w:val="111111"/>
                <w:lang w:val="en-IN" w:eastAsia="en-IN"/>
              </w:rPr>
            </w:pPr>
            <w:r w:rsidRPr="00993AA3">
              <w:rPr>
                <w:color w:val="111111"/>
                <w:lang w:val="en-IN" w:eastAsia="en-IN"/>
              </w:rPr>
              <w:t>w</w:t>
            </w:r>
          </w:p>
        </w:tc>
        <w:tc>
          <w:tcPr>
            <w:tcW w:w="7654" w:type="dxa"/>
            <w:hideMark/>
          </w:tcPr>
          <w:p w:rsidR="0017301F" w:rsidRPr="00993AA3" w:rsidRDefault="0017301F" w:rsidP="00562D38">
            <w:pPr>
              <w:ind w:left="0"/>
              <w:cnfStyle w:val="000000000000"/>
              <w:rPr>
                <w:color w:val="111111"/>
                <w:lang w:val="en-IN" w:eastAsia="en-IN"/>
              </w:rPr>
            </w:pPr>
            <w:r w:rsidRPr="00993AA3">
              <w:rPr>
                <w:color w:val="111111"/>
                <w:lang w:val="en-IN" w:eastAsia="en-IN"/>
              </w:rPr>
              <w:t>Opens a file for writing. (If a file doesn't exist already, then it creates a new file. Otherwise, it's truncate a file.)</w:t>
            </w:r>
          </w:p>
        </w:tc>
      </w:tr>
      <w:tr w:rsidR="0017301F" w:rsidRPr="00993AA3" w:rsidTr="00562D38">
        <w:trPr>
          <w:cnfStyle w:val="000000100000"/>
        </w:trPr>
        <w:tc>
          <w:tcPr>
            <w:cnfStyle w:val="001000000000"/>
            <w:tcW w:w="846" w:type="dxa"/>
            <w:hideMark/>
          </w:tcPr>
          <w:p w:rsidR="0017301F" w:rsidRPr="00993AA3" w:rsidRDefault="0017301F" w:rsidP="00562D38">
            <w:pPr>
              <w:ind w:left="0"/>
              <w:rPr>
                <w:color w:val="111111"/>
                <w:lang w:val="en-IN" w:eastAsia="en-IN"/>
              </w:rPr>
            </w:pPr>
            <w:r w:rsidRPr="00993AA3">
              <w:rPr>
                <w:color w:val="111111"/>
                <w:lang w:val="en-IN" w:eastAsia="en-IN"/>
              </w:rPr>
              <w:t>x</w:t>
            </w:r>
          </w:p>
        </w:tc>
        <w:tc>
          <w:tcPr>
            <w:tcW w:w="7654" w:type="dxa"/>
            <w:hideMark/>
          </w:tcPr>
          <w:p w:rsidR="0017301F" w:rsidRPr="00993AA3" w:rsidRDefault="0017301F" w:rsidP="00562D38">
            <w:pPr>
              <w:ind w:left="0"/>
              <w:cnfStyle w:val="000000100000"/>
              <w:rPr>
                <w:color w:val="111111"/>
                <w:lang w:val="en-IN" w:eastAsia="en-IN"/>
              </w:rPr>
            </w:pPr>
            <w:r w:rsidRPr="00993AA3">
              <w:rPr>
                <w:color w:val="111111"/>
                <w:lang w:val="en-IN" w:eastAsia="en-IN"/>
              </w:rPr>
              <w:t>Opens a file for exclusive creation. (Operation fails if a file does not exist in the location.)</w:t>
            </w:r>
          </w:p>
        </w:tc>
      </w:tr>
      <w:tr w:rsidR="0017301F" w:rsidRPr="00993AA3" w:rsidTr="00562D38">
        <w:tc>
          <w:tcPr>
            <w:cnfStyle w:val="001000000000"/>
            <w:tcW w:w="846" w:type="dxa"/>
            <w:hideMark/>
          </w:tcPr>
          <w:p w:rsidR="0017301F" w:rsidRPr="00993AA3" w:rsidRDefault="0017301F" w:rsidP="00562D38">
            <w:pPr>
              <w:ind w:left="0"/>
              <w:rPr>
                <w:color w:val="111111"/>
                <w:lang w:val="en-IN" w:eastAsia="en-IN"/>
              </w:rPr>
            </w:pPr>
            <w:r w:rsidRPr="00993AA3">
              <w:rPr>
                <w:color w:val="111111"/>
                <w:lang w:val="en-IN" w:eastAsia="en-IN"/>
              </w:rPr>
              <w:t>a</w:t>
            </w:r>
          </w:p>
        </w:tc>
        <w:tc>
          <w:tcPr>
            <w:tcW w:w="7654" w:type="dxa"/>
            <w:hideMark/>
          </w:tcPr>
          <w:p w:rsidR="0017301F" w:rsidRPr="00993AA3" w:rsidRDefault="0017301F" w:rsidP="00562D38">
            <w:pPr>
              <w:ind w:left="0"/>
              <w:cnfStyle w:val="000000000000"/>
              <w:rPr>
                <w:color w:val="111111"/>
                <w:lang w:val="en-IN" w:eastAsia="en-IN"/>
              </w:rPr>
            </w:pPr>
            <w:r w:rsidRPr="00993AA3">
              <w:rPr>
                <w:color w:val="111111"/>
                <w:lang w:val="en-IN" w:eastAsia="en-IN"/>
              </w:rPr>
              <w:t>Opens a file for appending at the end of the file without truncating it. (Creates a new file if it does not exist in the location.)</w:t>
            </w:r>
          </w:p>
        </w:tc>
      </w:tr>
      <w:tr w:rsidR="0017301F" w:rsidRPr="00993AA3" w:rsidTr="00562D38">
        <w:trPr>
          <w:cnfStyle w:val="000000100000"/>
        </w:trPr>
        <w:tc>
          <w:tcPr>
            <w:cnfStyle w:val="001000000000"/>
            <w:tcW w:w="846" w:type="dxa"/>
            <w:hideMark/>
          </w:tcPr>
          <w:p w:rsidR="0017301F" w:rsidRPr="00993AA3" w:rsidRDefault="00A61F7F" w:rsidP="00562D38">
            <w:pPr>
              <w:ind w:left="0"/>
              <w:rPr>
                <w:color w:val="111111"/>
                <w:lang w:val="en-IN" w:eastAsia="en-IN"/>
              </w:rPr>
            </w:pPr>
            <w:r w:rsidRPr="00993AA3">
              <w:rPr>
                <w:color w:val="111111"/>
                <w:lang w:val="en-IN" w:eastAsia="en-IN"/>
              </w:rPr>
              <w:t>T</w:t>
            </w:r>
          </w:p>
        </w:tc>
        <w:tc>
          <w:tcPr>
            <w:tcW w:w="7654" w:type="dxa"/>
            <w:hideMark/>
          </w:tcPr>
          <w:p w:rsidR="0017301F" w:rsidRPr="00993AA3" w:rsidRDefault="0017301F" w:rsidP="00562D38">
            <w:pPr>
              <w:ind w:left="0"/>
              <w:cnfStyle w:val="000000100000"/>
              <w:rPr>
                <w:color w:val="111111"/>
                <w:lang w:val="en-IN" w:eastAsia="en-IN"/>
              </w:rPr>
            </w:pPr>
            <w:r w:rsidRPr="00993AA3">
              <w:rPr>
                <w:color w:val="111111"/>
                <w:lang w:val="en-IN" w:eastAsia="en-IN"/>
              </w:rPr>
              <w:t>Opens a file in text mode. (It's a default mode.)</w:t>
            </w:r>
          </w:p>
        </w:tc>
      </w:tr>
      <w:tr w:rsidR="0017301F" w:rsidRPr="00993AA3" w:rsidTr="00562D38">
        <w:tc>
          <w:tcPr>
            <w:cnfStyle w:val="001000000000"/>
            <w:tcW w:w="846" w:type="dxa"/>
            <w:hideMark/>
          </w:tcPr>
          <w:p w:rsidR="0017301F" w:rsidRPr="00993AA3" w:rsidRDefault="0017301F" w:rsidP="00562D38">
            <w:pPr>
              <w:ind w:left="0"/>
              <w:rPr>
                <w:color w:val="111111"/>
                <w:lang w:val="en-IN" w:eastAsia="en-IN"/>
              </w:rPr>
            </w:pPr>
            <w:r w:rsidRPr="00993AA3">
              <w:rPr>
                <w:color w:val="111111"/>
                <w:lang w:val="en-IN" w:eastAsia="en-IN"/>
              </w:rPr>
              <w:t>b</w:t>
            </w:r>
          </w:p>
        </w:tc>
        <w:tc>
          <w:tcPr>
            <w:tcW w:w="7654" w:type="dxa"/>
            <w:hideMark/>
          </w:tcPr>
          <w:p w:rsidR="0017301F" w:rsidRPr="00993AA3" w:rsidRDefault="0017301F" w:rsidP="00562D38">
            <w:pPr>
              <w:ind w:left="0"/>
              <w:cnfStyle w:val="000000000000"/>
              <w:rPr>
                <w:color w:val="111111"/>
                <w:lang w:val="en-IN" w:eastAsia="en-IN"/>
              </w:rPr>
            </w:pPr>
            <w:r w:rsidRPr="00993AA3">
              <w:rPr>
                <w:color w:val="111111"/>
                <w:lang w:val="en-IN" w:eastAsia="en-IN"/>
              </w:rPr>
              <w:t>Opens a file in binary mode.</w:t>
            </w:r>
          </w:p>
        </w:tc>
      </w:tr>
      <w:tr w:rsidR="0017301F" w:rsidRPr="00993AA3" w:rsidTr="00562D38">
        <w:trPr>
          <w:cnfStyle w:val="000000100000"/>
        </w:trPr>
        <w:tc>
          <w:tcPr>
            <w:cnfStyle w:val="001000000000"/>
            <w:tcW w:w="846" w:type="dxa"/>
            <w:hideMark/>
          </w:tcPr>
          <w:p w:rsidR="0017301F" w:rsidRPr="00993AA3" w:rsidRDefault="0017301F" w:rsidP="00562D38">
            <w:pPr>
              <w:ind w:left="0"/>
              <w:rPr>
                <w:color w:val="111111"/>
                <w:lang w:val="en-IN" w:eastAsia="en-IN"/>
              </w:rPr>
            </w:pPr>
            <w:r w:rsidRPr="00993AA3">
              <w:rPr>
                <w:color w:val="111111"/>
                <w:lang w:val="en-IN" w:eastAsia="en-IN"/>
              </w:rPr>
              <w:t>+</w:t>
            </w:r>
          </w:p>
        </w:tc>
        <w:tc>
          <w:tcPr>
            <w:tcW w:w="7654" w:type="dxa"/>
            <w:hideMark/>
          </w:tcPr>
          <w:p w:rsidR="0017301F" w:rsidRPr="00993AA3" w:rsidRDefault="0017301F" w:rsidP="00562D38">
            <w:pPr>
              <w:ind w:left="0"/>
              <w:cnfStyle w:val="000000100000"/>
              <w:rPr>
                <w:color w:val="111111"/>
                <w:lang w:val="en-IN" w:eastAsia="en-IN"/>
              </w:rPr>
            </w:pPr>
            <w:r w:rsidRPr="00993AA3">
              <w:rPr>
                <w:color w:val="111111"/>
                <w:lang w:val="en-IN" w:eastAsia="en-IN"/>
              </w:rPr>
              <w:t>Opens a file for updating (reading and writing.)</w:t>
            </w:r>
          </w:p>
        </w:tc>
      </w:tr>
    </w:tbl>
    <w:p w:rsidR="0017301F" w:rsidRPr="00993AA3" w:rsidRDefault="0017301F" w:rsidP="0017301F"/>
    <w:p w:rsidR="0017301F" w:rsidRDefault="0017301F" w:rsidP="0017301F">
      <w:pPr>
        <w:spacing w:after="0"/>
        <w:ind w:left="0"/>
        <w:rPr>
          <w:rFonts w:asciiTheme="majorHAnsi" w:hAnsiTheme="majorHAnsi"/>
          <w:color w:val="003366"/>
          <w:kern w:val="28"/>
          <w:sz w:val="32"/>
          <w:szCs w:val="32"/>
        </w:rPr>
      </w:pPr>
      <w:r>
        <w:br w:type="page"/>
      </w:r>
    </w:p>
    <w:p w:rsidR="0017301F" w:rsidRDefault="0017301F" w:rsidP="0017301F">
      <w:pPr>
        <w:pStyle w:val="Heading2"/>
      </w:pPr>
      <w:bookmarkStart w:id="217" w:name="_Toc514945930"/>
      <w:bookmarkStart w:id="218" w:name="_Toc515037896"/>
      <w:r>
        <w:lastRenderedPageBreak/>
        <w:t>File Handling</w:t>
      </w:r>
      <w:bookmarkEnd w:id="217"/>
      <w:bookmarkEnd w:id="218"/>
    </w:p>
    <w:p w:rsidR="0017301F" w:rsidRDefault="0017301F" w:rsidP="0017301F">
      <w:pPr>
        <w:pStyle w:val="Heading3"/>
      </w:pPr>
      <w:bookmarkStart w:id="219" w:name="_Toc514945931"/>
      <w:bookmarkStart w:id="220" w:name="_Toc515037897"/>
      <w:r>
        <w:t>Opening a File</w:t>
      </w:r>
      <w:bookmarkEnd w:id="219"/>
      <w:bookmarkEnd w:id="220"/>
    </w:p>
    <w:p w:rsidR="0017301F" w:rsidRDefault="0017301F" w:rsidP="0017301F">
      <w:r>
        <w:t xml:space="preserve">In Python, you use the </w:t>
      </w:r>
      <w:r w:rsidRPr="00150173">
        <w:rPr>
          <w:rFonts w:ascii="Courier New" w:hAnsi="Courier New" w:cs="Courier New"/>
        </w:rPr>
        <w:t>open()</w:t>
      </w:r>
      <w:r w:rsidRPr="00150173">
        <w:t xml:space="preserve"> function to open a file. </w:t>
      </w:r>
      <w:r>
        <w:t xml:space="preserve">The </w:t>
      </w:r>
      <w:r w:rsidRPr="00337D3D">
        <w:rPr>
          <w:rFonts w:ascii="Courier New" w:hAnsi="Courier New" w:cs="Courier New"/>
        </w:rPr>
        <w:t>open()</w:t>
      </w:r>
      <w:r>
        <w:t xml:space="preserve"> function requires </w:t>
      </w:r>
      <w:r w:rsidRPr="00150173">
        <w:t>two arguments, file name and file opening mode.</w:t>
      </w:r>
    </w:p>
    <w:p w:rsidR="0017301F" w:rsidRPr="00150173" w:rsidRDefault="0017301F" w:rsidP="0017301F">
      <w:pPr>
        <w:rPr>
          <w:b/>
        </w:rPr>
      </w:pPr>
      <w:r w:rsidRPr="00150173">
        <w:rPr>
          <w:b/>
        </w:rPr>
        <w:t>Syntax:</w:t>
      </w:r>
    </w:p>
    <w:p w:rsidR="0017301F" w:rsidRPr="00150173" w:rsidRDefault="0017301F" w:rsidP="0017301F">
      <w:pPr>
        <w:rPr>
          <w:rFonts w:ascii="Courier New" w:hAnsi="Courier New" w:cs="Courier New"/>
        </w:rPr>
      </w:pPr>
      <w:r w:rsidRPr="00150173">
        <w:rPr>
          <w:rFonts w:ascii="Courier New" w:hAnsi="Courier New" w:cs="Courier New"/>
        </w:rPr>
        <w:t>file_object = open(filename [,mode] [,buffering])</w:t>
      </w:r>
    </w:p>
    <w:p w:rsidR="0017301F" w:rsidRDefault="0017301F" w:rsidP="0017301F">
      <w:r>
        <w:t>In the above syntax, the parameters used are:</w:t>
      </w:r>
    </w:p>
    <w:p w:rsidR="0017301F" w:rsidRDefault="0017301F" w:rsidP="00B629BA">
      <w:pPr>
        <w:pStyle w:val="ListParagraph"/>
        <w:numPr>
          <w:ilvl w:val="0"/>
          <w:numId w:val="74"/>
        </w:numPr>
      </w:pPr>
      <w:r w:rsidRPr="00150173">
        <w:rPr>
          <w:rFonts w:ascii="Courier New" w:hAnsi="Courier New" w:cs="Courier New"/>
        </w:rPr>
        <w:t>filename</w:t>
      </w:r>
      <w:r>
        <w:t>: It is the name of the file.</w:t>
      </w:r>
    </w:p>
    <w:p w:rsidR="0017301F" w:rsidRDefault="0017301F" w:rsidP="00B629BA">
      <w:pPr>
        <w:pStyle w:val="ListParagraph"/>
        <w:numPr>
          <w:ilvl w:val="0"/>
          <w:numId w:val="74"/>
        </w:numPr>
      </w:pPr>
      <w:r w:rsidRPr="00150173">
        <w:rPr>
          <w:rFonts w:ascii="Courier New" w:hAnsi="Courier New" w:cs="Courier New"/>
        </w:rPr>
        <w:t>mode</w:t>
      </w:r>
      <w:r>
        <w:t>: It tells the program in which mode the file has to be open.</w:t>
      </w:r>
    </w:p>
    <w:p w:rsidR="0017301F" w:rsidRDefault="0017301F" w:rsidP="00B629BA">
      <w:pPr>
        <w:pStyle w:val="ListParagraph"/>
        <w:numPr>
          <w:ilvl w:val="0"/>
          <w:numId w:val="74"/>
        </w:numPr>
      </w:pPr>
      <w:r w:rsidRPr="00150173">
        <w:rPr>
          <w:rFonts w:ascii="Courier New" w:hAnsi="Courier New" w:cs="Courier New"/>
        </w:rPr>
        <w:t>buffering</w:t>
      </w:r>
      <w:r>
        <w:t xml:space="preserve">: Here, if the value is set to </w:t>
      </w:r>
      <w:r w:rsidRPr="00150173">
        <w:rPr>
          <w:rFonts w:ascii="Courier New" w:hAnsi="Courier New" w:cs="Courier New"/>
        </w:rPr>
        <w:t>zero(0)</w:t>
      </w:r>
      <w:r>
        <w:t xml:space="preserve">, no buffering will occur while accessing a file, if the value is set to top </w:t>
      </w:r>
      <w:r w:rsidRPr="00150173">
        <w:rPr>
          <w:rFonts w:ascii="Courier New" w:hAnsi="Courier New" w:cs="Courier New"/>
        </w:rPr>
        <w:t>one (1)</w:t>
      </w:r>
      <w:r>
        <w:t>, line buffering will be performed while accessing a file.</w:t>
      </w:r>
    </w:p>
    <w:p w:rsidR="0017301F" w:rsidRPr="00092588" w:rsidRDefault="0017301F" w:rsidP="0017301F">
      <w:pPr>
        <w:rPr>
          <w:b/>
        </w:rPr>
      </w:pPr>
      <w:r w:rsidRPr="00092588">
        <w:rPr>
          <w:b/>
        </w:rPr>
        <w:t>Example:</w:t>
      </w:r>
    </w:p>
    <w:p w:rsidR="0017301F" w:rsidRDefault="0017301F" w:rsidP="0017301F">
      <w:pPr>
        <w:rPr>
          <w:rFonts w:ascii="Courier New" w:hAnsi="Courier New" w:cs="Courier New"/>
        </w:rPr>
      </w:pPr>
      <w:r>
        <w:rPr>
          <w:rFonts w:ascii="Courier New" w:hAnsi="Courier New" w:cs="Courier New"/>
        </w:rPr>
        <w:t>&gt;&gt;&gt;</w:t>
      </w:r>
      <w:r w:rsidRPr="005F40E6">
        <w:rPr>
          <w:rFonts w:ascii="Courier New" w:hAnsi="Courier New" w:cs="Courier New"/>
        </w:rPr>
        <w:t>fh = open("hello.txt", "r")</w:t>
      </w:r>
    </w:p>
    <w:p w:rsidR="0017301F" w:rsidRDefault="0017301F" w:rsidP="0017301F">
      <w:pPr>
        <w:pStyle w:val="Heading3"/>
      </w:pPr>
      <w:bookmarkStart w:id="221" w:name="_Toc514945932"/>
      <w:bookmarkStart w:id="222" w:name="_Toc515037898"/>
      <w:r>
        <w:t>Read from a File</w:t>
      </w:r>
      <w:bookmarkEnd w:id="221"/>
      <w:bookmarkEnd w:id="222"/>
    </w:p>
    <w:p w:rsidR="0017301F" w:rsidRDefault="0017301F" w:rsidP="0017301F">
      <w:r>
        <w:t xml:space="preserve">For reading and writing text data, different text-encoding schemes are used such as ASCII (American Standard Code for Information Interchange), UTF-8 (Unicode Transformation Format), UTF-16. </w:t>
      </w:r>
    </w:p>
    <w:p w:rsidR="0017301F" w:rsidRDefault="0017301F" w:rsidP="0017301F">
      <w:r>
        <w:t xml:space="preserve">Once a file is opened using the </w:t>
      </w:r>
      <w:r w:rsidRPr="001C522F">
        <w:rPr>
          <w:rFonts w:ascii="Courier New" w:hAnsi="Courier New" w:cs="Courier New"/>
        </w:rPr>
        <w:t>open()</w:t>
      </w:r>
      <w:r>
        <w:t xml:space="preserve"> method then it can be read by a method called </w:t>
      </w:r>
      <w:r w:rsidRPr="001C522F">
        <w:rPr>
          <w:rFonts w:ascii="Courier New" w:hAnsi="Courier New" w:cs="Courier New"/>
        </w:rPr>
        <w:t>read()</w:t>
      </w:r>
      <w:r>
        <w:t>.</w:t>
      </w:r>
    </w:p>
    <w:p w:rsidR="0017301F" w:rsidRPr="001C522F" w:rsidRDefault="0017301F" w:rsidP="0017301F">
      <w:pPr>
        <w:rPr>
          <w:b/>
        </w:rPr>
      </w:pPr>
      <w:r w:rsidRPr="001C522F">
        <w:rPr>
          <w:b/>
        </w:rPr>
        <w:t>Example:</w:t>
      </w:r>
    </w:p>
    <w:p w:rsidR="0017301F" w:rsidRPr="005F40E6" w:rsidRDefault="0017301F" w:rsidP="0017301F">
      <w:pPr>
        <w:rPr>
          <w:rFonts w:ascii="Courier New" w:hAnsi="Courier New" w:cs="Courier New"/>
        </w:rPr>
      </w:pPr>
      <w:r w:rsidRPr="005F40E6">
        <w:rPr>
          <w:rFonts w:ascii="Courier New" w:hAnsi="Courier New" w:cs="Courier New"/>
        </w:rPr>
        <w:t>#</w:t>
      </w:r>
      <w:r>
        <w:rPr>
          <w:rFonts w:ascii="Courier New" w:hAnsi="Courier New" w:cs="Courier New"/>
        </w:rPr>
        <w:t>read a text file</w:t>
      </w:r>
    </w:p>
    <w:p w:rsidR="0017301F" w:rsidRPr="005F40E6" w:rsidRDefault="0017301F" w:rsidP="0017301F">
      <w:pPr>
        <w:rPr>
          <w:rFonts w:ascii="Courier New" w:hAnsi="Courier New" w:cs="Courier New"/>
        </w:rPr>
      </w:pPr>
      <w:r w:rsidRPr="005F40E6">
        <w:rPr>
          <w:rFonts w:ascii="Courier New" w:hAnsi="Courier New" w:cs="Courier New"/>
        </w:rPr>
        <w:t>fh = open("hello.txt","r")</w:t>
      </w:r>
    </w:p>
    <w:p w:rsidR="0017301F" w:rsidRPr="005F40E6" w:rsidRDefault="0017301F" w:rsidP="0017301F">
      <w:pPr>
        <w:rPr>
          <w:rFonts w:ascii="Courier New" w:hAnsi="Courier New" w:cs="Courier New"/>
        </w:rPr>
      </w:pPr>
      <w:r w:rsidRPr="005F40E6">
        <w:rPr>
          <w:rFonts w:ascii="Courier New" w:hAnsi="Courier New" w:cs="Courier New"/>
        </w:rPr>
        <w:t>print fh.read()</w:t>
      </w:r>
    </w:p>
    <w:p w:rsidR="0017301F" w:rsidRPr="005F40E6" w:rsidRDefault="0017301F" w:rsidP="0017301F">
      <w:pPr>
        <w:rPr>
          <w:rFonts w:ascii="Courier New" w:hAnsi="Courier New" w:cs="Courier New"/>
        </w:rPr>
      </w:pPr>
    </w:p>
    <w:p w:rsidR="0017301F" w:rsidRPr="005F40E6" w:rsidRDefault="0017301F" w:rsidP="0017301F">
      <w:pPr>
        <w:rPr>
          <w:rFonts w:ascii="Courier New" w:hAnsi="Courier New" w:cs="Courier New"/>
        </w:rPr>
      </w:pPr>
      <w:r w:rsidRPr="005F40E6">
        <w:rPr>
          <w:rFonts w:ascii="Courier New" w:hAnsi="Courier New" w:cs="Courier New"/>
        </w:rPr>
        <w:t>#To read one line at a time</w:t>
      </w:r>
    </w:p>
    <w:p w:rsidR="0017301F" w:rsidRPr="005F40E6" w:rsidRDefault="0017301F" w:rsidP="0017301F">
      <w:pPr>
        <w:rPr>
          <w:rFonts w:ascii="Courier New" w:hAnsi="Courier New" w:cs="Courier New"/>
        </w:rPr>
      </w:pPr>
      <w:r w:rsidRPr="005F40E6">
        <w:rPr>
          <w:rFonts w:ascii="Courier New" w:hAnsi="Courier New" w:cs="Courier New"/>
        </w:rPr>
        <w:t>fh = open("hello".txt", "r")</w:t>
      </w:r>
    </w:p>
    <w:p w:rsidR="0017301F" w:rsidRPr="005F40E6" w:rsidRDefault="0017301F" w:rsidP="0017301F">
      <w:pPr>
        <w:rPr>
          <w:rFonts w:ascii="Courier New" w:hAnsi="Courier New" w:cs="Courier New"/>
        </w:rPr>
      </w:pPr>
      <w:r w:rsidRPr="005F40E6">
        <w:rPr>
          <w:rFonts w:ascii="Courier New" w:hAnsi="Courier New" w:cs="Courier New"/>
        </w:rPr>
        <w:t>print fh.readline()</w:t>
      </w:r>
    </w:p>
    <w:p w:rsidR="0017301F" w:rsidRPr="005F40E6" w:rsidRDefault="0017301F" w:rsidP="0017301F">
      <w:pPr>
        <w:rPr>
          <w:rFonts w:ascii="Courier New" w:hAnsi="Courier New" w:cs="Courier New"/>
        </w:rPr>
      </w:pPr>
    </w:p>
    <w:p w:rsidR="0017301F" w:rsidRPr="005F40E6" w:rsidRDefault="0017301F" w:rsidP="0017301F">
      <w:pPr>
        <w:rPr>
          <w:rFonts w:ascii="Courier New" w:hAnsi="Courier New" w:cs="Courier New"/>
        </w:rPr>
      </w:pPr>
      <w:r w:rsidRPr="005F40E6">
        <w:rPr>
          <w:rFonts w:ascii="Courier New" w:hAnsi="Courier New" w:cs="Courier New"/>
        </w:rPr>
        <w:t>#</w:t>
      </w:r>
      <w:r>
        <w:rPr>
          <w:rFonts w:ascii="Courier New" w:hAnsi="Courier New" w:cs="Courier New"/>
        </w:rPr>
        <w:t>read a list of lines</w:t>
      </w:r>
    </w:p>
    <w:p w:rsidR="0017301F" w:rsidRPr="005F40E6" w:rsidRDefault="0017301F" w:rsidP="0017301F">
      <w:pPr>
        <w:rPr>
          <w:rFonts w:ascii="Courier New" w:hAnsi="Courier New" w:cs="Courier New"/>
        </w:rPr>
      </w:pPr>
      <w:r w:rsidRPr="005F40E6">
        <w:rPr>
          <w:rFonts w:ascii="Courier New" w:hAnsi="Courier New" w:cs="Courier New"/>
        </w:rPr>
        <w:t>fh = open("hello.txt.", "r")</w:t>
      </w:r>
    </w:p>
    <w:p w:rsidR="0017301F" w:rsidRPr="005F40E6" w:rsidRDefault="0017301F" w:rsidP="0017301F">
      <w:pPr>
        <w:rPr>
          <w:rFonts w:ascii="Courier New" w:hAnsi="Courier New" w:cs="Courier New"/>
        </w:rPr>
      </w:pPr>
      <w:r w:rsidRPr="005F40E6">
        <w:rPr>
          <w:rFonts w:ascii="Courier New" w:hAnsi="Courier New" w:cs="Courier New"/>
        </w:rPr>
        <w:t>print fh.readlines()</w:t>
      </w:r>
    </w:p>
    <w:p w:rsidR="0017301F" w:rsidRDefault="0017301F" w:rsidP="0017301F">
      <w:pPr>
        <w:spacing w:after="0"/>
        <w:ind w:left="0"/>
        <w:rPr>
          <w:rFonts w:asciiTheme="majorHAnsi" w:hAnsiTheme="majorHAnsi"/>
          <w:kern w:val="28"/>
          <w:sz w:val="28"/>
          <w:szCs w:val="28"/>
        </w:rPr>
      </w:pPr>
      <w:r>
        <w:br w:type="page"/>
      </w:r>
    </w:p>
    <w:p w:rsidR="0017301F" w:rsidRDefault="0017301F" w:rsidP="0017301F">
      <w:pPr>
        <w:pStyle w:val="Heading3"/>
      </w:pPr>
      <w:bookmarkStart w:id="223" w:name="_Toc514945933"/>
      <w:bookmarkStart w:id="224" w:name="_Toc515037899"/>
      <w:r>
        <w:lastRenderedPageBreak/>
        <w:t>Writing a File</w:t>
      </w:r>
      <w:bookmarkEnd w:id="223"/>
      <w:bookmarkEnd w:id="224"/>
    </w:p>
    <w:p w:rsidR="0017301F" w:rsidRDefault="0017301F" w:rsidP="0017301F">
      <w:r>
        <w:t xml:space="preserve">Similarly, for writing data to files, we have to use </w:t>
      </w:r>
      <w:r w:rsidRPr="00337D3D">
        <w:rPr>
          <w:rFonts w:ascii="Courier New" w:hAnsi="Courier New" w:cs="Courier New"/>
        </w:rPr>
        <w:t>open()</w:t>
      </w:r>
      <w:r>
        <w:t xml:space="preserve"> with </w:t>
      </w:r>
      <w:r w:rsidRPr="00337D3D">
        <w:rPr>
          <w:rFonts w:ascii="Courier New" w:hAnsi="Courier New" w:cs="Courier New"/>
        </w:rPr>
        <w:t>'wt'</w:t>
      </w:r>
      <w:r>
        <w:t xml:space="preserve"> mode, clearing and overwriting the previous content. Also, we have to use </w:t>
      </w:r>
      <w:r w:rsidRPr="00337D3D">
        <w:rPr>
          <w:rFonts w:ascii="Courier New" w:hAnsi="Courier New" w:cs="Courier New"/>
        </w:rPr>
        <w:t>write()</w:t>
      </w:r>
      <w:r>
        <w:t xml:space="preserve"> function to write into a file.</w:t>
      </w:r>
    </w:p>
    <w:p w:rsidR="0017301F" w:rsidRPr="001C522F" w:rsidRDefault="0017301F" w:rsidP="0017301F">
      <w:pPr>
        <w:rPr>
          <w:b/>
        </w:rPr>
      </w:pPr>
      <w:r w:rsidRPr="001C522F">
        <w:rPr>
          <w:b/>
        </w:rPr>
        <w:t>Example</w:t>
      </w:r>
      <w:r>
        <w:rPr>
          <w:b/>
        </w:rPr>
        <w:t>s</w:t>
      </w:r>
      <w:r w:rsidRPr="001C522F">
        <w:rPr>
          <w:b/>
        </w:rPr>
        <w:t>:</w:t>
      </w:r>
    </w:p>
    <w:p w:rsidR="0017301F" w:rsidRPr="006C6DD5" w:rsidRDefault="0017301F" w:rsidP="00B629BA">
      <w:pPr>
        <w:pStyle w:val="ListParagraph"/>
        <w:numPr>
          <w:ilvl w:val="0"/>
          <w:numId w:val="77"/>
        </w:numPr>
        <w:rPr>
          <w:rFonts w:ascii="Courier New" w:hAnsi="Courier New" w:cs="Courier New"/>
        </w:rPr>
      </w:pPr>
      <w:r w:rsidRPr="006C6DD5">
        <w:rPr>
          <w:rFonts w:ascii="Courier New" w:hAnsi="Courier New" w:cs="Courier New"/>
        </w:rPr>
        <w:t>#To write to a file</w:t>
      </w:r>
    </w:p>
    <w:p w:rsidR="0017301F" w:rsidRPr="006C6DD5" w:rsidRDefault="0017301F" w:rsidP="0017301F">
      <w:pPr>
        <w:pStyle w:val="ListParagraph"/>
        <w:ind w:left="1728"/>
        <w:rPr>
          <w:rFonts w:ascii="Courier New" w:hAnsi="Courier New" w:cs="Courier New"/>
        </w:rPr>
      </w:pPr>
      <w:r w:rsidRPr="006C6DD5">
        <w:rPr>
          <w:rFonts w:ascii="Courier New" w:hAnsi="Courier New" w:cs="Courier New"/>
        </w:rPr>
        <w:t>fh = open("hello.txt","w")</w:t>
      </w:r>
    </w:p>
    <w:p w:rsidR="0017301F" w:rsidRPr="006C6DD5" w:rsidRDefault="0017301F" w:rsidP="0017301F">
      <w:pPr>
        <w:pStyle w:val="ListParagraph"/>
        <w:ind w:left="1728"/>
        <w:rPr>
          <w:rFonts w:ascii="Courier New" w:hAnsi="Courier New" w:cs="Courier New"/>
        </w:rPr>
      </w:pPr>
      <w:r w:rsidRPr="006C6DD5">
        <w:rPr>
          <w:rFonts w:ascii="Courier New" w:hAnsi="Courier New" w:cs="Courier New"/>
        </w:rPr>
        <w:t>write("Hello World")</w:t>
      </w:r>
    </w:p>
    <w:p w:rsidR="0017301F" w:rsidRPr="006C6DD5" w:rsidRDefault="0017301F" w:rsidP="0017301F">
      <w:pPr>
        <w:pStyle w:val="ListParagraph"/>
        <w:ind w:left="1728"/>
        <w:rPr>
          <w:rFonts w:ascii="Courier New" w:hAnsi="Courier New" w:cs="Courier New"/>
        </w:rPr>
      </w:pPr>
      <w:r w:rsidRPr="006C6DD5">
        <w:rPr>
          <w:rFonts w:ascii="Courier New" w:hAnsi="Courier New" w:cs="Courier New"/>
        </w:rPr>
        <w:t>fh.close()</w:t>
      </w:r>
    </w:p>
    <w:p w:rsidR="0017301F" w:rsidRPr="006C6DD5" w:rsidRDefault="0017301F" w:rsidP="00B629BA">
      <w:pPr>
        <w:pStyle w:val="ListParagraph"/>
        <w:numPr>
          <w:ilvl w:val="0"/>
          <w:numId w:val="77"/>
        </w:numPr>
        <w:rPr>
          <w:rFonts w:ascii="Courier New" w:hAnsi="Courier New" w:cs="Courier New"/>
        </w:rPr>
      </w:pPr>
      <w:r>
        <w:rPr>
          <w:rFonts w:ascii="Courier New" w:hAnsi="Courier New" w:cs="Courier New"/>
        </w:rPr>
        <w:t>#</w:t>
      </w:r>
      <w:r w:rsidRPr="006C6DD5">
        <w:rPr>
          <w:rFonts w:ascii="Courier New" w:hAnsi="Courier New" w:cs="Courier New"/>
        </w:rPr>
        <w:t>To write to a file</w:t>
      </w:r>
    </w:p>
    <w:p w:rsidR="0017301F" w:rsidRPr="006C6DD5" w:rsidRDefault="0017301F" w:rsidP="0017301F">
      <w:pPr>
        <w:pStyle w:val="ListParagraph"/>
        <w:ind w:left="1728"/>
        <w:rPr>
          <w:rFonts w:ascii="Courier New" w:hAnsi="Courier New" w:cs="Courier New"/>
        </w:rPr>
      </w:pPr>
      <w:r w:rsidRPr="006C6DD5">
        <w:rPr>
          <w:rFonts w:ascii="Courier New" w:hAnsi="Courier New" w:cs="Courier New"/>
        </w:rPr>
        <w:t>fh = open("hello.txt", "w")</w:t>
      </w:r>
    </w:p>
    <w:p w:rsidR="0017301F" w:rsidRPr="006C6DD5" w:rsidRDefault="0017301F" w:rsidP="0017301F">
      <w:pPr>
        <w:pStyle w:val="ListParagraph"/>
        <w:ind w:left="1728"/>
        <w:rPr>
          <w:rFonts w:ascii="Courier New" w:hAnsi="Courier New" w:cs="Courier New"/>
        </w:rPr>
      </w:pPr>
      <w:r w:rsidRPr="006C6DD5">
        <w:rPr>
          <w:rFonts w:ascii="Courier New" w:hAnsi="Courier New" w:cs="Courier New"/>
        </w:rPr>
        <w:t>lines_of_text = ["a line of text", "another line of text", "a third line"]</w:t>
      </w:r>
    </w:p>
    <w:p w:rsidR="0017301F" w:rsidRPr="006C6DD5" w:rsidRDefault="0017301F" w:rsidP="0017301F">
      <w:pPr>
        <w:pStyle w:val="ListParagraph"/>
        <w:ind w:left="1728"/>
        <w:rPr>
          <w:rFonts w:ascii="Courier New" w:hAnsi="Courier New" w:cs="Courier New"/>
        </w:rPr>
      </w:pPr>
      <w:r w:rsidRPr="006C6DD5">
        <w:rPr>
          <w:rFonts w:ascii="Courier New" w:hAnsi="Courier New" w:cs="Courier New"/>
        </w:rPr>
        <w:t>fh.writelines(lines_of_text)</w:t>
      </w:r>
    </w:p>
    <w:p w:rsidR="0017301F" w:rsidRPr="006C6DD5" w:rsidRDefault="0017301F" w:rsidP="0017301F">
      <w:pPr>
        <w:pStyle w:val="ListParagraph"/>
        <w:ind w:left="1728"/>
        <w:rPr>
          <w:rFonts w:ascii="Courier New" w:hAnsi="Courier New" w:cs="Courier New"/>
        </w:rPr>
      </w:pPr>
      <w:r w:rsidRPr="006C6DD5">
        <w:rPr>
          <w:rFonts w:ascii="Courier New" w:hAnsi="Courier New" w:cs="Courier New"/>
        </w:rPr>
        <w:t>fh.close()</w:t>
      </w:r>
    </w:p>
    <w:p w:rsidR="0017301F" w:rsidRDefault="0017301F" w:rsidP="0017301F">
      <w:r>
        <w:t xml:space="preserve">By default, in Python - using the system default text encoding files are read/written. Though Python can understand several hundred text-encodings but the most common encoding techniques used are ASCII, Latin-1, UTF-8, UTF-16, etc. </w:t>
      </w:r>
    </w:p>
    <w:p w:rsidR="0017301F" w:rsidRDefault="0017301F" w:rsidP="0017301F">
      <w:pPr>
        <w:pStyle w:val="Heading4"/>
        <w:ind w:left="0"/>
      </w:pPr>
      <w:r>
        <w:t xml:space="preserve">Use of </w:t>
      </w:r>
      <w:r w:rsidRPr="00C94D12">
        <w:rPr>
          <w:rFonts w:ascii="Courier New" w:hAnsi="Courier New" w:cs="Courier New"/>
        </w:rPr>
        <w:t>with</w:t>
      </w:r>
      <w:r>
        <w:t xml:space="preserve"> Option</w:t>
      </w:r>
    </w:p>
    <w:p w:rsidR="0017301F" w:rsidRDefault="0017301F" w:rsidP="0017301F">
      <w:r>
        <w:t xml:space="preserve">The use of </w:t>
      </w:r>
      <w:r w:rsidRPr="00C94D12">
        <w:rPr>
          <w:rFonts w:ascii="Courier New" w:hAnsi="Courier New" w:cs="Courier New"/>
        </w:rPr>
        <w:t>'with'</w:t>
      </w:r>
      <w:r>
        <w:t xml:space="preserve"> statement in the example establishes a context in which the file will be used. As the control leaves the </w:t>
      </w:r>
      <w:r w:rsidRPr="00C94D12">
        <w:rPr>
          <w:rFonts w:ascii="Courier New" w:hAnsi="Courier New" w:cs="Courier New"/>
        </w:rPr>
        <w:t>'with'</w:t>
      </w:r>
      <w:r>
        <w:t xml:space="preserve"> block, the file gets closed automatically.</w:t>
      </w:r>
    </w:p>
    <w:p w:rsidR="0017301F" w:rsidRDefault="0017301F" w:rsidP="0017301F">
      <w:r>
        <w:t>The problem can be easily solved by using another mode - technique, i.e., the '</w:t>
      </w:r>
      <w:r w:rsidRPr="00C94D12">
        <w:rPr>
          <w:rFonts w:ascii="Courier New" w:hAnsi="Courier New" w:cs="Courier New"/>
        </w:rPr>
        <w:t>x</w:t>
      </w:r>
      <w:r>
        <w:t>' mode to open a file instead of '</w:t>
      </w:r>
      <w:r w:rsidRPr="00C94D12">
        <w:rPr>
          <w:rFonts w:ascii="Courier New" w:hAnsi="Courier New" w:cs="Courier New"/>
        </w:rPr>
        <w:t>w</w:t>
      </w:r>
      <w:r>
        <w:t>' mode.</w:t>
      </w:r>
    </w:p>
    <w:p w:rsidR="0017301F" w:rsidRDefault="0017301F" w:rsidP="0017301F">
      <w:r>
        <w:t>Let's see two examples to differentiate between them.</w:t>
      </w:r>
    </w:p>
    <w:p w:rsidR="0017301F" w:rsidRPr="00F0460D" w:rsidRDefault="0017301F" w:rsidP="0017301F">
      <w:pPr>
        <w:rPr>
          <w:b/>
        </w:rPr>
      </w:pPr>
      <w:r>
        <w:rPr>
          <w:b/>
        </w:rPr>
        <w:t>Ex</w:t>
      </w:r>
      <w:r w:rsidRPr="00F0460D">
        <w:rPr>
          <w:b/>
        </w:rPr>
        <w:t>a</w:t>
      </w:r>
      <w:r>
        <w:rPr>
          <w:b/>
        </w:rPr>
        <w:t>m</w:t>
      </w:r>
      <w:r w:rsidRPr="00F0460D">
        <w:rPr>
          <w:b/>
        </w:rPr>
        <w:t>ples:</w:t>
      </w:r>
    </w:p>
    <w:p w:rsidR="0017301F" w:rsidRPr="001C522F" w:rsidRDefault="0017301F" w:rsidP="0017301F">
      <w:pPr>
        <w:rPr>
          <w:rFonts w:ascii="Courier New" w:hAnsi="Courier New" w:cs="Courier New"/>
        </w:rPr>
      </w:pPr>
      <w:r w:rsidRPr="001C522F">
        <w:rPr>
          <w:rFonts w:ascii="Courier New" w:hAnsi="Courier New" w:cs="Courier New"/>
        </w:rPr>
        <w:t>with open('filename' , 'wt') as f:</w:t>
      </w:r>
    </w:p>
    <w:p w:rsidR="0017301F" w:rsidRPr="001C522F" w:rsidRDefault="0017301F" w:rsidP="0017301F">
      <w:pPr>
        <w:rPr>
          <w:rFonts w:ascii="Courier New" w:hAnsi="Courier New" w:cs="Courier New"/>
        </w:rPr>
      </w:pPr>
      <w:r w:rsidRPr="001C522F">
        <w:rPr>
          <w:rFonts w:ascii="Courier New" w:hAnsi="Courier New" w:cs="Courier New"/>
        </w:rPr>
        <w:t xml:space="preserve">    f.write ('Hello, This is sample content.\n')</w:t>
      </w:r>
    </w:p>
    <w:p w:rsidR="0017301F" w:rsidRPr="001C522F" w:rsidRDefault="0017301F" w:rsidP="0017301F">
      <w:pPr>
        <w:rPr>
          <w:rFonts w:ascii="Courier New" w:hAnsi="Courier New" w:cs="Courier New"/>
        </w:rPr>
      </w:pPr>
    </w:p>
    <w:p w:rsidR="0017301F" w:rsidRPr="001C522F" w:rsidRDefault="0017301F" w:rsidP="0017301F">
      <w:pPr>
        <w:rPr>
          <w:rFonts w:ascii="Courier New" w:hAnsi="Courier New" w:cs="Courier New"/>
        </w:rPr>
      </w:pPr>
      <w:r w:rsidRPr="001C522F">
        <w:rPr>
          <w:rFonts w:ascii="Courier New" w:hAnsi="Courier New" w:cs="Courier New"/>
        </w:rPr>
        <w:t># This will create an error that the file 'filename' doesn't exist.</w:t>
      </w:r>
    </w:p>
    <w:p w:rsidR="0017301F" w:rsidRPr="001C522F" w:rsidRDefault="0017301F" w:rsidP="0017301F">
      <w:pPr>
        <w:rPr>
          <w:rFonts w:ascii="Courier New" w:hAnsi="Courier New" w:cs="Courier New"/>
        </w:rPr>
      </w:pPr>
    </w:p>
    <w:p w:rsidR="0017301F" w:rsidRPr="001C522F" w:rsidRDefault="0017301F" w:rsidP="0017301F">
      <w:pPr>
        <w:rPr>
          <w:rFonts w:ascii="Courier New" w:hAnsi="Courier New" w:cs="Courier New"/>
        </w:rPr>
      </w:pPr>
      <w:r w:rsidRPr="001C522F">
        <w:rPr>
          <w:rFonts w:ascii="Courier New" w:hAnsi="Courier New" w:cs="Courier New"/>
        </w:rPr>
        <w:t>with open ('filename.txt' , 'xt') as f:</w:t>
      </w:r>
    </w:p>
    <w:p w:rsidR="0017301F" w:rsidRDefault="0017301F" w:rsidP="0017301F">
      <w:r w:rsidRPr="001C522F">
        <w:rPr>
          <w:rFonts w:ascii="Courier New" w:hAnsi="Courier New" w:cs="Courier New"/>
        </w:rPr>
        <w:t xml:space="preserve">    f.write ('Hello, This is sample content.\n')</w:t>
      </w:r>
    </w:p>
    <w:p w:rsidR="0017301F" w:rsidRDefault="0017301F" w:rsidP="0017301F">
      <w:r w:rsidRPr="006C6DD5">
        <w:rPr>
          <w:b/>
        </w:rPr>
        <w:t>Note</w:t>
      </w:r>
      <w:r w:rsidRPr="006C6DD5">
        <w:rPr>
          <w:i/>
        </w:rPr>
        <w:t xml:space="preserve">: In binary mode, you should use </w:t>
      </w:r>
      <w:r w:rsidRPr="006C6DD5">
        <w:rPr>
          <w:rFonts w:ascii="Courier New" w:hAnsi="Courier New" w:cs="Courier New"/>
          <w:i/>
        </w:rPr>
        <w:t>'xb'</w:t>
      </w:r>
      <w:r w:rsidRPr="006C6DD5">
        <w:rPr>
          <w:i/>
        </w:rPr>
        <w:t xml:space="preserve"> instead of </w:t>
      </w:r>
      <w:r w:rsidRPr="006C6DD5">
        <w:rPr>
          <w:rFonts w:ascii="Courier New" w:hAnsi="Courier New" w:cs="Courier New"/>
          <w:i/>
        </w:rPr>
        <w:t>'xt'</w:t>
      </w:r>
      <w:r>
        <w:t>.</w:t>
      </w:r>
    </w:p>
    <w:p w:rsidR="0017301F" w:rsidRDefault="0017301F" w:rsidP="0017301F">
      <w:pPr>
        <w:pStyle w:val="Heading3"/>
        <w:rPr>
          <w:highlight w:val="white"/>
        </w:rPr>
      </w:pPr>
      <w:bookmarkStart w:id="225" w:name="_Toc514945934"/>
      <w:bookmarkStart w:id="226" w:name="_Toc515037900"/>
      <w:r>
        <w:rPr>
          <w:highlight w:val="white"/>
        </w:rPr>
        <w:t>Append to a Module</w:t>
      </w:r>
      <w:bookmarkEnd w:id="225"/>
      <w:bookmarkEnd w:id="226"/>
    </w:p>
    <w:p w:rsidR="0017301F" w:rsidRDefault="0017301F" w:rsidP="0017301F">
      <w:pPr>
        <w:rPr>
          <w:highlight w:val="white"/>
        </w:rPr>
      </w:pPr>
      <w:r>
        <w:rPr>
          <w:highlight w:val="white"/>
        </w:rPr>
        <w:t>Here is an example of a program that appends to an existing file:</w:t>
      </w:r>
    </w:p>
    <w:p w:rsidR="0017301F" w:rsidRPr="006C6DD5" w:rsidRDefault="0017301F" w:rsidP="0017301F">
      <w:pPr>
        <w:rPr>
          <w:rFonts w:asciiTheme="majorHAnsi" w:hAnsiTheme="majorHAnsi" w:cs="Courier New"/>
          <w:b/>
        </w:rPr>
      </w:pPr>
      <w:r w:rsidRPr="006C6DD5">
        <w:rPr>
          <w:rFonts w:asciiTheme="majorHAnsi" w:hAnsiTheme="majorHAnsi" w:cs="Courier New"/>
          <w:b/>
        </w:rPr>
        <w:t>Example:</w:t>
      </w:r>
    </w:p>
    <w:p w:rsidR="0017301F" w:rsidRPr="006C6DD5" w:rsidRDefault="0017301F" w:rsidP="0017301F">
      <w:pPr>
        <w:rPr>
          <w:rFonts w:ascii="Courier New" w:hAnsi="Courier New" w:cs="Courier New"/>
        </w:rPr>
      </w:pPr>
      <w:r>
        <w:rPr>
          <w:rFonts w:ascii="Courier New" w:hAnsi="Courier New" w:cs="Courier New"/>
        </w:rPr>
        <w:t>#</w:t>
      </w:r>
      <w:r w:rsidRPr="006C6DD5">
        <w:rPr>
          <w:rFonts w:ascii="Courier New" w:hAnsi="Courier New" w:cs="Courier New"/>
        </w:rPr>
        <w:t>append to file</w:t>
      </w:r>
    </w:p>
    <w:p w:rsidR="0017301F" w:rsidRPr="006C6DD5" w:rsidRDefault="0017301F" w:rsidP="0017301F">
      <w:pPr>
        <w:rPr>
          <w:rFonts w:ascii="Courier New" w:hAnsi="Courier New" w:cs="Courier New"/>
        </w:rPr>
      </w:pPr>
      <w:r w:rsidRPr="006C6DD5">
        <w:rPr>
          <w:rFonts w:ascii="Courier New" w:hAnsi="Courier New" w:cs="Courier New"/>
        </w:rPr>
        <w:t>fh = open("Hello.txt", "a")</w:t>
      </w:r>
    </w:p>
    <w:p w:rsidR="0017301F" w:rsidRPr="006C6DD5" w:rsidRDefault="0017301F" w:rsidP="0017301F">
      <w:pPr>
        <w:rPr>
          <w:rFonts w:ascii="Courier New" w:hAnsi="Courier New" w:cs="Courier New"/>
        </w:rPr>
      </w:pPr>
      <w:r w:rsidRPr="006C6DD5">
        <w:rPr>
          <w:rFonts w:ascii="Courier New" w:hAnsi="Courier New" w:cs="Courier New"/>
        </w:rPr>
        <w:lastRenderedPageBreak/>
        <w:t>write("Hello World again")</w:t>
      </w:r>
    </w:p>
    <w:p w:rsidR="0017301F" w:rsidRPr="006C6DD5" w:rsidRDefault="0017301F" w:rsidP="0017301F">
      <w:pPr>
        <w:rPr>
          <w:rFonts w:ascii="Courier New" w:hAnsi="Courier New" w:cs="Courier New"/>
          <w:highlight w:val="white"/>
        </w:rPr>
      </w:pPr>
      <w:r w:rsidRPr="006C6DD5">
        <w:rPr>
          <w:rFonts w:ascii="Courier New" w:hAnsi="Courier New" w:cs="Courier New"/>
        </w:rPr>
        <w:t>fh.close</w:t>
      </w:r>
    </w:p>
    <w:p w:rsidR="0017301F" w:rsidRDefault="0017301F" w:rsidP="0017301F">
      <w:pPr>
        <w:pStyle w:val="Heading3"/>
        <w:rPr>
          <w:highlight w:val="white"/>
        </w:rPr>
      </w:pPr>
      <w:bookmarkStart w:id="227" w:name="_Toc514945935"/>
      <w:bookmarkStart w:id="228" w:name="_Toc515037901"/>
      <w:r>
        <w:rPr>
          <w:highlight w:val="white"/>
        </w:rPr>
        <w:t>Closing a Module</w:t>
      </w:r>
      <w:bookmarkEnd w:id="227"/>
      <w:bookmarkEnd w:id="228"/>
    </w:p>
    <w:p w:rsidR="0017301F" w:rsidRDefault="0017301F" w:rsidP="0017301F">
      <w:r>
        <w:t xml:space="preserve">In Python, it is not system critical to close all your files after using them, because the file will auto close after Python code finishes execution. You can close a file by using the </w:t>
      </w:r>
      <w:r w:rsidRPr="00337D3D">
        <w:rPr>
          <w:rFonts w:ascii="Courier New" w:hAnsi="Courier New" w:cs="Courier New"/>
        </w:rPr>
        <w:t>close()</w:t>
      </w:r>
      <w:r>
        <w:t xml:space="preserve"> method.</w:t>
      </w:r>
    </w:p>
    <w:p w:rsidR="0017301F" w:rsidRPr="001C522F" w:rsidRDefault="0017301F" w:rsidP="0017301F">
      <w:pPr>
        <w:rPr>
          <w:b/>
        </w:rPr>
      </w:pPr>
      <w:r w:rsidRPr="001C522F">
        <w:rPr>
          <w:b/>
        </w:rPr>
        <w:t>Example:</w:t>
      </w:r>
    </w:p>
    <w:p w:rsidR="0017301F" w:rsidRPr="001C522F" w:rsidRDefault="0017301F" w:rsidP="0017301F">
      <w:pPr>
        <w:rPr>
          <w:rFonts w:ascii="Courier New" w:hAnsi="Courier New" w:cs="Courier New"/>
        </w:rPr>
      </w:pPr>
      <w:r w:rsidRPr="001C522F">
        <w:rPr>
          <w:rFonts w:ascii="Courier New" w:hAnsi="Courier New" w:cs="Courier New"/>
        </w:rPr>
        <w:t>file_object.close();</w:t>
      </w:r>
    </w:p>
    <w:p w:rsidR="0017301F" w:rsidRPr="001C522F" w:rsidRDefault="0017301F" w:rsidP="0017301F">
      <w:pPr>
        <w:rPr>
          <w:rFonts w:ascii="Courier New" w:hAnsi="Courier New" w:cs="Courier New"/>
        </w:rPr>
      </w:pPr>
      <w:r w:rsidRPr="001C522F">
        <w:rPr>
          <w:rFonts w:ascii="Courier New" w:hAnsi="Courier New" w:cs="Courier New"/>
        </w:rPr>
        <w:t>try:</w:t>
      </w:r>
    </w:p>
    <w:p w:rsidR="0017301F" w:rsidRPr="001C522F" w:rsidRDefault="0017301F" w:rsidP="0017301F">
      <w:pPr>
        <w:rPr>
          <w:rFonts w:ascii="Courier New" w:hAnsi="Courier New" w:cs="Courier New"/>
        </w:rPr>
      </w:pPr>
      <w:r w:rsidRPr="001C522F">
        <w:rPr>
          <w:rFonts w:ascii="Courier New" w:hAnsi="Courier New" w:cs="Courier New"/>
        </w:rPr>
        <w:t xml:space="preserve">   # Open a file</w:t>
      </w:r>
    </w:p>
    <w:p w:rsidR="0017301F" w:rsidRPr="001C522F" w:rsidRDefault="0017301F" w:rsidP="0017301F">
      <w:pPr>
        <w:rPr>
          <w:rFonts w:ascii="Courier New" w:hAnsi="Courier New" w:cs="Courier New"/>
        </w:rPr>
      </w:pPr>
      <w:r w:rsidRPr="001C522F">
        <w:rPr>
          <w:rFonts w:ascii="Courier New" w:hAnsi="Courier New" w:cs="Courier New"/>
        </w:rPr>
        <w:t xml:space="preserve">   fo = open("sample.txt", "wb")</w:t>
      </w:r>
    </w:p>
    <w:p w:rsidR="0017301F" w:rsidRPr="001C522F" w:rsidRDefault="0017301F" w:rsidP="0017301F">
      <w:pPr>
        <w:rPr>
          <w:rFonts w:ascii="Courier New" w:hAnsi="Courier New" w:cs="Courier New"/>
        </w:rPr>
      </w:pPr>
      <w:r w:rsidRPr="001C522F">
        <w:rPr>
          <w:rFonts w:ascii="Courier New" w:hAnsi="Courier New" w:cs="Courier New"/>
        </w:rPr>
        <w:t xml:space="preserve">   # perform file operations</w:t>
      </w:r>
    </w:p>
    <w:p w:rsidR="0017301F" w:rsidRPr="001C522F" w:rsidRDefault="0017301F" w:rsidP="0017301F">
      <w:pPr>
        <w:rPr>
          <w:rFonts w:ascii="Courier New" w:hAnsi="Courier New" w:cs="Courier New"/>
        </w:rPr>
      </w:pPr>
      <w:r w:rsidRPr="001C522F">
        <w:rPr>
          <w:rFonts w:ascii="Courier New" w:hAnsi="Courier New" w:cs="Courier New"/>
        </w:rPr>
        <w:t>finally:</w:t>
      </w:r>
    </w:p>
    <w:p w:rsidR="0017301F" w:rsidRPr="001C522F" w:rsidRDefault="0017301F" w:rsidP="0017301F">
      <w:pPr>
        <w:rPr>
          <w:rFonts w:ascii="Courier New" w:hAnsi="Courier New" w:cs="Courier New"/>
        </w:rPr>
      </w:pPr>
      <w:r w:rsidRPr="001C522F">
        <w:rPr>
          <w:rFonts w:ascii="Courier New" w:hAnsi="Courier New" w:cs="Courier New"/>
        </w:rPr>
        <w:t xml:space="preserve">   # Close opened file</w:t>
      </w:r>
    </w:p>
    <w:p w:rsidR="0017301F" w:rsidRPr="001C522F" w:rsidRDefault="0017301F" w:rsidP="0017301F">
      <w:pPr>
        <w:rPr>
          <w:rFonts w:ascii="Courier New" w:hAnsi="Courier New" w:cs="Courier New"/>
          <w:highlight w:val="white"/>
        </w:rPr>
      </w:pPr>
      <w:r w:rsidRPr="001C522F">
        <w:rPr>
          <w:rFonts w:ascii="Courier New" w:hAnsi="Courier New" w:cs="Courier New"/>
        </w:rPr>
        <w:t xml:space="preserve">   fo.close()</w:t>
      </w:r>
    </w:p>
    <w:p w:rsidR="0017301F" w:rsidRDefault="0017301F" w:rsidP="0017301F">
      <w:pPr>
        <w:spacing w:after="0"/>
        <w:ind w:left="0"/>
        <w:rPr>
          <w:rFonts w:asciiTheme="majorHAnsi" w:hAnsiTheme="majorHAnsi"/>
          <w:kern w:val="28"/>
          <w:sz w:val="28"/>
          <w:szCs w:val="28"/>
          <w:highlight w:val="white"/>
        </w:rPr>
      </w:pPr>
      <w:r>
        <w:rPr>
          <w:highlight w:val="white"/>
        </w:rPr>
        <w:br w:type="page"/>
      </w:r>
    </w:p>
    <w:p w:rsidR="0017301F" w:rsidRDefault="0017301F" w:rsidP="0017301F">
      <w:pPr>
        <w:pStyle w:val="Heading2"/>
        <w:rPr>
          <w:highlight w:val="white"/>
        </w:rPr>
      </w:pPr>
      <w:bookmarkStart w:id="229" w:name="_Toc514945936"/>
      <w:bookmarkStart w:id="230" w:name="_Toc515037902"/>
      <w:r w:rsidRPr="006126E6">
        <w:rPr>
          <w:highlight w:val="white"/>
        </w:rPr>
        <w:lastRenderedPageBreak/>
        <w:t>OS Module</w:t>
      </w:r>
      <w:bookmarkEnd w:id="229"/>
      <w:bookmarkEnd w:id="230"/>
    </w:p>
    <w:p w:rsidR="0017301F" w:rsidRPr="001B6BA7" w:rsidRDefault="0017301F" w:rsidP="0017301F">
      <w:r w:rsidRPr="001B6BA7">
        <w:t xml:space="preserve">The OS module in python provides functions for interacting with the operating system. OS, comes under Python’s standard utility modules. This module provides a portable way of using operating system dependent functionality. The </w:t>
      </w:r>
      <w:r w:rsidRPr="001B6BA7">
        <w:rPr>
          <w:rFonts w:ascii="Courier New" w:hAnsi="Courier New" w:cs="Courier New"/>
        </w:rPr>
        <w:t>os</w:t>
      </w:r>
      <w:r w:rsidRPr="001B6BA7">
        <w:t xml:space="preserve"> and </w:t>
      </w:r>
      <w:r w:rsidRPr="001B6BA7">
        <w:rPr>
          <w:rFonts w:ascii="Courier New" w:hAnsi="Courier New" w:cs="Courier New"/>
        </w:rPr>
        <w:t>os.path</w:t>
      </w:r>
      <w:r w:rsidRPr="001B6BA7">
        <w:t xml:space="preserve"> modules include many functions to interact with the file system.</w:t>
      </w:r>
    </w:p>
    <w:p w:rsidR="0017301F" w:rsidRPr="001B6BA7" w:rsidRDefault="0017301F" w:rsidP="0017301F">
      <w:r w:rsidRPr="001B6BA7">
        <w:t>Following are some functions in OS module:</w:t>
      </w:r>
    </w:p>
    <w:p w:rsidR="0017301F" w:rsidRPr="001B6BA7" w:rsidRDefault="0017301F" w:rsidP="00B629BA">
      <w:pPr>
        <w:pStyle w:val="ListParagraph"/>
        <w:numPr>
          <w:ilvl w:val="0"/>
          <w:numId w:val="78"/>
        </w:numPr>
      </w:pPr>
      <w:r w:rsidRPr="001B6BA7">
        <w:rPr>
          <w:rFonts w:ascii="Courier New" w:hAnsi="Courier New" w:cs="Courier New"/>
          <w:b/>
        </w:rPr>
        <w:t>os.name</w:t>
      </w:r>
      <w:r w:rsidRPr="001B6BA7">
        <w:t>: This function gives the name of the operating system dependent module imported. The following names have currently been registered: ‘</w:t>
      </w:r>
      <w:r w:rsidRPr="001B6BA7">
        <w:rPr>
          <w:rFonts w:ascii="Courier New" w:hAnsi="Courier New" w:cs="Courier New"/>
        </w:rPr>
        <w:t>posix’</w:t>
      </w:r>
      <w:r w:rsidRPr="001B6BA7">
        <w:t>, ‘</w:t>
      </w:r>
      <w:r w:rsidRPr="001B6BA7">
        <w:rPr>
          <w:rFonts w:ascii="Courier New" w:hAnsi="Courier New" w:cs="Courier New"/>
        </w:rPr>
        <w:t>nt’</w:t>
      </w:r>
      <w:r w:rsidRPr="001B6BA7">
        <w:t>, ‘</w:t>
      </w:r>
      <w:r w:rsidRPr="001B6BA7">
        <w:rPr>
          <w:rFonts w:ascii="Courier New" w:hAnsi="Courier New" w:cs="Courier New"/>
        </w:rPr>
        <w:t>os2’</w:t>
      </w:r>
      <w:r w:rsidRPr="001B6BA7">
        <w:t>, ‘</w:t>
      </w:r>
      <w:r w:rsidRPr="001B6BA7">
        <w:rPr>
          <w:rFonts w:ascii="Courier New" w:hAnsi="Courier New" w:cs="Courier New"/>
        </w:rPr>
        <w:t>ce’</w:t>
      </w:r>
      <w:r w:rsidRPr="001B6BA7">
        <w:t>, ‘</w:t>
      </w:r>
      <w:r w:rsidRPr="001B6BA7">
        <w:rPr>
          <w:rFonts w:ascii="Courier New" w:hAnsi="Courier New" w:cs="Courier New"/>
        </w:rPr>
        <w:t>java’</w:t>
      </w:r>
      <w:r w:rsidRPr="001B6BA7">
        <w:t xml:space="preserve"> and ‘</w:t>
      </w:r>
      <w:r w:rsidRPr="001B6BA7">
        <w:rPr>
          <w:rFonts w:ascii="Courier New" w:hAnsi="Courier New" w:cs="Courier New"/>
        </w:rPr>
        <w:t>riscos’</w:t>
      </w:r>
    </w:p>
    <w:p w:rsidR="0017301F" w:rsidRPr="001B6BA7" w:rsidRDefault="0017301F" w:rsidP="0017301F">
      <w:pPr>
        <w:ind w:firstLine="360"/>
        <w:rPr>
          <w:rFonts w:asciiTheme="majorHAnsi" w:hAnsiTheme="majorHAnsi" w:cs="Courier New"/>
          <w:b/>
        </w:rPr>
      </w:pPr>
      <w:r w:rsidRPr="001B6BA7">
        <w:rPr>
          <w:rFonts w:asciiTheme="majorHAnsi" w:hAnsiTheme="majorHAnsi" w:cs="Courier New"/>
          <w:b/>
        </w:rPr>
        <w:t>Example:</w:t>
      </w:r>
    </w:p>
    <w:p w:rsidR="0017301F" w:rsidRPr="001B6BA7" w:rsidRDefault="0017301F" w:rsidP="0017301F">
      <w:pPr>
        <w:ind w:firstLine="360"/>
        <w:rPr>
          <w:rFonts w:ascii="Courier New" w:hAnsi="Courier New" w:cs="Courier New"/>
        </w:rPr>
      </w:pPr>
      <w:r w:rsidRPr="001B6BA7">
        <w:rPr>
          <w:rFonts w:ascii="Courier New" w:hAnsi="Courier New" w:cs="Courier New"/>
        </w:rPr>
        <w:t>import os</w:t>
      </w:r>
    </w:p>
    <w:p w:rsidR="0017301F" w:rsidRDefault="0017301F" w:rsidP="0017301F">
      <w:pPr>
        <w:ind w:firstLine="360"/>
        <w:rPr>
          <w:rFonts w:ascii="Courier New" w:hAnsi="Courier New" w:cs="Courier New"/>
        </w:rPr>
      </w:pPr>
      <w:r w:rsidRPr="001B6BA7">
        <w:rPr>
          <w:rFonts w:ascii="Courier New" w:hAnsi="Courier New" w:cs="Courier New"/>
        </w:rPr>
        <w:t>print(os.name)</w:t>
      </w:r>
    </w:p>
    <w:p w:rsidR="0017301F" w:rsidRPr="001B6BA7" w:rsidRDefault="0017301F" w:rsidP="0017301F">
      <w:pPr>
        <w:ind w:firstLine="360"/>
        <w:rPr>
          <w:rFonts w:ascii="Courier New" w:hAnsi="Courier New" w:cs="Courier New"/>
          <w:highlight w:val="white"/>
        </w:rPr>
      </w:pPr>
    </w:p>
    <w:p w:rsidR="0017301F" w:rsidRPr="001B6BA7" w:rsidRDefault="0017301F" w:rsidP="00B629BA">
      <w:pPr>
        <w:pStyle w:val="ListParagraph"/>
        <w:numPr>
          <w:ilvl w:val="0"/>
          <w:numId w:val="78"/>
        </w:numPr>
        <w:spacing w:after="0"/>
      </w:pPr>
      <w:r w:rsidRPr="001B6BA7">
        <w:rPr>
          <w:rFonts w:ascii="Courier New" w:hAnsi="Courier New" w:cs="Courier New"/>
          <w:b/>
        </w:rPr>
        <w:t>os.getcwd()</w:t>
      </w:r>
      <w:r w:rsidRPr="001B6BA7">
        <w:t xml:space="preserve">: The </w:t>
      </w:r>
      <w:r w:rsidRPr="001B6BA7">
        <w:rPr>
          <w:rFonts w:ascii="Courier New" w:hAnsi="Courier New" w:cs="Courier New"/>
        </w:rPr>
        <w:t>os.getcwd()</w:t>
      </w:r>
      <w:r w:rsidRPr="001B6BA7">
        <w:t>function, returns the Current Working Directory(CWD) of the file used to execute the code, can vary from system to system.</w:t>
      </w:r>
    </w:p>
    <w:p w:rsidR="0017301F" w:rsidRPr="001B6BA7" w:rsidRDefault="0017301F" w:rsidP="0017301F">
      <w:pPr>
        <w:spacing w:after="0"/>
        <w:ind w:left="1368"/>
        <w:rPr>
          <w:b/>
        </w:rPr>
      </w:pPr>
      <w:r w:rsidRPr="001B6BA7">
        <w:rPr>
          <w:b/>
        </w:rPr>
        <w:t>Example:</w:t>
      </w:r>
    </w:p>
    <w:p w:rsidR="0017301F" w:rsidRPr="001B6BA7" w:rsidRDefault="0017301F" w:rsidP="0017301F">
      <w:pPr>
        <w:ind w:firstLine="360"/>
        <w:rPr>
          <w:rFonts w:ascii="Courier New" w:hAnsi="Courier New" w:cs="Courier New"/>
        </w:rPr>
      </w:pPr>
      <w:r w:rsidRPr="001B6BA7">
        <w:rPr>
          <w:rFonts w:ascii="Courier New" w:hAnsi="Courier New" w:cs="Courier New"/>
        </w:rPr>
        <w:t>import os</w:t>
      </w:r>
    </w:p>
    <w:p w:rsidR="0017301F" w:rsidRPr="001B6BA7" w:rsidRDefault="0017301F" w:rsidP="0017301F">
      <w:pPr>
        <w:ind w:firstLine="360"/>
        <w:rPr>
          <w:rFonts w:ascii="Courier New" w:hAnsi="Courier New" w:cs="Courier New"/>
        </w:rPr>
      </w:pPr>
      <w:r w:rsidRPr="001B6BA7">
        <w:rPr>
          <w:rFonts w:ascii="Courier New" w:hAnsi="Courier New" w:cs="Courier New"/>
        </w:rPr>
        <w:t>print(os.getcwd())</w:t>
      </w:r>
    </w:p>
    <w:p w:rsidR="0017301F" w:rsidRPr="001B6BA7" w:rsidRDefault="0017301F" w:rsidP="0017301F">
      <w:pPr>
        <w:ind w:firstLine="360"/>
        <w:rPr>
          <w:rFonts w:ascii="Courier New" w:hAnsi="Courier New" w:cs="Courier New"/>
        </w:rPr>
      </w:pPr>
      <w:r w:rsidRPr="001B6BA7">
        <w:rPr>
          <w:rFonts w:ascii="Courier New" w:hAnsi="Courier New" w:cs="Courier New"/>
        </w:rPr>
        <w:t># To print absolute path on your system</w:t>
      </w:r>
    </w:p>
    <w:p w:rsidR="0017301F" w:rsidRPr="001B6BA7" w:rsidRDefault="0017301F" w:rsidP="0017301F">
      <w:pPr>
        <w:ind w:firstLine="360"/>
        <w:rPr>
          <w:rFonts w:ascii="Courier New" w:hAnsi="Courier New" w:cs="Courier New"/>
        </w:rPr>
      </w:pPr>
      <w:r w:rsidRPr="001B6BA7">
        <w:rPr>
          <w:rFonts w:ascii="Courier New" w:hAnsi="Courier New" w:cs="Courier New"/>
        </w:rPr>
        <w:t xml:space="preserve"># os.path.abspath('.') </w:t>
      </w:r>
    </w:p>
    <w:p w:rsidR="0017301F" w:rsidRPr="001B6BA7" w:rsidRDefault="0017301F" w:rsidP="0017301F">
      <w:pPr>
        <w:ind w:firstLine="360"/>
        <w:rPr>
          <w:rFonts w:ascii="Courier New" w:hAnsi="Courier New" w:cs="Courier New"/>
        </w:rPr>
      </w:pPr>
    </w:p>
    <w:p w:rsidR="0017301F" w:rsidRPr="001B6BA7" w:rsidRDefault="0017301F" w:rsidP="0017301F">
      <w:pPr>
        <w:ind w:firstLine="360"/>
        <w:rPr>
          <w:rFonts w:ascii="Courier New" w:hAnsi="Courier New" w:cs="Courier New"/>
        </w:rPr>
      </w:pPr>
      <w:r w:rsidRPr="001B6BA7">
        <w:rPr>
          <w:rFonts w:ascii="Courier New" w:hAnsi="Courier New" w:cs="Courier New"/>
        </w:rPr>
        <w:t># To print files and directories in the current directory</w:t>
      </w:r>
    </w:p>
    <w:p w:rsidR="0017301F" w:rsidRPr="001B6BA7" w:rsidRDefault="0017301F" w:rsidP="0017301F">
      <w:pPr>
        <w:ind w:firstLine="360"/>
        <w:rPr>
          <w:rFonts w:ascii="Courier New" w:hAnsi="Courier New" w:cs="Courier New"/>
        </w:rPr>
      </w:pPr>
      <w:r w:rsidRPr="001B6BA7">
        <w:rPr>
          <w:rFonts w:ascii="Courier New" w:hAnsi="Courier New" w:cs="Courier New"/>
        </w:rPr>
        <w:t># on your system</w:t>
      </w:r>
    </w:p>
    <w:p w:rsidR="0017301F" w:rsidRPr="001B6BA7" w:rsidRDefault="0017301F" w:rsidP="0017301F">
      <w:pPr>
        <w:ind w:firstLine="360"/>
        <w:rPr>
          <w:rFonts w:ascii="Courier New" w:hAnsi="Courier New" w:cs="Courier New"/>
        </w:rPr>
      </w:pPr>
      <w:r w:rsidRPr="001B6BA7">
        <w:rPr>
          <w:rFonts w:ascii="Courier New" w:hAnsi="Courier New" w:cs="Courier New"/>
        </w:rPr>
        <w:t># os.listdir('.')</w:t>
      </w:r>
    </w:p>
    <w:p w:rsidR="0017301F" w:rsidRDefault="0017301F" w:rsidP="0017301F">
      <w:pPr>
        <w:spacing w:after="0"/>
        <w:ind w:left="0"/>
        <w:rPr>
          <w:rFonts w:ascii="Courier New" w:hAnsi="Courier New" w:cs="Courier New"/>
          <w:b/>
          <w:bCs/>
          <w:bdr w:val="none" w:sz="0" w:space="0" w:color="auto" w:frame="1"/>
          <w:lang w:val="en-IN" w:eastAsia="en-IN"/>
        </w:rPr>
      </w:pPr>
    </w:p>
    <w:p w:rsidR="0017301F" w:rsidRDefault="0017301F" w:rsidP="0017301F">
      <w:pPr>
        <w:spacing w:after="0"/>
        <w:ind w:left="0"/>
        <w:rPr>
          <w:rFonts w:ascii="Courier New" w:hAnsi="Courier New" w:cs="Courier New"/>
          <w:b/>
          <w:bCs/>
          <w:bdr w:val="none" w:sz="0" w:space="0" w:color="auto" w:frame="1"/>
          <w:lang w:val="en-IN" w:eastAsia="en-IN"/>
        </w:rPr>
      </w:pPr>
      <w:r>
        <w:rPr>
          <w:rFonts w:ascii="Courier New" w:hAnsi="Courier New" w:cs="Courier New"/>
          <w:b/>
          <w:bCs/>
          <w:bdr w:val="none" w:sz="0" w:space="0" w:color="auto" w:frame="1"/>
          <w:lang w:val="en-IN" w:eastAsia="en-IN"/>
        </w:rPr>
        <w:br w:type="page"/>
      </w:r>
    </w:p>
    <w:p w:rsidR="0017301F" w:rsidRDefault="0017301F" w:rsidP="00B629BA">
      <w:pPr>
        <w:pStyle w:val="ListParagraph"/>
        <w:numPr>
          <w:ilvl w:val="0"/>
          <w:numId w:val="78"/>
        </w:numPr>
        <w:rPr>
          <w:lang w:val="en-IN" w:eastAsia="en-IN"/>
        </w:rPr>
      </w:pPr>
      <w:r w:rsidRPr="001B6BA7">
        <w:rPr>
          <w:rFonts w:ascii="Courier New" w:hAnsi="Courier New" w:cs="Courier New"/>
          <w:b/>
          <w:bCs/>
          <w:bdr w:val="none" w:sz="0" w:space="0" w:color="auto" w:frame="1"/>
          <w:lang w:val="en-IN" w:eastAsia="en-IN"/>
        </w:rPr>
        <w:lastRenderedPageBreak/>
        <w:t>os.error</w:t>
      </w:r>
      <w:r w:rsidRPr="001B6BA7">
        <w:rPr>
          <w:b/>
          <w:bCs/>
          <w:bdr w:val="none" w:sz="0" w:space="0" w:color="auto" w:frame="1"/>
          <w:lang w:val="en-IN" w:eastAsia="en-IN"/>
        </w:rPr>
        <w:t>:</w:t>
      </w:r>
      <w:r w:rsidRPr="001B6BA7">
        <w:rPr>
          <w:lang w:val="en-IN" w:eastAsia="en-IN"/>
        </w:rPr>
        <w:t xml:space="preserve"> All functions in this module raise </w:t>
      </w:r>
      <w:r w:rsidRPr="001B6BA7">
        <w:rPr>
          <w:rFonts w:ascii="Courier New" w:hAnsi="Courier New" w:cs="Courier New"/>
          <w:lang w:val="en-IN" w:eastAsia="en-IN"/>
        </w:rPr>
        <w:t>OSError</w:t>
      </w:r>
      <w:r w:rsidRPr="001B6BA7">
        <w:rPr>
          <w:lang w:val="en-IN" w:eastAsia="en-IN"/>
        </w:rPr>
        <w:t xml:space="preserve"> in the case of invalid or inaccessible file names and paths, or other arguments that have the correct type, but are not accepted by the operating system. </w:t>
      </w:r>
      <w:r w:rsidRPr="001B6BA7">
        <w:rPr>
          <w:rFonts w:ascii="Courier New" w:hAnsi="Courier New" w:cs="Courier New"/>
          <w:lang w:val="en-IN" w:eastAsia="en-IN"/>
        </w:rPr>
        <w:t>os.error</w:t>
      </w:r>
      <w:r w:rsidRPr="001B6BA7">
        <w:rPr>
          <w:lang w:val="en-IN" w:eastAsia="en-IN"/>
        </w:rPr>
        <w:t xml:space="preserve"> is an alias for built-in </w:t>
      </w:r>
      <w:r w:rsidRPr="001B6BA7">
        <w:rPr>
          <w:rFonts w:ascii="Courier New" w:hAnsi="Courier New" w:cs="Courier New"/>
          <w:lang w:val="en-IN" w:eastAsia="en-IN"/>
        </w:rPr>
        <w:t>OSError</w:t>
      </w:r>
      <w:r w:rsidRPr="001B6BA7">
        <w:rPr>
          <w:lang w:val="en-IN" w:eastAsia="en-IN"/>
        </w:rPr>
        <w:t xml:space="preserve"> exception.</w:t>
      </w:r>
    </w:p>
    <w:p w:rsidR="0017301F" w:rsidRPr="001404F0" w:rsidRDefault="0017301F" w:rsidP="0017301F">
      <w:pPr>
        <w:pStyle w:val="ListParagraph"/>
        <w:ind w:left="1368"/>
        <w:rPr>
          <w:rFonts w:asciiTheme="majorHAnsi" w:hAnsiTheme="majorHAnsi"/>
          <w:lang w:val="en-IN" w:eastAsia="en-IN"/>
        </w:rPr>
      </w:pPr>
      <w:r w:rsidRPr="001404F0">
        <w:rPr>
          <w:rFonts w:asciiTheme="majorHAnsi" w:hAnsiTheme="majorHAnsi" w:cs="Courier New"/>
          <w:b/>
          <w:bCs/>
          <w:bdr w:val="none" w:sz="0" w:space="0" w:color="auto" w:frame="1"/>
          <w:lang w:val="en-IN" w:eastAsia="en-IN"/>
        </w:rPr>
        <w:t>Example:</w:t>
      </w:r>
    </w:p>
    <w:p w:rsidR="0017301F" w:rsidRPr="001404F0" w:rsidRDefault="0017301F" w:rsidP="0017301F">
      <w:pPr>
        <w:ind w:left="1368"/>
        <w:rPr>
          <w:rFonts w:ascii="Times New Roman" w:hAnsi="Times New Roman"/>
          <w:lang w:val="en-IN" w:eastAsia="en-IN"/>
        </w:rPr>
      </w:pPr>
      <w:r w:rsidRPr="001404F0">
        <w:rPr>
          <w:rFonts w:ascii="Courier New" w:hAnsi="Courier New" w:cs="Courier New"/>
          <w:lang w:val="en-IN" w:eastAsia="en-IN"/>
        </w:rPr>
        <w:t>importos</w:t>
      </w:r>
    </w:p>
    <w:p w:rsidR="0017301F" w:rsidRPr="001404F0" w:rsidRDefault="0017301F" w:rsidP="0017301F">
      <w:pPr>
        <w:ind w:left="1368"/>
        <w:rPr>
          <w:rFonts w:ascii="Times New Roman" w:hAnsi="Times New Roman"/>
          <w:lang w:val="en-IN" w:eastAsia="en-IN"/>
        </w:rPr>
      </w:pPr>
      <w:r w:rsidRPr="001404F0">
        <w:rPr>
          <w:rFonts w:ascii="Courier New" w:hAnsi="Courier New" w:cs="Courier New"/>
          <w:lang w:val="en-IN" w:eastAsia="en-IN"/>
        </w:rPr>
        <w:t>try:</w:t>
      </w:r>
    </w:p>
    <w:p w:rsidR="0017301F" w:rsidRPr="001404F0" w:rsidRDefault="0017301F" w:rsidP="0017301F">
      <w:pPr>
        <w:ind w:left="1368"/>
        <w:rPr>
          <w:rFonts w:ascii="Times New Roman" w:hAnsi="Times New Roman"/>
          <w:lang w:val="en-IN" w:eastAsia="en-IN"/>
        </w:rPr>
      </w:pPr>
      <w:r w:rsidRPr="001404F0">
        <w:rPr>
          <w:rFonts w:ascii="Courier New" w:hAnsi="Courier New" w:cs="Courier New"/>
          <w:lang w:val="en-IN" w:eastAsia="en-IN"/>
        </w:rPr>
        <w:t>    # If the file does not exist,</w:t>
      </w:r>
    </w:p>
    <w:p w:rsidR="0017301F" w:rsidRPr="001404F0" w:rsidRDefault="0017301F" w:rsidP="0017301F">
      <w:pPr>
        <w:ind w:left="1368"/>
        <w:rPr>
          <w:rFonts w:ascii="Times New Roman" w:hAnsi="Times New Roman"/>
          <w:lang w:val="en-IN" w:eastAsia="en-IN"/>
        </w:rPr>
      </w:pPr>
      <w:r w:rsidRPr="001404F0">
        <w:rPr>
          <w:rFonts w:ascii="Courier New" w:hAnsi="Courier New" w:cs="Courier New"/>
          <w:lang w:val="en-IN" w:eastAsia="en-IN"/>
        </w:rPr>
        <w:t>    # then it would throw an IOError</w:t>
      </w:r>
    </w:p>
    <w:p w:rsidR="0017301F" w:rsidRPr="001404F0" w:rsidRDefault="0017301F" w:rsidP="0017301F">
      <w:pPr>
        <w:ind w:left="1368"/>
        <w:rPr>
          <w:rFonts w:ascii="Times New Roman" w:hAnsi="Times New Roman"/>
          <w:lang w:val="en-IN" w:eastAsia="en-IN"/>
        </w:rPr>
      </w:pPr>
      <w:r w:rsidRPr="001404F0">
        <w:rPr>
          <w:rFonts w:ascii="Courier New" w:hAnsi="Courier New" w:cs="Courier New"/>
          <w:lang w:val="en-IN" w:eastAsia="en-IN"/>
        </w:rPr>
        <w:t>    filename ='GFG.txt'</w:t>
      </w:r>
    </w:p>
    <w:p w:rsidR="0017301F" w:rsidRPr="001404F0" w:rsidRDefault="0017301F" w:rsidP="0017301F">
      <w:pPr>
        <w:ind w:left="1368"/>
        <w:rPr>
          <w:rFonts w:ascii="Times New Roman" w:hAnsi="Times New Roman"/>
          <w:lang w:val="en-IN" w:eastAsia="en-IN"/>
        </w:rPr>
      </w:pPr>
      <w:r w:rsidRPr="001404F0">
        <w:rPr>
          <w:rFonts w:ascii="Courier New" w:hAnsi="Courier New" w:cs="Courier New"/>
          <w:lang w:val="en-IN" w:eastAsia="en-IN"/>
        </w:rPr>
        <w:t>    f =open(filename, 'rU')</w:t>
      </w:r>
    </w:p>
    <w:p w:rsidR="0017301F" w:rsidRPr="001404F0" w:rsidRDefault="0017301F" w:rsidP="0017301F">
      <w:pPr>
        <w:ind w:left="1368"/>
        <w:rPr>
          <w:rFonts w:ascii="Times New Roman" w:hAnsi="Times New Roman"/>
          <w:lang w:val="en-IN" w:eastAsia="en-IN"/>
        </w:rPr>
      </w:pPr>
      <w:r w:rsidRPr="001404F0">
        <w:rPr>
          <w:rFonts w:ascii="Courier New" w:hAnsi="Courier New" w:cs="Courier New"/>
          <w:lang w:val="en-IN" w:eastAsia="en-IN"/>
        </w:rPr>
        <w:t>    text =f.read()</w:t>
      </w:r>
    </w:p>
    <w:p w:rsidR="0017301F" w:rsidRPr="001404F0" w:rsidRDefault="0017301F" w:rsidP="0017301F">
      <w:pPr>
        <w:ind w:left="1368"/>
        <w:rPr>
          <w:rFonts w:ascii="Times New Roman" w:hAnsi="Times New Roman"/>
          <w:lang w:val="en-IN" w:eastAsia="en-IN"/>
        </w:rPr>
      </w:pPr>
      <w:r w:rsidRPr="001404F0">
        <w:rPr>
          <w:rFonts w:ascii="Courier New" w:hAnsi="Courier New" w:cs="Courier New"/>
          <w:lang w:val="en-IN" w:eastAsia="en-IN"/>
        </w:rPr>
        <w:t>    f.close()</w:t>
      </w:r>
    </w:p>
    <w:p w:rsidR="0017301F" w:rsidRPr="001404F0" w:rsidRDefault="0017301F" w:rsidP="0017301F">
      <w:pPr>
        <w:ind w:left="1368"/>
        <w:rPr>
          <w:rFonts w:ascii="Times New Roman" w:hAnsi="Times New Roman"/>
          <w:lang w:val="en-IN" w:eastAsia="en-IN"/>
        </w:rPr>
      </w:pPr>
      <w:r w:rsidRPr="001404F0">
        <w:rPr>
          <w:rFonts w:ascii="Courier New" w:hAnsi="Courier New" w:cs="Courier New"/>
          <w:lang w:val="en-IN" w:eastAsia="en-IN"/>
        </w:rPr>
        <w:t xml:space="preserve"># Control jumps directly to here if </w:t>
      </w:r>
    </w:p>
    <w:p w:rsidR="0017301F" w:rsidRPr="001404F0" w:rsidRDefault="0017301F" w:rsidP="0017301F">
      <w:pPr>
        <w:ind w:left="1368"/>
        <w:rPr>
          <w:rFonts w:ascii="Times New Roman" w:hAnsi="Times New Roman"/>
          <w:lang w:val="en-IN" w:eastAsia="en-IN"/>
        </w:rPr>
      </w:pPr>
      <w:r w:rsidRPr="001404F0">
        <w:rPr>
          <w:rFonts w:ascii="Courier New" w:hAnsi="Courier New" w:cs="Courier New"/>
          <w:lang w:val="en-IN" w:eastAsia="en-IN"/>
        </w:rPr>
        <w:t xml:space="preserve">#any of the above lines throws IOError.    </w:t>
      </w:r>
    </w:p>
    <w:p w:rsidR="0017301F" w:rsidRPr="001404F0" w:rsidRDefault="0017301F" w:rsidP="0017301F">
      <w:pPr>
        <w:ind w:left="1368"/>
        <w:rPr>
          <w:rFonts w:ascii="Times New Roman" w:hAnsi="Times New Roman"/>
          <w:lang w:val="en-IN" w:eastAsia="en-IN"/>
        </w:rPr>
      </w:pPr>
      <w:r w:rsidRPr="001404F0">
        <w:rPr>
          <w:rFonts w:ascii="Courier New" w:hAnsi="Courier New" w:cs="Courier New"/>
          <w:lang w:val="en-IN" w:eastAsia="en-IN"/>
        </w:rPr>
        <w:t>exceptIOError:</w:t>
      </w:r>
    </w:p>
    <w:p w:rsidR="0017301F" w:rsidRPr="001404F0" w:rsidRDefault="0017301F" w:rsidP="0017301F">
      <w:pPr>
        <w:ind w:left="1368"/>
        <w:rPr>
          <w:rFonts w:ascii="Times New Roman" w:hAnsi="Times New Roman"/>
          <w:lang w:val="en-IN" w:eastAsia="en-IN"/>
        </w:rPr>
      </w:pPr>
      <w:r w:rsidRPr="001404F0">
        <w:rPr>
          <w:rFonts w:ascii="Courier New" w:hAnsi="Courier New" w:cs="Courier New"/>
          <w:lang w:val="en-IN" w:eastAsia="en-IN"/>
        </w:rPr>
        <w:t>    # print(os.error) will &lt;class 'OSError'&gt;</w:t>
      </w:r>
    </w:p>
    <w:p w:rsidR="0017301F" w:rsidRPr="001404F0" w:rsidRDefault="0017301F" w:rsidP="0017301F">
      <w:pPr>
        <w:ind w:left="1368"/>
        <w:rPr>
          <w:rFonts w:ascii="Times New Roman" w:hAnsi="Times New Roman"/>
          <w:lang w:val="en-IN" w:eastAsia="en-IN"/>
        </w:rPr>
      </w:pPr>
      <w:r w:rsidRPr="001404F0">
        <w:rPr>
          <w:rFonts w:ascii="Courier New" w:hAnsi="Courier New" w:cs="Courier New"/>
          <w:lang w:val="en-IN" w:eastAsia="en-IN"/>
        </w:rPr>
        <w:t>    print('Problem reading: '+filename)</w:t>
      </w:r>
    </w:p>
    <w:p w:rsidR="0017301F" w:rsidRPr="001404F0" w:rsidRDefault="0017301F" w:rsidP="0017301F">
      <w:pPr>
        <w:ind w:left="1368"/>
        <w:rPr>
          <w:rFonts w:ascii="Times New Roman" w:hAnsi="Times New Roman"/>
          <w:lang w:val="en-IN" w:eastAsia="en-IN"/>
        </w:rPr>
      </w:pPr>
      <w:r w:rsidRPr="001404F0">
        <w:rPr>
          <w:rFonts w:ascii="Courier New" w:hAnsi="Courier New" w:cs="Courier New"/>
          <w:lang w:val="en-IN" w:eastAsia="en-IN"/>
        </w:rPr>
        <w:t>    </w:t>
      </w:r>
      <w:r w:rsidRPr="001404F0">
        <w:rPr>
          <w:rFonts w:ascii="Times New Roman" w:hAnsi="Times New Roman"/>
          <w:lang w:val="en-IN" w:eastAsia="en-IN"/>
        </w:rPr>
        <w:t> </w:t>
      </w:r>
    </w:p>
    <w:p w:rsidR="0017301F" w:rsidRPr="001404F0" w:rsidRDefault="0017301F" w:rsidP="0017301F">
      <w:pPr>
        <w:ind w:left="1368"/>
        <w:rPr>
          <w:rFonts w:ascii="Times New Roman" w:hAnsi="Times New Roman"/>
          <w:lang w:val="en-IN" w:eastAsia="en-IN"/>
        </w:rPr>
      </w:pPr>
      <w:r w:rsidRPr="001404F0">
        <w:rPr>
          <w:rFonts w:ascii="Courier New" w:hAnsi="Courier New" w:cs="Courier New"/>
          <w:lang w:val="en-IN" w:eastAsia="en-IN"/>
        </w:rPr>
        <w:t xml:space="preserve"># In any case, the code then continues with </w:t>
      </w:r>
    </w:p>
    <w:p w:rsidR="0017301F" w:rsidRPr="001404F0" w:rsidRDefault="0017301F" w:rsidP="0017301F">
      <w:pPr>
        <w:ind w:left="1368"/>
        <w:rPr>
          <w:lang w:val="en-IN" w:eastAsia="en-IN"/>
        </w:rPr>
      </w:pPr>
      <w:r w:rsidRPr="001404F0">
        <w:rPr>
          <w:rFonts w:ascii="Courier New" w:hAnsi="Courier New" w:cs="Courier New"/>
          <w:lang w:val="en-IN" w:eastAsia="en-IN"/>
        </w:rPr>
        <w:t># the line after the try/except</w:t>
      </w:r>
    </w:p>
    <w:p w:rsidR="0017301F" w:rsidRDefault="0017301F" w:rsidP="0017301F">
      <w:pPr>
        <w:spacing w:after="0"/>
        <w:ind w:left="0"/>
        <w:rPr>
          <w:rFonts w:ascii="Courier New" w:hAnsi="Courier New" w:cs="Courier New"/>
          <w:b/>
          <w:bCs/>
          <w:bdr w:val="none" w:sz="0" w:space="0" w:color="auto" w:frame="1"/>
          <w:lang w:val="en-IN" w:eastAsia="en-IN"/>
        </w:rPr>
      </w:pPr>
      <w:r>
        <w:rPr>
          <w:rFonts w:ascii="Courier New" w:hAnsi="Courier New" w:cs="Courier New"/>
          <w:b/>
          <w:bCs/>
          <w:bdr w:val="none" w:sz="0" w:space="0" w:color="auto" w:frame="1"/>
          <w:lang w:val="en-IN" w:eastAsia="en-IN"/>
        </w:rPr>
        <w:br w:type="page"/>
      </w:r>
    </w:p>
    <w:p w:rsidR="0017301F" w:rsidRPr="001B6BA7" w:rsidRDefault="0017301F" w:rsidP="00B629BA">
      <w:pPr>
        <w:pStyle w:val="ListParagraph"/>
        <w:numPr>
          <w:ilvl w:val="0"/>
          <w:numId w:val="78"/>
        </w:numPr>
        <w:rPr>
          <w:lang w:val="en-IN" w:eastAsia="en-IN"/>
        </w:rPr>
      </w:pPr>
      <w:r w:rsidRPr="001B6BA7">
        <w:rPr>
          <w:rFonts w:ascii="Courier New" w:hAnsi="Courier New" w:cs="Courier New"/>
          <w:b/>
          <w:bCs/>
          <w:bdr w:val="none" w:sz="0" w:space="0" w:color="auto" w:frame="1"/>
          <w:lang w:val="en-IN" w:eastAsia="en-IN"/>
        </w:rPr>
        <w:lastRenderedPageBreak/>
        <w:t>os.popen()</w:t>
      </w:r>
      <w:r w:rsidRPr="001B6BA7">
        <w:rPr>
          <w:b/>
          <w:bCs/>
          <w:bdr w:val="none" w:sz="0" w:space="0" w:color="auto" w:frame="1"/>
          <w:lang w:val="en-IN" w:eastAsia="en-IN"/>
        </w:rPr>
        <w:t>: </w:t>
      </w:r>
      <w:r w:rsidRPr="001B6BA7">
        <w:rPr>
          <w:lang w:val="en-IN" w:eastAsia="en-IN"/>
        </w:rPr>
        <w:t>This method opens a pipe to or from command. The return value can be read or written depending on whether mode is ‘</w:t>
      </w:r>
      <w:r w:rsidRPr="001B6BA7">
        <w:rPr>
          <w:rFonts w:ascii="Courier New" w:hAnsi="Courier New" w:cs="Courier New"/>
          <w:lang w:val="en-IN" w:eastAsia="en-IN"/>
        </w:rPr>
        <w:t>r</w:t>
      </w:r>
      <w:r w:rsidRPr="001B6BA7">
        <w:rPr>
          <w:lang w:val="en-IN" w:eastAsia="en-IN"/>
        </w:rPr>
        <w:t>’ or ‘</w:t>
      </w:r>
      <w:r w:rsidRPr="001B6BA7">
        <w:rPr>
          <w:rFonts w:ascii="Courier New" w:hAnsi="Courier New" w:cs="Courier New"/>
          <w:lang w:val="en-IN" w:eastAsia="en-IN"/>
        </w:rPr>
        <w:t>w</w:t>
      </w:r>
      <w:r w:rsidRPr="001B6BA7">
        <w:rPr>
          <w:lang w:val="en-IN" w:eastAsia="en-IN"/>
        </w:rPr>
        <w:t>’.</w:t>
      </w:r>
      <w:r w:rsidRPr="001B6BA7">
        <w:rPr>
          <w:lang w:val="en-IN" w:eastAsia="en-IN"/>
        </w:rPr>
        <w:br/>
      </w:r>
      <w:r w:rsidRPr="001B6BA7">
        <w:rPr>
          <w:b/>
          <w:bCs/>
          <w:bdr w:val="none" w:sz="0" w:space="0" w:color="auto" w:frame="1"/>
          <w:lang w:val="en-IN" w:eastAsia="en-IN"/>
        </w:rPr>
        <w:t>Syntax:</w:t>
      </w:r>
    </w:p>
    <w:p w:rsidR="0017301F" w:rsidRPr="001B6BA7" w:rsidRDefault="0017301F" w:rsidP="0017301F">
      <w:pPr>
        <w:pStyle w:val="ListParagraph"/>
        <w:ind w:left="1368"/>
        <w:rPr>
          <w:rFonts w:ascii="Courier New" w:hAnsi="Courier New" w:cs="Courier New"/>
          <w:lang w:val="en-IN" w:eastAsia="en-IN"/>
        </w:rPr>
      </w:pPr>
      <w:r w:rsidRPr="001B6BA7">
        <w:rPr>
          <w:rFonts w:ascii="Courier New" w:hAnsi="Courier New" w:cs="Courier New"/>
          <w:lang w:val="en-IN" w:eastAsia="en-IN"/>
        </w:rPr>
        <w:t>os.popen(command[, mode[, bufsize]])</w:t>
      </w:r>
    </w:p>
    <w:p w:rsidR="0017301F" w:rsidRPr="001B6BA7" w:rsidRDefault="0017301F" w:rsidP="0017301F">
      <w:pPr>
        <w:ind w:left="1368"/>
        <w:rPr>
          <w:lang w:val="en-IN" w:eastAsia="en-IN"/>
        </w:rPr>
      </w:pPr>
      <w:r w:rsidRPr="001B6BA7">
        <w:rPr>
          <w:lang w:val="en-IN" w:eastAsia="en-IN"/>
        </w:rPr>
        <w:t>Parameters mode &amp; bufsize are not necessary parameters, if not provided, default ‘r’ is taken for mode.</w:t>
      </w:r>
    </w:p>
    <w:p w:rsidR="0017301F" w:rsidRPr="001B6BA7" w:rsidRDefault="0017301F" w:rsidP="0017301F">
      <w:pPr>
        <w:ind w:left="1368"/>
        <w:rPr>
          <w:rFonts w:ascii="Times New Roman" w:hAnsi="Times New Roman"/>
          <w:lang w:val="en-IN" w:eastAsia="en-IN"/>
        </w:rPr>
      </w:pPr>
      <w:r w:rsidRPr="001B6BA7">
        <w:rPr>
          <w:rFonts w:ascii="Courier New" w:hAnsi="Courier New" w:cs="Courier New"/>
          <w:lang w:val="en-IN" w:eastAsia="en-IN"/>
        </w:rPr>
        <w:t>importos</w:t>
      </w:r>
    </w:p>
    <w:p w:rsidR="0017301F" w:rsidRPr="001B6BA7" w:rsidRDefault="0017301F" w:rsidP="0017301F">
      <w:pPr>
        <w:ind w:left="1368"/>
        <w:rPr>
          <w:rFonts w:ascii="Times New Roman" w:hAnsi="Times New Roman"/>
          <w:lang w:val="en-IN" w:eastAsia="en-IN"/>
        </w:rPr>
      </w:pPr>
      <w:r w:rsidRPr="001B6BA7">
        <w:rPr>
          <w:rFonts w:ascii="Courier New" w:hAnsi="Courier New" w:cs="Courier New"/>
          <w:lang w:val="en-IN" w:eastAsia="en-IN"/>
        </w:rPr>
        <w:t>fd ="GFG.txt"</w:t>
      </w:r>
    </w:p>
    <w:p w:rsidR="0017301F" w:rsidRPr="001B6BA7" w:rsidRDefault="0017301F" w:rsidP="0017301F">
      <w:pPr>
        <w:ind w:left="1368"/>
        <w:rPr>
          <w:rFonts w:ascii="Times New Roman" w:hAnsi="Times New Roman"/>
          <w:lang w:val="en-IN" w:eastAsia="en-IN"/>
        </w:rPr>
      </w:pPr>
      <w:r w:rsidRPr="001B6BA7">
        <w:rPr>
          <w:rFonts w:ascii="Courier New" w:hAnsi="Courier New" w:cs="Courier New"/>
          <w:lang w:val="en-IN" w:eastAsia="en-IN"/>
        </w:rPr>
        <w:t># popen() is similar to open()</w:t>
      </w:r>
    </w:p>
    <w:p w:rsidR="0017301F" w:rsidRPr="001B6BA7" w:rsidRDefault="0017301F" w:rsidP="0017301F">
      <w:pPr>
        <w:ind w:left="1368"/>
        <w:rPr>
          <w:rFonts w:ascii="Times New Roman" w:hAnsi="Times New Roman"/>
          <w:lang w:val="en-IN" w:eastAsia="en-IN"/>
        </w:rPr>
      </w:pPr>
      <w:r w:rsidRPr="001B6BA7">
        <w:rPr>
          <w:rFonts w:ascii="Courier New" w:hAnsi="Courier New" w:cs="Courier New"/>
          <w:lang w:val="en-IN" w:eastAsia="en-IN"/>
        </w:rPr>
        <w:t>file=open(fd, 'w')</w:t>
      </w:r>
    </w:p>
    <w:p w:rsidR="0017301F" w:rsidRPr="001B6BA7" w:rsidRDefault="0017301F" w:rsidP="0017301F">
      <w:pPr>
        <w:ind w:left="1368"/>
        <w:rPr>
          <w:rFonts w:ascii="Times New Roman" w:hAnsi="Times New Roman"/>
          <w:lang w:val="en-IN" w:eastAsia="en-IN"/>
        </w:rPr>
      </w:pPr>
      <w:r w:rsidRPr="001B6BA7">
        <w:rPr>
          <w:rFonts w:ascii="Courier New" w:hAnsi="Courier New" w:cs="Courier New"/>
          <w:lang w:val="en-IN" w:eastAsia="en-IN"/>
        </w:rPr>
        <w:t>file.write("Hello")</w:t>
      </w:r>
    </w:p>
    <w:p w:rsidR="0017301F" w:rsidRPr="001B6BA7" w:rsidRDefault="0017301F" w:rsidP="0017301F">
      <w:pPr>
        <w:ind w:left="1368"/>
        <w:rPr>
          <w:rFonts w:ascii="Times New Roman" w:hAnsi="Times New Roman"/>
          <w:lang w:val="en-IN" w:eastAsia="en-IN"/>
        </w:rPr>
      </w:pPr>
      <w:r w:rsidRPr="001B6BA7">
        <w:rPr>
          <w:rFonts w:ascii="Courier New" w:hAnsi="Courier New" w:cs="Courier New"/>
          <w:lang w:val="en-IN" w:eastAsia="en-IN"/>
        </w:rPr>
        <w:t>file.close()</w:t>
      </w:r>
    </w:p>
    <w:p w:rsidR="0017301F" w:rsidRPr="001B6BA7" w:rsidRDefault="0017301F" w:rsidP="0017301F">
      <w:pPr>
        <w:ind w:left="1368"/>
        <w:rPr>
          <w:rFonts w:ascii="Times New Roman" w:hAnsi="Times New Roman"/>
          <w:lang w:val="en-IN" w:eastAsia="en-IN"/>
        </w:rPr>
      </w:pPr>
      <w:r w:rsidRPr="001B6BA7">
        <w:rPr>
          <w:rFonts w:ascii="Courier New" w:hAnsi="Courier New" w:cs="Courier New"/>
          <w:lang w:val="en-IN" w:eastAsia="en-IN"/>
        </w:rPr>
        <w:t>file=open(fd, 'r')</w:t>
      </w:r>
    </w:p>
    <w:p w:rsidR="0017301F" w:rsidRPr="001B6BA7" w:rsidRDefault="0017301F" w:rsidP="0017301F">
      <w:pPr>
        <w:ind w:left="1368"/>
        <w:rPr>
          <w:rFonts w:ascii="Times New Roman" w:hAnsi="Times New Roman"/>
          <w:lang w:val="en-IN" w:eastAsia="en-IN"/>
        </w:rPr>
      </w:pPr>
      <w:r w:rsidRPr="001B6BA7">
        <w:rPr>
          <w:rFonts w:ascii="Courier New" w:hAnsi="Courier New" w:cs="Courier New"/>
          <w:lang w:val="en-IN" w:eastAsia="en-IN"/>
        </w:rPr>
        <w:t>text =file.read()</w:t>
      </w:r>
    </w:p>
    <w:p w:rsidR="0017301F" w:rsidRPr="001B6BA7" w:rsidRDefault="0017301F" w:rsidP="0017301F">
      <w:pPr>
        <w:ind w:left="1368"/>
        <w:rPr>
          <w:rFonts w:ascii="Times New Roman" w:hAnsi="Times New Roman"/>
          <w:lang w:val="en-IN" w:eastAsia="en-IN"/>
        </w:rPr>
      </w:pPr>
      <w:r w:rsidRPr="001B6BA7">
        <w:rPr>
          <w:rFonts w:ascii="Courier New" w:hAnsi="Courier New" w:cs="Courier New"/>
          <w:lang w:val="en-IN" w:eastAsia="en-IN"/>
        </w:rPr>
        <w:t>print(text)</w:t>
      </w:r>
    </w:p>
    <w:p w:rsidR="0017301F" w:rsidRPr="001B6BA7" w:rsidRDefault="0017301F" w:rsidP="0017301F">
      <w:pPr>
        <w:ind w:left="1368"/>
        <w:rPr>
          <w:rFonts w:ascii="Times New Roman" w:hAnsi="Times New Roman"/>
          <w:lang w:val="en-IN" w:eastAsia="en-IN"/>
        </w:rPr>
      </w:pPr>
      <w:r w:rsidRPr="001B6BA7">
        <w:rPr>
          <w:rFonts w:ascii="Courier New" w:hAnsi="Courier New" w:cs="Courier New"/>
          <w:lang w:val="en-IN" w:eastAsia="en-IN"/>
        </w:rPr>
        <w:t># popen() provides a pipe/gateway and accesses the file directly</w:t>
      </w:r>
    </w:p>
    <w:p w:rsidR="0017301F" w:rsidRPr="001B6BA7" w:rsidRDefault="0017301F" w:rsidP="0017301F">
      <w:pPr>
        <w:ind w:left="1368"/>
        <w:rPr>
          <w:rFonts w:ascii="Times New Roman" w:hAnsi="Times New Roman"/>
          <w:lang w:val="en-IN" w:eastAsia="en-IN"/>
        </w:rPr>
      </w:pPr>
      <w:r w:rsidRPr="001B6BA7">
        <w:rPr>
          <w:rFonts w:ascii="Courier New" w:hAnsi="Courier New" w:cs="Courier New"/>
          <w:lang w:val="en-IN" w:eastAsia="en-IN"/>
        </w:rPr>
        <w:t>file=os.popen(fd, 'w')</w:t>
      </w:r>
    </w:p>
    <w:p w:rsidR="0017301F" w:rsidRPr="001B6BA7" w:rsidRDefault="0017301F" w:rsidP="0017301F">
      <w:pPr>
        <w:ind w:left="1368"/>
        <w:rPr>
          <w:rFonts w:ascii="Times New Roman" w:hAnsi="Times New Roman"/>
          <w:lang w:val="en-IN" w:eastAsia="en-IN"/>
        </w:rPr>
      </w:pPr>
      <w:r w:rsidRPr="001B6BA7">
        <w:rPr>
          <w:rFonts w:ascii="Courier New" w:hAnsi="Courier New" w:cs="Courier New"/>
          <w:lang w:val="en-IN" w:eastAsia="en-IN"/>
        </w:rPr>
        <w:t>file.write("Hello")</w:t>
      </w:r>
    </w:p>
    <w:p w:rsidR="0017301F" w:rsidRPr="001404F0" w:rsidRDefault="0017301F" w:rsidP="0017301F">
      <w:pPr>
        <w:ind w:left="1368"/>
        <w:rPr>
          <w:rFonts w:ascii="Courier New" w:hAnsi="Courier New" w:cs="Courier New"/>
          <w:lang w:val="en-IN" w:eastAsia="en-IN"/>
        </w:rPr>
      </w:pPr>
      <w:r w:rsidRPr="001B6BA7">
        <w:rPr>
          <w:rFonts w:ascii="Courier New" w:hAnsi="Courier New" w:cs="Courier New"/>
          <w:lang w:val="en-IN" w:eastAsia="en-IN"/>
        </w:rPr>
        <w:t># File not closed, shown in next function.</w:t>
      </w:r>
    </w:p>
    <w:p w:rsidR="0017301F" w:rsidRPr="001404F0" w:rsidRDefault="0017301F" w:rsidP="0017301F">
      <w:pPr>
        <w:ind w:firstLine="360"/>
        <w:rPr>
          <w:sz w:val="20"/>
        </w:rPr>
      </w:pPr>
      <w:r w:rsidRPr="001404F0">
        <w:rPr>
          <w:b/>
          <w:sz w:val="20"/>
          <w:shd w:val="clear" w:color="auto" w:fill="FFFFFF"/>
        </w:rPr>
        <w:t>Note:</w:t>
      </w:r>
      <w:r w:rsidRPr="001404F0">
        <w:rPr>
          <w:i/>
          <w:sz w:val="20"/>
          <w:shd w:val="clear" w:color="auto" w:fill="FFFFFF"/>
        </w:rPr>
        <w:t xml:space="preserve">Output for </w:t>
      </w:r>
      <w:r w:rsidRPr="001404F0">
        <w:rPr>
          <w:rFonts w:ascii="Courier New" w:hAnsi="Courier New" w:cs="Courier New"/>
          <w:i/>
          <w:sz w:val="20"/>
          <w:shd w:val="clear" w:color="auto" w:fill="FFFFFF"/>
        </w:rPr>
        <w:t>popen()</w:t>
      </w:r>
      <w:r w:rsidRPr="001404F0">
        <w:rPr>
          <w:i/>
          <w:sz w:val="20"/>
          <w:shd w:val="clear" w:color="auto" w:fill="FFFFFF"/>
        </w:rPr>
        <w:t xml:space="preserve"> will not be shown, there would be direct changes into the file.</w:t>
      </w:r>
    </w:p>
    <w:p w:rsidR="0017301F" w:rsidRDefault="0017301F" w:rsidP="00B629BA">
      <w:pPr>
        <w:pStyle w:val="ListParagraph"/>
        <w:numPr>
          <w:ilvl w:val="0"/>
          <w:numId w:val="78"/>
        </w:numPr>
        <w:rPr>
          <w:rFonts w:ascii="Times New Roman" w:hAnsi="Times New Roman"/>
          <w:lang w:val="en-IN" w:eastAsia="en-IN"/>
        </w:rPr>
      </w:pPr>
      <w:r w:rsidRPr="001B6BA7">
        <w:rPr>
          <w:rFonts w:ascii="Courier New" w:hAnsi="Courier New" w:cs="Courier New"/>
          <w:b/>
          <w:bCs/>
          <w:bdr w:val="none" w:sz="0" w:space="0" w:color="auto" w:frame="1"/>
          <w:lang w:val="en-IN" w:eastAsia="en-IN"/>
        </w:rPr>
        <w:t>os.close()</w:t>
      </w:r>
      <w:r w:rsidRPr="001B6BA7">
        <w:rPr>
          <w:rFonts w:ascii="Times New Roman" w:hAnsi="Times New Roman"/>
          <w:b/>
          <w:bCs/>
          <w:bdr w:val="none" w:sz="0" w:space="0" w:color="auto" w:frame="1"/>
          <w:lang w:val="en-IN" w:eastAsia="en-IN"/>
        </w:rPr>
        <w:t>: </w:t>
      </w:r>
      <w:r w:rsidRPr="001B6BA7">
        <w:rPr>
          <w:rFonts w:asciiTheme="majorHAnsi" w:hAnsiTheme="majorHAnsi"/>
          <w:lang w:val="en-IN" w:eastAsia="en-IN"/>
        </w:rPr>
        <w:t xml:space="preserve">Close file descriptor </w:t>
      </w:r>
      <w:r w:rsidRPr="001B6BA7">
        <w:rPr>
          <w:rFonts w:ascii="Courier New" w:hAnsi="Courier New" w:cs="Courier New"/>
          <w:lang w:val="en-IN" w:eastAsia="en-IN"/>
        </w:rPr>
        <w:t>fd</w:t>
      </w:r>
      <w:r w:rsidRPr="001B6BA7">
        <w:rPr>
          <w:rFonts w:asciiTheme="majorHAnsi" w:hAnsiTheme="majorHAnsi"/>
          <w:lang w:val="en-IN" w:eastAsia="en-IN"/>
        </w:rPr>
        <w:t xml:space="preserve">. A file opened using </w:t>
      </w:r>
      <w:r w:rsidRPr="001B6BA7">
        <w:rPr>
          <w:rFonts w:ascii="Courier New" w:hAnsi="Courier New" w:cs="Courier New"/>
          <w:lang w:val="en-IN" w:eastAsia="en-IN"/>
        </w:rPr>
        <w:t>open()</w:t>
      </w:r>
      <w:r w:rsidRPr="001B6BA7">
        <w:rPr>
          <w:rFonts w:asciiTheme="majorHAnsi" w:hAnsiTheme="majorHAnsi"/>
          <w:lang w:val="en-IN" w:eastAsia="en-IN"/>
        </w:rPr>
        <w:t xml:space="preserve">, can be closed by </w:t>
      </w:r>
      <w:r w:rsidRPr="001B6BA7">
        <w:rPr>
          <w:rFonts w:ascii="Courier New" w:hAnsi="Courier New" w:cs="Courier New"/>
          <w:lang w:val="en-IN" w:eastAsia="en-IN"/>
        </w:rPr>
        <w:t>close()</w:t>
      </w:r>
      <w:r w:rsidRPr="001B6BA7">
        <w:rPr>
          <w:rFonts w:asciiTheme="majorHAnsi" w:hAnsiTheme="majorHAnsi"/>
          <w:lang w:val="en-IN" w:eastAsia="en-IN"/>
        </w:rPr>
        <w:t xml:space="preserve">only. But file opened through </w:t>
      </w:r>
      <w:r w:rsidRPr="001B6BA7">
        <w:rPr>
          <w:rFonts w:ascii="Courier New" w:hAnsi="Courier New" w:cs="Courier New"/>
          <w:lang w:val="en-IN" w:eastAsia="en-IN"/>
        </w:rPr>
        <w:t>os.popen()</w:t>
      </w:r>
      <w:r w:rsidRPr="001B6BA7">
        <w:rPr>
          <w:rFonts w:asciiTheme="majorHAnsi" w:hAnsiTheme="majorHAnsi"/>
          <w:lang w:val="en-IN" w:eastAsia="en-IN"/>
        </w:rPr>
        <w:t xml:space="preserve">, can be closed with </w:t>
      </w:r>
      <w:r w:rsidRPr="001B6BA7">
        <w:rPr>
          <w:rFonts w:ascii="Courier New" w:hAnsi="Courier New" w:cs="Courier New"/>
          <w:lang w:val="en-IN" w:eastAsia="en-IN"/>
        </w:rPr>
        <w:t>close()</w:t>
      </w:r>
      <w:r w:rsidRPr="001B6BA7">
        <w:rPr>
          <w:rFonts w:asciiTheme="majorHAnsi" w:hAnsiTheme="majorHAnsi"/>
          <w:lang w:val="en-IN" w:eastAsia="en-IN"/>
        </w:rPr>
        <w:t xml:space="preserve"> or </w:t>
      </w:r>
      <w:r w:rsidRPr="001B6BA7">
        <w:rPr>
          <w:rFonts w:ascii="Courier New" w:hAnsi="Courier New" w:cs="Courier New"/>
          <w:lang w:val="en-IN" w:eastAsia="en-IN"/>
        </w:rPr>
        <w:t>os.close()</w:t>
      </w:r>
      <w:r w:rsidRPr="001B6BA7">
        <w:rPr>
          <w:rFonts w:asciiTheme="majorHAnsi" w:hAnsiTheme="majorHAnsi"/>
          <w:lang w:val="en-IN" w:eastAsia="en-IN"/>
        </w:rPr>
        <w:t xml:space="preserve">. If we try closing a file opened with </w:t>
      </w:r>
      <w:r w:rsidRPr="001B6BA7">
        <w:rPr>
          <w:rFonts w:ascii="Courier New" w:hAnsi="Courier New" w:cs="Courier New"/>
          <w:lang w:val="en-IN" w:eastAsia="en-IN"/>
        </w:rPr>
        <w:t>open()</w:t>
      </w:r>
      <w:r w:rsidRPr="001B6BA7">
        <w:rPr>
          <w:rFonts w:asciiTheme="majorHAnsi" w:hAnsiTheme="majorHAnsi"/>
          <w:lang w:val="en-IN" w:eastAsia="en-IN"/>
        </w:rPr>
        <w:t xml:space="preserve">, using </w:t>
      </w:r>
      <w:r w:rsidRPr="001B6BA7">
        <w:rPr>
          <w:rFonts w:ascii="Courier New" w:hAnsi="Courier New" w:cs="Courier New"/>
          <w:lang w:val="en-IN" w:eastAsia="en-IN"/>
        </w:rPr>
        <w:t>os.close()</w:t>
      </w:r>
      <w:r w:rsidRPr="001B6BA7">
        <w:rPr>
          <w:rFonts w:asciiTheme="majorHAnsi" w:hAnsiTheme="majorHAnsi"/>
          <w:lang w:val="en-IN" w:eastAsia="en-IN"/>
        </w:rPr>
        <w:t xml:space="preserve">, Python would throw </w:t>
      </w:r>
      <w:r w:rsidRPr="001B6BA7">
        <w:rPr>
          <w:rFonts w:ascii="Courier New" w:hAnsi="Courier New" w:cs="Courier New"/>
          <w:lang w:val="en-IN" w:eastAsia="en-IN"/>
        </w:rPr>
        <w:t>TypeError</w:t>
      </w:r>
      <w:r w:rsidRPr="001B6BA7">
        <w:rPr>
          <w:rFonts w:asciiTheme="majorHAnsi" w:hAnsiTheme="majorHAnsi"/>
          <w:lang w:val="en-IN" w:eastAsia="en-IN"/>
        </w:rPr>
        <w:t>.</w:t>
      </w:r>
    </w:p>
    <w:p w:rsidR="0017301F" w:rsidRDefault="0017301F" w:rsidP="0017301F">
      <w:pPr>
        <w:pStyle w:val="ListParagraph"/>
        <w:ind w:left="1368"/>
        <w:rPr>
          <w:rFonts w:asciiTheme="majorHAnsi" w:hAnsiTheme="majorHAnsi" w:cs="Courier New"/>
          <w:b/>
          <w:bCs/>
          <w:bdr w:val="none" w:sz="0" w:space="0" w:color="auto" w:frame="1"/>
          <w:lang w:val="en-IN" w:eastAsia="en-IN"/>
        </w:rPr>
      </w:pPr>
      <w:r w:rsidRPr="001B6BA7">
        <w:rPr>
          <w:rFonts w:asciiTheme="majorHAnsi" w:hAnsiTheme="majorHAnsi" w:cs="Courier New"/>
          <w:b/>
          <w:bCs/>
          <w:bdr w:val="none" w:sz="0" w:space="0" w:color="auto" w:frame="1"/>
          <w:lang w:val="en-IN" w:eastAsia="en-IN"/>
        </w:rPr>
        <w:t>Example:</w:t>
      </w:r>
    </w:p>
    <w:p w:rsidR="0017301F" w:rsidRPr="001B6BA7" w:rsidRDefault="0017301F" w:rsidP="0017301F">
      <w:pPr>
        <w:pStyle w:val="ListParagraph"/>
        <w:ind w:left="1368"/>
        <w:rPr>
          <w:rFonts w:ascii="Courier New" w:hAnsi="Courier New" w:cs="Courier New"/>
          <w:bCs/>
          <w:bdr w:val="none" w:sz="0" w:space="0" w:color="auto" w:frame="1"/>
          <w:lang w:val="en-IN" w:eastAsia="en-IN"/>
        </w:rPr>
      </w:pPr>
      <w:r w:rsidRPr="001B6BA7">
        <w:rPr>
          <w:rFonts w:ascii="Courier New" w:hAnsi="Courier New" w:cs="Courier New"/>
          <w:bCs/>
          <w:bdr w:val="none" w:sz="0" w:space="0" w:color="auto" w:frame="1"/>
          <w:lang w:val="en-IN" w:eastAsia="en-IN"/>
        </w:rPr>
        <w:t>import os</w:t>
      </w:r>
    </w:p>
    <w:p w:rsidR="0017301F" w:rsidRPr="001B6BA7" w:rsidRDefault="0017301F" w:rsidP="0017301F">
      <w:pPr>
        <w:pStyle w:val="ListParagraph"/>
        <w:ind w:left="1368"/>
        <w:rPr>
          <w:rFonts w:ascii="Courier New" w:hAnsi="Courier New" w:cs="Courier New"/>
          <w:bCs/>
          <w:bdr w:val="none" w:sz="0" w:space="0" w:color="auto" w:frame="1"/>
          <w:lang w:val="en-IN" w:eastAsia="en-IN"/>
        </w:rPr>
      </w:pPr>
      <w:r w:rsidRPr="001B6BA7">
        <w:rPr>
          <w:rFonts w:ascii="Courier New" w:hAnsi="Courier New" w:cs="Courier New"/>
          <w:bCs/>
          <w:bdr w:val="none" w:sz="0" w:space="0" w:color="auto" w:frame="1"/>
          <w:lang w:val="en-IN" w:eastAsia="en-IN"/>
        </w:rPr>
        <w:t>fd = "GFG.txt"</w:t>
      </w:r>
    </w:p>
    <w:p w:rsidR="0017301F" w:rsidRPr="001B6BA7" w:rsidRDefault="0017301F" w:rsidP="0017301F">
      <w:pPr>
        <w:pStyle w:val="ListParagraph"/>
        <w:ind w:left="1368"/>
        <w:rPr>
          <w:rFonts w:ascii="Courier New" w:hAnsi="Courier New" w:cs="Courier New"/>
          <w:bCs/>
          <w:bdr w:val="none" w:sz="0" w:space="0" w:color="auto" w:frame="1"/>
          <w:lang w:val="en-IN" w:eastAsia="en-IN"/>
        </w:rPr>
      </w:pPr>
      <w:r w:rsidRPr="001B6BA7">
        <w:rPr>
          <w:rFonts w:ascii="Courier New" w:hAnsi="Courier New" w:cs="Courier New"/>
          <w:bCs/>
          <w:bdr w:val="none" w:sz="0" w:space="0" w:color="auto" w:frame="1"/>
          <w:lang w:val="en-IN" w:eastAsia="en-IN"/>
        </w:rPr>
        <w:t>file = open(fd, 'r')</w:t>
      </w:r>
    </w:p>
    <w:p w:rsidR="0017301F" w:rsidRPr="001B6BA7" w:rsidRDefault="0017301F" w:rsidP="0017301F">
      <w:pPr>
        <w:pStyle w:val="ListParagraph"/>
        <w:ind w:left="1368"/>
        <w:rPr>
          <w:rFonts w:ascii="Courier New" w:hAnsi="Courier New" w:cs="Courier New"/>
          <w:bCs/>
          <w:bdr w:val="none" w:sz="0" w:space="0" w:color="auto" w:frame="1"/>
          <w:lang w:val="en-IN" w:eastAsia="en-IN"/>
        </w:rPr>
      </w:pPr>
      <w:r w:rsidRPr="001B6BA7">
        <w:rPr>
          <w:rFonts w:ascii="Courier New" w:hAnsi="Courier New" w:cs="Courier New"/>
          <w:bCs/>
          <w:bdr w:val="none" w:sz="0" w:space="0" w:color="auto" w:frame="1"/>
          <w:lang w:val="en-IN" w:eastAsia="en-IN"/>
        </w:rPr>
        <w:t>text = file.read()</w:t>
      </w:r>
    </w:p>
    <w:p w:rsidR="0017301F" w:rsidRPr="001B6BA7" w:rsidRDefault="0017301F" w:rsidP="0017301F">
      <w:pPr>
        <w:pStyle w:val="ListParagraph"/>
        <w:ind w:left="1368"/>
        <w:rPr>
          <w:rFonts w:ascii="Courier New" w:hAnsi="Courier New" w:cs="Courier New"/>
          <w:bCs/>
          <w:bdr w:val="none" w:sz="0" w:space="0" w:color="auto" w:frame="1"/>
          <w:lang w:val="en-IN" w:eastAsia="en-IN"/>
        </w:rPr>
      </w:pPr>
      <w:r w:rsidRPr="001B6BA7">
        <w:rPr>
          <w:rFonts w:ascii="Courier New" w:hAnsi="Courier New" w:cs="Courier New"/>
          <w:bCs/>
          <w:bdr w:val="none" w:sz="0" w:space="0" w:color="auto" w:frame="1"/>
          <w:lang w:val="en-IN" w:eastAsia="en-IN"/>
        </w:rPr>
        <w:t>print(text)</w:t>
      </w:r>
    </w:p>
    <w:p w:rsidR="0017301F" w:rsidRPr="001B6BA7" w:rsidRDefault="0017301F" w:rsidP="0017301F">
      <w:pPr>
        <w:pStyle w:val="ListParagraph"/>
        <w:ind w:left="1368"/>
        <w:rPr>
          <w:rFonts w:ascii="Courier New" w:hAnsi="Courier New" w:cs="Courier New"/>
          <w:bCs/>
          <w:bdr w:val="none" w:sz="0" w:space="0" w:color="auto" w:frame="1"/>
          <w:lang w:val="en-IN" w:eastAsia="en-IN"/>
        </w:rPr>
      </w:pPr>
      <w:r w:rsidRPr="001B6BA7">
        <w:rPr>
          <w:rFonts w:ascii="Courier New" w:hAnsi="Courier New" w:cs="Courier New"/>
          <w:bCs/>
          <w:bdr w:val="none" w:sz="0" w:space="0" w:color="auto" w:frame="1"/>
          <w:lang w:val="en-IN" w:eastAsia="en-IN"/>
        </w:rPr>
        <w:t>os.close(file)</w:t>
      </w:r>
    </w:p>
    <w:p w:rsidR="0017301F" w:rsidRPr="001B6BA7" w:rsidRDefault="0017301F" w:rsidP="0017301F"/>
    <w:p w:rsidR="0017301F" w:rsidRPr="001B6BA7" w:rsidRDefault="0017301F" w:rsidP="00B629BA">
      <w:pPr>
        <w:pStyle w:val="ListParagraph"/>
        <w:numPr>
          <w:ilvl w:val="0"/>
          <w:numId w:val="78"/>
        </w:numPr>
        <w:rPr>
          <w:rFonts w:ascii="Times New Roman" w:hAnsi="Times New Roman"/>
          <w:lang w:val="en-IN" w:eastAsia="en-IN"/>
        </w:rPr>
      </w:pPr>
      <w:r w:rsidRPr="001B6BA7">
        <w:rPr>
          <w:rFonts w:ascii="Courier New" w:hAnsi="Courier New" w:cs="Courier New"/>
          <w:b/>
          <w:bCs/>
          <w:bdr w:val="none" w:sz="0" w:space="0" w:color="auto" w:frame="1"/>
          <w:lang w:val="en-IN" w:eastAsia="en-IN"/>
        </w:rPr>
        <w:t>os.rename()</w:t>
      </w:r>
      <w:r w:rsidRPr="001B6BA7">
        <w:rPr>
          <w:rFonts w:ascii="Times New Roman" w:hAnsi="Times New Roman"/>
          <w:b/>
          <w:bCs/>
          <w:bdr w:val="none" w:sz="0" w:space="0" w:color="auto" w:frame="1"/>
          <w:lang w:val="en-IN" w:eastAsia="en-IN"/>
        </w:rPr>
        <w:t>: </w:t>
      </w:r>
      <w:r w:rsidRPr="001B6BA7">
        <w:rPr>
          <w:rFonts w:asciiTheme="majorHAnsi" w:hAnsiTheme="majorHAnsi"/>
          <w:lang w:val="en-IN" w:eastAsia="en-IN"/>
        </w:rPr>
        <w:t xml:space="preserve">A file </w:t>
      </w:r>
      <w:r w:rsidRPr="001B6BA7">
        <w:rPr>
          <w:rFonts w:ascii="Courier New" w:hAnsi="Courier New" w:cs="Courier New"/>
          <w:lang w:val="en-IN" w:eastAsia="en-IN"/>
        </w:rPr>
        <w:t>old.txt</w:t>
      </w:r>
      <w:r w:rsidRPr="001B6BA7">
        <w:rPr>
          <w:rFonts w:asciiTheme="majorHAnsi" w:hAnsiTheme="majorHAnsi"/>
          <w:lang w:val="en-IN" w:eastAsia="en-IN"/>
        </w:rPr>
        <w:t xml:space="preserve"> can be renamed to new.txt, using the function </w:t>
      </w:r>
      <w:r w:rsidRPr="001B6BA7">
        <w:rPr>
          <w:rFonts w:ascii="Courier New" w:hAnsi="Courier New" w:cs="Courier New"/>
          <w:lang w:val="en-IN" w:eastAsia="en-IN"/>
        </w:rPr>
        <w:t>os.rename()</w:t>
      </w:r>
      <w:r w:rsidRPr="001B6BA7">
        <w:rPr>
          <w:rFonts w:asciiTheme="majorHAnsi" w:hAnsiTheme="majorHAnsi"/>
          <w:lang w:val="en-IN" w:eastAsia="en-IN"/>
        </w:rPr>
        <w:t>. The name of the file changes only if, the file exists and user has sufficient privilege permission to change the file.</w:t>
      </w:r>
    </w:p>
    <w:p w:rsidR="0017301F" w:rsidRPr="001B6BA7" w:rsidRDefault="0017301F" w:rsidP="0017301F">
      <w:pPr>
        <w:pStyle w:val="ListParagraph"/>
        <w:ind w:left="1368"/>
        <w:rPr>
          <w:rFonts w:asciiTheme="majorHAnsi" w:hAnsiTheme="majorHAnsi"/>
          <w:b/>
          <w:lang w:val="en-IN" w:eastAsia="en-IN"/>
        </w:rPr>
      </w:pPr>
      <w:r w:rsidRPr="001B6BA7">
        <w:rPr>
          <w:rFonts w:asciiTheme="majorHAnsi" w:hAnsiTheme="majorHAnsi" w:cs="Courier New"/>
          <w:b/>
          <w:bCs/>
          <w:bdr w:val="none" w:sz="0" w:space="0" w:color="auto" w:frame="1"/>
          <w:lang w:val="en-IN" w:eastAsia="en-IN"/>
        </w:rPr>
        <w:t>Example:</w:t>
      </w:r>
    </w:p>
    <w:p w:rsidR="0017301F" w:rsidRPr="001B6BA7" w:rsidRDefault="0017301F" w:rsidP="0017301F">
      <w:pPr>
        <w:ind w:left="1368"/>
        <w:rPr>
          <w:rFonts w:ascii="Times New Roman" w:hAnsi="Times New Roman"/>
          <w:lang w:val="en-IN" w:eastAsia="en-IN"/>
        </w:rPr>
      </w:pPr>
      <w:r w:rsidRPr="001B6BA7">
        <w:rPr>
          <w:rFonts w:ascii="Courier New" w:hAnsi="Courier New" w:cs="Courier New"/>
          <w:lang w:val="en-IN" w:eastAsia="en-IN"/>
        </w:rPr>
        <w:t>importos</w:t>
      </w:r>
    </w:p>
    <w:p w:rsidR="0017301F" w:rsidRPr="001B6BA7" w:rsidRDefault="0017301F" w:rsidP="0017301F">
      <w:pPr>
        <w:ind w:left="1368"/>
        <w:rPr>
          <w:rFonts w:ascii="Times New Roman" w:hAnsi="Times New Roman"/>
          <w:lang w:val="en-IN" w:eastAsia="en-IN"/>
        </w:rPr>
      </w:pPr>
      <w:r w:rsidRPr="001B6BA7">
        <w:rPr>
          <w:rFonts w:ascii="Courier New" w:hAnsi="Courier New" w:cs="Courier New"/>
          <w:lang w:val="en-IN" w:eastAsia="en-IN"/>
        </w:rPr>
        <w:t>fd ="GFG.txt"</w:t>
      </w:r>
    </w:p>
    <w:p w:rsidR="0017301F" w:rsidRPr="001B6BA7" w:rsidRDefault="0017301F" w:rsidP="0017301F">
      <w:pPr>
        <w:ind w:left="1368"/>
        <w:rPr>
          <w:rFonts w:ascii="Times New Roman" w:hAnsi="Times New Roman"/>
          <w:lang w:val="en-IN" w:eastAsia="en-IN"/>
        </w:rPr>
      </w:pPr>
      <w:r w:rsidRPr="001B6BA7">
        <w:rPr>
          <w:rFonts w:ascii="Courier New" w:hAnsi="Courier New" w:cs="Courier New"/>
          <w:lang w:val="en-IN" w:eastAsia="en-IN"/>
        </w:rPr>
        <w:t>os.rename(fd,'New.txt')</w:t>
      </w:r>
    </w:p>
    <w:p w:rsidR="0017301F" w:rsidRPr="001B6BA7" w:rsidRDefault="0017301F" w:rsidP="0017301F">
      <w:pPr>
        <w:ind w:firstLine="360"/>
        <w:rPr>
          <w:rFonts w:ascii="Times New Roman" w:hAnsi="Times New Roman"/>
          <w:lang w:val="en-IN" w:eastAsia="en-IN"/>
        </w:rPr>
      </w:pPr>
      <w:r w:rsidRPr="001B6BA7">
        <w:rPr>
          <w:rFonts w:ascii="Courier New" w:hAnsi="Courier New" w:cs="Courier New"/>
          <w:lang w:val="en-IN" w:eastAsia="en-IN"/>
        </w:rPr>
        <w:t>os.rename(fd,'New.txt')</w:t>
      </w:r>
    </w:p>
    <w:p w:rsidR="0017301F" w:rsidRDefault="0017301F" w:rsidP="0017301F">
      <w:pPr>
        <w:pStyle w:val="Heading2"/>
        <w:rPr>
          <w:rFonts w:ascii="Courier New" w:hAnsi="Courier New" w:cs="Courier New"/>
        </w:rPr>
      </w:pPr>
      <w:bookmarkStart w:id="231" w:name="_Toc514945937"/>
      <w:bookmarkStart w:id="232" w:name="_Toc515037903"/>
      <w:r>
        <w:lastRenderedPageBreak/>
        <w:t xml:space="preserve">Other File Tools: </w:t>
      </w:r>
      <w:r>
        <w:rPr>
          <w:rFonts w:ascii="Courier New" w:hAnsi="Courier New" w:cs="Courier New"/>
        </w:rPr>
        <w:t>s</w:t>
      </w:r>
      <w:r w:rsidRPr="001D5458">
        <w:rPr>
          <w:rFonts w:ascii="Courier New" w:hAnsi="Courier New" w:cs="Courier New"/>
        </w:rPr>
        <w:t>hutil</w:t>
      </w:r>
      <w:bookmarkEnd w:id="231"/>
      <w:bookmarkEnd w:id="232"/>
    </w:p>
    <w:p w:rsidR="0017301F" w:rsidRPr="003E4600" w:rsidRDefault="0017301F" w:rsidP="0017301F">
      <w:r w:rsidRPr="003E4600">
        <w:t xml:space="preserve">The </w:t>
      </w:r>
      <w:r w:rsidRPr="003E4600">
        <w:rPr>
          <w:rFonts w:ascii="Courier New" w:hAnsi="Courier New" w:cs="Courier New"/>
        </w:rPr>
        <w:t>shutil</w:t>
      </w:r>
      <w:r w:rsidRPr="003E4600">
        <w:t xml:space="preserve"> module offers a number of high-level operations on files and collections of files. In particular, functions are provided which support file copying and removal. </w:t>
      </w:r>
    </w:p>
    <w:p w:rsidR="0017301F" w:rsidRPr="004436F8" w:rsidRDefault="0017301F" w:rsidP="0017301F">
      <w:pPr>
        <w:rPr>
          <w:i/>
        </w:rPr>
      </w:pPr>
      <w:r w:rsidRPr="004436F8">
        <w:rPr>
          <w:b/>
        </w:rPr>
        <w:t>Warning:</w:t>
      </w:r>
      <w:r w:rsidRPr="004436F8">
        <w:rPr>
          <w:i/>
        </w:rPr>
        <w:t>Warning Even the higher-level file copying functions (</w:t>
      </w:r>
      <w:r w:rsidRPr="004436F8">
        <w:rPr>
          <w:rFonts w:ascii="Courier New" w:hAnsi="Courier New" w:cs="Courier New"/>
          <w:i/>
        </w:rPr>
        <w:t>shutil.copy()</w:t>
      </w:r>
      <w:r w:rsidRPr="004436F8">
        <w:rPr>
          <w:i/>
        </w:rPr>
        <w:t xml:space="preserve">, </w:t>
      </w:r>
      <w:r w:rsidRPr="004436F8">
        <w:rPr>
          <w:rFonts w:ascii="Courier New" w:hAnsi="Courier New" w:cs="Courier New"/>
          <w:i/>
        </w:rPr>
        <w:t>shutil.copy2()</w:t>
      </w:r>
      <w:r w:rsidRPr="004436F8">
        <w:rPr>
          <w:i/>
        </w:rPr>
        <w:t>) cannot copy all file metadata.</w:t>
      </w:r>
    </w:p>
    <w:p w:rsidR="0017301F" w:rsidRPr="004436F8" w:rsidRDefault="0017301F" w:rsidP="0017301F">
      <w:pPr>
        <w:rPr>
          <w:i/>
        </w:rPr>
      </w:pPr>
      <w:r w:rsidRPr="004436F8">
        <w:rPr>
          <w:i/>
        </w:rPr>
        <w:t>On POSIX platforms, this means that file owner and group are lost as well as ACLs. On Mac OS, the resource fork and other metadata are not used. This means that resources will be lost and file type and creator codes will not be correct. On Windows, file owners, ACLs and alternate data streams are not copied.</w:t>
      </w:r>
    </w:p>
    <w:p w:rsidR="0017301F" w:rsidRDefault="0017301F" w:rsidP="0017301F">
      <w:pPr>
        <w:pStyle w:val="Heading3"/>
      </w:pPr>
      <w:bookmarkStart w:id="233" w:name="_Toc514945938"/>
      <w:bookmarkStart w:id="234" w:name="_Toc515037904"/>
      <w:r w:rsidRPr="003E4600">
        <w:t>Directory and Files Operations</w:t>
      </w:r>
      <w:bookmarkEnd w:id="233"/>
      <w:bookmarkEnd w:id="234"/>
    </w:p>
    <w:p w:rsidR="0017301F" w:rsidRDefault="0017301F" w:rsidP="0017301F">
      <w:r>
        <w:t>Let us take a look at the commonly-used directory and file operations:</w:t>
      </w:r>
    </w:p>
    <w:p w:rsidR="0017301F" w:rsidRDefault="0017301F" w:rsidP="00B629BA">
      <w:pPr>
        <w:pStyle w:val="ListParagraph"/>
        <w:numPr>
          <w:ilvl w:val="0"/>
          <w:numId w:val="75"/>
        </w:numPr>
        <w:rPr>
          <w:rFonts w:ascii="Courier New" w:hAnsi="Courier New" w:cs="Courier New"/>
        </w:rPr>
      </w:pPr>
      <w:r w:rsidRPr="00762133">
        <w:rPr>
          <w:rFonts w:ascii="Courier New" w:hAnsi="Courier New" w:cs="Courier New"/>
        </w:rPr>
        <w:t>shutil.copy</w:t>
      </w:r>
    </w:p>
    <w:p w:rsidR="0017301F" w:rsidRDefault="0017301F" w:rsidP="0017301F">
      <w:pPr>
        <w:pStyle w:val="ListParagraph"/>
        <w:ind w:left="1368"/>
        <w:rPr>
          <w:rFonts w:ascii="Courier New" w:hAnsi="Courier New" w:cs="Courier New"/>
        </w:rPr>
      </w:pPr>
      <w:r w:rsidRPr="004436F8">
        <w:rPr>
          <w:rFonts w:asciiTheme="majorHAnsi" w:hAnsiTheme="majorHAnsi" w:cs="Courier New"/>
          <w:b/>
        </w:rPr>
        <w:t>Syntax:</w:t>
      </w:r>
      <w:r w:rsidRPr="00762133">
        <w:rPr>
          <w:rFonts w:ascii="Courier New" w:hAnsi="Courier New" w:cs="Courier New"/>
        </w:rPr>
        <w:t>shutil.copy(src, dst, *, follow_symlinks=True)</w:t>
      </w:r>
    </w:p>
    <w:p w:rsidR="0017301F" w:rsidRPr="00762133" w:rsidRDefault="0017301F" w:rsidP="0017301F">
      <w:pPr>
        <w:pStyle w:val="ListParagraph"/>
        <w:ind w:left="1368"/>
        <w:rPr>
          <w:rFonts w:asciiTheme="majorHAnsi" w:hAnsiTheme="majorHAnsi" w:cs="Courier New"/>
        </w:rPr>
      </w:pPr>
      <w:r w:rsidRPr="00762133">
        <w:rPr>
          <w:rFonts w:asciiTheme="majorHAnsi" w:hAnsiTheme="majorHAnsi" w:cs="Courier New"/>
        </w:rPr>
        <w:t xml:space="preserve">Copies the file </w:t>
      </w:r>
      <w:r w:rsidRPr="00762133">
        <w:rPr>
          <w:rFonts w:ascii="Courier New" w:hAnsi="Courier New" w:cs="Courier New"/>
        </w:rPr>
        <w:t>src</w:t>
      </w:r>
      <w:r w:rsidRPr="00762133">
        <w:rPr>
          <w:rFonts w:asciiTheme="majorHAnsi" w:hAnsiTheme="majorHAnsi" w:cs="Courier New"/>
        </w:rPr>
        <w:t xml:space="preserve"> to the file or directory </w:t>
      </w:r>
      <w:r w:rsidRPr="00762133">
        <w:rPr>
          <w:rFonts w:ascii="Courier New" w:hAnsi="Courier New" w:cs="Courier New"/>
        </w:rPr>
        <w:t>dst</w:t>
      </w:r>
      <w:r w:rsidRPr="00762133">
        <w:rPr>
          <w:rFonts w:asciiTheme="majorHAnsi" w:hAnsiTheme="majorHAnsi" w:cs="Courier New"/>
        </w:rPr>
        <w:t xml:space="preserve">. </w:t>
      </w:r>
      <w:r w:rsidRPr="00762133">
        <w:rPr>
          <w:rFonts w:ascii="Courier New" w:hAnsi="Courier New" w:cs="Courier New"/>
        </w:rPr>
        <w:t>src</w:t>
      </w:r>
      <w:r w:rsidRPr="00762133">
        <w:rPr>
          <w:rFonts w:asciiTheme="majorHAnsi" w:hAnsiTheme="majorHAnsi" w:cs="Courier New"/>
        </w:rPr>
        <w:t xml:space="preserve"> and </w:t>
      </w:r>
      <w:r w:rsidRPr="00762133">
        <w:rPr>
          <w:rFonts w:ascii="Courier New" w:hAnsi="Courier New" w:cs="Courier New"/>
        </w:rPr>
        <w:t>dst</w:t>
      </w:r>
      <w:r w:rsidRPr="00762133">
        <w:rPr>
          <w:rFonts w:asciiTheme="majorHAnsi" w:hAnsiTheme="majorHAnsi" w:cs="Courier New"/>
        </w:rPr>
        <w:t xml:space="preserve"> should be strings. If </w:t>
      </w:r>
      <w:r w:rsidRPr="00762133">
        <w:rPr>
          <w:rFonts w:ascii="Courier New" w:hAnsi="Courier New" w:cs="Courier New"/>
        </w:rPr>
        <w:t>dst</w:t>
      </w:r>
      <w:r w:rsidRPr="00762133">
        <w:rPr>
          <w:rFonts w:asciiTheme="majorHAnsi" w:hAnsiTheme="majorHAnsi" w:cs="Courier New"/>
        </w:rPr>
        <w:t xml:space="preserve"> specifies a directory, the file will be copied into </w:t>
      </w:r>
      <w:r w:rsidRPr="00762133">
        <w:rPr>
          <w:rFonts w:ascii="Courier New" w:hAnsi="Courier New" w:cs="Courier New"/>
        </w:rPr>
        <w:t>dst</w:t>
      </w:r>
      <w:r w:rsidRPr="00762133">
        <w:rPr>
          <w:rFonts w:asciiTheme="majorHAnsi" w:hAnsiTheme="majorHAnsi" w:cs="Courier New"/>
        </w:rPr>
        <w:t xml:space="preserve"> using the base filename from </w:t>
      </w:r>
      <w:r w:rsidRPr="00762133">
        <w:rPr>
          <w:rFonts w:ascii="Courier New" w:hAnsi="Courier New" w:cs="Courier New"/>
        </w:rPr>
        <w:t>s</w:t>
      </w:r>
      <w:r w:rsidRPr="00762133">
        <w:rPr>
          <w:rFonts w:asciiTheme="majorHAnsi" w:hAnsiTheme="majorHAnsi" w:cs="Courier New"/>
        </w:rPr>
        <w:t>rc. Returns the path to the newly created file.</w:t>
      </w:r>
    </w:p>
    <w:p w:rsidR="0017301F" w:rsidRPr="00762133" w:rsidRDefault="0017301F" w:rsidP="0017301F">
      <w:pPr>
        <w:pStyle w:val="ListParagraph"/>
        <w:ind w:left="1368"/>
        <w:rPr>
          <w:rFonts w:asciiTheme="majorHAnsi" w:hAnsiTheme="majorHAnsi" w:cs="Courier New"/>
        </w:rPr>
      </w:pPr>
    </w:p>
    <w:p w:rsidR="0017301F" w:rsidRPr="00762133" w:rsidRDefault="0017301F" w:rsidP="0017301F">
      <w:pPr>
        <w:pStyle w:val="ListParagraph"/>
        <w:ind w:left="1368"/>
        <w:rPr>
          <w:rFonts w:asciiTheme="majorHAnsi" w:hAnsiTheme="majorHAnsi" w:cs="Courier New"/>
        </w:rPr>
      </w:pPr>
      <w:r w:rsidRPr="00762133">
        <w:rPr>
          <w:rFonts w:asciiTheme="majorHAnsi" w:hAnsiTheme="majorHAnsi" w:cs="Courier New"/>
        </w:rPr>
        <w:t xml:space="preserve">If </w:t>
      </w:r>
      <w:r w:rsidRPr="00762133">
        <w:rPr>
          <w:rFonts w:ascii="Courier New" w:hAnsi="Courier New" w:cs="Courier New"/>
        </w:rPr>
        <w:t>follow_symlinks</w:t>
      </w:r>
      <w:r w:rsidRPr="00762133">
        <w:rPr>
          <w:rFonts w:asciiTheme="majorHAnsi" w:hAnsiTheme="majorHAnsi" w:cs="Courier New"/>
        </w:rPr>
        <w:t xml:space="preserve"> is false, and </w:t>
      </w:r>
      <w:r w:rsidRPr="00762133">
        <w:rPr>
          <w:rFonts w:ascii="Courier New" w:hAnsi="Courier New" w:cs="Courier New"/>
        </w:rPr>
        <w:t>src</w:t>
      </w:r>
      <w:r w:rsidRPr="00762133">
        <w:rPr>
          <w:rFonts w:asciiTheme="majorHAnsi" w:hAnsiTheme="majorHAnsi" w:cs="Courier New"/>
        </w:rPr>
        <w:t xml:space="preserve"> is a symbolic link, </w:t>
      </w:r>
      <w:r w:rsidRPr="00762133">
        <w:rPr>
          <w:rFonts w:ascii="Courier New" w:hAnsi="Courier New" w:cs="Courier New"/>
        </w:rPr>
        <w:t>dst</w:t>
      </w:r>
      <w:r w:rsidRPr="00762133">
        <w:rPr>
          <w:rFonts w:asciiTheme="majorHAnsi" w:hAnsiTheme="majorHAnsi" w:cs="Courier New"/>
        </w:rPr>
        <w:t xml:space="preserve"> will be created as a symbolic link. If </w:t>
      </w:r>
      <w:r w:rsidRPr="00762133">
        <w:rPr>
          <w:rFonts w:ascii="Courier New" w:hAnsi="Courier New" w:cs="Courier New"/>
        </w:rPr>
        <w:t>follow_symlinks</w:t>
      </w:r>
      <w:r w:rsidRPr="00762133">
        <w:rPr>
          <w:rFonts w:asciiTheme="majorHAnsi" w:hAnsiTheme="majorHAnsi" w:cs="Courier New"/>
        </w:rPr>
        <w:t xml:space="preserve"> is true and </w:t>
      </w:r>
      <w:r w:rsidRPr="00762133">
        <w:rPr>
          <w:rFonts w:ascii="Courier New" w:hAnsi="Courier New" w:cs="Courier New"/>
        </w:rPr>
        <w:t>src</w:t>
      </w:r>
      <w:r w:rsidRPr="00762133">
        <w:rPr>
          <w:rFonts w:asciiTheme="majorHAnsi" w:hAnsiTheme="majorHAnsi" w:cs="Courier New"/>
        </w:rPr>
        <w:t xml:space="preserve"> is a symbolic link, </w:t>
      </w:r>
      <w:r w:rsidRPr="00762133">
        <w:rPr>
          <w:rFonts w:ascii="Courier New" w:hAnsi="Courier New" w:cs="Courier New"/>
        </w:rPr>
        <w:t>dst</w:t>
      </w:r>
      <w:r w:rsidRPr="00762133">
        <w:rPr>
          <w:rFonts w:asciiTheme="majorHAnsi" w:hAnsiTheme="majorHAnsi" w:cs="Courier New"/>
        </w:rPr>
        <w:t xml:space="preserve"> will be a copy of the file </w:t>
      </w:r>
      <w:r w:rsidRPr="00762133">
        <w:rPr>
          <w:rFonts w:ascii="Courier New" w:hAnsi="Courier New" w:cs="Courier New"/>
        </w:rPr>
        <w:t>src</w:t>
      </w:r>
      <w:r w:rsidRPr="00762133">
        <w:rPr>
          <w:rFonts w:asciiTheme="majorHAnsi" w:hAnsiTheme="majorHAnsi" w:cs="Courier New"/>
        </w:rPr>
        <w:t xml:space="preserve"> refers to.</w:t>
      </w:r>
    </w:p>
    <w:p w:rsidR="0017301F" w:rsidRPr="00762133" w:rsidRDefault="0017301F" w:rsidP="0017301F">
      <w:pPr>
        <w:pStyle w:val="ListParagraph"/>
        <w:ind w:left="1368"/>
        <w:rPr>
          <w:rFonts w:asciiTheme="majorHAnsi" w:hAnsiTheme="majorHAnsi" w:cs="Courier New"/>
        </w:rPr>
      </w:pPr>
    </w:p>
    <w:p w:rsidR="0017301F" w:rsidRPr="00762133" w:rsidRDefault="0017301F" w:rsidP="0017301F">
      <w:pPr>
        <w:pStyle w:val="ListParagraph"/>
        <w:ind w:left="1368"/>
        <w:rPr>
          <w:rFonts w:asciiTheme="majorHAnsi" w:hAnsiTheme="majorHAnsi" w:cs="Courier New"/>
        </w:rPr>
      </w:pPr>
      <w:r w:rsidRPr="00762133">
        <w:rPr>
          <w:rFonts w:ascii="Courier New" w:hAnsi="Courier New" w:cs="Courier New"/>
        </w:rPr>
        <w:t>copy()</w:t>
      </w:r>
      <w:r w:rsidRPr="00762133">
        <w:rPr>
          <w:rFonts w:asciiTheme="majorHAnsi" w:hAnsiTheme="majorHAnsi" w:cs="Courier New"/>
        </w:rPr>
        <w:t xml:space="preserve"> copies the file data and the file’s permission mode (see os.chmod()). Other metadata, like the file’s creation and modification times, is not preserved. To preserve all file metadata from the original, use </w:t>
      </w:r>
      <w:r w:rsidRPr="00762133">
        <w:rPr>
          <w:rFonts w:ascii="Courier New" w:hAnsi="Courier New" w:cs="Courier New"/>
        </w:rPr>
        <w:t>copy2()</w:t>
      </w:r>
      <w:r w:rsidRPr="00762133">
        <w:rPr>
          <w:rFonts w:asciiTheme="majorHAnsi" w:hAnsiTheme="majorHAnsi" w:cs="Courier New"/>
        </w:rPr>
        <w:t xml:space="preserve"> instead.</w:t>
      </w:r>
    </w:p>
    <w:p w:rsidR="0017301F" w:rsidRDefault="0017301F" w:rsidP="0017301F">
      <w:pPr>
        <w:pStyle w:val="ListParagraph"/>
        <w:ind w:left="1368"/>
        <w:rPr>
          <w:rFonts w:ascii="Courier New" w:hAnsi="Courier New" w:cs="Courier New"/>
        </w:rPr>
      </w:pPr>
    </w:p>
    <w:p w:rsidR="0017301F" w:rsidRDefault="0017301F" w:rsidP="00B629BA">
      <w:pPr>
        <w:pStyle w:val="ListParagraph"/>
        <w:numPr>
          <w:ilvl w:val="0"/>
          <w:numId w:val="75"/>
        </w:numPr>
        <w:rPr>
          <w:rFonts w:ascii="Courier New" w:hAnsi="Courier New" w:cs="Courier New"/>
        </w:rPr>
      </w:pPr>
      <w:r w:rsidRPr="00762133">
        <w:rPr>
          <w:rFonts w:ascii="Courier New" w:hAnsi="Courier New" w:cs="Courier New"/>
        </w:rPr>
        <w:t>shutil.copy2</w:t>
      </w:r>
    </w:p>
    <w:p w:rsidR="0017301F" w:rsidRDefault="0017301F" w:rsidP="0017301F">
      <w:pPr>
        <w:pStyle w:val="ListParagraph"/>
        <w:ind w:left="1368"/>
        <w:rPr>
          <w:rFonts w:ascii="Courier New" w:hAnsi="Courier New" w:cs="Courier New"/>
        </w:rPr>
      </w:pPr>
      <w:r w:rsidRPr="00762133">
        <w:rPr>
          <w:rFonts w:asciiTheme="majorHAnsi" w:hAnsiTheme="majorHAnsi" w:cs="Courier New"/>
          <w:b/>
        </w:rPr>
        <w:t xml:space="preserve">Syntax: </w:t>
      </w:r>
      <w:r w:rsidRPr="00762133">
        <w:rPr>
          <w:rFonts w:ascii="Courier New" w:hAnsi="Courier New" w:cs="Courier New"/>
        </w:rPr>
        <w:t>shutil.copy2(src, dst, *, follow_symlinks=True)</w:t>
      </w:r>
    </w:p>
    <w:p w:rsidR="0017301F" w:rsidRPr="00975AE5" w:rsidRDefault="0017301F" w:rsidP="0017301F">
      <w:pPr>
        <w:pStyle w:val="ListParagraph"/>
        <w:ind w:left="1368"/>
        <w:rPr>
          <w:rFonts w:asciiTheme="majorHAnsi" w:hAnsiTheme="majorHAnsi" w:cs="Courier New"/>
        </w:rPr>
      </w:pPr>
      <w:r w:rsidRPr="00975AE5">
        <w:rPr>
          <w:rFonts w:asciiTheme="majorHAnsi" w:hAnsiTheme="majorHAnsi" w:cs="Courier New"/>
        </w:rPr>
        <w:t xml:space="preserve">Identical to </w:t>
      </w:r>
      <w:r w:rsidRPr="00975AE5">
        <w:rPr>
          <w:rFonts w:ascii="Courier New" w:hAnsi="Courier New" w:cs="Courier New"/>
        </w:rPr>
        <w:t>copy()</w:t>
      </w:r>
      <w:r w:rsidRPr="00975AE5">
        <w:rPr>
          <w:rFonts w:asciiTheme="majorHAnsi" w:hAnsiTheme="majorHAnsi" w:cs="Courier New"/>
        </w:rPr>
        <w:t xml:space="preserve"> except that </w:t>
      </w:r>
      <w:r w:rsidRPr="00975AE5">
        <w:rPr>
          <w:rFonts w:ascii="Courier New" w:hAnsi="Courier New" w:cs="Courier New"/>
        </w:rPr>
        <w:t>copy2()</w:t>
      </w:r>
      <w:r w:rsidRPr="00975AE5">
        <w:rPr>
          <w:rFonts w:asciiTheme="majorHAnsi" w:hAnsiTheme="majorHAnsi" w:cs="Courier New"/>
        </w:rPr>
        <w:t xml:space="preserve"> also attempts to preserve all file metadata.</w:t>
      </w:r>
    </w:p>
    <w:p w:rsidR="0017301F" w:rsidRPr="00975AE5" w:rsidRDefault="0017301F" w:rsidP="0017301F">
      <w:pPr>
        <w:pStyle w:val="ListParagraph"/>
        <w:ind w:left="1368"/>
        <w:rPr>
          <w:rFonts w:asciiTheme="majorHAnsi" w:hAnsiTheme="majorHAnsi" w:cs="Courier New"/>
        </w:rPr>
      </w:pPr>
    </w:p>
    <w:p w:rsidR="0017301F" w:rsidRPr="00975AE5" w:rsidRDefault="0017301F" w:rsidP="0017301F">
      <w:pPr>
        <w:pStyle w:val="ListParagraph"/>
        <w:ind w:left="1368"/>
        <w:rPr>
          <w:rFonts w:asciiTheme="majorHAnsi" w:hAnsiTheme="majorHAnsi" w:cs="Courier New"/>
        </w:rPr>
      </w:pPr>
      <w:r w:rsidRPr="00975AE5">
        <w:rPr>
          <w:rFonts w:asciiTheme="majorHAnsi" w:hAnsiTheme="majorHAnsi" w:cs="Courier New"/>
        </w:rPr>
        <w:t xml:space="preserve">When </w:t>
      </w:r>
      <w:r w:rsidRPr="00975AE5">
        <w:rPr>
          <w:rFonts w:ascii="Courier New" w:hAnsi="Courier New" w:cs="Courier New"/>
        </w:rPr>
        <w:t>follow_symlinks</w:t>
      </w:r>
      <w:r w:rsidRPr="00975AE5">
        <w:rPr>
          <w:rFonts w:asciiTheme="majorHAnsi" w:hAnsiTheme="majorHAnsi" w:cs="Courier New"/>
        </w:rPr>
        <w:t xml:space="preserve"> is false, and </w:t>
      </w:r>
      <w:r w:rsidRPr="00975AE5">
        <w:rPr>
          <w:rFonts w:ascii="Courier New" w:hAnsi="Courier New" w:cs="Courier New"/>
        </w:rPr>
        <w:t>src</w:t>
      </w:r>
      <w:r w:rsidRPr="00975AE5">
        <w:rPr>
          <w:rFonts w:asciiTheme="majorHAnsi" w:hAnsiTheme="majorHAnsi" w:cs="Courier New"/>
        </w:rPr>
        <w:t xml:space="preserve"> is a symbolic link, </w:t>
      </w:r>
      <w:r w:rsidRPr="00975AE5">
        <w:rPr>
          <w:rFonts w:ascii="Courier New" w:hAnsi="Courier New" w:cs="Courier New"/>
        </w:rPr>
        <w:t>copy2()</w:t>
      </w:r>
      <w:r w:rsidRPr="00975AE5">
        <w:rPr>
          <w:rFonts w:asciiTheme="majorHAnsi" w:hAnsiTheme="majorHAnsi" w:cs="Courier New"/>
        </w:rPr>
        <w:t xml:space="preserve"> attempts to copy all metadata from the </w:t>
      </w:r>
      <w:r w:rsidRPr="00975AE5">
        <w:rPr>
          <w:rFonts w:ascii="Courier New" w:hAnsi="Courier New" w:cs="Courier New"/>
        </w:rPr>
        <w:t>src</w:t>
      </w:r>
      <w:r w:rsidRPr="00975AE5">
        <w:rPr>
          <w:rFonts w:asciiTheme="majorHAnsi" w:hAnsiTheme="majorHAnsi" w:cs="Courier New"/>
        </w:rPr>
        <w:t xml:space="preserve"> symbolic link to the newly-created </w:t>
      </w:r>
      <w:r w:rsidRPr="00975AE5">
        <w:rPr>
          <w:rFonts w:ascii="Courier New" w:hAnsi="Courier New" w:cs="Courier New"/>
        </w:rPr>
        <w:t>dst</w:t>
      </w:r>
      <w:r w:rsidRPr="00975AE5">
        <w:rPr>
          <w:rFonts w:asciiTheme="majorHAnsi" w:hAnsiTheme="majorHAnsi" w:cs="Courier New"/>
        </w:rPr>
        <w:t xml:space="preserve"> symbolic link. However, this functionality is not available on all platforms. On platforms where some or all of this functionality is unavailable, </w:t>
      </w:r>
      <w:r w:rsidRPr="00975AE5">
        <w:rPr>
          <w:rFonts w:ascii="Courier New" w:hAnsi="Courier New" w:cs="Courier New"/>
        </w:rPr>
        <w:t>copy2()</w:t>
      </w:r>
      <w:r w:rsidRPr="00975AE5">
        <w:rPr>
          <w:rFonts w:asciiTheme="majorHAnsi" w:hAnsiTheme="majorHAnsi" w:cs="Courier New"/>
        </w:rPr>
        <w:t xml:space="preserve"> will preserve all the metadata it can; </w:t>
      </w:r>
      <w:r w:rsidRPr="00975AE5">
        <w:rPr>
          <w:rFonts w:ascii="Courier New" w:hAnsi="Courier New" w:cs="Courier New"/>
        </w:rPr>
        <w:t>copy2()</w:t>
      </w:r>
      <w:r w:rsidRPr="00975AE5">
        <w:rPr>
          <w:rFonts w:asciiTheme="majorHAnsi" w:hAnsiTheme="majorHAnsi" w:cs="Courier New"/>
        </w:rPr>
        <w:t xml:space="preserve"> never returns failure.</w:t>
      </w:r>
    </w:p>
    <w:p w:rsidR="0017301F" w:rsidRPr="00975AE5" w:rsidRDefault="0017301F" w:rsidP="0017301F">
      <w:pPr>
        <w:pStyle w:val="ListParagraph"/>
        <w:ind w:left="1368"/>
        <w:rPr>
          <w:rFonts w:asciiTheme="majorHAnsi" w:hAnsiTheme="majorHAnsi" w:cs="Courier New"/>
        </w:rPr>
      </w:pPr>
    </w:p>
    <w:p w:rsidR="0017301F" w:rsidRPr="00975AE5" w:rsidRDefault="0017301F" w:rsidP="0017301F">
      <w:pPr>
        <w:pStyle w:val="ListParagraph"/>
        <w:ind w:left="1368"/>
        <w:rPr>
          <w:rFonts w:asciiTheme="majorHAnsi" w:hAnsiTheme="majorHAnsi" w:cs="Courier New"/>
        </w:rPr>
      </w:pPr>
      <w:r w:rsidRPr="00975AE5">
        <w:rPr>
          <w:rFonts w:ascii="Courier New" w:hAnsi="Courier New" w:cs="Courier New"/>
        </w:rPr>
        <w:t>copy2()</w:t>
      </w:r>
      <w:r w:rsidRPr="00975AE5">
        <w:rPr>
          <w:rFonts w:asciiTheme="majorHAnsi" w:hAnsiTheme="majorHAnsi" w:cs="Courier New"/>
        </w:rPr>
        <w:t xml:space="preserve"> uses </w:t>
      </w:r>
      <w:r w:rsidRPr="00975AE5">
        <w:rPr>
          <w:rFonts w:ascii="Courier New" w:hAnsi="Courier New" w:cs="Courier New"/>
        </w:rPr>
        <w:t>copystat()</w:t>
      </w:r>
      <w:r w:rsidRPr="00975AE5">
        <w:rPr>
          <w:rFonts w:asciiTheme="majorHAnsi" w:hAnsiTheme="majorHAnsi" w:cs="Courier New"/>
        </w:rPr>
        <w:t xml:space="preserve"> to copy the file metadata. </w:t>
      </w:r>
    </w:p>
    <w:p w:rsidR="0017301F" w:rsidRDefault="0017301F" w:rsidP="0017301F">
      <w:pPr>
        <w:pStyle w:val="ListParagraph"/>
        <w:ind w:left="1368"/>
        <w:rPr>
          <w:rFonts w:ascii="Courier New" w:hAnsi="Courier New" w:cs="Courier New"/>
        </w:rPr>
      </w:pPr>
    </w:p>
    <w:p w:rsidR="0017301F" w:rsidRDefault="0017301F" w:rsidP="0017301F">
      <w:pPr>
        <w:spacing w:after="0"/>
        <w:ind w:left="0"/>
        <w:rPr>
          <w:rFonts w:ascii="Courier New" w:hAnsi="Courier New" w:cs="Courier New"/>
        </w:rPr>
      </w:pPr>
      <w:r>
        <w:rPr>
          <w:rFonts w:ascii="Courier New" w:hAnsi="Courier New" w:cs="Courier New"/>
        </w:rPr>
        <w:br w:type="page"/>
      </w:r>
    </w:p>
    <w:p w:rsidR="0017301F" w:rsidRDefault="0017301F" w:rsidP="00B629BA">
      <w:pPr>
        <w:pStyle w:val="ListParagraph"/>
        <w:numPr>
          <w:ilvl w:val="0"/>
          <w:numId w:val="75"/>
        </w:numPr>
        <w:rPr>
          <w:rFonts w:ascii="Courier New" w:hAnsi="Courier New" w:cs="Courier New"/>
        </w:rPr>
      </w:pPr>
      <w:r w:rsidRPr="004436F8">
        <w:rPr>
          <w:rFonts w:ascii="Courier New" w:hAnsi="Courier New" w:cs="Courier New"/>
        </w:rPr>
        <w:lastRenderedPageBreak/>
        <w:t>shutil.copyfile</w:t>
      </w:r>
      <w:r>
        <w:rPr>
          <w:rFonts w:ascii="Courier New" w:hAnsi="Courier New" w:cs="Courier New"/>
        </w:rPr>
        <w:br/>
      </w:r>
      <w:r w:rsidRPr="004436F8">
        <w:rPr>
          <w:rFonts w:asciiTheme="majorHAnsi" w:hAnsiTheme="majorHAnsi" w:cs="Courier New"/>
          <w:b/>
        </w:rPr>
        <w:t>Syntax:</w:t>
      </w:r>
      <w:r w:rsidRPr="004436F8">
        <w:rPr>
          <w:rFonts w:ascii="Courier New" w:hAnsi="Courier New" w:cs="Courier New"/>
        </w:rPr>
        <w:t>shutil.copyfile(src, dst, *, follow_symlinks=True)</w:t>
      </w:r>
    </w:p>
    <w:p w:rsidR="0017301F" w:rsidRPr="004436F8" w:rsidRDefault="0017301F" w:rsidP="0017301F">
      <w:pPr>
        <w:ind w:left="1368"/>
        <w:rPr>
          <w:rFonts w:asciiTheme="majorHAnsi" w:hAnsiTheme="majorHAnsi" w:cs="Courier New"/>
        </w:rPr>
      </w:pPr>
      <w:r w:rsidRPr="004436F8">
        <w:rPr>
          <w:rFonts w:asciiTheme="majorHAnsi" w:hAnsiTheme="majorHAnsi" w:cs="Courier New"/>
        </w:rPr>
        <w:t xml:space="preserve">Copies the contents (no metadata) of the file named </w:t>
      </w:r>
      <w:r w:rsidRPr="004436F8">
        <w:rPr>
          <w:rFonts w:ascii="Courier New" w:hAnsi="Courier New" w:cs="Courier New"/>
        </w:rPr>
        <w:t>src</w:t>
      </w:r>
      <w:r w:rsidRPr="004436F8">
        <w:rPr>
          <w:rFonts w:asciiTheme="majorHAnsi" w:hAnsiTheme="majorHAnsi" w:cs="Courier New"/>
        </w:rPr>
        <w:t xml:space="preserve"> to a file named </w:t>
      </w:r>
      <w:r w:rsidRPr="004436F8">
        <w:rPr>
          <w:rFonts w:ascii="Courier New" w:hAnsi="Courier New" w:cs="Courier New"/>
        </w:rPr>
        <w:t>dst</w:t>
      </w:r>
      <w:r w:rsidRPr="004436F8">
        <w:rPr>
          <w:rFonts w:asciiTheme="majorHAnsi" w:hAnsiTheme="majorHAnsi" w:cs="Courier New"/>
        </w:rPr>
        <w:t xml:space="preserve"> and return </w:t>
      </w:r>
      <w:r w:rsidRPr="004436F8">
        <w:rPr>
          <w:rFonts w:ascii="Courier New" w:hAnsi="Courier New" w:cs="Courier New"/>
        </w:rPr>
        <w:t>dst. src</w:t>
      </w:r>
      <w:r w:rsidRPr="004436F8">
        <w:rPr>
          <w:rFonts w:asciiTheme="majorHAnsi" w:hAnsiTheme="majorHAnsi" w:cs="Courier New"/>
        </w:rPr>
        <w:t xml:space="preserve"> and </w:t>
      </w:r>
      <w:r w:rsidRPr="004436F8">
        <w:rPr>
          <w:rFonts w:ascii="Courier New" w:hAnsi="Courier New" w:cs="Courier New"/>
        </w:rPr>
        <w:t>dst</w:t>
      </w:r>
      <w:r w:rsidRPr="004436F8">
        <w:rPr>
          <w:rFonts w:asciiTheme="majorHAnsi" w:hAnsiTheme="majorHAnsi" w:cs="Courier New"/>
        </w:rPr>
        <w:t xml:space="preserve"> are path names given as strings. </w:t>
      </w:r>
      <w:r w:rsidRPr="004436F8">
        <w:rPr>
          <w:rFonts w:ascii="Courier New" w:hAnsi="Courier New" w:cs="Courier New"/>
        </w:rPr>
        <w:t>dst</w:t>
      </w:r>
      <w:r w:rsidRPr="004436F8">
        <w:rPr>
          <w:rFonts w:asciiTheme="majorHAnsi" w:hAnsiTheme="majorHAnsi" w:cs="Courier New"/>
        </w:rPr>
        <w:t xml:space="preserve"> must be the complete target file name; look at </w:t>
      </w:r>
      <w:r w:rsidRPr="004436F8">
        <w:rPr>
          <w:rFonts w:ascii="Courier New" w:hAnsi="Courier New" w:cs="Courier New"/>
        </w:rPr>
        <w:t>shutil.copy()</w:t>
      </w:r>
      <w:r w:rsidRPr="004436F8">
        <w:rPr>
          <w:rFonts w:asciiTheme="majorHAnsi" w:hAnsiTheme="majorHAnsi" w:cs="Courier New"/>
        </w:rPr>
        <w:t xml:space="preserve"> for a copy that accepts a target directory path. If </w:t>
      </w:r>
      <w:r w:rsidRPr="004436F8">
        <w:rPr>
          <w:rFonts w:ascii="Courier New" w:hAnsi="Courier New" w:cs="Courier New"/>
        </w:rPr>
        <w:t>src</w:t>
      </w:r>
      <w:r w:rsidRPr="004436F8">
        <w:rPr>
          <w:rFonts w:asciiTheme="majorHAnsi" w:hAnsiTheme="majorHAnsi" w:cs="Courier New"/>
        </w:rPr>
        <w:t xml:space="preserve"> and </w:t>
      </w:r>
      <w:r w:rsidRPr="004436F8">
        <w:rPr>
          <w:rFonts w:ascii="Courier New" w:hAnsi="Courier New" w:cs="Courier New"/>
        </w:rPr>
        <w:t>dst</w:t>
      </w:r>
      <w:r w:rsidRPr="004436F8">
        <w:rPr>
          <w:rFonts w:asciiTheme="majorHAnsi" w:hAnsiTheme="majorHAnsi" w:cs="Courier New"/>
        </w:rPr>
        <w:t xml:space="preserve"> specify the same file, </w:t>
      </w:r>
      <w:r w:rsidRPr="004436F8">
        <w:rPr>
          <w:rFonts w:ascii="Courier New" w:hAnsi="Courier New" w:cs="Courier New"/>
        </w:rPr>
        <w:t>SameFileError</w:t>
      </w:r>
      <w:r w:rsidRPr="004436F8">
        <w:rPr>
          <w:rFonts w:asciiTheme="majorHAnsi" w:hAnsiTheme="majorHAnsi" w:cs="Courier New"/>
        </w:rPr>
        <w:t xml:space="preserve"> is raised.</w:t>
      </w:r>
    </w:p>
    <w:p w:rsidR="0017301F" w:rsidRDefault="0017301F" w:rsidP="0017301F">
      <w:pPr>
        <w:ind w:left="1368"/>
        <w:rPr>
          <w:rFonts w:asciiTheme="majorHAnsi" w:hAnsiTheme="majorHAnsi" w:cs="Courier New"/>
        </w:rPr>
      </w:pPr>
      <w:r w:rsidRPr="004436F8">
        <w:rPr>
          <w:rFonts w:asciiTheme="majorHAnsi" w:hAnsiTheme="majorHAnsi" w:cs="Courier New"/>
        </w:rPr>
        <w:t xml:space="preserve">The destination location must be writable; otherwise, an </w:t>
      </w:r>
      <w:r w:rsidRPr="004436F8">
        <w:rPr>
          <w:rFonts w:ascii="Courier New" w:hAnsi="Courier New" w:cs="Courier New"/>
        </w:rPr>
        <w:t>OSError</w:t>
      </w:r>
      <w:r w:rsidRPr="004436F8">
        <w:rPr>
          <w:rFonts w:asciiTheme="majorHAnsi" w:hAnsiTheme="majorHAnsi" w:cs="Courier New"/>
        </w:rPr>
        <w:t xml:space="preserve"> exception will be raised. If </w:t>
      </w:r>
      <w:r w:rsidRPr="004436F8">
        <w:rPr>
          <w:rFonts w:ascii="Courier New" w:hAnsi="Courier New" w:cs="Courier New"/>
        </w:rPr>
        <w:t>dst</w:t>
      </w:r>
      <w:r w:rsidRPr="004436F8">
        <w:rPr>
          <w:rFonts w:asciiTheme="majorHAnsi" w:hAnsiTheme="majorHAnsi" w:cs="Courier New"/>
        </w:rPr>
        <w:t xml:space="preserve"> already exists, it will be replaced. Special files such as character or block devices and pipes cannot be copied with this function.</w:t>
      </w:r>
    </w:p>
    <w:p w:rsidR="0017301F" w:rsidRPr="004436F8" w:rsidRDefault="0017301F" w:rsidP="0017301F">
      <w:pPr>
        <w:ind w:left="1368"/>
        <w:rPr>
          <w:rFonts w:asciiTheme="majorHAnsi" w:hAnsiTheme="majorHAnsi" w:cs="Courier New"/>
        </w:rPr>
      </w:pPr>
      <w:r w:rsidRPr="00975AE5">
        <w:rPr>
          <w:rFonts w:asciiTheme="majorHAnsi" w:hAnsiTheme="majorHAnsi" w:cs="Courier New"/>
        </w:rPr>
        <w:t xml:space="preserve">If </w:t>
      </w:r>
      <w:r w:rsidRPr="00975AE5">
        <w:rPr>
          <w:rFonts w:ascii="Courier New" w:hAnsi="Courier New" w:cs="Courier New"/>
        </w:rPr>
        <w:t>follow_symlinks</w:t>
      </w:r>
      <w:r w:rsidRPr="00975AE5">
        <w:rPr>
          <w:rFonts w:asciiTheme="majorHAnsi" w:hAnsiTheme="majorHAnsi" w:cs="Courier New"/>
        </w:rPr>
        <w:t xml:space="preserve"> is false and </w:t>
      </w:r>
      <w:r w:rsidRPr="00975AE5">
        <w:rPr>
          <w:rFonts w:ascii="Courier New" w:hAnsi="Courier New" w:cs="Courier New"/>
        </w:rPr>
        <w:t>src</w:t>
      </w:r>
      <w:r w:rsidRPr="00975AE5">
        <w:rPr>
          <w:rFonts w:asciiTheme="majorHAnsi" w:hAnsiTheme="majorHAnsi" w:cs="Courier New"/>
        </w:rPr>
        <w:t xml:space="preserve"> is a symbolic link, a new symbolic link will be created instead of copying the file </w:t>
      </w:r>
      <w:r w:rsidRPr="00975AE5">
        <w:rPr>
          <w:rFonts w:ascii="Courier New" w:hAnsi="Courier New" w:cs="Courier New"/>
        </w:rPr>
        <w:t>src</w:t>
      </w:r>
      <w:r w:rsidRPr="00975AE5">
        <w:rPr>
          <w:rFonts w:asciiTheme="majorHAnsi" w:hAnsiTheme="majorHAnsi" w:cs="Courier New"/>
        </w:rPr>
        <w:t xml:space="preserve"> points to.</w:t>
      </w:r>
    </w:p>
    <w:p w:rsidR="0017301F" w:rsidRDefault="0017301F" w:rsidP="0017301F">
      <w:pPr>
        <w:pStyle w:val="Heading3"/>
      </w:pPr>
      <w:bookmarkStart w:id="235" w:name="_Toc514945939"/>
      <w:bookmarkStart w:id="236" w:name="_Toc515037905"/>
      <w:r w:rsidRPr="00975AE5">
        <w:t>Archiving Operations</w:t>
      </w:r>
      <w:bookmarkEnd w:id="235"/>
      <w:bookmarkEnd w:id="236"/>
    </w:p>
    <w:p w:rsidR="0017301F" w:rsidRDefault="0017301F" w:rsidP="0017301F">
      <w:r w:rsidRPr="00975AE5">
        <w:t>High-level utilities to create and read compressed and archived files are also provided</w:t>
      </w:r>
      <w:r>
        <w:t xml:space="preserve"> in Python</w:t>
      </w:r>
      <w:r w:rsidRPr="00975AE5">
        <w:t xml:space="preserve">. They rely on the </w:t>
      </w:r>
      <w:r w:rsidRPr="00975AE5">
        <w:rPr>
          <w:rFonts w:ascii="Courier New" w:hAnsi="Courier New" w:cs="Courier New"/>
        </w:rPr>
        <w:t>zipfile</w:t>
      </w:r>
      <w:r w:rsidRPr="00975AE5">
        <w:t xml:space="preserve"> and </w:t>
      </w:r>
      <w:r w:rsidRPr="00975AE5">
        <w:rPr>
          <w:rFonts w:ascii="Courier New" w:hAnsi="Courier New" w:cs="Courier New"/>
        </w:rPr>
        <w:t>tarfile</w:t>
      </w:r>
      <w:r w:rsidRPr="00975AE5">
        <w:t xml:space="preserve"> modules.</w:t>
      </w:r>
    </w:p>
    <w:p w:rsidR="0017301F" w:rsidRDefault="0017301F" w:rsidP="0017301F">
      <w:r>
        <w:t>The most-commonly used archiving operation is as follows:</w:t>
      </w:r>
    </w:p>
    <w:p w:rsidR="0017301F" w:rsidRPr="00CE1404" w:rsidRDefault="0017301F" w:rsidP="00B629BA">
      <w:pPr>
        <w:pStyle w:val="ListParagraph"/>
        <w:numPr>
          <w:ilvl w:val="0"/>
          <w:numId w:val="75"/>
        </w:numPr>
        <w:rPr>
          <w:rFonts w:ascii="Lucida Grande" w:hAnsi="Lucida Grande" w:cs="Lucida Grande"/>
          <w:color w:val="222222"/>
          <w:kern w:val="0"/>
          <w:sz w:val="24"/>
          <w:szCs w:val="24"/>
          <w:lang w:val="en-IN" w:eastAsia="en-IN"/>
        </w:rPr>
      </w:pPr>
      <w:r w:rsidRPr="00CE1404">
        <w:rPr>
          <w:rFonts w:ascii="Courier New" w:hAnsi="Courier New" w:cs="Courier New"/>
        </w:rPr>
        <w:t>shutil.get_archive_formats()</w:t>
      </w:r>
    </w:p>
    <w:p w:rsidR="0017301F" w:rsidRPr="00CE1404" w:rsidRDefault="0017301F" w:rsidP="0017301F">
      <w:pPr>
        <w:ind w:left="1368"/>
        <w:rPr>
          <w:lang w:val="en-IN" w:eastAsia="en-IN"/>
        </w:rPr>
      </w:pPr>
      <w:r w:rsidRPr="00CE1404">
        <w:rPr>
          <w:lang w:val="en-IN" w:eastAsia="en-IN"/>
        </w:rPr>
        <w:t>Return a list of supported formats for archiving. Each element of the returned sequence is a tuple </w:t>
      </w:r>
      <w:r w:rsidRPr="00CE1404">
        <w:rPr>
          <w:rFonts w:ascii="Courier New" w:hAnsi="Courier New" w:cs="Courier New"/>
        </w:rPr>
        <w:t>(name,description)</w:t>
      </w:r>
      <w:r w:rsidRPr="00CE1404">
        <w:rPr>
          <w:lang w:val="en-IN" w:eastAsia="en-IN"/>
        </w:rPr>
        <w:t>.</w:t>
      </w:r>
    </w:p>
    <w:p w:rsidR="0017301F" w:rsidRPr="00CE1404" w:rsidRDefault="0017301F" w:rsidP="0017301F">
      <w:pPr>
        <w:ind w:left="1368"/>
        <w:rPr>
          <w:lang w:val="en-IN" w:eastAsia="en-IN"/>
        </w:rPr>
      </w:pPr>
      <w:r w:rsidRPr="00CE1404">
        <w:rPr>
          <w:lang w:val="en-IN" w:eastAsia="en-IN"/>
        </w:rPr>
        <w:t>By default </w:t>
      </w:r>
      <w:hyperlink r:id="rId174" w:anchor="module-shutil" w:tooltip="shutil: High-level file operations, including copying." w:history="1">
        <w:r w:rsidRPr="00CE1404">
          <w:rPr>
            <w:rFonts w:ascii="Courier New" w:hAnsi="Courier New" w:cs="Courier New"/>
          </w:rPr>
          <w:t>shutil</w:t>
        </w:r>
      </w:hyperlink>
      <w:r w:rsidRPr="00CE1404">
        <w:rPr>
          <w:lang w:val="en-IN" w:eastAsia="en-IN"/>
        </w:rPr>
        <w:t> provides these formats:</w:t>
      </w:r>
    </w:p>
    <w:p w:rsidR="0017301F" w:rsidRPr="00CE1404" w:rsidRDefault="0017301F" w:rsidP="00B629BA">
      <w:pPr>
        <w:pStyle w:val="ListParagraph"/>
        <w:numPr>
          <w:ilvl w:val="1"/>
          <w:numId w:val="76"/>
        </w:numPr>
        <w:rPr>
          <w:lang w:val="en-IN" w:eastAsia="en-IN"/>
        </w:rPr>
      </w:pPr>
      <w:r w:rsidRPr="00CE1404">
        <w:rPr>
          <w:rFonts w:ascii="Courier New" w:hAnsi="Courier New" w:cs="Courier New"/>
        </w:rPr>
        <w:t>zip</w:t>
      </w:r>
      <w:r w:rsidRPr="00CE1404">
        <w:rPr>
          <w:lang w:val="en-IN" w:eastAsia="en-IN"/>
        </w:rPr>
        <w:t>: ZIP file (if the </w:t>
      </w:r>
      <w:hyperlink r:id="rId175" w:anchor="module-zlib" w:tooltip="zlib: Low-level interface to compression and decompression routines compatible with gzip." w:history="1">
        <w:r w:rsidRPr="00CE1404">
          <w:rPr>
            <w:rFonts w:ascii="Courier New" w:hAnsi="Courier New" w:cs="Courier New"/>
          </w:rPr>
          <w:t>zlib</w:t>
        </w:r>
      </w:hyperlink>
      <w:r w:rsidRPr="00CE1404">
        <w:rPr>
          <w:lang w:val="en-IN" w:eastAsia="en-IN"/>
        </w:rPr>
        <w:t> module is available).</w:t>
      </w:r>
    </w:p>
    <w:p w:rsidR="0017301F" w:rsidRPr="00CE1404" w:rsidRDefault="0017301F" w:rsidP="00B629BA">
      <w:pPr>
        <w:pStyle w:val="ListParagraph"/>
        <w:numPr>
          <w:ilvl w:val="1"/>
          <w:numId w:val="76"/>
        </w:numPr>
        <w:rPr>
          <w:lang w:val="en-IN" w:eastAsia="en-IN"/>
        </w:rPr>
      </w:pPr>
      <w:r w:rsidRPr="00CE1404">
        <w:rPr>
          <w:rFonts w:ascii="Courier New" w:hAnsi="Courier New" w:cs="Courier New"/>
        </w:rPr>
        <w:t>tar</w:t>
      </w:r>
      <w:r w:rsidRPr="00CE1404">
        <w:rPr>
          <w:lang w:val="en-IN" w:eastAsia="en-IN"/>
        </w:rPr>
        <w:t>: uncompressed tar file.</w:t>
      </w:r>
    </w:p>
    <w:p w:rsidR="0017301F" w:rsidRPr="00CE1404" w:rsidRDefault="0017301F" w:rsidP="00B629BA">
      <w:pPr>
        <w:pStyle w:val="ListParagraph"/>
        <w:numPr>
          <w:ilvl w:val="1"/>
          <w:numId w:val="76"/>
        </w:numPr>
        <w:rPr>
          <w:lang w:val="en-IN" w:eastAsia="en-IN"/>
        </w:rPr>
      </w:pPr>
      <w:r w:rsidRPr="00CE1404">
        <w:rPr>
          <w:rFonts w:ascii="Courier New" w:hAnsi="Courier New" w:cs="Courier New"/>
        </w:rPr>
        <w:t>gztar</w:t>
      </w:r>
      <w:r w:rsidRPr="00CE1404">
        <w:rPr>
          <w:lang w:val="en-IN" w:eastAsia="en-IN"/>
        </w:rPr>
        <w:t>: gzip’ed tar-file (if the </w:t>
      </w:r>
      <w:hyperlink r:id="rId176" w:anchor="module-zlib" w:tooltip="zlib: Low-level interface to compression and decompression routines compatible with gzip." w:history="1">
        <w:r w:rsidRPr="00CE1404">
          <w:rPr>
            <w:rFonts w:ascii="Courier New" w:hAnsi="Courier New" w:cs="Courier New"/>
          </w:rPr>
          <w:t>zlib</w:t>
        </w:r>
      </w:hyperlink>
      <w:r w:rsidRPr="00CE1404">
        <w:rPr>
          <w:lang w:val="en-IN" w:eastAsia="en-IN"/>
        </w:rPr>
        <w:t> module is available).</w:t>
      </w:r>
    </w:p>
    <w:p w:rsidR="0017301F" w:rsidRPr="00CE1404" w:rsidRDefault="0017301F" w:rsidP="00B629BA">
      <w:pPr>
        <w:pStyle w:val="ListParagraph"/>
        <w:numPr>
          <w:ilvl w:val="1"/>
          <w:numId w:val="76"/>
        </w:numPr>
        <w:rPr>
          <w:lang w:val="en-IN" w:eastAsia="en-IN"/>
        </w:rPr>
      </w:pPr>
      <w:r w:rsidRPr="00CE1404">
        <w:rPr>
          <w:rFonts w:ascii="Courier New" w:hAnsi="Courier New" w:cs="Courier New"/>
        </w:rPr>
        <w:t>bztar</w:t>
      </w:r>
      <w:r w:rsidRPr="00CE1404">
        <w:rPr>
          <w:lang w:val="en-IN" w:eastAsia="en-IN"/>
        </w:rPr>
        <w:t>: bzip2’ed tar-file (if the </w:t>
      </w:r>
      <w:hyperlink r:id="rId177" w:anchor="module-bz2" w:tooltip="bz2: Interfaces for bzip2 compression and decompression." w:history="1">
        <w:r w:rsidRPr="00CE1404">
          <w:rPr>
            <w:rFonts w:ascii="Courier New" w:hAnsi="Courier New" w:cs="Courier New"/>
          </w:rPr>
          <w:t>bz2</w:t>
        </w:r>
      </w:hyperlink>
      <w:r w:rsidRPr="00CE1404">
        <w:rPr>
          <w:lang w:val="en-IN" w:eastAsia="en-IN"/>
        </w:rPr>
        <w:t> module is available).</w:t>
      </w:r>
    </w:p>
    <w:p w:rsidR="0017301F" w:rsidRPr="00CE1404" w:rsidRDefault="0017301F" w:rsidP="00B629BA">
      <w:pPr>
        <w:pStyle w:val="ListParagraph"/>
        <w:numPr>
          <w:ilvl w:val="1"/>
          <w:numId w:val="76"/>
        </w:numPr>
        <w:rPr>
          <w:lang w:val="en-IN" w:eastAsia="en-IN"/>
        </w:rPr>
      </w:pPr>
      <w:r w:rsidRPr="00CE1404">
        <w:rPr>
          <w:rFonts w:ascii="Courier New" w:hAnsi="Courier New" w:cs="Courier New"/>
        </w:rPr>
        <w:t>xztar</w:t>
      </w:r>
      <w:r w:rsidRPr="00CE1404">
        <w:rPr>
          <w:lang w:val="en-IN" w:eastAsia="en-IN"/>
        </w:rPr>
        <w:t>: xz’ed tar-file (if the </w:t>
      </w:r>
      <w:hyperlink r:id="rId178" w:anchor="module-lzma" w:tooltip="lzma: A Python wrapper for the liblzma compression library." w:history="1">
        <w:r w:rsidRPr="00CE1404">
          <w:rPr>
            <w:rFonts w:ascii="Courier New" w:hAnsi="Courier New" w:cs="Courier New"/>
          </w:rPr>
          <w:t>lzma</w:t>
        </w:r>
      </w:hyperlink>
      <w:r w:rsidRPr="00CE1404">
        <w:rPr>
          <w:lang w:val="en-IN" w:eastAsia="en-IN"/>
        </w:rPr>
        <w:t> module is available).</w:t>
      </w:r>
    </w:p>
    <w:p w:rsidR="0017301F" w:rsidRDefault="0017301F" w:rsidP="0017301F">
      <w:pPr>
        <w:spacing w:after="0"/>
        <w:ind w:left="0"/>
      </w:pPr>
      <w:r>
        <w:br w:type="page"/>
      </w:r>
    </w:p>
    <w:p w:rsidR="0017301F" w:rsidRDefault="0017301F" w:rsidP="0017301F">
      <w:pPr>
        <w:pStyle w:val="Heading2"/>
      </w:pPr>
      <w:bookmarkStart w:id="237" w:name="_Toc514945940"/>
      <w:bookmarkStart w:id="238" w:name="_Toc515037906"/>
      <w:r>
        <w:lastRenderedPageBreak/>
        <w:t>File Operations: Examples</w:t>
      </w:r>
      <w:bookmarkEnd w:id="237"/>
      <w:bookmarkEnd w:id="238"/>
    </w:p>
    <w:p w:rsidR="0017301F" w:rsidRPr="00010F3B" w:rsidRDefault="0017301F" w:rsidP="00B629BA">
      <w:pPr>
        <w:pStyle w:val="ListParagraph"/>
        <w:numPr>
          <w:ilvl w:val="0"/>
          <w:numId w:val="79"/>
        </w:numPr>
        <w:rPr>
          <w:rFonts w:ascii="Courier New" w:hAnsi="Courier New" w:cs="Courier New"/>
        </w:rPr>
      </w:pPr>
      <w:r w:rsidRPr="00CE2176">
        <w:rPr>
          <w:rFonts w:ascii="Courier New" w:hAnsi="Courier New" w:cs="Courier New"/>
        </w:rPr>
        <w:t>from itertools import islice</w:t>
      </w:r>
    </w:p>
    <w:p w:rsidR="0017301F" w:rsidRPr="00CE2176" w:rsidRDefault="0017301F" w:rsidP="0017301F">
      <w:pPr>
        <w:rPr>
          <w:rFonts w:ascii="Courier New" w:hAnsi="Courier New" w:cs="Courier New"/>
        </w:rPr>
      </w:pPr>
      <w:r w:rsidRPr="00CE2176">
        <w:rPr>
          <w:rFonts w:ascii="Courier New" w:hAnsi="Courier New" w:cs="Courier New"/>
        </w:rPr>
        <w:t>f1=open("ravan.txt",'a+')</w:t>
      </w:r>
    </w:p>
    <w:p w:rsidR="0017301F" w:rsidRPr="00CE2176" w:rsidRDefault="0017301F" w:rsidP="0017301F">
      <w:pPr>
        <w:rPr>
          <w:rFonts w:ascii="Courier New" w:hAnsi="Courier New" w:cs="Courier New"/>
        </w:rPr>
      </w:pPr>
      <w:r w:rsidRPr="00CE2176">
        <w:rPr>
          <w:rFonts w:ascii="Courier New" w:hAnsi="Courier New" w:cs="Courier New"/>
        </w:rPr>
        <w:t>with open("test.txt",'r') as f:</w:t>
      </w:r>
    </w:p>
    <w:p w:rsidR="0017301F" w:rsidRPr="00CE2176" w:rsidRDefault="0017301F" w:rsidP="0017301F">
      <w:pPr>
        <w:rPr>
          <w:rFonts w:ascii="Courier New" w:hAnsi="Courier New" w:cs="Courier New"/>
        </w:rPr>
      </w:pPr>
      <w:r w:rsidRPr="00CE2176">
        <w:rPr>
          <w:rFonts w:ascii="Courier New" w:hAnsi="Courier New" w:cs="Courier New"/>
        </w:rPr>
        <w:tab/>
        <w:t>for line in islice(f,3):</w:t>
      </w:r>
    </w:p>
    <w:p w:rsidR="0017301F" w:rsidRPr="00CE2176" w:rsidRDefault="0017301F" w:rsidP="0017301F">
      <w:pPr>
        <w:rPr>
          <w:rFonts w:ascii="Courier New" w:hAnsi="Courier New" w:cs="Courier New"/>
        </w:rPr>
      </w:pPr>
      <w:r w:rsidRPr="00CE2176">
        <w:rPr>
          <w:rFonts w:ascii="Courier New" w:hAnsi="Courier New" w:cs="Courier New"/>
        </w:rPr>
        <w:tab/>
      </w:r>
      <w:r w:rsidRPr="00CE2176">
        <w:rPr>
          <w:rFonts w:ascii="Courier New" w:hAnsi="Courier New" w:cs="Courier New"/>
        </w:rPr>
        <w:tab/>
        <w:t>f1.write(line+"\n")</w:t>
      </w:r>
    </w:p>
    <w:p w:rsidR="0017301F" w:rsidRDefault="0017301F" w:rsidP="0017301F">
      <w:pPr>
        <w:rPr>
          <w:rFonts w:ascii="Courier New" w:hAnsi="Courier New" w:cs="Courier New"/>
        </w:rPr>
      </w:pPr>
      <w:r w:rsidRPr="00CE2176">
        <w:rPr>
          <w:rFonts w:ascii="Courier New" w:hAnsi="Courier New" w:cs="Courier New"/>
        </w:rPr>
        <w:t>f1.close()</w:t>
      </w:r>
    </w:p>
    <w:p w:rsidR="0017301F" w:rsidRDefault="0017301F" w:rsidP="0017301F">
      <w:pPr>
        <w:rPr>
          <w:rFonts w:ascii="Courier New" w:hAnsi="Courier New" w:cs="Courier New"/>
        </w:rPr>
      </w:pPr>
    </w:p>
    <w:p w:rsidR="0017301F" w:rsidRPr="00BA69E7" w:rsidRDefault="0017301F" w:rsidP="00B629BA">
      <w:pPr>
        <w:pStyle w:val="ListParagraph"/>
        <w:numPr>
          <w:ilvl w:val="0"/>
          <w:numId w:val="79"/>
        </w:numPr>
        <w:rPr>
          <w:rFonts w:ascii="Courier New" w:hAnsi="Courier New" w:cs="Courier New"/>
        </w:rPr>
      </w:pPr>
      <w:r w:rsidRPr="00BA69E7">
        <w:rPr>
          <w:rFonts w:ascii="Courier New" w:hAnsi="Courier New" w:cs="Courier New"/>
        </w:rPr>
        <w:t>count=0</w:t>
      </w:r>
    </w:p>
    <w:p w:rsidR="0017301F" w:rsidRPr="00BA69E7" w:rsidRDefault="0017301F" w:rsidP="0017301F">
      <w:pPr>
        <w:pStyle w:val="ListParagraph"/>
        <w:ind w:left="1080"/>
        <w:rPr>
          <w:rFonts w:ascii="Courier New" w:hAnsi="Courier New" w:cs="Courier New"/>
        </w:rPr>
      </w:pPr>
      <w:r w:rsidRPr="00BA69E7">
        <w:rPr>
          <w:rFonts w:ascii="Courier New" w:hAnsi="Courier New" w:cs="Courier New"/>
        </w:rPr>
        <w:t>with open('test.txt') as f:</w:t>
      </w:r>
    </w:p>
    <w:p w:rsidR="0017301F" w:rsidRPr="00BA69E7" w:rsidRDefault="0017301F" w:rsidP="0017301F">
      <w:pPr>
        <w:pStyle w:val="ListParagraph"/>
        <w:ind w:left="1080"/>
        <w:rPr>
          <w:rFonts w:ascii="Courier New" w:hAnsi="Courier New" w:cs="Courier New"/>
        </w:rPr>
      </w:pPr>
      <w:r w:rsidRPr="00BA69E7">
        <w:rPr>
          <w:rFonts w:ascii="Courier New" w:hAnsi="Courier New" w:cs="Courier New"/>
        </w:rPr>
        <w:tab/>
        <w:t>for x in f:</w:t>
      </w:r>
    </w:p>
    <w:p w:rsidR="0017301F" w:rsidRPr="00BA69E7" w:rsidRDefault="0017301F" w:rsidP="0017301F">
      <w:pPr>
        <w:pStyle w:val="ListParagraph"/>
        <w:ind w:left="1080"/>
        <w:rPr>
          <w:rFonts w:ascii="Courier New" w:hAnsi="Courier New" w:cs="Courier New"/>
        </w:rPr>
      </w:pPr>
      <w:r w:rsidRPr="00BA69E7">
        <w:rPr>
          <w:rFonts w:ascii="Courier New" w:hAnsi="Courier New" w:cs="Courier New"/>
        </w:rPr>
        <w:tab/>
      </w:r>
      <w:r w:rsidRPr="00BA69E7">
        <w:rPr>
          <w:rFonts w:ascii="Courier New" w:hAnsi="Courier New" w:cs="Courier New"/>
        </w:rPr>
        <w:tab/>
        <w:t>count+=1</w:t>
      </w:r>
    </w:p>
    <w:p w:rsidR="0017301F" w:rsidRDefault="0017301F" w:rsidP="0017301F">
      <w:pPr>
        <w:pStyle w:val="ListParagraph"/>
        <w:ind w:left="1080"/>
        <w:rPr>
          <w:rFonts w:ascii="Courier New" w:hAnsi="Courier New" w:cs="Courier New"/>
        </w:rPr>
      </w:pPr>
      <w:r w:rsidRPr="00BA69E7">
        <w:rPr>
          <w:rFonts w:ascii="Courier New" w:hAnsi="Courier New" w:cs="Courier New"/>
        </w:rPr>
        <w:t>print('No of Lines ',count)</w:t>
      </w:r>
    </w:p>
    <w:p w:rsidR="0017301F" w:rsidRDefault="0017301F" w:rsidP="0017301F">
      <w:pPr>
        <w:pStyle w:val="ListParagraph"/>
        <w:ind w:left="1080"/>
        <w:rPr>
          <w:rFonts w:ascii="Courier New" w:hAnsi="Courier New" w:cs="Courier New"/>
        </w:rPr>
      </w:pPr>
    </w:p>
    <w:p w:rsidR="0017301F" w:rsidRPr="00BA69E7" w:rsidRDefault="0017301F" w:rsidP="00B629BA">
      <w:pPr>
        <w:pStyle w:val="ListParagraph"/>
        <w:numPr>
          <w:ilvl w:val="0"/>
          <w:numId w:val="79"/>
        </w:numPr>
        <w:rPr>
          <w:rFonts w:ascii="Courier New" w:hAnsi="Courier New" w:cs="Courier New"/>
        </w:rPr>
      </w:pPr>
      <w:r w:rsidRPr="00BA69E7">
        <w:rPr>
          <w:rFonts w:ascii="Courier New" w:hAnsi="Courier New" w:cs="Courier New"/>
        </w:rPr>
        <w:t>try:</w:t>
      </w:r>
    </w:p>
    <w:p w:rsidR="0017301F" w:rsidRPr="00BA69E7" w:rsidRDefault="0017301F" w:rsidP="0017301F">
      <w:pPr>
        <w:pStyle w:val="ListParagraph"/>
        <w:ind w:left="1080"/>
        <w:rPr>
          <w:rFonts w:ascii="Courier New" w:hAnsi="Courier New" w:cs="Courier New"/>
        </w:rPr>
      </w:pPr>
      <w:r w:rsidRPr="00BA69E7">
        <w:rPr>
          <w:rFonts w:ascii="Courier New" w:hAnsi="Courier New" w:cs="Courier New"/>
        </w:rPr>
        <w:tab/>
        <w:t>f=open('data.txt','r+')</w:t>
      </w:r>
    </w:p>
    <w:p w:rsidR="0017301F" w:rsidRPr="00BA69E7" w:rsidRDefault="0017301F" w:rsidP="0017301F">
      <w:pPr>
        <w:pStyle w:val="ListParagraph"/>
        <w:ind w:left="1080"/>
        <w:rPr>
          <w:rFonts w:ascii="Courier New" w:hAnsi="Courier New" w:cs="Courier New"/>
        </w:rPr>
      </w:pPr>
      <w:r w:rsidRPr="00BA69E7">
        <w:rPr>
          <w:rFonts w:ascii="Courier New" w:hAnsi="Courier New" w:cs="Courier New"/>
        </w:rPr>
        <w:tab/>
        <w:t>f.seek(0)</w:t>
      </w:r>
    </w:p>
    <w:p w:rsidR="0017301F" w:rsidRPr="00BA69E7" w:rsidRDefault="0017301F" w:rsidP="0017301F">
      <w:pPr>
        <w:pStyle w:val="ListParagraph"/>
        <w:ind w:left="1080"/>
        <w:rPr>
          <w:rFonts w:ascii="Courier New" w:hAnsi="Courier New" w:cs="Courier New"/>
        </w:rPr>
      </w:pPr>
      <w:r w:rsidRPr="00BA69E7">
        <w:rPr>
          <w:rFonts w:ascii="Courier New" w:hAnsi="Courier New" w:cs="Courier New"/>
        </w:rPr>
        <w:tab/>
        <w:t>print(f.read())</w:t>
      </w:r>
    </w:p>
    <w:p w:rsidR="0017301F" w:rsidRPr="00BA69E7" w:rsidRDefault="0017301F" w:rsidP="0017301F">
      <w:pPr>
        <w:pStyle w:val="ListParagraph"/>
        <w:ind w:left="1080"/>
        <w:rPr>
          <w:rFonts w:ascii="Courier New" w:hAnsi="Courier New" w:cs="Courier New"/>
        </w:rPr>
      </w:pPr>
      <w:r w:rsidRPr="00BA69E7">
        <w:rPr>
          <w:rFonts w:ascii="Courier New" w:hAnsi="Courier New" w:cs="Courier New"/>
        </w:rPr>
        <w:tab/>
        <w:t>#print(f.closed)</w:t>
      </w:r>
    </w:p>
    <w:p w:rsidR="0017301F" w:rsidRPr="00BA69E7" w:rsidRDefault="0017301F" w:rsidP="0017301F">
      <w:pPr>
        <w:pStyle w:val="ListParagraph"/>
        <w:ind w:left="1080"/>
        <w:rPr>
          <w:rFonts w:ascii="Courier New" w:hAnsi="Courier New" w:cs="Courier New"/>
        </w:rPr>
      </w:pPr>
      <w:r w:rsidRPr="00BA69E7">
        <w:rPr>
          <w:rFonts w:ascii="Courier New" w:hAnsi="Courier New" w:cs="Courier New"/>
        </w:rPr>
        <w:t>finally:</w:t>
      </w:r>
    </w:p>
    <w:p w:rsidR="0017301F" w:rsidRPr="00BA69E7" w:rsidRDefault="0017301F" w:rsidP="0017301F">
      <w:pPr>
        <w:pStyle w:val="ListParagraph"/>
        <w:ind w:left="1080"/>
        <w:rPr>
          <w:rFonts w:ascii="Courier New" w:hAnsi="Courier New" w:cs="Courier New"/>
        </w:rPr>
      </w:pPr>
      <w:r w:rsidRPr="00BA69E7">
        <w:rPr>
          <w:rFonts w:ascii="Courier New" w:hAnsi="Courier New" w:cs="Courier New"/>
        </w:rPr>
        <w:tab/>
        <w:t>f.close()</w:t>
      </w:r>
    </w:p>
    <w:p w:rsidR="0017301F" w:rsidRPr="00BA69E7" w:rsidRDefault="0017301F" w:rsidP="0017301F">
      <w:pPr>
        <w:pStyle w:val="ListParagraph"/>
        <w:ind w:left="1080"/>
        <w:rPr>
          <w:rFonts w:ascii="Courier New" w:hAnsi="Courier New" w:cs="Courier New"/>
        </w:rPr>
      </w:pPr>
      <w:r w:rsidRPr="00BA69E7">
        <w:rPr>
          <w:rFonts w:ascii="Courier New" w:hAnsi="Courier New" w:cs="Courier New"/>
        </w:rPr>
        <w:tab/>
        <w:t>print('Now File is closed')</w:t>
      </w:r>
    </w:p>
    <w:p w:rsidR="0017301F" w:rsidRPr="00BA69E7" w:rsidRDefault="0017301F" w:rsidP="0017301F">
      <w:pPr>
        <w:pStyle w:val="ListParagraph"/>
        <w:ind w:left="1080"/>
        <w:rPr>
          <w:rFonts w:ascii="Courier New" w:hAnsi="Courier New" w:cs="Courier New"/>
        </w:rPr>
      </w:pPr>
      <w:r w:rsidRPr="00BA69E7">
        <w:rPr>
          <w:rFonts w:ascii="Courier New" w:hAnsi="Courier New" w:cs="Courier New"/>
        </w:rPr>
        <w:tab/>
      </w:r>
    </w:p>
    <w:p w:rsidR="0017301F" w:rsidRPr="00BA69E7" w:rsidRDefault="0017301F" w:rsidP="0017301F">
      <w:pPr>
        <w:pStyle w:val="ListParagraph"/>
        <w:ind w:left="1080"/>
        <w:rPr>
          <w:rFonts w:ascii="Courier New" w:hAnsi="Courier New" w:cs="Courier New"/>
        </w:rPr>
      </w:pPr>
      <w:r w:rsidRPr="00BA69E7">
        <w:rPr>
          <w:rFonts w:ascii="Courier New" w:hAnsi="Courier New" w:cs="Courier New"/>
        </w:rPr>
        <w:t>i=10</w:t>
      </w:r>
    </w:p>
    <w:p w:rsidR="0017301F" w:rsidRPr="00BA69E7" w:rsidRDefault="0017301F" w:rsidP="0017301F">
      <w:pPr>
        <w:pStyle w:val="ListParagraph"/>
        <w:ind w:left="1080"/>
        <w:rPr>
          <w:rFonts w:ascii="Courier New" w:hAnsi="Courier New" w:cs="Courier New"/>
        </w:rPr>
      </w:pPr>
      <w:r w:rsidRPr="00BA69E7">
        <w:rPr>
          <w:rFonts w:ascii="Courier New" w:hAnsi="Courier New" w:cs="Courier New"/>
        </w:rPr>
        <w:t>j=1</w:t>
      </w:r>
    </w:p>
    <w:p w:rsidR="0017301F" w:rsidRPr="00BA69E7" w:rsidRDefault="0017301F" w:rsidP="0017301F">
      <w:pPr>
        <w:pStyle w:val="ListParagraph"/>
        <w:ind w:left="1080"/>
        <w:rPr>
          <w:rFonts w:ascii="Courier New" w:hAnsi="Courier New" w:cs="Courier New"/>
        </w:rPr>
      </w:pPr>
      <w:r w:rsidRPr="00BA69E7">
        <w:rPr>
          <w:rFonts w:ascii="Courier New" w:hAnsi="Courier New" w:cs="Courier New"/>
        </w:rPr>
        <w:t>try:</w:t>
      </w:r>
    </w:p>
    <w:p w:rsidR="0017301F" w:rsidRPr="00BA69E7" w:rsidRDefault="0017301F" w:rsidP="0017301F">
      <w:pPr>
        <w:pStyle w:val="ListParagraph"/>
        <w:ind w:left="1080"/>
        <w:rPr>
          <w:rFonts w:ascii="Courier New" w:hAnsi="Courier New" w:cs="Courier New"/>
        </w:rPr>
      </w:pPr>
      <w:r w:rsidRPr="00BA69E7">
        <w:rPr>
          <w:rFonts w:ascii="Courier New" w:hAnsi="Courier New" w:cs="Courier New"/>
        </w:rPr>
        <w:tab/>
        <w:t>k=i/j</w:t>
      </w:r>
    </w:p>
    <w:p w:rsidR="0017301F" w:rsidRPr="00BA69E7" w:rsidRDefault="0017301F" w:rsidP="0017301F">
      <w:pPr>
        <w:pStyle w:val="ListParagraph"/>
        <w:ind w:left="1080"/>
        <w:rPr>
          <w:rFonts w:ascii="Courier New" w:hAnsi="Courier New" w:cs="Courier New"/>
        </w:rPr>
      </w:pPr>
      <w:r w:rsidRPr="00BA69E7">
        <w:rPr>
          <w:rFonts w:ascii="Courier New" w:hAnsi="Courier New" w:cs="Courier New"/>
        </w:rPr>
        <w:tab/>
        <w:t>print(k)</w:t>
      </w:r>
    </w:p>
    <w:p w:rsidR="0017301F" w:rsidRPr="00BA69E7" w:rsidRDefault="0017301F" w:rsidP="0017301F">
      <w:pPr>
        <w:pStyle w:val="ListParagraph"/>
        <w:ind w:left="1080"/>
        <w:rPr>
          <w:rFonts w:ascii="Courier New" w:hAnsi="Courier New" w:cs="Courier New"/>
        </w:rPr>
      </w:pPr>
      <w:r w:rsidRPr="00BA69E7">
        <w:rPr>
          <w:rFonts w:ascii="Courier New" w:hAnsi="Courier New" w:cs="Courier New"/>
        </w:rPr>
        <w:t>#finally:</w:t>
      </w:r>
    </w:p>
    <w:p w:rsidR="0017301F" w:rsidRPr="00BA69E7" w:rsidRDefault="0017301F" w:rsidP="0017301F">
      <w:pPr>
        <w:pStyle w:val="ListParagraph"/>
        <w:ind w:left="1080"/>
        <w:rPr>
          <w:rFonts w:ascii="Courier New" w:hAnsi="Courier New" w:cs="Courier New"/>
        </w:rPr>
      </w:pPr>
      <w:r w:rsidRPr="00BA69E7">
        <w:rPr>
          <w:rFonts w:ascii="Courier New" w:hAnsi="Courier New" w:cs="Courier New"/>
        </w:rPr>
        <w:t>except Exception as ee:</w:t>
      </w:r>
    </w:p>
    <w:p w:rsidR="0017301F" w:rsidRDefault="0017301F" w:rsidP="0017301F">
      <w:pPr>
        <w:pStyle w:val="ListParagraph"/>
        <w:ind w:left="1080"/>
        <w:rPr>
          <w:rFonts w:ascii="Courier New" w:hAnsi="Courier New" w:cs="Courier New"/>
        </w:rPr>
      </w:pPr>
      <w:r w:rsidRPr="00BA69E7">
        <w:rPr>
          <w:rFonts w:ascii="Courier New" w:hAnsi="Courier New" w:cs="Courier New"/>
        </w:rPr>
        <w:tab/>
        <w:t>print('No is Divided by Zero please change the value of j')</w:t>
      </w:r>
    </w:p>
    <w:p w:rsidR="0017301F" w:rsidRDefault="0017301F" w:rsidP="0017301F">
      <w:pPr>
        <w:pStyle w:val="ListParagraph"/>
        <w:ind w:left="1080"/>
        <w:rPr>
          <w:rFonts w:ascii="Courier New" w:hAnsi="Courier New" w:cs="Courier New"/>
        </w:rPr>
      </w:pPr>
    </w:p>
    <w:p w:rsidR="0017301F" w:rsidRDefault="0017301F" w:rsidP="0017301F">
      <w:pPr>
        <w:spacing w:after="0"/>
        <w:ind w:left="0"/>
        <w:rPr>
          <w:rFonts w:ascii="Courier New" w:hAnsi="Courier New" w:cs="Courier New"/>
        </w:rPr>
      </w:pPr>
      <w:r>
        <w:rPr>
          <w:rFonts w:ascii="Courier New" w:hAnsi="Courier New" w:cs="Courier New"/>
        </w:rPr>
        <w:br w:type="page"/>
      </w:r>
    </w:p>
    <w:p w:rsidR="0017301F" w:rsidRPr="00BA69E7" w:rsidRDefault="0017301F" w:rsidP="00B629BA">
      <w:pPr>
        <w:pStyle w:val="ListParagraph"/>
        <w:numPr>
          <w:ilvl w:val="0"/>
          <w:numId w:val="79"/>
        </w:numPr>
        <w:rPr>
          <w:rFonts w:ascii="Courier New" w:hAnsi="Courier New" w:cs="Courier New"/>
        </w:rPr>
      </w:pPr>
      <w:r w:rsidRPr="00BA69E7">
        <w:rPr>
          <w:rFonts w:ascii="Courier New" w:hAnsi="Courier New" w:cs="Courier New"/>
        </w:rPr>
        <w:lastRenderedPageBreak/>
        <w:t>import sys</w:t>
      </w:r>
    </w:p>
    <w:p w:rsidR="0017301F" w:rsidRPr="00BA69E7" w:rsidRDefault="0017301F" w:rsidP="0017301F">
      <w:pPr>
        <w:pStyle w:val="ListParagraph"/>
        <w:ind w:left="1080"/>
        <w:rPr>
          <w:rFonts w:ascii="Courier New" w:hAnsi="Courier New" w:cs="Courier New"/>
        </w:rPr>
      </w:pPr>
      <w:r w:rsidRPr="00BA69E7">
        <w:rPr>
          <w:rFonts w:ascii="Courier New" w:hAnsi="Courier New" w:cs="Courier New"/>
        </w:rPr>
        <w:t>import os</w:t>
      </w:r>
    </w:p>
    <w:p w:rsidR="0017301F" w:rsidRPr="00BA69E7" w:rsidRDefault="0017301F" w:rsidP="0017301F">
      <w:pPr>
        <w:pStyle w:val="ListParagraph"/>
        <w:ind w:left="1080"/>
        <w:rPr>
          <w:rFonts w:ascii="Courier New" w:hAnsi="Courier New" w:cs="Courier New"/>
        </w:rPr>
      </w:pPr>
      <w:r w:rsidRPr="00BA69E7">
        <w:rPr>
          <w:rFonts w:ascii="Courier New" w:hAnsi="Courier New" w:cs="Courier New"/>
        </w:rPr>
        <w:t>bufsize = 9825</w:t>
      </w:r>
    </w:p>
    <w:p w:rsidR="0017301F" w:rsidRPr="00BA69E7" w:rsidRDefault="0017301F" w:rsidP="0017301F">
      <w:pPr>
        <w:pStyle w:val="ListParagraph"/>
        <w:ind w:left="1080"/>
        <w:rPr>
          <w:rFonts w:ascii="Courier New" w:hAnsi="Courier New" w:cs="Courier New"/>
        </w:rPr>
      </w:pPr>
      <w:r w:rsidRPr="00BA69E7">
        <w:rPr>
          <w:rFonts w:ascii="Courier New" w:hAnsi="Courier New" w:cs="Courier New"/>
        </w:rPr>
        <w:t>fsize = os.stat('test.txt').st_size</w:t>
      </w:r>
    </w:p>
    <w:p w:rsidR="0017301F" w:rsidRPr="00BA69E7" w:rsidRDefault="0017301F" w:rsidP="0017301F">
      <w:pPr>
        <w:pStyle w:val="ListParagraph"/>
        <w:ind w:left="1080"/>
        <w:rPr>
          <w:rFonts w:ascii="Courier New" w:hAnsi="Courier New" w:cs="Courier New"/>
        </w:rPr>
      </w:pPr>
      <w:r w:rsidRPr="00BA69E7">
        <w:rPr>
          <w:rFonts w:ascii="Courier New" w:hAnsi="Courier New" w:cs="Courier New"/>
        </w:rPr>
        <w:t>iter = 0</w:t>
      </w:r>
    </w:p>
    <w:p w:rsidR="0017301F" w:rsidRPr="00BA69E7" w:rsidRDefault="0017301F" w:rsidP="0017301F">
      <w:pPr>
        <w:pStyle w:val="ListParagraph"/>
        <w:ind w:left="1080"/>
        <w:rPr>
          <w:rFonts w:ascii="Courier New" w:hAnsi="Courier New" w:cs="Courier New"/>
        </w:rPr>
      </w:pPr>
      <w:r w:rsidRPr="00BA69E7">
        <w:rPr>
          <w:rFonts w:ascii="Courier New" w:hAnsi="Courier New" w:cs="Courier New"/>
        </w:rPr>
        <w:t>lines=2</w:t>
      </w:r>
    </w:p>
    <w:p w:rsidR="0017301F" w:rsidRPr="00BA69E7" w:rsidRDefault="0017301F" w:rsidP="0017301F">
      <w:pPr>
        <w:pStyle w:val="ListParagraph"/>
        <w:ind w:left="1080"/>
        <w:rPr>
          <w:rFonts w:ascii="Courier New" w:hAnsi="Courier New" w:cs="Courier New"/>
        </w:rPr>
      </w:pPr>
      <w:r w:rsidRPr="00BA69E7">
        <w:rPr>
          <w:rFonts w:ascii="Courier New" w:hAnsi="Courier New" w:cs="Courier New"/>
        </w:rPr>
        <w:t>with open('test.txt') as f:</w:t>
      </w:r>
    </w:p>
    <w:p w:rsidR="0017301F" w:rsidRPr="00BA69E7" w:rsidRDefault="0017301F" w:rsidP="0017301F">
      <w:pPr>
        <w:pStyle w:val="ListParagraph"/>
        <w:ind w:left="1080"/>
        <w:rPr>
          <w:rFonts w:ascii="Courier New" w:hAnsi="Courier New" w:cs="Courier New"/>
        </w:rPr>
      </w:pPr>
      <w:r w:rsidRPr="00BA69E7">
        <w:rPr>
          <w:rFonts w:ascii="Courier New" w:hAnsi="Courier New" w:cs="Courier New"/>
        </w:rPr>
        <w:tab/>
        <w:t>if bufsize &gt; fsize:</w:t>
      </w:r>
    </w:p>
    <w:p w:rsidR="0017301F" w:rsidRPr="00BA69E7" w:rsidRDefault="0017301F" w:rsidP="0017301F">
      <w:pPr>
        <w:pStyle w:val="ListParagraph"/>
        <w:ind w:left="1080"/>
        <w:rPr>
          <w:rFonts w:ascii="Courier New" w:hAnsi="Courier New" w:cs="Courier New"/>
        </w:rPr>
      </w:pPr>
      <w:r w:rsidRPr="00BA69E7">
        <w:rPr>
          <w:rFonts w:ascii="Courier New" w:hAnsi="Courier New" w:cs="Courier New"/>
        </w:rPr>
        <w:tab/>
      </w:r>
      <w:r w:rsidRPr="00BA69E7">
        <w:rPr>
          <w:rFonts w:ascii="Courier New" w:hAnsi="Courier New" w:cs="Courier New"/>
        </w:rPr>
        <w:tab/>
        <w:t>bufsize = fsize-1</w:t>
      </w:r>
    </w:p>
    <w:p w:rsidR="0017301F" w:rsidRPr="00BA69E7" w:rsidRDefault="0017301F" w:rsidP="0017301F">
      <w:pPr>
        <w:pStyle w:val="ListParagraph"/>
        <w:ind w:left="1080"/>
        <w:rPr>
          <w:rFonts w:ascii="Courier New" w:hAnsi="Courier New" w:cs="Courier New"/>
        </w:rPr>
      </w:pPr>
      <w:r w:rsidRPr="00BA69E7">
        <w:rPr>
          <w:rFonts w:ascii="Courier New" w:hAnsi="Courier New" w:cs="Courier New"/>
        </w:rPr>
        <w:tab/>
      </w:r>
      <w:r w:rsidRPr="00BA69E7">
        <w:rPr>
          <w:rFonts w:ascii="Courier New" w:hAnsi="Courier New" w:cs="Courier New"/>
        </w:rPr>
        <w:tab/>
        <w:t>data = []</w:t>
      </w:r>
    </w:p>
    <w:p w:rsidR="0017301F" w:rsidRPr="00BA69E7" w:rsidRDefault="0017301F" w:rsidP="0017301F">
      <w:pPr>
        <w:pStyle w:val="ListParagraph"/>
        <w:ind w:left="1080"/>
        <w:rPr>
          <w:rFonts w:ascii="Courier New" w:hAnsi="Courier New" w:cs="Courier New"/>
        </w:rPr>
      </w:pPr>
      <w:r w:rsidRPr="00BA69E7">
        <w:rPr>
          <w:rFonts w:ascii="Courier New" w:hAnsi="Courier New" w:cs="Courier New"/>
        </w:rPr>
        <w:tab/>
      </w:r>
      <w:r w:rsidRPr="00BA69E7">
        <w:rPr>
          <w:rFonts w:ascii="Courier New" w:hAnsi="Courier New" w:cs="Courier New"/>
        </w:rPr>
        <w:tab/>
        <w:t>while True:</w:t>
      </w:r>
    </w:p>
    <w:p w:rsidR="0017301F" w:rsidRPr="00BA69E7" w:rsidRDefault="0017301F" w:rsidP="0017301F">
      <w:pPr>
        <w:pStyle w:val="ListParagraph"/>
        <w:ind w:left="1080"/>
        <w:rPr>
          <w:rFonts w:ascii="Courier New" w:hAnsi="Courier New" w:cs="Courier New"/>
        </w:rPr>
      </w:pPr>
      <w:r w:rsidRPr="00BA69E7">
        <w:rPr>
          <w:rFonts w:ascii="Courier New" w:hAnsi="Courier New" w:cs="Courier New"/>
        </w:rPr>
        <w:tab/>
      </w:r>
      <w:r w:rsidRPr="00BA69E7">
        <w:rPr>
          <w:rFonts w:ascii="Courier New" w:hAnsi="Courier New" w:cs="Courier New"/>
        </w:rPr>
        <w:tab/>
      </w:r>
      <w:r w:rsidRPr="00BA69E7">
        <w:rPr>
          <w:rFonts w:ascii="Courier New" w:hAnsi="Courier New" w:cs="Courier New"/>
        </w:rPr>
        <w:tab/>
        <w:t>iter +=1</w:t>
      </w:r>
    </w:p>
    <w:p w:rsidR="0017301F" w:rsidRPr="00BA69E7" w:rsidRDefault="0017301F" w:rsidP="0017301F">
      <w:pPr>
        <w:pStyle w:val="ListParagraph"/>
        <w:ind w:left="1080"/>
        <w:rPr>
          <w:rFonts w:ascii="Courier New" w:hAnsi="Courier New" w:cs="Courier New"/>
        </w:rPr>
      </w:pPr>
      <w:r w:rsidRPr="00BA69E7">
        <w:rPr>
          <w:rFonts w:ascii="Courier New" w:hAnsi="Courier New" w:cs="Courier New"/>
        </w:rPr>
        <w:tab/>
      </w:r>
      <w:r w:rsidRPr="00BA69E7">
        <w:rPr>
          <w:rFonts w:ascii="Courier New" w:hAnsi="Courier New" w:cs="Courier New"/>
        </w:rPr>
        <w:tab/>
      </w:r>
      <w:r w:rsidRPr="00BA69E7">
        <w:rPr>
          <w:rFonts w:ascii="Courier New" w:hAnsi="Courier New" w:cs="Courier New"/>
        </w:rPr>
        <w:tab/>
        <w:t>f.seek(fsize-bufsize*iter)</w:t>
      </w:r>
    </w:p>
    <w:p w:rsidR="0017301F" w:rsidRPr="00BA69E7" w:rsidRDefault="0017301F" w:rsidP="0017301F">
      <w:pPr>
        <w:pStyle w:val="ListParagraph"/>
        <w:ind w:left="1080"/>
        <w:rPr>
          <w:rFonts w:ascii="Courier New" w:hAnsi="Courier New" w:cs="Courier New"/>
        </w:rPr>
      </w:pPr>
      <w:r w:rsidRPr="00BA69E7">
        <w:rPr>
          <w:rFonts w:ascii="Courier New" w:hAnsi="Courier New" w:cs="Courier New"/>
        </w:rPr>
        <w:tab/>
      </w:r>
      <w:r w:rsidRPr="00BA69E7">
        <w:rPr>
          <w:rFonts w:ascii="Courier New" w:hAnsi="Courier New" w:cs="Courier New"/>
        </w:rPr>
        <w:tab/>
      </w:r>
      <w:r w:rsidRPr="00BA69E7">
        <w:rPr>
          <w:rFonts w:ascii="Courier New" w:hAnsi="Courier New" w:cs="Courier New"/>
        </w:rPr>
        <w:tab/>
        <w:t>data.extend(f.readlines())</w:t>
      </w:r>
    </w:p>
    <w:p w:rsidR="0017301F" w:rsidRPr="00BA69E7" w:rsidRDefault="0017301F" w:rsidP="0017301F">
      <w:pPr>
        <w:pStyle w:val="ListParagraph"/>
        <w:ind w:left="1080"/>
        <w:rPr>
          <w:rFonts w:ascii="Courier New" w:hAnsi="Courier New" w:cs="Courier New"/>
        </w:rPr>
      </w:pPr>
      <w:r w:rsidRPr="00BA69E7">
        <w:rPr>
          <w:rFonts w:ascii="Courier New" w:hAnsi="Courier New" w:cs="Courier New"/>
        </w:rPr>
        <w:tab/>
      </w:r>
      <w:r w:rsidRPr="00BA69E7">
        <w:rPr>
          <w:rFonts w:ascii="Courier New" w:hAnsi="Courier New" w:cs="Courier New"/>
        </w:rPr>
        <w:tab/>
      </w:r>
      <w:r w:rsidRPr="00BA69E7">
        <w:rPr>
          <w:rFonts w:ascii="Courier New" w:hAnsi="Courier New" w:cs="Courier New"/>
        </w:rPr>
        <w:tab/>
        <w:t>if len(data) &gt;= lines or f.tell() == 0:</w:t>
      </w:r>
    </w:p>
    <w:p w:rsidR="0017301F" w:rsidRPr="00BA69E7" w:rsidRDefault="0017301F" w:rsidP="0017301F">
      <w:pPr>
        <w:pStyle w:val="ListParagraph"/>
        <w:ind w:left="1080"/>
        <w:rPr>
          <w:rFonts w:ascii="Courier New" w:hAnsi="Courier New" w:cs="Courier New"/>
        </w:rPr>
      </w:pPr>
      <w:r w:rsidRPr="00BA69E7">
        <w:rPr>
          <w:rFonts w:ascii="Courier New" w:hAnsi="Courier New" w:cs="Courier New"/>
        </w:rPr>
        <w:tab/>
      </w:r>
      <w:r w:rsidRPr="00BA69E7">
        <w:rPr>
          <w:rFonts w:ascii="Courier New" w:hAnsi="Courier New" w:cs="Courier New"/>
        </w:rPr>
        <w:tab/>
      </w:r>
      <w:r w:rsidRPr="00BA69E7">
        <w:rPr>
          <w:rFonts w:ascii="Courier New" w:hAnsi="Courier New" w:cs="Courier New"/>
        </w:rPr>
        <w:tab/>
      </w:r>
      <w:r w:rsidRPr="00BA69E7">
        <w:rPr>
          <w:rFonts w:ascii="Courier New" w:hAnsi="Courier New" w:cs="Courier New"/>
        </w:rPr>
        <w:tab/>
        <w:t>print(''.join(data[-lines:]))</w:t>
      </w:r>
    </w:p>
    <w:p w:rsidR="0017301F" w:rsidRPr="00BA69E7" w:rsidRDefault="0017301F" w:rsidP="0017301F">
      <w:pPr>
        <w:pStyle w:val="ListParagraph"/>
        <w:ind w:left="1080"/>
        <w:rPr>
          <w:rFonts w:ascii="Courier New" w:hAnsi="Courier New" w:cs="Courier New"/>
        </w:rPr>
      </w:pPr>
      <w:r w:rsidRPr="00BA69E7">
        <w:rPr>
          <w:rFonts w:ascii="Courier New" w:hAnsi="Courier New" w:cs="Courier New"/>
        </w:rPr>
        <w:tab/>
      </w:r>
      <w:r w:rsidRPr="00BA69E7">
        <w:rPr>
          <w:rFonts w:ascii="Courier New" w:hAnsi="Courier New" w:cs="Courier New"/>
        </w:rPr>
        <w:tab/>
      </w:r>
      <w:r w:rsidRPr="00BA69E7">
        <w:rPr>
          <w:rFonts w:ascii="Courier New" w:hAnsi="Courier New" w:cs="Courier New"/>
        </w:rPr>
        <w:tab/>
      </w:r>
      <w:r w:rsidRPr="00BA69E7">
        <w:rPr>
          <w:rFonts w:ascii="Courier New" w:hAnsi="Courier New" w:cs="Courier New"/>
        </w:rPr>
        <w:tab/>
        <w:t>break</w:t>
      </w:r>
    </w:p>
    <w:p w:rsidR="0017301F" w:rsidRDefault="0017301F" w:rsidP="0017301F">
      <w:pPr>
        <w:pStyle w:val="ListParagraph"/>
        <w:ind w:left="1080"/>
        <w:rPr>
          <w:rFonts w:ascii="Courier New" w:hAnsi="Courier New" w:cs="Courier New"/>
        </w:rPr>
      </w:pPr>
    </w:p>
    <w:p w:rsidR="0017301F" w:rsidRPr="00BA69E7" w:rsidRDefault="0017301F" w:rsidP="00B629BA">
      <w:pPr>
        <w:pStyle w:val="ListParagraph"/>
        <w:numPr>
          <w:ilvl w:val="0"/>
          <w:numId w:val="79"/>
        </w:numPr>
        <w:rPr>
          <w:rFonts w:ascii="Courier New" w:hAnsi="Courier New" w:cs="Courier New"/>
        </w:rPr>
      </w:pPr>
      <w:r w:rsidRPr="00BA69E7">
        <w:rPr>
          <w:rFonts w:ascii="Courier New" w:hAnsi="Courier New" w:cs="Courier New"/>
        </w:rPr>
        <w:t>def file_read(fname):</w:t>
      </w:r>
    </w:p>
    <w:p w:rsidR="0017301F" w:rsidRPr="00BA69E7" w:rsidRDefault="0017301F" w:rsidP="0017301F">
      <w:pPr>
        <w:pStyle w:val="ListParagraph"/>
        <w:ind w:left="1080"/>
        <w:rPr>
          <w:rFonts w:ascii="Courier New" w:hAnsi="Courier New" w:cs="Courier New"/>
        </w:rPr>
      </w:pPr>
      <w:r w:rsidRPr="00BA69E7">
        <w:rPr>
          <w:rFonts w:ascii="Courier New" w:hAnsi="Courier New" w:cs="Courier New"/>
        </w:rPr>
        <w:tab/>
        <w:t>content_array = []</w:t>
      </w:r>
    </w:p>
    <w:p w:rsidR="0017301F" w:rsidRPr="00BA69E7" w:rsidRDefault="0017301F" w:rsidP="0017301F">
      <w:pPr>
        <w:pStyle w:val="ListParagraph"/>
        <w:ind w:left="1080"/>
        <w:rPr>
          <w:rFonts w:ascii="Courier New" w:hAnsi="Courier New" w:cs="Courier New"/>
        </w:rPr>
      </w:pPr>
      <w:r w:rsidRPr="00BA69E7">
        <w:rPr>
          <w:rFonts w:ascii="Courier New" w:hAnsi="Courier New" w:cs="Courier New"/>
        </w:rPr>
        <w:tab/>
        <w:t>with open(fname) as f:</w:t>
      </w:r>
    </w:p>
    <w:p w:rsidR="0017301F" w:rsidRPr="00BA69E7" w:rsidRDefault="0017301F" w:rsidP="0017301F">
      <w:pPr>
        <w:pStyle w:val="ListParagraph"/>
        <w:ind w:left="1080"/>
        <w:rPr>
          <w:rFonts w:ascii="Courier New" w:hAnsi="Courier New" w:cs="Courier New"/>
        </w:rPr>
      </w:pPr>
      <w:r w:rsidRPr="00BA69E7">
        <w:rPr>
          <w:rFonts w:ascii="Courier New" w:hAnsi="Courier New" w:cs="Courier New"/>
        </w:rPr>
        <w:t xml:space="preserve">                #Content_list is the list that contains the read lines.     </w:t>
      </w:r>
    </w:p>
    <w:p w:rsidR="0017301F" w:rsidRPr="00BA69E7" w:rsidRDefault="0017301F" w:rsidP="0017301F">
      <w:pPr>
        <w:pStyle w:val="ListParagraph"/>
        <w:ind w:left="1080"/>
        <w:rPr>
          <w:rFonts w:ascii="Courier New" w:hAnsi="Courier New" w:cs="Courier New"/>
        </w:rPr>
      </w:pPr>
      <w:r w:rsidRPr="00BA69E7">
        <w:rPr>
          <w:rFonts w:ascii="Courier New" w:hAnsi="Courier New" w:cs="Courier New"/>
        </w:rPr>
        <w:tab/>
      </w:r>
      <w:r w:rsidRPr="00BA69E7">
        <w:rPr>
          <w:rFonts w:ascii="Courier New" w:hAnsi="Courier New" w:cs="Courier New"/>
        </w:rPr>
        <w:tab/>
        <w:t>for line in f:</w:t>
      </w:r>
    </w:p>
    <w:p w:rsidR="0017301F" w:rsidRPr="00BA69E7" w:rsidRDefault="0017301F" w:rsidP="0017301F">
      <w:pPr>
        <w:pStyle w:val="ListParagraph"/>
        <w:ind w:left="1080"/>
        <w:rPr>
          <w:rFonts w:ascii="Courier New" w:hAnsi="Courier New" w:cs="Courier New"/>
        </w:rPr>
      </w:pPr>
      <w:r w:rsidRPr="00BA69E7">
        <w:rPr>
          <w:rFonts w:ascii="Courier New" w:hAnsi="Courier New" w:cs="Courier New"/>
        </w:rPr>
        <w:tab/>
      </w:r>
      <w:r w:rsidRPr="00BA69E7">
        <w:rPr>
          <w:rFonts w:ascii="Courier New" w:hAnsi="Courier New" w:cs="Courier New"/>
        </w:rPr>
        <w:tab/>
      </w:r>
      <w:r w:rsidRPr="00BA69E7">
        <w:rPr>
          <w:rFonts w:ascii="Courier New" w:hAnsi="Courier New" w:cs="Courier New"/>
        </w:rPr>
        <w:tab/>
        <w:t>content_array.append(line)</w:t>
      </w:r>
    </w:p>
    <w:p w:rsidR="0017301F" w:rsidRPr="00BA69E7" w:rsidRDefault="0017301F" w:rsidP="0017301F">
      <w:pPr>
        <w:pStyle w:val="ListParagraph"/>
        <w:ind w:left="1080"/>
        <w:rPr>
          <w:rFonts w:ascii="Courier New" w:hAnsi="Courier New" w:cs="Courier New"/>
        </w:rPr>
      </w:pPr>
      <w:r w:rsidRPr="00BA69E7">
        <w:rPr>
          <w:rFonts w:ascii="Courier New" w:hAnsi="Courier New" w:cs="Courier New"/>
        </w:rPr>
        <w:tab/>
      </w:r>
      <w:r w:rsidRPr="00BA69E7">
        <w:rPr>
          <w:rFonts w:ascii="Courier New" w:hAnsi="Courier New" w:cs="Courier New"/>
        </w:rPr>
        <w:tab/>
      </w:r>
      <w:r w:rsidRPr="00BA69E7">
        <w:rPr>
          <w:rFonts w:ascii="Courier New" w:hAnsi="Courier New" w:cs="Courier New"/>
        </w:rPr>
        <w:tab/>
      </w:r>
    </w:p>
    <w:p w:rsidR="0017301F" w:rsidRPr="00BA69E7" w:rsidRDefault="0017301F" w:rsidP="0017301F">
      <w:pPr>
        <w:pStyle w:val="ListParagraph"/>
        <w:ind w:left="1080"/>
        <w:rPr>
          <w:rFonts w:ascii="Courier New" w:hAnsi="Courier New" w:cs="Courier New"/>
        </w:rPr>
      </w:pPr>
      <w:r w:rsidRPr="00BA69E7">
        <w:rPr>
          <w:rFonts w:ascii="Courier New" w:hAnsi="Courier New" w:cs="Courier New"/>
        </w:rPr>
        <w:tab/>
      </w:r>
      <w:r w:rsidRPr="00BA69E7">
        <w:rPr>
          <w:rFonts w:ascii="Courier New" w:hAnsi="Courier New" w:cs="Courier New"/>
        </w:rPr>
        <w:tab/>
        <w:t>print(content_array)</w:t>
      </w:r>
    </w:p>
    <w:p w:rsidR="0017301F" w:rsidRPr="00BA69E7" w:rsidRDefault="0017301F" w:rsidP="0017301F">
      <w:pPr>
        <w:pStyle w:val="ListParagraph"/>
        <w:ind w:left="1080"/>
        <w:rPr>
          <w:rFonts w:ascii="Courier New" w:hAnsi="Courier New" w:cs="Courier New"/>
        </w:rPr>
      </w:pPr>
    </w:p>
    <w:p w:rsidR="0017301F" w:rsidRDefault="0017301F" w:rsidP="0017301F">
      <w:pPr>
        <w:pStyle w:val="ListParagraph"/>
        <w:ind w:left="1080"/>
        <w:rPr>
          <w:rFonts w:ascii="Courier New" w:hAnsi="Courier New" w:cs="Courier New"/>
        </w:rPr>
      </w:pPr>
      <w:r w:rsidRPr="00BA69E7">
        <w:rPr>
          <w:rFonts w:ascii="Courier New" w:hAnsi="Courier New" w:cs="Courier New"/>
        </w:rPr>
        <w:t>file_read('test.txt')</w:t>
      </w:r>
    </w:p>
    <w:p w:rsidR="0017301F" w:rsidRDefault="0017301F" w:rsidP="0017301F">
      <w:pPr>
        <w:pStyle w:val="ListParagraph"/>
        <w:ind w:left="1080"/>
        <w:rPr>
          <w:rFonts w:ascii="Courier New" w:hAnsi="Courier New" w:cs="Courier New"/>
        </w:rPr>
      </w:pPr>
    </w:p>
    <w:p w:rsidR="0017301F" w:rsidRPr="00BA69E7" w:rsidRDefault="0017301F" w:rsidP="00B629BA">
      <w:pPr>
        <w:pStyle w:val="ListParagraph"/>
        <w:numPr>
          <w:ilvl w:val="0"/>
          <w:numId w:val="79"/>
        </w:numPr>
        <w:rPr>
          <w:rFonts w:ascii="Courier New" w:hAnsi="Courier New" w:cs="Courier New"/>
        </w:rPr>
      </w:pPr>
      <w:r w:rsidRPr="00BA69E7">
        <w:rPr>
          <w:rFonts w:ascii="Courier New" w:hAnsi="Courier New" w:cs="Courier New"/>
        </w:rPr>
        <w:t>with open('test.txt', 'r') as infile:</w:t>
      </w:r>
    </w:p>
    <w:p w:rsidR="0017301F" w:rsidRPr="00BA69E7" w:rsidRDefault="0017301F" w:rsidP="0017301F">
      <w:pPr>
        <w:pStyle w:val="ListParagraph"/>
        <w:ind w:left="1080"/>
        <w:rPr>
          <w:rFonts w:ascii="Courier New" w:hAnsi="Courier New" w:cs="Courier New"/>
        </w:rPr>
      </w:pPr>
      <w:r w:rsidRPr="00BA69E7">
        <w:rPr>
          <w:rFonts w:ascii="Courier New" w:hAnsi="Courier New" w:cs="Courier New"/>
        </w:rPr>
        <w:tab/>
        <w:t>fileword=infile.read()</w:t>
      </w:r>
    </w:p>
    <w:p w:rsidR="0017301F" w:rsidRPr="00BA69E7" w:rsidRDefault="0017301F" w:rsidP="0017301F">
      <w:pPr>
        <w:pStyle w:val="ListParagraph"/>
        <w:ind w:left="1080"/>
        <w:rPr>
          <w:rFonts w:ascii="Courier New" w:hAnsi="Courier New" w:cs="Courier New"/>
        </w:rPr>
      </w:pPr>
      <w:r w:rsidRPr="00BA69E7">
        <w:rPr>
          <w:rFonts w:ascii="Courier New" w:hAnsi="Courier New" w:cs="Courier New"/>
        </w:rPr>
        <w:tab/>
        <w:t>words = fileword.split()</w:t>
      </w:r>
    </w:p>
    <w:p w:rsidR="0017301F" w:rsidRPr="00BA69E7" w:rsidRDefault="0017301F" w:rsidP="0017301F">
      <w:pPr>
        <w:pStyle w:val="ListParagraph"/>
        <w:ind w:left="1080"/>
        <w:rPr>
          <w:rFonts w:ascii="Courier New" w:hAnsi="Courier New" w:cs="Courier New"/>
        </w:rPr>
      </w:pPr>
      <w:r w:rsidRPr="00BA69E7">
        <w:rPr>
          <w:rFonts w:ascii="Courier New" w:hAnsi="Courier New" w:cs="Courier New"/>
        </w:rPr>
        <w:tab/>
        <w:t>#print(words)</w:t>
      </w:r>
    </w:p>
    <w:p w:rsidR="0017301F" w:rsidRPr="00BA69E7" w:rsidRDefault="0017301F" w:rsidP="0017301F">
      <w:pPr>
        <w:pStyle w:val="ListParagraph"/>
        <w:ind w:left="1080"/>
        <w:rPr>
          <w:rFonts w:ascii="Courier New" w:hAnsi="Courier New" w:cs="Courier New"/>
        </w:rPr>
      </w:pPr>
      <w:r w:rsidRPr="00BA69E7">
        <w:rPr>
          <w:rFonts w:ascii="Courier New" w:hAnsi="Courier New" w:cs="Courier New"/>
        </w:rPr>
        <w:tab/>
        <w:t>max_len = len(max(words, key=len))</w:t>
      </w:r>
    </w:p>
    <w:p w:rsidR="0017301F" w:rsidRPr="00BA69E7" w:rsidRDefault="0017301F" w:rsidP="0017301F">
      <w:pPr>
        <w:pStyle w:val="ListParagraph"/>
        <w:ind w:left="1080"/>
        <w:rPr>
          <w:rFonts w:ascii="Courier New" w:hAnsi="Courier New" w:cs="Courier New"/>
        </w:rPr>
      </w:pPr>
      <w:r w:rsidRPr="00BA69E7">
        <w:rPr>
          <w:rFonts w:ascii="Courier New" w:hAnsi="Courier New" w:cs="Courier New"/>
        </w:rPr>
        <w:tab/>
        <w:t>print([word for word in words if len(word) == max_len])</w:t>
      </w:r>
    </w:p>
    <w:p w:rsidR="0017301F" w:rsidRDefault="0017301F" w:rsidP="0017301F">
      <w:pPr>
        <w:pStyle w:val="ListParagraph"/>
        <w:ind w:left="1080"/>
        <w:rPr>
          <w:rFonts w:ascii="Courier New" w:hAnsi="Courier New" w:cs="Courier New"/>
        </w:rPr>
      </w:pPr>
    </w:p>
    <w:p w:rsidR="0017301F" w:rsidRPr="00BA69E7" w:rsidRDefault="0017301F" w:rsidP="00B629BA">
      <w:pPr>
        <w:pStyle w:val="ListParagraph"/>
        <w:numPr>
          <w:ilvl w:val="0"/>
          <w:numId w:val="79"/>
        </w:numPr>
        <w:rPr>
          <w:rFonts w:ascii="Courier New" w:hAnsi="Courier New" w:cs="Courier New"/>
        </w:rPr>
      </w:pPr>
      <w:r w:rsidRPr="00BA69E7">
        <w:rPr>
          <w:rFonts w:ascii="Courier New" w:hAnsi="Courier New" w:cs="Courier New"/>
        </w:rPr>
        <w:t>with open('test.txt') as f:</w:t>
      </w:r>
    </w:p>
    <w:p w:rsidR="0017301F" w:rsidRPr="00BA69E7" w:rsidRDefault="0017301F" w:rsidP="0017301F">
      <w:pPr>
        <w:pStyle w:val="ListParagraph"/>
        <w:ind w:left="1080"/>
        <w:rPr>
          <w:rFonts w:ascii="Courier New" w:hAnsi="Courier New" w:cs="Courier New"/>
        </w:rPr>
      </w:pPr>
      <w:r w:rsidRPr="00BA69E7">
        <w:rPr>
          <w:rFonts w:ascii="Courier New" w:hAnsi="Courier New" w:cs="Courier New"/>
        </w:rPr>
        <w:tab/>
        <w:t>i=0</w:t>
      </w:r>
    </w:p>
    <w:p w:rsidR="0017301F" w:rsidRPr="00BA69E7" w:rsidRDefault="0017301F" w:rsidP="0017301F">
      <w:pPr>
        <w:pStyle w:val="ListParagraph"/>
        <w:ind w:left="1080"/>
        <w:rPr>
          <w:rFonts w:ascii="Courier New" w:hAnsi="Courier New" w:cs="Courier New"/>
        </w:rPr>
      </w:pPr>
      <w:r w:rsidRPr="00BA69E7">
        <w:rPr>
          <w:rFonts w:ascii="Courier New" w:hAnsi="Courier New" w:cs="Courier New"/>
        </w:rPr>
        <w:tab/>
        <w:t>for i,l in enumerate(f):</w:t>
      </w:r>
    </w:p>
    <w:p w:rsidR="0017301F" w:rsidRPr="00BA69E7" w:rsidRDefault="0017301F" w:rsidP="0017301F">
      <w:pPr>
        <w:pStyle w:val="ListParagraph"/>
        <w:ind w:left="1080"/>
        <w:rPr>
          <w:rFonts w:ascii="Courier New" w:hAnsi="Courier New" w:cs="Courier New"/>
        </w:rPr>
      </w:pPr>
      <w:r w:rsidRPr="00BA69E7">
        <w:rPr>
          <w:rFonts w:ascii="Courier New" w:hAnsi="Courier New" w:cs="Courier New"/>
        </w:rPr>
        <w:tab/>
      </w:r>
      <w:r w:rsidRPr="00BA69E7">
        <w:rPr>
          <w:rFonts w:ascii="Courier New" w:hAnsi="Courier New" w:cs="Courier New"/>
        </w:rPr>
        <w:tab/>
        <w:t>#pass</w:t>
      </w:r>
    </w:p>
    <w:p w:rsidR="0017301F" w:rsidRPr="00BA69E7" w:rsidRDefault="0017301F" w:rsidP="0017301F">
      <w:pPr>
        <w:pStyle w:val="ListParagraph"/>
        <w:ind w:left="1080"/>
        <w:rPr>
          <w:rFonts w:ascii="Courier New" w:hAnsi="Courier New" w:cs="Courier New"/>
        </w:rPr>
      </w:pPr>
      <w:r w:rsidRPr="00BA69E7">
        <w:rPr>
          <w:rFonts w:ascii="Courier New" w:hAnsi="Courier New" w:cs="Courier New"/>
        </w:rPr>
        <w:tab/>
      </w:r>
      <w:r w:rsidRPr="00BA69E7">
        <w:rPr>
          <w:rFonts w:ascii="Courier New" w:hAnsi="Courier New" w:cs="Courier New"/>
        </w:rPr>
        <w:tab/>
        <w:t>#print(l)</w:t>
      </w:r>
    </w:p>
    <w:p w:rsidR="0017301F" w:rsidRPr="00BA69E7" w:rsidRDefault="0017301F" w:rsidP="0017301F">
      <w:pPr>
        <w:pStyle w:val="ListParagraph"/>
        <w:ind w:left="1080"/>
        <w:rPr>
          <w:rFonts w:ascii="Courier New" w:hAnsi="Courier New" w:cs="Courier New"/>
        </w:rPr>
      </w:pPr>
      <w:r w:rsidRPr="00BA69E7">
        <w:rPr>
          <w:rFonts w:ascii="Courier New" w:hAnsi="Courier New" w:cs="Courier New"/>
        </w:rPr>
        <w:tab/>
      </w:r>
      <w:r w:rsidRPr="00BA69E7">
        <w:rPr>
          <w:rFonts w:ascii="Courier New" w:hAnsi="Courier New" w:cs="Courier New"/>
        </w:rPr>
        <w:tab/>
        <w:t>#print(i)</w:t>
      </w:r>
    </w:p>
    <w:p w:rsidR="0017301F" w:rsidRPr="00BA69E7" w:rsidRDefault="0017301F" w:rsidP="0017301F">
      <w:pPr>
        <w:pStyle w:val="ListParagraph"/>
        <w:ind w:left="1080"/>
        <w:rPr>
          <w:rFonts w:ascii="Courier New" w:hAnsi="Courier New" w:cs="Courier New"/>
        </w:rPr>
      </w:pPr>
      <w:r w:rsidRPr="00BA69E7">
        <w:rPr>
          <w:rFonts w:ascii="Courier New" w:hAnsi="Courier New" w:cs="Courier New"/>
        </w:rPr>
        <w:tab/>
        <w:t>i+=1</w:t>
      </w:r>
    </w:p>
    <w:p w:rsidR="0017301F" w:rsidRDefault="0017301F" w:rsidP="0017301F">
      <w:pPr>
        <w:pStyle w:val="ListParagraph"/>
        <w:ind w:left="1080"/>
        <w:rPr>
          <w:rFonts w:ascii="Courier New" w:hAnsi="Courier New" w:cs="Courier New"/>
        </w:rPr>
      </w:pPr>
      <w:r w:rsidRPr="00BA69E7">
        <w:rPr>
          <w:rFonts w:ascii="Courier New" w:hAnsi="Courier New" w:cs="Courier New"/>
        </w:rPr>
        <w:t>print("Number of lines in the file: ",i)</w:t>
      </w:r>
    </w:p>
    <w:p w:rsidR="0017301F" w:rsidRDefault="0017301F" w:rsidP="0017301F">
      <w:pPr>
        <w:spacing w:after="0"/>
        <w:ind w:left="0"/>
        <w:rPr>
          <w:rFonts w:ascii="Courier New" w:hAnsi="Courier New" w:cs="Courier New"/>
        </w:rPr>
      </w:pPr>
      <w:r>
        <w:rPr>
          <w:rFonts w:ascii="Courier New" w:hAnsi="Courier New" w:cs="Courier New"/>
        </w:rPr>
        <w:br w:type="page"/>
      </w:r>
    </w:p>
    <w:p w:rsidR="0017301F" w:rsidRPr="00BA69E7" w:rsidRDefault="0017301F" w:rsidP="00B629BA">
      <w:pPr>
        <w:pStyle w:val="ListParagraph"/>
        <w:numPr>
          <w:ilvl w:val="0"/>
          <w:numId w:val="79"/>
        </w:numPr>
        <w:rPr>
          <w:rFonts w:ascii="Courier New" w:hAnsi="Courier New" w:cs="Courier New"/>
        </w:rPr>
      </w:pPr>
      <w:r w:rsidRPr="00BA69E7">
        <w:rPr>
          <w:rFonts w:ascii="Courier New" w:hAnsi="Courier New" w:cs="Courier New"/>
        </w:rPr>
        <w:lastRenderedPageBreak/>
        <w:t>from collections import Counter</w:t>
      </w:r>
    </w:p>
    <w:p w:rsidR="0017301F" w:rsidRPr="00BA69E7" w:rsidRDefault="0017301F" w:rsidP="0017301F">
      <w:pPr>
        <w:pStyle w:val="ListParagraph"/>
        <w:ind w:left="1080"/>
        <w:rPr>
          <w:rFonts w:ascii="Courier New" w:hAnsi="Courier New" w:cs="Courier New"/>
        </w:rPr>
      </w:pPr>
      <w:r w:rsidRPr="00BA69E7">
        <w:rPr>
          <w:rFonts w:ascii="Courier New" w:hAnsi="Courier New" w:cs="Courier New"/>
        </w:rPr>
        <w:t>with open('test.txt') as f:</w:t>
      </w:r>
    </w:p>
    <w:p w:rsidR="0017301F" w:rsidRPr="00BA69E7" w:rsidRDefault="0017301F" w:rsidP="0017301F">
      <w:pPr>
        <w:pStyle w:val="ListParagraph"/>
        <w:ind w:left="1080"/>
        <w:rPr>
          <w:rFonts w:ascii="Courier New" w:hAnsi="Courier New" w:cs="Courier New"/>
        </w:rPr>
      </w:pPr>
      <w:r w:rsidRPr="00BA69E7">
        <w:rPr>
          <w:rFonts w:ascii="Courier New" w:hAnsi="Courier New" w:cs="Courier New"/>
        </w:rPr>
        <w:tab/>
        <w:t>s=f.read()</w:t>
      </w:r>
    </w:p>
    <w:p w:rsidR="0017301F" w:rsidRPr="00BA69E7" w:rsidRDefault="0017301F" w:rsidP="0017301F">
      <w:pPr>
        <w:pStyle w:val="ListParagraph"/>
        <w:ind w:left="1080"/>
        <w:rPr>
          <w:rFonts w:ascii="Courier New" w:hAnsi="Courier New" w:cs="Courier New"/>
        </w:rPr>
      </w:pPr>
      <w:r w:rsidRPr="00BA69E7">
        <w:rPr>
          <w:rFonts w:ascii="Courier New" w:hAnsi="Courier New" w:cs="Courier New"/>
        </w:rPr>
        <w:tab/>
        <w:t>print('Number of Words ',Counter(s.split()))</w:t>
      </w:r>
    </w:p>
    <w:p w:rsidR="0017301F" w:rsidRDefault="0017301F" w:rsidP="0017301F">
      <w:pPr>
        <w:pStyle w:val="ListParagraph"/>
        <w:ind w:left="1080"/>
        <w:rPr>
          <w:rFonts w:ascii="Courier New" w:hAnsi="Courier New" w:cs="Courier New"/>
        </w:rPr>
      </w:pPr>
    </w:p>
    <w:p w:rsidR="0017301F" w:rsidRPr="00BA69E7" w:rsidRDefault="0017301F" w:rsidP="00B629BA">
      <w:pPr>
        <w:pStyle w:val="ListParagraph"/>
        <w:numPr>
          <w:ilvl w:val="0"/>
          <w:numId w:val="79"/>
        </w:numPr>
        <w:rPr>
          <w:rFonts w:ascii="Courier New" w:hAnsi="Courier New" w:cs="Courier New"/>
        </w:rPr>
      </w:pPr>
      <w:r w:rsidRPr="00BA69E7">
        <w:rPr>
          <w:rFonts w:ascii="Courier New" w:hAnsi="Courier New" w:cs="Courier New"/>
        </w:rPr>
        <w:t>color = ['Red', 'Green', 'White', 'Black', 'Pink','White','Yellow','Aman','Bhushan','White']</w:t>
      </w:r>
    </w:p>
    <w:p w:rsidR="0017301F" w:rsidRPr="00BA69E7" w:rsidRDefault="0017301F" w:rsidP="0017301F">
      <w:pPr>
        <w:pStyle w:val="ListParagraph"/>
        <w:ind w:left="1080"/>
        <w:rPr>
          <w:rFonts w:ascii="Courier New" w:hAnsi="Courier New" w:cs="Courier New"/>
        </w:rPr>
      </w:pPr>
      <w:r w:rsidRPr="00BA69E7">
        <w:rPr>
          <w:rFonts w:ascii="Courier New" w:hAnsi="Courier New" w:cs="Courier New"/>
        </w:rPr>
        <w:t>with open('jkt.txt', "w") as myfile:</w:t>
      </w:r>
    </w:p>
    <w:p w:rsidR="0017301F" w:rsidRPr="00BA69E7" w:rsidRDefault="0017301F" w:rsidP="0017301F">
      <w:pPr>
        <w:pStyle w:val="ListParagraph"/>
        <w:ind w:left="1080"/>
        <w:rPr>
          <w:rFonts w:ascii="Courier New" w:hAnsi="Courier New" w:cs="Courier New"/>
        </w:rPr>
      </w:pPr>
      <w:r w:rsidRPr="00BA69E7">
        <w:rPr>
          <w:rFonts w:ascii="Courier New" w:hAnsi="Courier New" w:cs="Courier New"/>
        </w:rPr>
        <w:tab/>
        <w:t>for c in color:</w:t>
      </w:r>
    </w:p>
    <w:p w:rsidR="0017301F" w:rsidRPr="00BA69E7" w:rsidRDefault="0017301F" w:rsidP="0017301F">
      <w:pPr>
        <w:pStyle w:val="ListParagraph"/>
        <w:ind w:left="1080"/>
        <w:rPr>
          <w:rFonts w:ascii="Courier New" w:hAnsi="Courier New" w:cs="Courier New"/>
        </w:rPr>
      </w:pPr>
      <w:r w:rsidRPr="00BA69E7">
        <w:rPr>
          <w:rFonts w:ascii="Courier New" w:hAnsi="Courier New" w:cs="Courier New"/>
        </w:rPr>
        <w:tab/>
      </w:r>
      <w:r w:rsidRPr="00BA69E7">
        <w:rPr>
          <w:rFonts w:ascii="Courier New" w:hAnsi="Courier New" w:cs="Courier New"/>
        </w:rPr>
        <w:tab/>
        <w:t>if (c=='White'):</w:t>
      </w:r>
    </w:p>
    <w:p w:rsidR="0017301F" w:rsidRPr="00BA69E7" w:rsidRDefault="0017301F" w:rsidP="0017301F">
      <w:pPr>
        <w:pStyle w:val="ListParagraph"/>
        <w:ind w:left="1080"/>
        <w:rPr>
          <w:rFonts w:ascii="Courier New" w:hAnsi="Courier New" w:cs="Courier New"/>
        </w:rPr>
      </w:pPr>
      <w:r w:rsidRPr="00BA69E7">
        <w:rPr>
          <w:rFonts w:ascii="Courier New" w:hAnsi="Courier New" w:cs="Courier New"/>
        </w:rPr>
        <w:tab/>
      </w:r>
      <w:r w:rsidRPr="00BA69E7">
        <w:rPr>
          <w:rFonts w:ascii="Courier New" w:hAnsi="Courier New" w:cs="Courier New"/>
        </w:rPr>
        <w:tab/>
      </w:r>
      <w:r w:rsidRPr="00BA69E7">
        <w:rPr>
          <w:rFonts w:ascii="Courier New" w:hAnsi="Courier New" w:cs="Courier New"/>
        </w:rPr>
        <w:tab/>
        <w:t>myfile.write("%s\n" % c)</w:t>
      </w:r>
    </w:p>
    <w:p w:rsidR="0017301F" w:rsidRPr="00BA69E7" w:rsidRDefault="0017301F" w:rsidP="0017301F">
      <w:pPr>
        <w:pStyle w:val="ListParagraph"/>
        <w:ind w:left="1080"/>
        <w:rPr>
          <w:rFonts w:ascii="Courier New" w:hAnsi="Courier New" w:cs="Courier New"/>
        </w:rPr>
      </w:pPr>
    </w:p>
    <w:p w:rsidR="0017301F" w:rsidRPr="00BA69E7" w:rsidRDefault="0017301F" w:rsidP="0017301F">
      <w:pPr>
        <w:pStyle w:val="ListParagraph"/>
        <w:ind w:left="1080"/>
        <w:rPr>
          <w:rFonts w:ascii="Courier New" w:hAnsi="Courier New" w:cs="Courier New"/>
        </w:rPr>
      </w:pPr>
      <w:r w:rsidRPr="00BA69E7">
        <w:rPr>
          <w:rFonts w:ascii="Courier New" w:hAnsi="Courier New" w:cs="Courier New"/>
        </w:rPr>
        <w:t>content = open('jkt.txt')</w:t>
      </w:r>
    </w:p>
    <w:p w:rsidR="0017301F" w:rsidRPr="00BA69E7" w:rsidRDefault="0017301F" w:rsidP="0017301F">
      <w:pPr>
        <w:pStyle w:val="ListParagraph"/>
        <w:ind w:left="1080"/>
        <w:rPr>
          <w:rFonts w:ascii="Courier New" w:hAnsi="Courier New" w:cs="Courier New"/>
        </w:rPr>
      </w:pPr>
    </w:p>
    <w:p w:rsidR="0017301F" w:rsidRDefault="0017301F" w:rsidP="0017301F">
      <w:pPr>
        <w:pStyle w:val="ListParagraph"/>
        <w:ind w:left="1080"/>
        <w:rPr>
          <w:rFonts w:ascii="Courier New" w:hAnsi="Courier New" w:cs="Courier New"/>
        </w:rPr>
      </w:pPr>
      <w:r w:rsidRPr="00BA69E7">
        <w:rPr>
          <w:rFonts w:ascii="Courier New" w:hAnsi="Courier New" w:cs="Courier New"/>
        </w:rPr>
        <w:t>print(content.read())</w:t>
      </w:r>
    </w:p>
    <w:p w:rsidR="0017301F" w:rsidRDefault="0017301F" w:rsidP="0017301F">
      <w:pPr>
        <w:pStyle w:val="ListParagraph"/>
        <w:ind w:left="1080"/>
        <w:rPr>
          <w:rFonts w:ascii="Courier New" w:hAnsi="Courier New" w:cs="Courier New"/>
        </w:rPr>
      </w:pPr>
    </w:p>
    <w:p w:rsidR="0017301F" w:rsidRPr="00BA69E7" w:rsidRDefault="0017301F" w:rsidP="00B629BA">
      <w:pPr>
        <w:pStyle w:val="ListParagraph"/>
        <w:numPr>
          <w:ilvl w:val="0"/>
          <w:numId w:val="79"/>
        </w:numPr>
        <w:rPr>
          <w:rFonts w:ascii="Courier New" w:hAnsi="Courier New" w:cs="Courier New"/>
        </w:rPr>
      </w:pPr>
      <w:r w:rsidRPr="00BA69E7">
        <w:rPr>
          <w:rFonts w:ascii="Courier New" w:hAnsi="Courier New" w:cs="Courier New"/>
        </w:rPr>
        <w:t>with open('c1.py') as fh1, open('c2.py') as fh2:</w:t>
      </w:r>
    </w:p>
    <w:p w:rsidR="0017301F" w:rsidRPr="00BA69E7" w:rsidRDefault="0017301F" w:rsidP="0017301F">
      <w:pPr>
        <w:pStyle w:val="ListParagraph"/>
        <w:ind w:left="1080"/>
        <w:rPr>
          <w:rFonts w:ascii="Courier New" w:hAnsi="Courier New" w:cs="Courier New"/>
        </w:rPr>
      </w:pPr>
      <w:r w:rsidRPr="00BA69E7">
        <w:rPr>
          <w:rFonts w:ascii="Courier New" w:hAnsi="Courier New" w:cs="Courier New"/>
        </w:rPr>
        <w:tab/>
        <w:t>with open('ra.txt','a+') as file:</w:t>
      </w:r>
    </w:p>
    <w:p w:rsidR="0017301F" w:rsidRPr="00BA69E7" w:rsidRDefault="0017301F" w:rsidP="0017301F">
      <w:pPr>
        <w:pStyle w:val="ListParagraph"/>
        <w:ind w:left="1080"/>
        <w:rPr>
          <w:rFonts w:ascii="Courier New" w:hAnsi="Courier New" w:cs="Courier New"/>
        </w:rPr>
      </w:pPr>
      <w:r w:rsidRPr="00BA69E7">
        <w:rPr>
          <w:rFonts w:ascii="Courier New" w:hAnsi="Courier New" w:cs="Courier New"/>
        </w:rPr>
        <w:tab/>
      </w:r>
      <w:r w:rsidRPr="00BA69E7">
        <w:rPr>
          <w:rFonts w:ascii="Courier New" w:hAnsi="Courier New" w:cs="Courier New"/>
        </w:rPr>
        <w:tab/>
        <w:t>for line1, line2 in zip(fh1, fh2):</w:t>
      </w:r>
    </w:p>
    <w:p w:rsidR="0017301F" w:rsidRPr="00BA69E7" w:rsidRDefault="0017301F" w:rsidP="0017301F">
      <w:pPr>
        <w:pStyle w:val="ListParagraph"/>
        <w:ind w:left="1080"/>
        <w:rPr>
          <w:rFonts w:ascii="Courier New" w:hAnsi="Courier New" w:cs="Courier New"/>
        </w:rPr>
      </w:pPr>
      <w:r w:rsidRPr="00BA69E7">
        <w:rPr>
          <w:rFonts w:ascii="Courier New" w:hAnsi="Courier New" w:cs="Courier New"/>
        </w:rPr>
        <w:tab/>
      </w:r>
      <w:r w:rsidRPr="00BA69E7">
        <w:rPr>
          <w:rFonts w:ascii="Courier New" w:hAnsi="Courier New" w:cs="Courier New"/>
        </w:rPr>
        <w:tab/>
      </w:r>
      <w:r w:rsidRPr="00BA69E7">
        <w:rPr>
          <w:rFonts w:ascii="Courier New" w:hAnsi="Courier New" w:cs="Courier New"/>
        </w:rPr>
        <w:tab/>
        <w:t>file.write(line1+'\n'+line2)</w:t>
      </w:r>
    </w:p>
    <w:p w:rsidR="0017301F" w:rsidRPr="00BA69E7" w:rsidRDefault="0017301F" w:rsidP="0017301F">
      <w:pPr>
        <w:pStyle w:val="ListParagraph"/>
        <w:ind w:left="1080"/>
        <w:rPr>
          <w:rFonts w:ascii="Courier New" w:hAnsi="Courier New" w:cs="Courier New"/>
        </w:rPr>
      </w:pPr>
      <w:r w:rsidRPr="00BA69E7">
        <w:rPr>
          <w:rFonts w:ascii="Courier New" w:hAnsi="Courier New" w:cs="Courier New"/>
        </w:rPr>
        <w:tab/>
      </w:r>
      <w:r w:rsidRPr="00BA69E7">
        <w:rPr>
          <w:rFonts w:ascii="Courier New" w:hAnsi="Courier New" w:cs="Courier New"/>
        </w:rPr>
        <w:tab/>
      </w:r>
      <w:r w:rsidRPr="00BA69E7">
        <w:rPr>
          <w:rFonts w:ascii="Courier New" w:hAnsi="Courier New" w:cs="Courier New"/>
        </w:rPr>
        <w:tab/>
        <w:t># line1 from abc.txt, line2 from test.txtg</w:t>
      </w:r>
    </w:p>
    <w:p w:rsidR="0017301F" w:rsidRDefault="0017301F" w:rsidP="0017301F">
      <w:pPr>
        <w:pStyle w:val="ListParagraph"/>
        <w:ind w:left="1080"/>
        <w:rPr>
          <w:rFonts w:ascii="Courier New" w:hAnsi="Courier New" w:cs="Courier New"/>
        </w:rPr>
      </w:pPr>
      <w:r w:rsidRPr="00BA69E7">
        <w:rPr>
          <w:rFonts w:ascii="Courier New" w:hAnsi="Courier New" w:cs="Courier New"/>
        </w:rPr>
        <w:tab/>
      </w:r>
      <w:r w:rsidRPr="00BA69E7">
        <w:rPr>
          <w:rFonts w:ascii="Courier New" w:hAnsi="Courier New" w:cs="Courier New"/>
        </w:rPr>
        <w:tab/>
      </w:r>
      <w:r w:rsidRPr="00BA69E7">
        <w:rPr>
          <w:rFonts w:ascii="Courier New" w:hAnsi="Courier New" w:cs="Courier New"/>
        </w:rPr>
        <w:tab/>
        <w:t>#print(line1+line2)</w:t>
      </w:r>
    </w:p>
    <w:p w:rsidR="0017301F" w:rsidRDefault="0017301F" w:rsidP="0017301F">
      <w:pPr>
        <w:pStyle w:val="ListParagraph"/>
        <w:ind w:left="1080"/>
        <w:rPr>
          <w:rFonts w:ascii="Courier New" w:hAnsi="Courier New" w:cs="Courier New"/>
        </w:rPr>
      </w:pPr>
    </w:p>
    <w:p w:rsidR="0017301F" w:rsidRPr="00BA69E7" w:rsidRDefault="0017301F" w:rsidP="00B629BA">
      <w:pPr>
        <w:pStyle w:val="ListParagraph"/>
        <w:numPr>
          <w:ilvl w:val="0"/>
          <w:numId w:val="79"/>
        </w:numPr>
        <w:rPr>
          <w:rFonts w:asciiTheme="majorHAnsi" w:hAnsiTheme="majorHAnsi" w:cs="Courier New"/>
        </w:rPr>
      </w:pPr>
      <w:r>
        <w:rPr>
          <w:rFonts w:asciiTheme="majorHAnsi" w:hAnsiTheme="majorHAnsi" w:cs="Courier New"/>
        </w:rPr>
        <w:t>A</w:t>
      </w:r>
      <w:r w:rsidRPr="00BA69E7">
        <w:rPr>
          <w:rFonts w:asciiTheme="majorHAnsi" w:hAnsiTheme="majorHAnsi" w:cs="Courier New"/>
        </w:rPr>
        <w:t xml:space="preserve"> Python program to assess if a file is closed or not.</w:t>
      </w:r>
    </w:p>
    <w:p w:rsidR="0017301F" w:rsidRPr="00BA69E7" w:rsidRDefault="0017301F" w:rsidP="0017301F">
      <w:pPr>
        <w:pStyle w:val="ListParagraph"/>
        <w:ind w:left="1080"/>
        <w:rPr>
          <w:rFonts w:ascii="Courier New" w:hAnsi="Courier New" w:cs="Courier New"/>
        </w:rPr>
      </w:pPr>
    </w:p>
    <w:p w:rsidR="0017301F" w:rsidRPr="00BA69E7" w:rsidRDefault="0017301F" w:rsidP="0017301F">
      <w:pPr>
        <w:pStyle w:val="ListParagraph"/>
        <w:ind w:left="1080"/>
        <w:rPr>
          <w:rFonts w:ascii="Courier New" w:hAnsi="Courier New" w:cs="Courier New"/>
        </w:rPr>
      </w:pPr>
      <w:r w:rsidRPr="00BA69E7">
        <w:rPr>
          <w:rFonts w:ascii="Courier New" w:hAnsi="Courier New" w:cs="Courier New"/>
        </w:rPr>
        <w:t>f = open('abc.txt','r')</w:t>
      </w:r>
    </w:p>
    <w:p w:rsidR="0017301F" w:rsidRPr="00BA69E7" w:rsidRDefault="0017301F" w:rsidP="0017301F">
      <w:pPr>
        <w:pStyle w:val="ListParagraph"/>
        <w:ind w:left="1080"/>
        <w:rPr>
          <w:rFonts w:ascii="Courier New" w:hAnsi="Courier New" w:cs="Courier New"/>
        </w:rPr>
      </w:pPr>
      <w:r w:rsidRPr="00BA69E7">
        <w:rPr>
          <w:rFonts w:ascii="Courier New" w:hAnsi="Courier New" w:cs="Courier New"/>
        </w:rPr>
        <w:t>print(f.closed)</w:t>
      </w:r>
    </w:p>
    <w:p w:rsidR="0017301F" w:rsidRPr="00BA69E7" w:rsidRDefault="0017301F" w:rsidP="0017301F">
      <w:pPr>
        <w:pStyle w:val="ListParagraph"/>
        <w:ind w:left="1080"/>
        <w:rPr>
          <w:rFonts w:ascii="Courier New" w:hAnsi="Courier New" w:cs="Courier New"/>
        </w:rPr>
      </w:pPr>
      <w:r w:rsidRPr="00BA69E7">
        <w:rPr>
          <w:rFonts w:ascii="Courier New" w:hAnsi="Courier New" w:cs="Courier New"/>
        </w:rPr>
        <w:t>f.close()</w:t>
      </w:r>
    </w:p>
    <w:p w:rsidR="0017301F" w:rsidRDefault="0017301F" w:rsidP="0017301F">
      <w:pPr>
        <w:pStyle w:val="ListParagraph"/>
        <w:ind w:left="1080"/>
        <w:rPr>
          <w:rFonts w:ascii="Courier New" w:hAnsi="Courier New" w:cs="Courier New"/>
        </w:rPr>
      </w:pPr>
      <w:r w:rsidRPr="00BA69E7">
        <w:rPr>
          <w:rFonts w:ascii="Courier New" w:hAnsi="Courier New" w:cs="Courier New"/>
        </w:rPr>
        <w:t>print(f.closed)</w:t>
      </w:r>
    </w:p>
    <w:p w:rsidR="0017301F" w:rsidRDefault="0017301F" w:rsidP="0017301F">
      <w:pPr>
        <w:pStyle w:val="ListParagraph"/>
        <w:ind w:left="1080"/>
        <w:rPr>
          <w:rFonts w:ascii="Courier New" w:hAnsi="Courier New" w:cs="Courier New"/>
        </w:rPr>
      </w:pPr>
    </w:p>
    <w:p w:rsidR="0017301F" w:rsidRPr="00BA69E7" w:rsidRDefault="0017301F" w:rsidP="00B629BA">
      <w:pPr>
        <w:pStyle w:val="ListParagraph"/>
        <w:numPr>
          <w:ilvl w:val="0"/>
          <w:numId w:val="79"/>
        </w:numPr>
        <w:rPr>
          <w:rFonts w:ascii="Courier New" w:hAnsi="Courier New" w:cs="Courier New"/>
        </w:rPr>
      </w:pPr>
      <w:r w:rsidRPr="00BA69E7">
        <w:rPr>
          <w:rFonts w:ascii="Courier New" w:hAnsi="Courier New" w:cs="Courier New"/>
        </w:rPr>
        <w:t>#Write a Python program to remove newline characters from a file.</w:t>
      </w:r>
    </w:p>
    <w:p w:rsidR="0017301F" w:rsidRPr="00BA69E7" w:rsidRDefault="0017301F" w:rsidP="0017301F">
      <w:pPr>
        <w:pStyle w:val="ListParagraph"/>
        <w:ind w:left="1080"/>
        <w:rPr>
          <w:rFonts w:ascii="Courier New" w:hAnsi="Courier New" w:cs="Courier New"/>
        </w:rPr>
      </w:pPr>
      <w:r w:rsidRPr="00BA69E7">
        <w:rPr>
          <w:rFonts w:ascii="Courier New" w:hAnsi="Courier New" w:cs="Courier New"/>
        </w:rPr>
        <w:t>def remove_newlines(fname):</w:t>
      </w:r>
    </w:p>
    <w:p w:rsidR="0017301F" w:rsidRPr="00BA69E7" w:rsidRDefault="0017301F" w:rsidP="0017301F">
      <w:pPr>
        <w:pStyle w:val="ListParagraph"/>
        <w:ind w:left="1080"/>
        <w:rPr>
          <w:rFonts w:ascii="Courier New" w:hAnsi="Courier New" w:cs="Courier New"/>
        </w:rPr>
      </w:pPr>
      <w:r w:rsidRPr="00BA69E7">
        <w:rPr>
          <w:rFonts w:ascii="Courier New" w:hAnsi="Courier New" w:cs="Courier New"/>
        </w:rPr>
        <w:tab/>
        <w:t>flist = open(fname).readlines()</w:t>
      </w:r>
    </w:p>
    <w:p w:rsidR="0017301F" w:rsidRPr="00BA69E7" w:rsidRDefault="0017301F" w:rsidP="0017301F">
      <w:pPr>
        <w:pStyle w:val="ListParagraph"/>
        <w:ind w:left="1080"/>
        <w:rPr>
          <w:rFonts w:ascii="Courier New" w:hAnsi="Courier New" w:cs="Courier New"/>
        </w:rPr>
      </w:pPr>
      <w:r w:rsidRPr="00BA69E7">
        <w:rPr>
          <w:rFonts w:ascii="Courier New" w:hAnsi="Courier New" w:cs="Courier New"/>
        </w:rPr>
        <w:tab/>
        <w:t>print(flist)</w:t>
      </w:r>
    </w:p>
    <w:p w:rsidR="0017301F" w:rsidRPr="00BA69E7" w:rsidRDefault="0017301F" w:rsidP="0017301F">
      <w:pPr>
        <w:pStyle w:val="ListParagraph"/>
        <w:ind w:left="1080"/>
        <w:rPr>
          <w:rFonts w:ascii="Courier New" w:hAnsi="Courier New" w:cs="Courier New"/>
        </w:rPr>
      </w:pPr>
      <w:r w:rsidRPr="00BA69E7">
        <w:rPr>
          <w:rFonts w:ascii="Courier New" w:hAnsi="Courier New" w:cs="Courier New"/>
        </w:rPr>
        <w:tab/>
        <w:t>return [s.rstrip('\n') for s in flist]</w:t>
      </w:r>
    </w:p>
    <w:p w:rsidR="0017301F" w:rsidRPr="00BA69E7" w:rsidRDefault="0017301F" w:rsidP="0017301F">
      <w:pPr>
        <w:pStyle w:val="ListParagraph"/>
        <w:ind w:left="1080"/>
        <w:rPr>
          <w:rFonts w:ascii="Courier New" w:hAnsi="Courier New" w:cs="Courier New"/>
        </w:rPr>
      </w:pPr>
    </w:p>
    <w:p w:rsidR="0017301F" w:rsidRDefault="0017301F" w:rsidP="0017301F">
      <w:pPr>
        <w:pStyle w:val="ListParagraph"/>
        <w:ind w:left="1080"/>
        <w:rPr>
          <w:rFonts w:ascii="Courier New" w:hAnsi="Courier New" w:cs="Courier New"/>
        </w:rPr>
      </w:pPr>
      <w:r w:rsidRPr="00BA69E7">
        <w:rPr>
          <w:rFonts w:ascii="Courier New" w:hAnsi="Courier New" w:cs="Courier New"/>
        </w:rPr>
        <w:t>print(remove_newlines("test.txt"))</w:t>
      </w:r>
    </w:p>
    <w:p w:rsidR="0017301F" w:rsidRDefault="0017301F" w:rsidP="0017301F">
      <w:pPr>
        <w:pStyle w:val="ListParagraph"/>
        <w:ind w:left="1080"/>
        <w:rPr>
          <w:rFonts w:ascii="Courier New" w:hAnsi="Courier New" w:cs="Courier New"/>
        </w:rPr>
      </w:pPr>
    </w:p>
    <w:p w:rsidR="0017301F" w:rsidRPr="00BA69E7" w:rsidRDefault="0017301F" w:rsidP="00B629BA">
      <w:pPr>
        <w:pStyle w:val="ListParagraph"/>
        <w:numPr>
          <w:ilvl w:val="0"/>
          <w:numId w:val="79"/>
        </w:numPr>
        <w:rPr>
          <w:rFonts w:ascii="Courier New" w:hAnsi="Courier New" w:cs="Courier New"/>
        </w:rPr>
      </w:pPr>
      <w:r w:rsidRPr="00BA69E7">
        <w:rPr>
          <w:rFonts w:ascii="Courier New" w:hAnsi="Courier New" w:cs="Courier New"/>
        </w:rPr>
        <w:t>digit=[1,2,3,4,5,6,7]</w:t>
      </w:r>
    </w:p>
    <w:p w:rsidR="0017301F" w:rsidRPr="00BA69E7" w:rsidRDefault="0017301F" w:rsidP="0017301F">
      <w:pPr>
        <w:pStyle w:val="ListParagraph"/>
        <w:ind w:left="1080"/>
        <w:rPr>
          <w:rFonts w:ascii="Courier New" w:hAnsi="Courier New" w:cs="Courier New"/>
        </w:rPr>
      </w:pPr>
      <w:r w:rsidRPr="00BA69E7">
        <w:rPr>
          <w:rFonts w:ascii="Courier New" w:hAnsi="Courier New" w:cs="Courier New"/>
        </w:rPr>
        <w:t>for x in digit:</w:t>
      </w:r>
    </w:p>
    <w:p w:rsidR="0017301F" w:rsidRPr="00BA69E7" w:rsidRDefault="0017301F" w:rsidP="0017301F">
      <w:pPr>
        <w:pStyle w:val="ListParagraph"/>
        <w:ind w:left="1080"/>
        <w:rPr>
          <w:rFonts w:ascii="Courier New" w:hAnsi="Courier New" w:cs="Courier New"/>
        </w:rPr>
      </w:pPr>
      <w:r w:rsidRPr="00BA69E7">
        <w:rPr>
          <w:rFonts w:ascii="Courier New" w:hAnsi="Courier New" w:cs="Courier New"/>
        </w:rPr>
        <w:tab/>
        <w:t>if x==4:</w:t>
      </w:r>
    </w:p>
    <w:p w:rsidR="0017301F" w:rsidRPr="00BA69E7" w:rsidRDefault="0017301F" w:rsidP="0017301F">
      <w:pPr>
        <w:pStyle w:val="ListParagraph"/>
        <w:ind w:left="1080"/>
        <w:rPr>
          <w:rFonts w:ascii="Courier New" w:hAnsi="Courier New" w:cs="Courier New"/>
        </w:rPr>
      </w:pPr>
      <w:r w:rsidRPr="00BA69E7">
        <w:rPr>
          <w:rFonts w:ascii="Courier New" w:hAnsi="Courier New" w:cs="Courier New"/>
        </w:rPr>
        <w:tab/>
      </w:r>
      <w:r w:rsidRPr="00BA69E7">
        <w:rPr>
          <w:rFonts w:ascii="Courier New" w:hAnsi="Courier New" w:cs="Courier New"/>
        </w:rPr>
        <w:tab/>
        <w:t>pass</w:t>
      </w:r>
    </w:p>
    <w:p w:rsidR="0017301F" w:rsidRPr="00BA69E7" w:rsidRDefault="0017301F" w:rsidP="0017301F">
      <w:pPr>
        <w:pStyle w:val="ListParagraph"/>
        <w:ind w:left="1080"/>
        <w:rPr>
          <w:rFonts w:ascii="Courier New" w:hAnsi="Courier New" w:cs="Courier New"/>
        </w:rPr>
      </w:pPr>
      <w:r w:rsidRPr="00BA69E7">
        <w:rPr>
          <w:rFonts w:ascii="Courier New" w:hAnsi="Courier New" w:cs="Courier New"/>
        </w:rPr>
        <w:tab/>
        <w:t>print(x)</w:t>
      </w:r>
    </w:p>
    <w:p w:rsidR="0017301F" w:rsidRPr="00BA69E7" w:rsidRDefault="0017301F" w:rsidP="0017301F">
      <w:pPr>
        <w:pStyle w:val="ListParagraph"/>
        <w:ind w:left="1080"/>
        <w:rPr>
          <w:rFonts w:ascii="Courier New" w:hAnsi="Courier New" w:cs="Courier New"/>
        </w:rPr>
      </w:pPr>
      <w:r w:rsidRPr="00BA69E7">
        <w:rPr>
          <w:rFonts w:ascii="Courier New" w:hAnsi="Courier New" w:cs="Courier New"/>
        </w:rPr>
        <w:t>else:</w:t>
      </w:r>
    </w:p>
    <w:p w:rsidR="0017301F" w:rsidRPr="00BA69E7" w:rsidRDefault="0017301F" w:rsidP="0017301F">
      <w:pPr>
        <w:pStyle w:val="ListParagraph"/>
        <w:ind w:left="1080"/>
        <w:rPr>
          <w:rFonts w:ascii="Courier New" w:hAnsi="Courier New" w:cs="Courier New"/>
        </w:rPr>
      </w:pPr>
      <w:r w:rsidRPr="00BA69E7">
        <w:rPr>
          <w:rFonts w:ascii="Courier New" w:hAnsi="Courier New" w:cs="Courier New"/>
        </w:rPr>
        <w:tab/>
        <w:t>print("There is no value left in digit")</w:t>
      </w:r>
    </w:p>
    <w:p w:rsidR="0017301F" w:rsidRPr="00BA69E7" w:rsidRDefault="0017301F" w:rsidP="0017301F">
      <w:pPr>
        <w:pStyle w:val="ListParagraph"/>
        <w:ind w:left="1080"/>
        <w:rPr>
          <w:rFonts w:ascii="Courier New" w:hAnsi="Courier New" w:cs="Courier New"/>
        </w:rPr>
      </w:pPr>
      <w:r w:rsidRPr="00BA69E7">
        <w:rPr>
          <w:rFonts w:ascii="Courier New" w:hAnsi="Courier New" w:cs="Courier New"/>
        </w:rPr>
        <w:t>print("Out from for loop")</w:t>
      </w:r>
    </w:p>
    <w:p w:rsidR="0017301F" w:rsidRDefault="0017301F">
      <w:pPr>
        <w:spacing w:after="0"/>
        <w:ind w:left="0"/>
      </w:pPr>
      <w:r>
        <w:br w:type="page"/>
      </w:r>
    </w:p>
    <w:p w:rsidR="0017301F" w:rsidRPr="00324E44" w:rsidRDefault="0017301F" w:rsidP="0017301F">
      <w:pPr>
        <w:pStyle w:val="Heading1"/>
        <w:spacing w:line="276" w:lineRule="auto"/>
        <w:rPr>
          <w:rFonts w:asciiTheme="majorHAnsi" w:hAnsiTheme="majorHAnsi"/>
        </w:rPr>
      </w:pPr>
      <w:bookmarkStart w:id="239" w:name="_Toc514151049"/>
      <w:bookmarkStart w:id="240" w:name="_Toc515037907"/>
      <w:r>
        <w:rPr>
          <w:rFonts w:asciiTheme="majorHAnsi" w:hAnsiTheme="majorHAnsi"/>
        </w:rPr>
        <w:lastRenderedPageBreak/>
        <w:t xml:space="preserve">Chapter 09 – </w:t>
      </w:r>
      <w:r w:rsidRPr="000567B4">
        <w:rPr>
          <w:rFonts w:asciiTheme="majorHAnsi" w:hAnsiTheme="majorHAnsi"/>
        </w:rPr>
        <w:t>Exception Handling in Python</w:t>
      </w:r>
      <w:bookmarkEnd w:id="239"/>
      <w:bookmarkEnd w:id="240"/>
    </w:p>
    <w:p w:rsidR="0017301F" w:rsidRDefault="0017301F" w:rsidP="0017301F">
      <w:pPr>
        <w:pStyle w:val="Heading2"/>
        <w:spacing w:line="276" w:lineRule="auto"/>
      </w:pPr>
      <w:bookmarkStart w:id="241" w:name="_Toc514151050"/>
      <w:bookmarkStart w:id="242" w:name="_Toc515037908"/>
      <w:r w:rsidRPr="000567B4">
        <w:t>Overview of Exception Handling</w:t>
      </w:r>
      <w:bookmarkEnd w:id="241"/>
      <w:bookmarkEnd w:id="242"/>
    </w:p>
    <w:p w:rsidR="0017301F" w:rsidRDefault="0017301F" w:rsidP="0017301F">
      <w:pPr>
        <w:pStyle w:val="Heading3"/>
      </w:pPr>
      <w:bookmarkStart w:id="243" w:name="_Toc514151051"/>
      <w:bookmarkStart w:id="244" w:name="_Toc515037909"/>
      <w:r>
        <w:t xml:space="preserve">About </w:t>
      </w:r>
      <w:r w:rsidRPr="000567B4">
        <w:t>Exceptions</w:t>
      </w:r>
      <w:bookmarkEnd w:id="243"/>
      <w:bookmarkEnd w:id="244"/>
    </w:p>
    <w:p w:rsidR="0017301F" w:rsidRDefault="0017301F" w:rsidP="0017301F">
      <w:r>
        <w:t>An exception is an event, which occurs during the execution of a program that disrupts the normal flow of the program's instructions. In general, when a Python script encounters a situation that it cannot cope with, it raises an exception. An exception is a Python object that represents an error.</w:t>
      </w:r>
    </w:p>
    <w:p w:rsidR="0017301F" w:rsidRDefault="0017301F" w:rsidP="0017301F">
      <w:r>
        <w:t>When a Python script raises an exception, it must either handle the exception immediately otherwise it terminates and quits.</w:t>
      </w:r>
    </w:p>
    <w:p w:rsidR="0017301F" w:rsidRDefault="0017301F" w:rsidP="0017301F">
      <w:r w:rsidRPr="00BB0D5E">
        <w:t>Even if a statement or expression is syntactically correct, it may cause an error when an attempt is made to execute it. Errors detected during execution are called exceptions an</w:t>
      </w:r>
      <w:r>
        <w:t xml:space="preserve">d are not unconditionally fatal. </w:t>
      </w:r>
      <w:r w:rsidRPr="00BB0D5E">
        <w:t>Most excepti</w:t>
      </w:r>
      <w:r>
        <w:t>ons are not handled by programs;</w:t>
      </w:r>
      <w:r w:rsidRPr="00BB0D5E">
        <w:t xml:space="preserve"> however</w:t>
      </w:r>
      <w:r>
        <w:t xml:space="preserve">, they </w:t>
      </w:r>
      <w:r w:rsidRPr="00BB0D5E">
        <w:t xml:space="preserve">result in error </w:t>
      </w:r>
      <w:r>
        <w:t>messages.</w:t>
      </w:r>
    </w:p>
    <w:p w:rsidR="0017301F" w:rsidRPr="005C26EA" w:rsidRDefault="0017301F" w:rsidP="0017301F">
      <w:pPr>
        <w:rPr>
          <w:b/>
        </w:rPr>
      </w:pPr>
      <w:r w:rsidRPr="005C26EA">
        <w:rPr>
          <w:b/>
        </w:rPr>
        <w:t>Example:</w:t>
      </w:r>
    </w:p>
    <w:p w:rsidR="0017301F" w:rsidRPr="005C26EA" w:rsidRDefault="0017301F" w:rsidP="0017301F">
      <w:pPr>
        <w:rPr>
          <w:rFonts w:ascii="Courier New" w:hAnsi="Courier New" w:cs="Courier New"/>
        </w:rPr>
      </w:pPr>
      <w:r w:rsidRPr="005C26EA">
        <w:rPr>
          <w:rFonts w:ascii="Courier New" w:hAnsi="Courier New" w:cs="Courier New"/>
        </w:rPr>
        <w:t>&gt;&gt;&gt; 10 * (1/0)</w:t>
      </w:r>
    </w:p>
    <w:p w:rsidR="0017301F" w:rsidRPr="005C26EA" w:rsidRDefault="0017301F" w:rsidP="0017301F">
      <w:pPr>
        <w:rPr>
          <w:rFonts w:ascii="Courier New" w:hAnsi="Courier New" w:cs="Courier New"/>
        </w:rPr>
      </w:pPr>
      <w:r w:rsidRPr="005C26EA">
        <w:rPr>
          <w:rFonts w:ascii="Courier New" w:hAnsi="Courier New" w:cs="Courier New"/>
        </w:rPr>
        <w:t>Traceback (most recent call last):</w:t>
      </w:r>
    </w:p>
    <w:p w:rsidR="0017301F" w:rsidRPr="005C26EA" w:rsidRDefault="0017301F" w:rsidP="0017301F">
      <w:pPr>
        <w:rPr>
          <w:rFonts w:ascii="Courier New" w:hAnsi="Courier New" w:cs="Courier New"/>
        </w:rPr>
      </w:pPr>
      <w:r w:rsidRPr="005C26EA">
        <w:rPr>
          <w:rFonts w:ascii="Courier New" w:hAnsi="Courier New" w:cs="Courier New"/>
        </w:rPr>
        <w:t xml:space="preserve">  File "&lt;stdin&gt;", line 1, in &lt;module&gt;</w:t>
      </w:r>
    </w:p>
    <w:p w:rsidR="0017301F" w:rsidRPr="005C26EA" w:rsidRDefault="0017301F" w:rsidP="0017301F">
      <w:pPr>
        <w:rPr>
          <w:rFonts w:ascii="Courier New" w:hAnsi="Courier New" w:cs="Courier New"/>
        </w:rPr>
      </w:pPr>
      <w:r w:rsidRPr="005C26EA">
        <w:rPr>
          <w:rFonts w:ascii="Courier New" w:hAnsi="Courier New" w:cs="Courier New"/>
        </w:rPr>
        <w:t>ZeroDivisionError: division by zero</w:t>
      </w:r>
    </w:p>
    <w:p w:rsidR="0017301F" w:rsidRPr="005C26EA" w:rsidRDefault="0017301F" w:rsidP="0017301F">
      <w:pPr>
        <w:rPr>
          <w:rFonts w:ascii="Courier New" w:hAnsi="Courier New" w:cs="Courier New"/>
        </w:rPr>
      </w:pPr>
      <w:r w:rsidRPr="005C26EA">
        <w:rPr>
          <w:rFonts w:ascii="Courier New" w:hAnsi="Courier New" w:cs="Courier New"/>
        </w:rPr>
        <w:t>&gt;&gt;&gt; 4 + spam*3</w:t>
      </w:r>
    </w:p>
    <w:p w:rsidR="0017301F" w:rsidRPr="005C26EA" w:rsidRDefault="0017301F" w:rsidP="0017301F">
      <w:pPr>
        <w:rPr>
          <w:rFonts w:ascii="Courier New" w:hAnsi="Courier New" w:cs="Courier New"/>
        </w:rPr>
      </w:pPr>
      <w:r w:rsidRPr="005C26EA">
        <w:rPr>
          <w:rFonts w:ascii="Courier New" w:hAnsi="Courier New" w:cs="Courier New"/>
        </w:rPr>
        <w:t>Traceback (most recent call last):</w:t>
      </w:r>
    </w:p>
    <w:p w:rsidR="0017301F" w:rsidRPr="005C26EA" w:rsidRDefault="0017301F" w:rsidP="0017301F">
      <w:pPr>
        <w:rPr>
          <w:rFonts w:ascii="Courier New" w:hAnsi="Courier New" w:cs="Courier New"/>
        </w:rPr>
      </w:pPr>
      <w:r w:rsidRPr="005C26EA">
        <w:rPr>
          <w:rFonts w:ascii="Courier New" w:hAnsi="Courier New" w:cs="Courier New"/>
        </w:rPr>
        <w:t xml:space="preserve">  File "&lt;stdin&gt;", line 1, in &lt;module&gt;</w:t>
      </w:r>
    </w:p>
    <w:p w:rsidR="0017301F" w:rsidRPr="005C26EA" w:rsidRDefault="0017301F" w:rsidP="0017301F">
      <w:pPr>
        <w:rPr>
          <w:rFonts w:ascii="Courier New" w:hAnsi="Courier New" w:cs="Courier New"/>
        </w:rPr>
      </w:pPr>
      <w:r w:rsidRPr="005C26EA">
        <w:rPr>
          <w:rFonts w:ascii="Courier New" w:hAnsi="Courier New" w:cs="Courier New"/>
        </w:rPr>
        <w:t>NameError: name 'spam' is not defined</w:t>
      </w:r>
    </w:p>
    <w:p w:rsidR="0017301F" w:rsidRPr="005C26EA" w:rsidRDefault="0017301F" w:rsidP="0017301F">
      <w:pPr>
        <w:rPr>
          <w:rFonts w:ascii="Courier New" w:hAnsi="Courier New" w:cs="Courier New"/>
        </w:rPr>
      </w:pPr>
      <w:r w:rsidRPr="005C26EA">
        <w:rPr>
          <w:rFonts w:ascii="Courier New" w:hAnsi="Courier New" w:cs="Courier New"/>
        </w:rPr>
        <w:t>&gt;&gt;&gt; '2' + 2</w:t>
      </w:r>
    </w:p>
    <w:p w:rsidR="0017301F" w:rsidRPr="005C26EA" w:rsidRDefault="0017301F" w:rsidP="0017301F">
      <w:pPr>
        <w:rPr>
          <w:rFonts w:ascii="Courier New" w:hAnsi="Courier New" w:cs="Courier New"/>
        </w:rPr>
      </w:pPr>
      <w:r w:rsidRPr="005C26EA">
        <w:rPr>
          <w:rFonts w:ascii="Courier New" w:hAnsi="Courier New" w:cs="Courier New"/>
        </w:rPr>
        <w:t>Traceback (most recent call last):</w:t>
      </w:r>
    </w:p>
    <w:p w:rsidR="0017301F" w:rsidRPr="005C26EA" w:rsidRDefault="0017301F" w:rsidP="0017301F">
      <w:pPr>
        <w:rPr>
          <w:rFonts w:ascii="Courier New" w:hAnsi="Courier New" w:cs="Courier New"/>
        </w:rPr>
      </w:pPr>
      <w:r w:rsidRPr="005C26EA">
        <w:rPr>
          <w:rFonts w:ascii="Courier New" w:hAnsi="Courier New" w:cs="Courier New"/>
        </w:rPr>
        <w:t xml:space="preserve">  File "&lt;stdin&gt;", line 1, in &lt;module&gt;</w:t>
      </w:r>
    </w:p>
    <w:p w:rsidR="0017301F" w:rsidRDefault="0017301F" w:rsidP="0017301F">
      <w:pPr>
        <w:rPr>
          <w:rFonts w:ascii="Courier New" w:hAnsi="Courier New" w:cs="Courier New"/>
        </w:rPr>
      </w:pPr>
      <w:r w:rsidRPr="005C26EA">
        <w:rPr>
          <w:rFonts w:ascii="Courier New" w:hAnsi="Courier New" w:cs="Courier New"/>
        </w:rPr>
        <w:t>TypeError: Can't convert 'int' object to str implicitly</w:t>
      </w:r>
    </w:p>
    <w:p w:rsidR="0017301F" w:rsidRPr="005C26EA" w:rsidRDefault="0017301F" w:rsidP="0017301F">
      <w:pPr>
        <w:rPr>
          <w:lang w:val="en-IN" w:eastAsia="en-IN"/>
        </w:rPr>
      </w:pPr>
      <w:r w:rsidRPr="005C26EA">
        <w:rPr>
          <w:lang w:val="en-IN" w:eastAsia="en-IN"/>
        </w:rPr>
        <w:t>The last line of the error message indicates what happened. Exceptions come in different types, and the type is printed as part of the message: the types in the example are </w:t>
      </w:r>
      <w:r w:rsidRPr="005C26EA">
        <w:rPr>
          <w:rFonts w:ascii="Courier New" w:hAnsi="Courier New" w:cs="Courier New"/>
          <w:color w:val="000000" w:themeColor="text1"/>
          <w:sz w:val="23"/>
          <w:szCs w:val="23"/>
          <w:lang w:val="en-IN" w:eastAsia="en-IN"/>
        </w:rPr>
        <w:t>ZeroDivisionError</w:t>
      </w:r>
      <w:r w:rsidRPr="005C26EA">
        <w:rPr>
          <w:lang w:val="en-IN" w:eastAsia="en-IN"/>
        </w:rPr>
        <w:t>, </w:t>
      </w:r>
      <w:hyperlink r:id="rId179" w:anchor="NameError" w:tooltip="NameError" w:history="1">
        <w:r w:rsidRPr="005C26EA">
          <w:rPr>
            <w:rFonts w:ascii="Courier New" w:hAnsi="Courier New" w:cs="Courier New"/>
            <w:color w:val="000000" w:themeColor="text1"/>
            <w:sz w:val="23"/>
            <w:szCs w:val="23"/>
            <w:lang w:val="en-IN" w:eastAsia="en-IN"/>
          </w:rPr>
          <w:t>NameError</w:t>
        </w:r>
      </w:hyperlink>
      <w:r w:rsidRPr="005C26EA">
        <w:rPr>
          <w:lang w:val="en-IN" w:eastAsia="en-IN"/>
        </w:rPr>
        <w:t> and </w:t>
      </w:r>
      <w:hyperlink r:id="rId180" w:anchor="TypeError" w:tooltip="TypeError" w:history="1">
        <w:r w:rsidRPr="005C26EA">
          <w:rPr>
            <w:rFonts w:ascii="Courier New" w:hAnsi="Courier New" w:cs="Courier New"/>
            <w:color w:val="000000" w:themeColor="text1"/>
            <w:sz w:val="23"/>
            <w:szCs w:val="23"/>
            <w:lang w:val="en-IN" w:eastAsia="en-IN"/>
          </w:rPr>
          <w:t>TypeError</w:t>
        </w:r>
      </w:hyperlink>
      <w:r w:rsidRPr="005C26EA">
        <w:rPr>
          <w:lang w:val="en-IN" w:eastAsia="en-IN"/>
        </w:rPr>
        <w:t>. The string printed as the exception type is the name of the built-in exception that occurred. This is true for all built-in exceptions, but need not be true for user-defined exceptions (although it is a useful convention). Standard exception names are built-in identifiers (not reserved keywords).</w:t>
      </w:r>
    </w:p>
    <w:p w:rsidR="0017301F" w:rsidRPr="005C26EA" w:rsidRDefault="0017301F" w:rsidP="0017301F">
      <w:pPr>
        <w:rPr>
          <w:lang w:val="en-IN" w:eastAsia="en-IN"/>
        </w:rPr>
      </w:pPr>
      <w:r w:rsidRPr="005C26EA">
        <w:rPr>
          <w:lang w:val="en-IN" w:eastAsia="en-IN"/>
        </w:rPr>
        <w:t>The rest of the line provides detail based on the type of exception and what caused it.</w:t>
      </w:r>
    </w:p>
    <w:p w:rsidR="0017301F" w:rsidRDefault="0017301F" w:rsidP="0017301F">
      <w:pPr>
        <w:rPr>
          <w:lang w:val="en-IN" w:eastAsia="en-IN"/>
        </w:rPr>
      </w:pPr>
      <w:r w:rsidRPr="005C26EA">
        <w:rPr>
          <w:lang w:val="en-IN" w:eastAsia="en-IN"/>
        </w:rPr>
        <w:t>The preceding part of the error message shows the context where the exception happened, in the form of a stack traceback. In general</w:t>
      </w:r>
      <w:r>
        <w:rPr>
          <w:lang w:val="en-IN" w:eastAsia="en-IN"/>
        </w:rPr>
        <w:t>,</w:t>
      </w:r>
      <w:r w:rsidRPr="005C26EA">
        <w:rPr>
          <w:lang w:val="en-IN" w:eastAsia="en-IN"/>
        </w:rPr>
        <w:t xml:space="preserve"> it contains a stack traceback listing source lines; however, it will not display lines read from standard input.</w:t>
      </w:r>
    </w:p>
    <w:p w:rsidR="0017301F" w:rsidRDefault="0017301F" w:rsidP="0017301F">
      <w:pPr>
        <w:rPr>
          <w:lang w:val="en-IN" w:eastAsia="en-IN"/>
        </w:rPr>
      </w:pPr>
      <w:r>
        <w:rPr>
          <w:lang w:val="en-IN" w:eastAsia="en-IN"/>
        </w:rPr>
        <w:t>In Python, e</w:t>
      </w:r>
      <w:r w:rsidRPr="00C41EA3">
        <w:rPr>
          <w:lang w:val="en-IN" w:eastAsia="en-IN"/>
        </w:rPr>
        <w:t xml:space="preserve">xceptions are processed using </w:t>
      </w:r>
      <w:r>
        <w:rPr>
          <w:lang w:val="en-IN" w:eastAsia="en-IN"/>
        </w:rPr>
        <w:t xml:space="preserve">the following </w:t>
      </w:r>
      <w:r w:rsidRPr="00C41EA3">
        <w:rPr>
          <w:lang w:val="en-IN" w:eastAsia="en-IN"/>
        </w:rPr>
        <w:t>statements:</w:t>
      </w:r>
    </w:p>
    <w:p w:rsidR="0017301F" w:rsidRPr="00C41EA3" w:rsidRDefault="0017301F" w:rsidP="00B629BA">
      <w:pPr>
        <w:pStyle w:val="ListParagraph"/>
        <w:numPr>
          <w:ilvl w:val="0"/>
          <w:numId w:val="81"/>
        </w:numPr>
        <w:rPr>
          <w:lang w:val="en-IN" w:eastAsia="en-IN"/>
        </w:rPr>
      </w:pPr>
      <w:r w:rsidRPr="00C41EA3">
        <w:rPr>
          <w:rFonts w:ascii="Courier New" w:hAnsi="Courier New" w:cs="Courier New"/>
          <w:lang w:val="en-IN" w:eastAsia="en-IN"/>
        </w:rPr>
        <w:lastRenderedPageBreak/>
        <w:t>try/except</w:t>
      </w:r>
      <w:r w:rsidRPr="00C41EA3">
        <w:rPr>
          <w:lang w:val="en-IN" w:eastAsia="en-IN"/>
        </w:rPr>
        <w:t>: catch the error and recover from exceptions hoist by programmers or Python itself.</w:t>
      </w:r>
    </w:p>
    <w:p w:rsidR="0017301F" w:rsidRPr="00C41EA3" w:rsidRDefault="0017301F" w:rsidP="00B629BA">
      <w:pPr>
        <w:pStyle w:val="ListParagraph"/>
        <w:numPr>
          <w:ilvl w:val="0"/>
          <w:numId w:val="81"/>
        </w:numPr>
        <w:rPr>
          <w:lang w:val="en-IN" w:eastAsia="en-IN"/>
        </w:rPr>
      </w:pPr>
      <w:r w:rsidRPr="00C41EA3">
        <w:rPr>
          <w:rFonts w:ascii="Courier New" w:hAnsi="Courier New" w:cs="Courier New"/>
          <w:lang w:val="en-IN" w:eastAsia="en-IN"/>
        </w:rPr>
        <w:t>try/finally</w:t>
      </w:r>
      <w:r w:rsidRPr="00C41EA3">
        <w:rPr>
          <w:lang w:val="en-IN" w:eastAsia="en-IN"/>
        </w:rPr>
        <w:t>: Whether exception occurs or not, it automatically performs the clean-up action.</w:t>
      </w:r>
    </w:p>
    <w:p w:rsidR="0017301F" w:rsidRPr="00C41EA3" w:rsidRDefault="0017301F" w:rsidP="00B629BA">
      <w:pPr>
        <w:pStyle w:val="ListParagraph"/>
        <w:numPr>
          <w:ilvl w:val="0"/>
          <w:numId w:val="81"/>
        </w:numPr>
        <w:rPr>
          <w:lang w:val="en-IN" w:eastAsia="en-IN"/>
        </w:rPr>
      </w:pPr>
      <w:r w:rsidRPr="00C41EA3">
        <w:rPr>
          <w:rFonts w:ascii="Courier New" w:hAnsi="Courier New" w:cs="Courier New"/>
          <w:lang w:val="en-IN" w:eastAsia="en-IN"/>
        </w:rPr>
        <w:t>assert</w:t>
      </w:r>
      <w:r w:rsidRPr="00C41EA3">
        <w:rPr>
          <w:lang w:val="en-IN" w:eastAsia="en-IN"/>
        </w:rPr>
        <w:t>: triggers an exception conditionally in the code.</w:t>
      </w:r>
    </w:p>
    <w:p w:rsidR="0017301F" w:rsidRPr="00C41EA3" w:rsidRDefault="0017301F" w:rsidP="00B629BA">
      <w:pPr>
        <w:pStyle w:val="ListParagraph"/>
        <w:numPr>
          <w:ilvl w:val="0"/>
          <w:numId w:val="81"/>
        </w:numPr>
        <w:rPr>
          <w:lang w:val="en-IN" w:eastAsia="en-IN"/>
        </w:rPr>
      </w:pPr>
      <w:r w:rsidRPr="00C41EA3">
        <w:rPr>
          <w:rFonts w:ascii="Courier New" w:hAnsi="Courier New" w:cs="Courier New"/>
          <w:lang w:val="en-IN" w:eastAsia="en-IN"/>
        </w:rPr>
        <w:t>raise</w:t>
      </w:r>
      <w:r w:rsidRPr="00C41EA3">
        <w:rPr>
          <w:lang w:val="en-IN" w:eastAsia="en-IN"/>
        </w:rPr>
        <w:t>: manually triggers an exception in the code.</w:t>
      </w:r>
    </w:p>
    <w:p w:rsidR="0017301F" w:rsidRPr="005C26EA" w:rsidRDefault="0017301F" w:rsidP="0017301F">
      <w:pPr>
        <w:rPr>
          <w:rFonts w:ascii="Courier New" w:hAnsi="Courier New" w:cs="Courier New"/>
        </w:rPr>
      </w:pPr>
    </w:p>
    <w:p w:rsidR="0017301F" w:rsidRDefault="0017301F" w:rsidP="0017301F">
      <w:pPr>
        <w:pStyle w:val="Heading3"/>
      </w:pPr>
      <w:bookmarkStart w:id="245" w:name="_Toc514151052"/>
      <w:bookmarkStart w:id="246" w:name="_Toc515037910"/>
      <w:r w:rsidRPr="000567B4">
        <w:t>Standard Exceptions</w:t>
      </w:r>
      <w:bookmarkEnd w:id="245"/>
      <w:bookmarkEnd w:id="246"/>
    </w:p>
    <w:p w:rsidR="0017301F" w:rsidRPr="00CC117E" w:rsidRDefault="0017301F" w:rsidP="0017301F">
      <w:r>
        <w:t xml:space="preserve">The table below lists the standard exceptions in Python. </w:t>
      </w:r>
    </w:p>
    <w:tbl>
      <w:tblPr>
        <w:tblStyle w:val="ListTable4"/>
        <w:tblW w:w="9062" w:type="dxa"/>
        <w:tblInd w:w="607" w:type="dxa"/>
        <w:tblLook w:val="04A0"/>
      </w:tblPr>
      <w:tblGrid>
        <w:gridCol w:w="2725"/>
        <w:gridCol w:w="6337"/>
      </w:tblGrid>
      <w:tr w:rsidR="0017301F" w:rsidTr="00562D38">
        <w:trPr>
          <w:cnfStyle w:val="100000000000"/>
        </w:trPr>
        <w:tc>
          <w:tcPr>
            <w:cnfStyle w:val="001000000000"/>
            <w:tcW w:w="2725" w:type="dxa"/>
          </w:tcPr>
          <w:p w:rsidR="0017301F" w:rsidRPr="00F615F4" w:rsidRDefault="0017301F" w:rsidP="00562D38">
            <w:pPr>
              <w:ind w:left="0"/>
              <w:rPr>
                <w:rFonts w:asciiTheme="majorHAnsi" w:hAnsiTheme="majorHAnsi" w:cs="Courier New"/>
              </w:rPr>
            </w:pPr>
            <w:r w:rsidRPr="00F615F4">
              <w:rPr>
                <w:rFonts w:asciiTheme="majorHAnsi" w:hAnsiTheme="majorHAnsi" w:cs="Courier New"/>
              </w:rPr>
              <w:t>Exception</w:t>
            </w:r>
          </w:p>
        </w:tc>
        <w:tc>
          <w:tcPr>
            <w:tcW w:w="6337" w:type="dxa"/>
          </w:tcPr>
          <w:p w:rsidR="0017301F" w:rsidRDefault="0017301F" w:rsidP="00562D38">
            <w:pPr>
              <w:ind w:left="0"/>
              <w:cnfStyle w:val="100000000000"/>
            </w:pPr>
            <w:r>
              <w:t>Description</w:t>
            </w:r>
          </w:p>
        </w:tc>
      </w:tr>
      <w:tr w:rsidR="0017301F" w:rsidTr="00562D38">
        <w:trPr>
          <w:cnfStyle w:val="000000100000"/>
        </w:trPr>
        <w:tc>
          <w:tcPr>
            <w:cnfStyle w:val="001000000000"/>
            <w:tcW w:w="2725" w:type="dxa"/>
            <w:vAlign w:val="center"/>
          </w:tcPr>
          <w:p w:rsidR="0017301F" w:rsidRPr="0063115A" w:rsidRDefault="0017301F" w:rsidP="00562D38">
            <w:pPr>
              <w:ind w:left="0"/>
              <w:rPr>
                <w:rFonts w:ascii="Courier New" w:hAnsi="Courier New" w:cs="Courier New"/>
                <w:b w:val="0"/>
              </w:rPr>
            </w:pPr>
            <w:r w:rsidRPr="0063115A">
              <w:rPr>
                <w:rFonts w:ascii="Courier New" w:hAnsi="Courier New" w:cs="Courier New"/>
                <w:b w:val="0"/>
                <w:bCs w:val="0"/>
                <w:color w:val="000000"/>
              </w:rPr>
              <w:t>ArithmeticError</w:t>
            </w:r>
          </w:p>
        </w:tc>
        <w:tc>
          <w:tcPr>
            <w:tcW w:w="6337" w:type="dxa"/>
            <w:vAlign w:val="center"/>
          </w:tcPr>
          <w:p w:rsidR="0017301F" w:rsidRDefault="0017301F" w:rsidP="00562D38">
            <w:pPr>
              <w:ind w:left="0"/>
              <w:cnfStyle w:val="000000100000"/>
            </w:pPr>
            <w:r>
              <w:rPr>
                <w:rFonts w:cs="Calibri"/>
                <w:color w:val="000000"/>
              </w:rPr>
              <w:t>Base class for all errors that occur for numeric calculation.</w:t>
            </w:r>
          </w:p>
        </w:tc>
      </w:tr>
      <w:tr w:rsidR="0017301F" w:rsidTr="00562D38">
        <w:tc>
          <w:tcPr>
            <w:cnfStyle w:val="001000000000"/>
            <w:tcW w:w="2725" w:type="dxa"/>
            <w:vAlign w:val="center"/>
          </w:tcPr>
          <w:p w:rsidR="0017301F" w:rsidRPr="0063115A" w:rsidRDefault="0017301F" w:rsidP="00562D38">
            <w:pPr>
              <w:ind w:left="0"/>
              <w:rPr>
                <w:rFonts w:ascii="Courier New" w:hAnsi="Courier New" w:cs="Courier New"/>
                <w:b w:val="0"/>
              </w:rPr>
            </w:pPr>
            <w:r w:rsidRPr="0063115A">
              <w:rPr>
                <w:rFonts w:ascii="Courier New" w:hAnsi="Courier New" w:cs="Courier New"/>
                <w:b w:val="0"/>
                <w:bCs w:val="0"/>
                <w:color w:val="000000"/>
              </w:rPr>
              <w:t>AssertionError</w:t>
            </w:r>
          </w:p>
        </w:tc>
        <w:tc>
          <w:tcPr>
            <w:tcW w:w="6337" w:type="dxa"/>
            <w:vAlign w:val="center"/>
          </w:tcPr>
          <w:p w:rsidR="0017301F" w:rsidRDefault="0017301F" w:rsidP="00562D38">
            <w:pPr>
              <w:ind w:left="0"/>
              <w:cnfStyle w:val="000000000000"/>
            </w:pPr>
            <w:r>
              <w:rPr>
                <w:rFonts w:cs="Calibri"/>
                <w:color w:val="000000"/>
              </w:rPr>
              <w:t xml:space="preserve">Raised in case of failure of the </w:t>
            </w:r>
            <w:r>
              <w:rPr>
                <w:rFonts w:ascii="Courier New" w:hAnsi="Courier New" w:cs="Courier New"/>
                <w:color w:val="000000"/>
              </w:rPr>
              <w:t>Assert</w:t>
            </w:r>
            <w:r>
              <w:rPr>
                <w:rFonts w:cs="Calibri"/>
                <w:color w:val="000000"/>
              </w:rPr>
              <w:t xml:space="preserve"> statement.</w:t>
            </w:r>
          </w:p>
        </w:tc>
      </w:tr>
      <w:tr w:rsidR="0017301F" w:rsidTr="00562D38">
        <w:trPr>
          <w:cnfStyle w:val="000000100000"/>
        </w:trPr>
        <w:tc>
          <w:tcPr>
            <w:cnfStyle w:val="001000000000"/>
            <w:tcW w:w="2725" w:type="dxa"/>
            <w:vAlign w:val="center"/>
          </w:tcPr>
          <w:p w:rsidR="0017301F" w:rsidRPr="0063115A" w:rsidRDefault="0017301F" w:rsidP="00562D38">
            <w:pPr>
              <w:ind w:left="0"/>
              <w:rPr>
                <w:rFonts w:ascii="Courier New" w:hAnsi="Courier New" w:cs="Courier New"/>
                <w:b w:val="0"/>
              </w:rPr>
            </w:pPr>
            <w:r w:rsidRPr="0063115A">
              <w:rPr>
                <w:rFonts w:ascii="Courier New" w:hAnsi="Courier New" w:cs="Courier New"/>
                <w:b w:val="0"/>
                <w:bCs w:val="0"/>
                <w:color w:val="000000"/>
              </w:rPr>
              <w:t>AttributeError</w:t>
            </w:r>
          </w:p>
        </w:tc>
        <w:tc>
          <w:tcPr>
            <w:tcW w:w="6337" w:type="dxa"/>
            <w:vAlign w:val="center"/>
          </w:tcPr>
          <w:p w:rsidR="0017301F" w:rsidRDefault="0017301F" w:rsidP="00562D38">
            <w:pPr>
              <w:ind w:left="0"/>
              <w:cnfStyle w:val="000000100000"/>
            </w:pPr>
            <w:r>
              <w:rPr>
                <w:rFonts w:cs="Calibri"/>
                <w:color w:val="000000"/>
              </w:rPr>
              <w:t>Raised in case of failure of attribute reference or assignment.</w:t>
            </w:r>
          </w:p>
        </w:tc>
      </w:tr>
      <w:tr w:rsidR="0017301F" w:rsidTr="00562D38">
        <w:tc>
          <w:tcPr>
            <w:cnfStyle w:val="001000000000"/>
            <w:tcW w:w="2725" w:type="dxa"/>
            <w:vAlign w:val="center"/>
          </w:tcPr>
          <w:p w:rsidR="0017301F" w:rsidRPr="0063115A" w:rsidRDefault="0017301F" w:rsidP="00562D38">
            <w:pPr>
              <w:ind w:left="0"/>
              <w:rPr>
                <w:rFonts w:ascii="Courier New" w:hAnsi="Courier New" w:cs="Courier New"/>
                <w:b w:val="0"/>
              </w:rPr>
            </w:pPr>
            <w:r w:rsidRPr="0063115A">
              <w:rPr>
                <w:rFonts w:ascii="Courier New" w:hAnsi="Courier New" w:cs="Courier New"/>
                <w:b w:val="0"/>
                <w:bCs w:val="0"/>
                <w:color w:val="000000"/>
              </w:rPr>
              <w:t>EnvironmentError</w:t>
            </w:r>
          </w:p>
        </w:tc>
        <w:tc>
          <w:tcPr>
            <w:tcW w:w="6337" w:type="dxa"/>
            <w:vAlign w:val="center"/>
          </w:tcPr>
          <w:p w:rsidR="0017301F" w:rsidRDefault="0017301F" w:rsidP="00562D38">
            <w:pPr>
              <w:ind w:left="0"/>
              <w:cnfStyle w:val="000000000000"/>
            </w:pPr>
            <w:r>
              <w:rPr>
                <w:rFonts w:cs="Calibri"/>
                <w:color w:val="000000"/>
              </w:rPr>
              <w:t>Base class for all exceptions that occur outside the Python environment.</w:t>
            </w:r>
          </w:p>
        </w:tc>
      </w:tr>
      <w:tr w:rsidR="0017301F" w:rsidTr="00562D38">
        <w:trPr>
          <w:cnfStyle w:val="000000100000"/>
        </w:trPr>
        <w:tc>
          <w:tcPr>
            <w:cnfStyle w:val="001000000000"/>
            <w:tcW w:w="2725" w:type="dxa"/>
            <w:vAlign w:val="center"/>
          </w:tcPr>
          <w:p w:rsidR="0017301F" w:rsidRPr="0063115A" w:rsidRDefault="0017301F" w:rsidP="00562D38">
            <w:pPr>
              <w:ind w:left="0"/>
              <w:rPr>
                <w:rFonts w:ascii="Courier New" w:hAnsi="Courier New" w:cs="Courier New"/>
                <w:b w:val="0"/>
              </w:rPr>
            </w:pPr>
            <w:r w:rsidRPr="0063115A">
              <w:rPr>
                <w:rFonts w:ascii="Courier New" w:hAnsi="Courier New" w:cs="Courier New"/>
                <w:b w:val="0"/>
                <w:bCs w:val="0"/>
                <w:color w:val="000000"/>
              </w:rPr>
              <w:t>EOFError</w:t>
            </w:r>
          </w:p>
        </w:tc>
        <w:tc>
          <w:tcPr>
            <w:tcW w:w="6337" w:type="dxa"/>
            <w:vAlign w:val="center"/>
          </w:tcPr>
          <w:p w:rsidR="0017301F" w:rsidRDefault="0017301F" w:rsidP="00562D38">
            <w:pPr>
              <w:ind w:left="0"/>
              <w:cnfStyle w:val="000000100000"/>
            </w:pPr>
            <w:r>
              <w:rPr>
                <w:rFonts w:cs="Calibri"/>
                <w:color w:val="000000"/>
              </w:rPr>
              <w:t xml:space="preserve">Raised when there is no input from the </w:t>
            </w:r>
            <w:r>
              <w:rPr>
                <w:rFonts w:ascii="Courier New" w:hAnsi="Courier New" w:cs="Courier New"/>
                <w:color w:val="000000"/>
              </w:rPr>
              <w:t>input()</w:t>
            </w:r>
            <w:r>
              <w:rPr>
                <w:rFonts w:cs="Calibri"/>
                <w:color w:val="000000"/>
              </w:rPr>
              <w:t xml:space="preserve"> function and the end of file is reached.</w:t>
            </w:r>
          </w:p>
        </w:tc>
      </w:tr>
      <w:tr w:rsidR="0017301F" w:rsidTr="00562D38">
        <w:tc>
          <w:tcPr>
            <w:cnfStyle w:val="001000000000"/>
            <w:tcW w:w="2725" w:type="dxa"/>
            <w:vAlign w:val="center"/>
          </w:tcPr>
          <w:p w:rsidR="0017301F" w:rsidRPr="0063115A" w:rsidRDefault="0017301F" w:rsidP="00562D38">
            <w:pPr>
              <w:ind w:left="0"/>
              <w:rPr>
                <w:rFonts w:ascii="Courier New" w:hAnsi="Courier New" w:cs="Courier New"/>
                <w:b w:val="0"/>
              </w:rPr>
            </w:pPr>
            <w:r w:rsidRPr="0063115A">
              <w:rPr>
                <w:rFonts w:ascii="Courier New" w:hAnsi="Courier New" w:cs="Courier New"/>
                <w:b w:val="0"/>
                <w:bCs w:val="0"/>
                <w:color w:val="000000"/>
              </w:rPr>
              <w:t>Exception</w:t>
            </w:r>
          </w:p>
        </w:tc>
        <w:tc>
          <w:tcPr>
            <w:tcW w:w="6337" w:type="dxa"/>
            <w:vAlign w:val="center"/>
          </w:tcPr>
          <w:p w:rsidR="0017301F" w:rsidRDefault="0017301F" w:rsidP="00562D38">
            <w:pPr>
              <w:ind w:left="0"/>
              <w:cnfStyle w:val="000000000000"/>
            </w:pPr>
            <w:r>
              <w:rPr>
                <w:rFonts w:cs="Calibri"/>
                <w:color w:val="000000"/>
              </w:rPr>
              <w:t>Base class for all exceptions</w:t>
            </w:r>
          </w:p>
        </w:tc>
      </w:tr>
      <w:tr w:rsidR="0017301F" w:rsidTr="00562D38">
        <w:trPr>
          <w:cnfStyle w:val="000000100000"/>
        </w:trPr>
        <w:tc>
          <w:tcPr>
            <w:cnfStyle w:val="001000000000"/>
            <w:tcW w:w="2725" w:type="dxa"/>
            <w:vAlign w:val="center"/>
          </w:tcPr>
          <w:p w:rsidR="0017301F" w:rsidRPr="0063115A" w:rsidRDefault="0017301F" w:rsidP="00562D38">
            <w:pPr>
              <w:ind w:left="0"/>
              <w:rPr>
                <w:rFonts w:ascii="Courier New" w:hAnsi="Courier New" w:cs="Courier New"/>
                <w:b w:val="0"/>
              </w:rPr>
            </w:pPr>
            <w:r w:rsidRPr="0063115A">
              <w:rPr>
                <w:rFonts w:ascii="Courier New" w:hAnsi="Courier New" w:cs="Courier New"/>
                <w:b w:val="0"/>
                <w:bCs w:val="0"/>
                <w:color w:val="000000"/>
              </w:rPr>
              <w:t>FloatingPointError</w:t>
            </w:r>
          </w:p>
        </w:tc>
        <w:tc>
          <w:tcPr>
            <w:tcW w:w="6337" w:type="dxa"/>
            <w:vAlign w:val="center"/>
          </w:tcPr>
          <w:p w:rsidR="0017301F" w:rsidRDefault="0017301F" w:rsidP="00562D38">
            <w:pPr>
              <w:ind w:left="0"/>
              <w:cnfStyle w:val="000000100000"/>
            </w:pPr>
            <w:r>
              <w:rPr>
                <w:rFonts w:cs="Calibri"/>
                <w:color w:val="000000"/>
              </w:rPr>
              <w:t>Raised when a floating point calculation fails.</w:t>
            </w:r>
          </w:p>
        </w:tc>
      </w:tr>
      <w:tr w:rsidR="0017301F" w:rsidTr="00562D38">
        <w:tc>
          <w:tcPr>
            <w:cnfStyle w:val="001000000000"/>
            <w:tcW w:w="2725" w:type="dxa"/>
            <w:vAlign w:val="center"/>
          </w:tcPr>
          <w:p w:rsidR="0017301F" w:rsidRPr="0063115A" w:rsidRDefault="0017301F" w:rsidP="00562D38">
            <w:pPr>
              <w:ind w:left="0"/>
              <w:rPr>
                <w:rFonts w:ascii="Courier New" w:hAnsi="Courier New" w:cs="Courier New"/>
                <w:b w:val="0"/>
              </w:rPr>
            </w:pPr>
            <w:r w:rsidRPr="0063115A">
              <w:rPr>
                <w:rFonts w:ascii="Courier New" w:hAnsi="Courier New" w:cs="Courier New"/>
                <w:b w:val="0"/>
                <w:bCs w:val="0"/>
                <w:color w:val="000000"/>
              </w:rPr>
              <w:t>ImportError</w:t>
            </w:r>
          </w:p>
        </w:tc>
        <w:tc>
          <w:tcPr>
            <w:tcW w:w="6337" w:type="dxa"/>
            <w:vAlign w:val="center"/>
          </w:tcPr>
          <w:p w:rsidR="0017301F" w:rsidRDefault="0017301F" w:rsidP="00562D38">
            <w:pPr>
              <w:ind w:left="0"/>
              <w:cnfStyle w:val="000000000000"/>
            </w:pPr>
            <w:r>
              <w:rPr>
                <w:rFonts w:cs="Calibri"/>
                <w:color w:val="000000"/>
              </w:rPr>
              <w:t xml:space="preserve">Raised when an </w:t>
            </w:r>
            <w:r>
              <w:rPr>
                <w:rFonts w:ascii="Courier New" w:hAnsi="Courier New" w:cs="Courier New"/>
                <w:color w:val="000000"/>
              </w:rPr>
              <w:t>import</w:t>
            </w:r>
            <w:r>
              <w:rPr>
                <w:rFonts w:cs="Calibri"/>
                <w:color w:val="000000"/>
              </w:rPr>
              <w:t xml:space="preserve"> statement fails.</w:t>
            </w:r>
          </w:p>
        </w:tc>
      </w:tr>
      <w:tr w:rsidR="0017301F" w:rsidTr="00562D38">
        <w:trPr>
          <w:cnfStyle w:val="000000100000"/>
        </w:trPr>
        <w:tc>
          <w:tcPr>
            <w:cnfStyle w:val="001000000000"/>
            <w:tcW w:w="2725" w:type="dxa"/>
            <w:vAlign w:val="center"/>
          </w:tcPr>
          <w:p w:rsidR="0017301F" w:rsidRPr="0063115A" w:rsidRDefault="0017301F" w:rsidP="00562D38">
            <w:pPr>
              <w:ind w:left="0"/>
              <w:rPr>
                <w:rFonts w:ascii="Courier New" w:hAnsi="Courier New" w:cs="Courier New"/>
                <w:b w:val="0"/>
              </w:rPr>
            </w:pPr>
            <w:r w:rsidRPr="0063115A">
              <w:rPr>
                <w:rFonts w:ascii="Courier New" w:hAnsi="Courier New" w:cs="Courier New"/>
                <w:b w:val="0"/>
                <w:bCs w:val="0"/>
                <w:color w:val="000000"/>
              </w:rPr>
              <w:t>IndentationError</w:t>
            </w:r>
          </w:p>
        </w:tc>
        <w:tc>
          <w:tcPr>
            <w:tcW w:w="6337" w:type="dxa"/>
            <w:vAlign w:val="center"/>
          </w:tcPr>
          <w:p w:rsidR="0017301F" w:rsidRDefault="0017301F" w:rsidP="00562D38">
            <w:pPr>
              <w:ind w:left="0"/>
              <w:cnfStyle w:val="000000100000"/>
            </w:pPr>
            <w:r>
              <w:rPr>
                <w:rFonts w:cs="Calibri"/>
                <w:color w:val="000000"/>
              </w:rPr>
              <w:t>Raised when indentation is not specified properly.</w:t>
            </w:r>
          </w:p>
        </w:tc>
      </w:tr>
      <w:tr w:rsidR="0017301F" w:rsidTr="00562D38">
        <w:tc>
          <w:tcPr>
            <w:cnfStyle w:val="001000000000"/>
            <w:tcW w:w="2725" w:type="dxa"/>
            <w:vAlign w:val="center"/>
          </w:tcPr>
          <w:p w:rsidR="0017301F" w:rsidRPr="0063115A" w:rsidRDefault="0017301F" w:rsidP="00562D38">
            <w:pPr>
              <w:ind w:left="0"/>
              <w:rPr>
                <w:rFonts w:ascii="Courier New" w:hAnsi="Courier New" w:cs="Courier New"/>
                <w:b w:val="0"/>
              </w:rPr>
            </w:pPr>
            <w:r w:rsidRPr="0063115A">
              <w:rPr>
                <w:rFonts w:ascii="Courier New" w:hAnsi="Courier New" w:cs="Courier New"/>
                <w:b w:val="0"/>
                <w:bCs w:val="0"/>
                <w:color w:val="000000"/>
              </w:rPr>
              <w:t>IndexError</w:t>
            </w:r>
          </w:p>
        </w:tc>
        <w:tc>
          <w:tcPr>
            <w:tcW w:w="6337" w:type="dxa"/>
            <w:vAlign w:val="center"/>
          </w:tcPr>
          <w:p w:rsidR="0017301F" w:rsidRDefault="0017301F" w:rsidP="00562D38">
            <w:pPr>
              <w:ind w:left="0"/>
              <w:cnfStyle w:val="000000000000"/>
            </w:pPr>
            <w:r>
              <w:rPr>
                <w:rFonts w:cs="Calibri"/>
                <w:color w:val="000000"/>
              </w:rPr>
              <w:t>Raised when an index is not found in a sequence.</w:t>
            </w:r>
          </w:p>
        </w:tc>
      </w:tr>
      <w:tr w:rsidR="0017301F" w:rsidTr="00562D38">
        <w:trPr>
          <w:cnfStyle w:val="000000100000"/>
        </w:trPr>
        <w:tc>
          <w:tcPr>
            <w:cnfStyle w:val="001000000000"/>
            <w:tcW w:w="2725" w:type="dxa"/>
            <w:vAlign w:val="center"/>
          </w:tcPr>
          <w:p w:rsidR="0017301F" w:rsidRPr="0063115A" w:rsidRDefault="0017301F" w:rsidP="00562D38">
            <w:pPr>
              <w:ind w:left="0"/>
              <w:rPr>
                <w:rFonts w:ascii="Courier New" w:hAnsi="Courier New" w:cs="Courier New"/>
                <w:b w:val="0"/>
              </w:rPr>
            </w:pPr>
            <w:r w:rsidRPr="0063115A">
              <w:rPr>
                <w:rFonts w:ascii="Courier New" w:hAnsi="Courier New" w:cs="Courier New"/>
                <w:b w:val="0"/>
                <w:bCs w:val="0"/>
                <w:color w:val="000000"/>
              </w:rPr>
              <w:t>IOError</w:t>
            </w:r>
          </w:p>
        </w:tc>
        <w:tc>
          <w:tcPr>
            <w:tcW w:w="6337" w:type="dxa"/>
            <w:vAlign w:val="center"/>
          </w:tcPr>
          <w:p w:rsidR="0017301F" w:rsidRDefault="0017301F" w:rsidP="00562D38">
            <w:pPr>
              <w:ind w:left="0"/>
              <w:cnfStyle w:val="000000100000"/>
            </w:pPr>
            <w:r>
              <w:rPr>
                <w:rFonts w:cs="Calibri"/>
                <w:color w:val="000000"/>
              </w:rPr>
              <w:t xml:space="preserve">Raised when an input/ output operation fails, such as the </w:t>
            </w:r>
            <w:r>
              <w:rPr>
                <w:rFonts w:ascii="Courier New" w:hAnsi="Courier New" w:cs="Courier New"/>
                <w:color w:val="000000"/>
              </w:rPr>
              <w:t>print</w:t>
            </w:r>
            <w:r>
              <w:rPr>
                <w:rFonts w:cs="Calibri"/>
                <w:color w:val="000000"/>
              </w:rPr>
              <w:t xml:space="preserve"> statement or the </w:t>
            </w:r>
            <w:r>
              <w:rPr>
                <w:rFonts w:ascii="Courier New" w:hAnsi="Courier New" w:cs="Courier New"/>
                <w:color w:val="000000"/>
              </w:rPr>
              <w:t>open()</w:t>
            </w:r>
            <w:r>
              <w:rPr>
                <w:rFonts w:cs="Calibri"/>
                <w:color w:val="000000"/>
              </w:rPr>
              <w:t xml:space="preserve"> function when trying to open a file that does not exist.</w:t>
            </w:r>
          </w:p>
        </w:tc>
      </w:tr>
      <w:tr w:rsidR="0017301F" w:rsidTr="00562D38">
        <w:tc>
          <w:tcPr>
            <w:cnfStyle w:val="001000000000"/>
            <w:tcW w:w="2725" w:type="dxa"/>
            <w:vAlign w:val="center"/>
          </w:tcPr>
          <w:p w:rsidR="0017301F" w:rsidRPr="0063115A" w:rsidRDefault="0017301F" w:rsidP="00562D38">
            <w:pPr>
              <w:ind w:left="0"/>
              <w:rPr>
                <w:rFonts w:ascii="Courier New" w:hAnsi="Courier New" w:cs="Courier New"/>
                <w:b w:val="0"/>
              </w:rPr>
            </w:pPr>
            <w:r w:rsidRPr="0063115A">
              <w:rPr>
                <w:rFonts w:ascii="Courier New" w:hAnsi="Courier New" w:cs="Courier New"/>
                <w:b w:val="0"/>
                <w:bCs w:val="0"/>
                <w:color w:val="000000"/>
              </w:rPr>
              <w:t>IOError</w:t>
            </w:r>
          </w:p>
        </w:tc>
        <w:tc>
          <w:tcPr>
            <w:tcW w:w="6337" w:type="dxa"/>
            <w:vAlign w:val="center"/>
          </w:tcPr>
          <w:p w:rsidR="0017301F" w:rsidRDefault="0017301F" w:rsidP="00562D38">
            <w:pPr>
              <w:ind w:left="0"/>
              <w:cnfStyle w:val="000000000000"/>
            </w:pPr>
            <w:r>
              <w:rPr>
                <w:rFonts w:cs="Calibri"/>
                <w:color w:val="000000"/>
              </w:rPr>
              <w:t>Raised for operating system-related errors.</w:t>
            </w:r>
          </w:p>
        </w:tc>
      </w:tr>
      <w:tr w:rsidR="0017301F" w:rsidTr="00562D38">
        <w:trPr>
          <w:cnfStyle w:val="000000100000"/>
        </w:trPr>
        <w:tc>
          <w:tcPr>
            <w:cnfStyle w:val="001000000000"/>
            <w:tcW w:w="2725" w:type="dxa"/>
            <w:vAlign w:val="center"/>
          </w:tcPr>
          <w:p w:rsidR="0017301F" w:rsidRPr="0063115A" w:rsidRDefault="0017301F" w:rsidP="00562D38">
            <w:pPr>
              <w:ind w:left="0"/>
              <w:rPr>
                <w:rFonts w:ascii="Courier New" w:hAnsi="Courier New" w:cs="Courier New"/>
                <w:b w:val="0"/>
              </w:rPr>
            </w:pPr>
            <w:r w:rsidRPr="0063115A">
              <w:rPr>
                <w:rFonts w:ascii="Courier New" w:hAnsi="Courier New" w:cs="Courier New"/>
                <w:b w:val="0"/>
                <w:bCs w:val="0"/>
                <w:color w:val="000000"/>
              </w:rPr>
              <w:t>KeyboardInterrupt</w:t>
            </w:r>
          </w:p>
        </w:tc>
        <w:tc>
          <w:tcPr>
            <w:tcW w:w="6337" w:type="dxa"/>
            <w:vAlign w:val="center"/>
          </w:tcPr>
          <w:p w:rsidR="0017301F" w:rsidRDefault="0017301F" w:rsidP="00562D38">
            <w:pPr>
              <w:ind w:left="0"/>
              <w:cnfStyle w:val="000000100000"/>
            </w:pPr>
            <w:r>
              <w:rPr>
                <w:rFonts w:cs="Calibri"/>
                <w:color w:val="000000"/>
              </w:rPr>
              <w:t>Raised when the user interrupts program execution, usually by pressing Ctrl+c.</w:t>
            </w:r>
          </w:p>
        </w:tc>
      </w:tr>
      <w:tr w:rsidR="0017301F" w:rsidTr="00562D38">
        <w:tc>
          <w:tcPr>
            <w:cnfStyle w:val="001000000000"/>
            <w:tcW w:w="2725" w:type="dxa"/>
            <w:vAlign w:val="center"/>
          </w:tcPr>
          <w:p w:rsidR="0017301F" w:rsidRPr="0063115A" w:rsidRDefault="0017301F" w:rsidP="00562D38">
            <w:pPr>
              <w:ind w:left="0"/>
              <w:rPr>
                <w:rFonts w:ascii="Courier New" w:hAnsi="Courier New" w:cs="Courier New"/>
                <w:b w:val="0"/>
              </w:rPr>
            </w:pPr>
            <w:r w:rsidRPr="0063115A">
              <w:rPr>
                <w:rFonts w:ascii="Courier New" w:hAnsi="Courier New" w:cs="Courier New"/>
                <w:b w:val="0"/>
                <w:bCs w:val="0"/>
                <w:color w:val="000000"/>
              </w:rPr>
              <w:t>KeyError</w:t>
            </w:r>
          </w:p>
        </w:tc>
        <w:tc>
          <w:tcPr>
            <w:tcW w:w="6337" w:type="dxa"/>
            <w:vAlign w:val="center"/>
          </w:tcPr>
          <w:p w:rsidR="0017301F" w:rsidRDefault="0017301F" w:rsidP="00562D38">
            <w:pPr>
              <w:ind w:left="0"/>
              <w:cnfStyle w:val="000000000000"/>
            </w:pPr>
            <w:r>
              <w:rPr>
                <w:rFonts w:cs="Calibri"/>
                <w:color w:val="000000"/>
              </w:rPr>
              <w:t>Raised when the specified key is not found in the dictionary.</w:t>
            </w:r>
          </w:p>
        </w:tc>
      </w:tr>
      <w:tr w:rsidR="0017301F" w:rsidTr="00562D38">
        <w:trPr>
          <w:cnfStyle w:val="000000100000"/>
        </w:trPr>
        <w:tc>
          <w:tcPr>
            <w:cnfStyle w:val="001000000000"/>
            <w:tcW w:w="2725" w:type="dxa"/>
            <w:vAlign w:val="center"/>
          </w:tcPr>
          <w:p w:rsidR="0017301F" w:rsidRPr="0063115A" w:rsidRDefault="0017301F" w:rsidP="00562D38">
            <w:pPr>
              <w:ind w:left="0"/>
              <w:rPr>
                <w:rFonts w:ascii="Courier New" w:hAnsi="Courier New" w:cs="Courier New"/>
                <w:b w:val="0"/>
              </w:rPr>
            </w:pPr>
            <w:r w:rsidRPr="0063115A">
              <w:rPr>
                <w:rFonts w:ascii="Courier New" w:hAnsi="Courier New" w:cs="Courier New"/>
                <w:b w:val="0"/>
                <w:bCs w:val="0"/>
                <w:color w:val="000000"/>
              </w:rPr>
              <w:t>LookupError</w:t>
            </w:r>
          </w:p>
        </w:tc>
        <w:tc>
          <w:tcPr>
            <w:tcW w:w="6337" w:type="dxa"/>
            <w:vAlign w:val="center"/>
          </w:tcPr>
          <w:p w:rsidR="0017301F" w:rsidRDefault="0017301F" w:rsidP="00562D38">
            <w:pPr>
              <w:ind w:left="0"/>
              <w:cnfStyle w:val="000000100000"/>
            </w:pPr>
            <w:r>
              <w:rPr>
                <w:rFonts w:cs="Calibri"/>
                <w:color w:val="000000"/>
              </w:rPr>
              <w:t>Base class for all lookup errors.</w:t>
            </w:r>
          </w:p>
        </w:tc>
      </w:tr>
      <w:tr w:rsidR="0017301F" w:rsidTr="00562D38">
        <w:tc>
          <w:tcPr>
            <w:cnfStyle w:val="001000000000"/>
            <w:tcW w:w="2725" w:type="dxa"/>
            <w:vAlign w:val="center"/>
          </w:tcPr>
          <w:p w:rsidR="0017301F" w:rsidRPr="0063115A" w:rsidRDefault="0017301F" w:rsidP="00562D38">
            <w:pPr>
              <w:ind w:left="0"/>
              <w:rPr>
                <w:rFonts w:ascii="Courier New" w:hAnsi="Courier New" w:cs="Courier New"/>
                <w:b w:val="0"/>
              </w:rPr>
            </w:pPr>
            <w:r w:rsidRPr="0063115A">
              <w:rPr>
                <w:rFonts w:ascii="Courier New" w:hAnsi="Courier New" w:cs="Courier New"/>
                <w:b w:val="0"/>
                <w:bCs w:val="0"/>
                <w:color w:val="000000"/>
              </w:rPr>
              <w:t>NameError</w:t>
            </w:r>
          </w:p>
        </w:tc>
        <w:tc>
          <w:tcPr>
            <w:tcW w:w="6337" w:type="dxa"/>
            <w:vAlign w:val="center"/>
          </w:tcPr>
          <w:p w:rsidR="0017301F" w:rsidRDefault="0017301F" w:rsidP="00562D38">
            <w:pPr>
              <w:ind w:left="0"/>
              <w:cnfStyle w:val="000000000000"/>
            </w:pPr>
            <w:r>
              <w:rPr>
                <w:rFonts w:cs="Calibri"/>
                <w:color w:val="000000"/>
              </w:rPr>
              <w:t>Raised when an identifier is not found in the local or global namespace.</w:t>
            </w:r>
          </w:p>
        </w:tc>
      </w:tr>
      <w:tr w:rsidR="0017301F" w:rsidTr="00562D38">
        <w:trPr>
          <w:cnfStyle w:val="000000100000"/>
        </w:trPr>
        <w:tc>
          <w:tcPr>
            <w:cnfStyle w:val="001000000000"/>
            <w:tcW w:w="2725" w:type="dxa"/>
            <w:vAlign w:val="center"/>
          </w:tcPr>
          <w:p w:rsidR="0017301F" w:rsidRPr="0063115A" w:rsidRDefault="0017301F" w:rsidP="00562D38">
            <w:pPr>
              <w:ind w:left="0"/>
              <w:rPr>
                <w:rFonts w:ascii="Courier New" w:hAnsi="Courier New" w:cs="Courier New"/>
                <w:b w:val="0"/>
              </w:rPr>
            </w:pPr>
            <w:r w:rsidRPr="0063115A">
              <w:rPr>
                <w:rFonts w:ascii="Courier New" w:hAnsi="Courier New" w:cs="Courier New"/>
                <w:b w:val="0"/>
                <w:bCs w:val="0"/>
                <w:color w:val="000000"/>
              </w:rPr>
              <w:t>NotImplementedError</w:t>
            </w:r>
          </w:p>
        </w:tc>
        <w:tc>
          <w:tcPr>
            <w:tcW w:w="6337" w:type="dxa"/>
            <w:vAlign w:val="center"/>
          </w:tcPr>
          <w:p w:rsidR="0017301F" w:rsidRDefault="0017301F" w:rsidP="00562D38">
            <w:pPr>
              <w:ind w:left="0"/>
              <w:cnfStyle w:val="000000100000"/>
            </w:pPr>
            <w:r>
              <w:rPr>
                <w:rFonts w:cs="Calibri"/>
                <w:color w:val="000000"/>
              </w:rPr>
              <w:t>Raised when an abstract method that needs to be implemented in an inherited class is not actually implemented.</w:t>
            </w:r>
          </w:p>
        </w:tc>
      </w:tr>
      <w:tr w:rsidR="0017301F" w:rsidTr="00562D38">
        <w:tc>
          <w:tcPr>
            <w:cnfStyle w:val="001000000000"/>
            <w:tcW w:w="2725" w:type="dxa"/>
            <w:vAlign w:val="center"/>
          </w:tcPr>
          <w:p w:rsidR="0017301F" w:rsidRPr="0063115A" w:rsidRDefault="0017301F" w:rsidP="00562D38">
            <w:pPr>
              <w:ind w:left="0"/>
              <w:rPr>
                <w:rFonts w:ascii="Courier New" w:hAnsi="Courier New" w:cs="Courier New"/>
                <w:b w:val="0"/>
              </w:rPr>
            </w:pPr>
            <w:r w:rsidRPr="0063115A">
              <w:rPr>
                <w:rFonts w:ascii="Courier New" w:hAnsi="Courier New" w:cs="Courier New"/>
                <w:b w:val="0"/>
                <w:bCs w:val="0"/>
                <w:color w:val="000000"/>
              </w:rPr>
              <w:t>OverflowError</w:t>
            </w:r>
          </w:p>
        </w:tc>
        <w:tc>
          <w:tcPr>
            <w:tcW w:w="6337" w:type="dxa"/>
            <w:vAlign w:val="center"/>
          </w:tcPr>
          <w:p w:rsidR="0017301F" w:rsidRDefault="0017301F" w:rsidP="00562D38">
            <w:pPr>
              <w:ind w:left="0"/>
              <w:cnfStyle w:val="000000000000"/>
            </w:pPr>
            <w:r>
              <w:rPr>
                <w:rFonts w:cs="Calibri"/>
                <w:color w:val="000000"/>
              </w:rPr>
              <w:t>Raised when a calculation exceeds maximum limit for a numeric type.</w:t>
            </w:r>
          </w:p>
        </w:tc>
      </w:tr>
      <w:tr w:rsidR="0017301F" w:rsidTr="00562D38">
        <w:trPr>
          <w:cnfStyle w:val="000000100000"/>
        </w:trPr>
        <w:tc>
          <w:tcPr>
            <w:cnfStyle w:val="001000000000"/>
            <w:tcW w:w="2725" w:type="dxa"/>
            <w:vAlign w:val="center"/>
          </w:tcPr>
          <w:p w:rsidR="0017301F" w:rsidRPr="0063115A" w:rsidRDefault="0017301F" w:rsidP="00562D38">
            <w:pPr>
              <w:ind w:left="0"/>
              <w:rPr>
                <w:rFonts w:ascii="Courier New" w:hAnsi="Courier New" w:cs="Courier New"/>
                <w:b w:val="0"/>
              </w:rPr>
            </w:pPr>
            <w:r w:rsidRPr="0063115A">
              <w:rPr>
                <w:rFonts w:ascii="Courier New" w:hAnsi="Courier New" w:cs="Courier New"/>
                <w:b w:val="0"/>
                <w:bCs w:val="0"/>
                <w:color w:val="000000"/>
              </w:rPr>
              <w:t>RuntimeError</w:t>
            </w:r>
          </w:p>
        </w:tc>
        <w:tc>
          <w:tcPr>
            <w:tcW w:w="6337" w:type="dxa"/>
            <w:vAlign w:val="center"/>
          </w:tcPr>
          <w:p w:rsidR="0017301F" w:rsidRDefault="0017301F" w:rsidP="00562D38">
            <w:pPr>
              <w:ind w:left="0"/>
              <w:cnfStyle w:val="000000100000"/>
            </w:pPr>
            <w:r>
              <w:rPr>
                <w:rFonts w:cs="Calibri"/>
                <w:color w:val="000000"/>
              </w:rPr>
              <w:t>Raised when a generated error does not fall into any category.</w:t>
            </w:r>
          </w:p>
        </w:tc>
      </w:tr>
      <w:tr w:rsidR="0017301F" w:rsidTr="00562D38">
        <w:tc>
          <w:tcPr>
            <w:cnfStyle w:val="001000000000"/>
            <w:tcW w:w="2725" w:type="dxa"/>
            <w:vAlign w:val="center"/>
          </w:tcPr>
          <w:p w:rsidR="0017301F" w:rsidRPr="0063115A" w:rsidRDefault="0017301F" w:rsidP="00562D38">
            <w:pPr>
              <w:ind w:left="0"/>
              <w:rPr>
                <w:rFonts w:ascii="Courier New" w:hAnsi="Courier New" w:cs="Courier New"/>
                <w:b w:val="0"/>
              </w:rPr>
            </w:pPr>
            <w:r w:rsidRPr="0063115A">
              <w:rPr>
                <w:rFonts w:ascii="Courier New" w:hAnsi="Courier New" w:cs="Courier New"/>
                <w:b w:val="0"/>
                <w:bCs w:val="0"/>
                <w:color w:val="000000"/>
              </w:rPr>
              <w:t>StandardError</w:t>
            </w:r>
          </w:p>
        </w:tc>
        <w:tc>
          <w:tcPr>
            <w:tcW w:w="6337" w:type="dxa"/>
            <w:vAlign w:val="center"/>
          </w:tcPr>
          <w:p w:rsidR="0017301F" w:rsidRDefault="0017301F" w:rsidP="00562D38">
            <w:pPr>
              <w:ind w:left="0"/>
              <w:cnfStyle w:val="000000000000"/>
            </w:pPr>
            <w:r>
              <w:rPr>
                <w:rFonts w:cs="Calibri"/>
                <w:color w:val="000000"/>
              </w:rPr>
              <w:t xml:space="preserve">Base class for all built-in exceptions except </w:t>
            </w:r>
            <w:r>
              <w:rPr>
                <w:rFonts w:ascii="Courier New" w:hAnsi="Courier New" w:cs="Courier New"/>
                <w:color w:val="000000"/>
              </w:rPr>
              <w:t>StopIteration</w:t>
            </w:r>
            <w:r>
              <w:rPr>
                <w:rFonts w:cs="Calibri"/>
                <w:color w:val="000000"/>
              </w:rPr>
              <w:t xml:space="preserve"> </w:t>
            </w:r>
            <w:r>
              <w:rPr>
                <w:rFonts w:cs="Calibri"/>
                <w:color w:val="000000"/>
              </w:rPr>
              <w:lastRenderedPageBreak/>
              <w:t xml:space="preserve">and </w:t>
            </w:r>
            <w:r>
              <w:rPr>
                <w:rFonts w:ascii="Courier New" w:hAnsi="Courier New" w:cs="Courier New"/>
                <w:color w:val="000000"/>
              </w:rPr>
              <w:t>SystemExit</w:t>
            </w:r>
            <w:r>
              <w:rPr>
                <w:rFonts w:cs="Calibri"/>
                <w:color w:val="000000"/>
              </w:rPr>
              <w:t>.</w:t>
            </w:r>
          </w:p>
        </w:tc>
      </w:tr>
      <w:tr w:rsidR="0017301F" w:rsidTr="00562D38">
        <w:trPr>
          <w:cnfStyle w:val="000000100000"/>
        </w:trPr>
        <w:tc>
          <w:tcPr>
            <w:cnfStyle w:val="001000000000"/>
            <w:tcW w:w="2725" w:type="dxa"/>
            <w:vAlign w:val="center"/>
          </w:tcPr>
          <w:p w:rsidR="0017301F" w:rsidRPr="0063115A" w:rsidRDefault="0017301F" w:rsidP="00562D38">
            <w:pPr>
              <w:ind w:left="0"/>
              <w:rPr>
                <w:rFonts w:ascii="Courier New" w:hAnsi="Courier New" w:cs="Courier New"/>
                <w:b w:val="0"/>
              </w:rPr>
            </w:pPr>
            <w:r w:rsidRPr="0063115A">
              <w:rPr>
                <w:rFonts w:ascii="Courier New" w:hAnsi="Courier New" w:cs="Courier New"/>
                <w:b w:val="0"/>
                <w:bCs w:val="0"/>
                <w:color w:val="000000"/>
              </w:rPr>
              <w:lastRenderedPageBreak/>
              <w:t>StopIteration</w:t>
            </w:r>
          </w:p>
        </w:tc>
        <w:tc>
          <w:tcPr>
            <w:tcW w:w="6337" w:type="dxa"/>
            <w:vAlign w:val="center"/>
          </w:tcPr>
          <w:p w:rsidR="0017301F" w:rsidRDefault="0017301F" w:rsidP="00562D38">
            <w:pPr>
              <w:ind w:left="0"/>
              <w:cnfStyle w:val="000000100000"/>
            </w:pPr>
            <w:r>
              <w:rPr>
                <w:rFonts w:cs="Calibri"/>
                <w:color w:val="000000"/>
              </w:rPr>
              <w:t xml:space="preserve">Raised when the </w:t>
            </w:r>
            <w:r>
              <w:rPr>
                <w:rFonts w:ascii="Courier New" w:hAnsi="Courier New" w:cs="Courier New"/>
                <w:color w:val="000000"/>
              </w:rPr>
              <w:t>next()</w:t>
            </w:r>
            <w:r>
              <w:rPr>
                <w:rFonts w:cs="Calibri"/>
                <w:color w:val="000000"/>
              </w:rPr>
              <w:t xml:space="preserve"> method of an iterator does not point to any object.</w:t>
            </w:r>
          </w:p>
        </w:tc>
      </w:tr>
      <w:tr w:rsidR="0017301F" w:rsidTr="00562D38">
        <w:tc>
          <w:tcPr>
            <w:cnfStyle w:val="001000000000"/>
            <w:tcW w:w="2725" w:type="dxa"/>
            <w:vAlign w:val="center"/>
          </w:tcPr>
          <w:p w:rsidR="0017301F" w:rsidRPr="0063115A" w:rsidRDefault="0017301F" w:rsidP="00562D38">
            <w:pPr>
              <w:ind w:left="0"/>
              <w:rPr>
                <w:rFonts w:ascii="Courier New" w:hAnsi="Courier New" w:cs="Courier New"/>
                <w:b w:val="0"/>
              </w:rPr>
            </w:pPr>
            <w:r w:rsidRPr="0063115A">
              <w:rPr>
                <w:rFonts w:ascii="Courier New" w:hAnsi="Courier New" w:cs="Courier New"/>
                <w:b w:val="0"/>
                <w:bCs w:val="0"/>
                <w:color w:val="000000"/>
              </w:rPr>
              <w:t>SyntaxError</w:t>
            </w:r>
          </w:p>
        </w:tc>
        <w:tc>
          <w:tcPr>
            <w:tcW w:w="6337" w:type="dxa"/>
            <w:vAlign w:val="center"/>
          </w:tcPr>
          <w:p w:rsidR="0017301F" w:rsidRDefault="0017301F" w:rsidP="00562D38">
            <w:pPr>
              <w:ind w:left="0"/>
              <w:cnfStyle w:val="000000000000"/>
            </w:pPr>
            <w:r>
              <w:rPr>
                <w:rFonts w:cs="Calibri"/>
                <w:color w:val="000000"/>
              </w:rPr>
              <w:t>Raised when there is an error in Python syntax.</w:t>
            </w:r>
          </w:p>
        </w:tc>
      </w:tr>
      <w:tr w:rsidR="0017301F" w:rsidTr="00562D38">
        <w:trPr>
          <w:cnfStyle w:val="000000100000"/>
        </w:trPr>
        <w:tc>
          <w:tcPr>
            <w:cnfStyle w:val="001000000000"/>
            <w:tcW w:w="2725" w:type="dxa"/>
            <w:vAlign w:val="center"/>
          </w:tcPr>
          <w:p w:rsidR="0017301F" w:rsidRPr="0063115A" w:rsidRDefault="0017301F" w:rsidP="00562D38">
            <w:pPr>
              <w:ind w:left="0"/>
              <w:rPr>
                <w:rFonts w:ascii="Courier New" w:hAnsi="Courier New" w:cs="Courier New"/>
                <w:b w:val="0"/>
              </w:rPr>
            </w:pPr>
            <w:r w:rsidRPr="0063115A">
              <w:rPr>
                <w:rFonts w:ascii="Courier New" w:hAnsi="Courier New" w:cs="Courier New"/>
                <w:b w:val="0"/>
                <w:bCs w:val="0"/>
                <w:color w:val="000000"/>
              </w:rPr>
              <w:t>SystemError</w:t>
            </w:r>
          </w:p>
        </w:tc>
        <w:tc>
          <w:tcPr>
            <w:tcW w:w="6337" w:type="dxa"/>
            <w:vAlign w:val="center"/>
          </w:tcPr>
          <w:p w:rsidR="0017301F" w:rsidRDefault="0017301F" w:rsidP="00562D38">
            <w:pPr>
              <w:ind w:left="0"/>
              <w:cnfStyle w:val="000000100000"/>
            </w:pPr>
            <w:r>
              <w:rPr>
                <w:rFonts w:cs="Calibri"/>
                <w:color w:val="000000"/>
              </w:rPr>
              <w:t>Raised when the interpreter finds an internal problem, but when this error is encountered the Python interpreter does not exit.</w:t>
            </w:r>
          </w:p>
        </w:tc>
      </w:tr>
      <w:tr w:rsidR="0017301F" w:rsidTr="00562D38">
        <w:tc>
          <w:tcPr>
            <w:cnfStyle w:val="001000000000"/>
            <w:tcW w:w="2725" w:type="dxa"/>
            <w:vAlign w:val="center"/>
          </w:tcPr>
          <w:p w:rsidR="0017301F" w:rsidRPr="0063115A" w:rsidRDefault="0017301F" w:rsidP="00562D38">
            <w:pPr>
              <w:ind w:left="0"/>
              <w:rPr>
                <w:rFonts w:ascii="Courier New" w:hAnsi="Courier New" w:cs="Courier New"/>
                <w:b w:val="0"/>
              </w:rPr>
            </w:pPr>
            <w:r w:rsidRPr="0063115A">
              <w:rPr>
                <w:rFonts w:ascii="Courier New" w:hAnsi="Courier New" w:cs="Courier New"/>
                <w:b w:val="0"/>
                <w:bCs w:val="0"/>
                <w:color w:val="000000"/>
              </w:rPr>
              <w:t>SystemExit</w:t>
            </w:r>
          </w:p>
        </w:tc>
        <w:tc>
          <w:tcPr>
            <w:tcW w:w="6337" w:type="dxa"/>
            <w:vAlign w:val="center"/>
          </w:tcPr>
          <w:p w:rsidR="0017301F" w:rsidRDefault="0017301F" w:rsidP="00562D38">
            <w:pPr>
              <w:ind w:left="0"/>
              <w:cnfStyle w:val="000000000000"/>
            </w:pPr>
            <w:r>
              <w:rPr>
                <w:rFonts w:cs="Calibri"/>
                <w:color w:val="000000"/>
              </w:rPr>
              <w:t xml:space="preserve">Raised by the </w:t>
            </w:r>
            <w:r>
              <w:rPr>
                <w:rFonts w:ascii="Courier New" w:hAnsi="Courier New" w:cs="Courier New"/>
                <w:color w:val="000000"/>
              </w:rPr>
              <w:t>sys.exit()</w:t>
            </w:r>
            <w:r>
              <w:rPr>
                <w:rFonts w:cs="Calibri"/>
                <w:color w:val="000000"/>
              </w:rPr>
              <w:t xml:space="preserve"> function.</w:t>
            </w:r>
          </w:p>
        </w:tc>
      </w:tr>
      <w:tr w:rsidR="0017301F" w:rsidTr="00562D38">
        <w:trPr>
          <w:cnfStyle w:val="000000100000"/>
        </w:trPr>
        <w:tc>
          <w:tcPr>
            <w:cnfStyle w:val="001000000000"/>
            <w:tcW w:w="2725" w:type="dxa"/>
            <w:vAlign w:val="center"/>
          </w:tcPr>
          <w:p w:rsidR="0017301F" w:rsidRPr="0063115A" w:rsidRDefault="0017301F" w:rsidP="00562D38">
            <w:pPr>
              <w:ind w:left="0"/>
              <w:rPr>
                <w:rFonts w:ascii="Courier New" w:hAnsi="Courier New" w:cs="Courier New"/>
                <w:b w:val="0"/>
              </w:rPr>
            </w:pPr>
            <w:r w:rsidRPr="0063115A">
              <w:rPr>
                <w:rFonts w:ascii="Courier New" w:hAnsi="Courier New" w:cs="Courier New"/>
                <w:b w:val="0"/>
                <w:bCs w:val="0"/>
                <w:color w:val="000000"/>
              </w:rPr>
              <w:t>SystemExit</w:t>
            </w:r>
          </w:p>
        </w:tc>
        <w:tc>
          <w:tcPr>
            <w:tcW w:w="6337" w:type="dxa"/>
            <w:vAlign w:val="center"/>
          </w:tcPr>
          <w:p w:rsidR="0017301F" w:rsidRDefault="0017301F" w:rsidP="00562D38">
            <w:pPr>
              <w:ind w:left="0"/>
              <w:cnfStyle w:val="000000100000"/>
            </w:pPr>
            <w:r>
              <w:rPr>
                <w:rFonts w:cs="Calibri"/>
                <w:color w:val="000000"/>
              </w:rPr>
              <w:t xml:space="preserve">Raised when Python interpreter is quit by using the </w:t>
            </w:r>
            <w:r>
              <w:rPr>
                <w:rFonts w:ascii="Courier New" w:hAnsi="Courier New" w:cs="Courier New"/>
                <w:color w:val="000000"/>
              </w:rPr>
              <w:t>sys.exit()</w:t>
            </w:r>
            <w:r>
              <w:rPr>
                <w:rFonts w:cs="Calibri"/>
                <w:color w:val="000000"/>
              </w:rPr>
              <w:t xml:space="preserve"> function. If not handled in the code, causes the interpreter to exit.</w:t>
            </w:r>
          </w:p>
        </w:tc>
      </w:tr>
      <w:tr w:rsidR="0017301F" w:rsidTr="00562D38">
        <w:tc>
          <w:tcPr>
            <w:cnfStyle w:val="001000000000"/>
            <w:tcW w:w="2725" w:type="dxa"/>
            <w:vAlign w:val="center"/>
          </w:tcPr>
          <w:p w:rsidR="0017301F" w:rsidRPr="0063115A" w:rsidRDefault="0017301F" w:rsidP="00562D38">
            <w:pPr>
              <w:ind w:left="0"/>
              <w:rPr>
                <w:rFonts w:ascii="Courier New" w:hAnsi="Courier New" w:cs="Courier New"/>
                <w:b w:val="0"/>
              </w:rPr>
            </w:pPr>
            <w:r w:rsidRPr="0063115A">
              <w:rPr>
                <w:rFonts w:ascii="Courier New" w:hAnsi="Courier New" w:cs="Courier New"/>
                <w:b w:val="0"/>
                <w:bCs w:val="0"/>
                <w:color w:val="000000"/>
              </w:rPr>
              <w:t>TypeError</w:t>
            </w:r>
          </w:p>
        </w:tc>
        <w:tc>
          <w:tcPr>
            <w:tcW w:w="6337" w:type="dxa"/>
            <w:vAlign w:val="center"/>
          </w:tcPr>
          <w:p w:rsidR="0017301F" w:rsidRDefault="0017301F" w:rsidP="00562D38">
            <w:pPr>
              <w:ind w:left="0"/>
              <w:cnfStyle w:val="000000000000"/>
            </w:pPr>
            <w:r>
              <w:rPr>
                <w:rFonts w:cs="Calibri"/>
                <w:color w:val="000000"/>
              </w:rPr>
              <w:t>Raised when an operation or function is attempted that is invalid for the specified data type.</w:t>
            </w:r>
          </w:p>
        </w:tc>
      </w:tr>
      <w:tr w:rsidR="0017301F" w:rsidTr="00562D38">
        <w:trPr>
          <w:cnfStyle w:val="000000100000"/>
        </w:trPr>
        <w:tc>
          <w:tcPr>
            <w:cnfStyle w:val="001000000000"/>
            <w:tcW w:w="2725" w:type="dxa"/>
            <w:vAlign w:val="center"/>
          </w:tcPr>
          <w:p w:rsidR="0017301F" w:rsidRPr="0063115A" w:rsidRDefault="0017301F" w:rsidP="00562D38">
            <w:pPr>
              <w:ind w:left="0"/>
              <w:rPr>
                <w:rFonts w:ascii="Courier New" w:hAnsi="Courier New" w:cs="Courier New"/>
                <w:b w:val="0"/>
              </w:rPr>
            </w:pPr>
            <w:r w:rsidRPr="0063115A">
              <w:rPr>
                <w:rFonts w:ascii="Courier New" w:hAnsi="Courier New" w:cs="Courier New"/>
                <w:b w:val="0"/>
                <w:bCs w:val="0"/>
                <w:color w:val="000000"/>
              </w:rPr>
              <w:t>UnboundLocalError</w:t>
            </w:r>
          </w:p>
        </w:tc>
        <w:tc>
          <w:tcPr>
            <w:tcW w:w="6337" w:type="dxa"/>
            <w:vAlign w:val="center"/>
          </w:tcPr>
          <w:p w:rsidR="0017301F" w:rsidRDefault="0017301F" w:rsidP="00562D38">
            <w:pPr>
              <w:ind w:left="0"/>
              <w:cnfStyle w:val="000000100000"/>
            </w:pPr>
            <w:r>
              <w:rPr>
                <w:rFonts w:cs="Calibri"/>
                <w:color w:val="000000"/>
              </w:rPr>
              <w:t>Raised when trying to access a local variable in a function or method but no value has been assigned to it.</w:t>
            </w:r>
          </w:p>
        </w:tc>
      </w:tr>
      <w:tr w:rsidR="0017301F" w:rsidTr="00562D38">
        <w:tc>
          <w:tcPr>
            <w:cnfStyle w:val="001000000000"/>
            <w:tcW w:w="2725" w:type="dxa"/>
            <w:vAlign w:val="center"/>
          </w:tcPr>
          <w:p w:rsidR="0017301F" w:rsidRPr="0063115A" w:rsidRDefault="0017301F" w:rsidP="00562D38">
            <w:pPr>
              <w:ind w:left="0"/>
              <w:rPr>
                <w:rFonts w:ascii="Courier New" w:hAnsi="Courier New" w:cs="Courier New"/>
                <w:b w:val="0"/>
              </w:rPr>
            </w:pPr>
            <w:r w:rsidRPr="0063115A">
              <w:rPr>
                <w:rFonts w:ascii="Courier New" w:hAnsi="Courier New" w:cs="Courier New"/>
                <w:b w:val="0"/>
                <w:bCs w:val="0"/>
                <w:color w:val="000000"/>
              </w:rPr>
              <w:t>ValueError</w:t>
            </w:r>
          </w:p>
        </w:tc>
        <w:tc>
          <w:tcPr>
            <w:tcW w:w="6337" w:type="dxa"/>
            <w:vAlign w:val="center"/>
          </w:tcPr>
          <w:p w:rsidR="0017301F" w:rsidRPr="00F615F4" w:rsidRDefault="0017301F" w:rsidP="00562D38">
            <w:pPr>
              <w:ind w:left="0"/>
              <w:cnfStyle w:val="000000000000"/>
            </w:pPr>
            <w:r>
              <w:rPr>
                <w:rFonts w:cs="Calibri"/>
                <w:color w:val="000000"/>
              </w:rPr>
              <w:t>Raised when the built-in function for a data type has the valid type of arguments, but the arguments have invalid values specified.</w:t>
            </w:r>
          </w:p>
        </w:tc>
      </w:tr>
      <w:tr w:rsidR="0017301F" w:rsidTr="00562D38">
        <w:trPr>
          <w:cnfStyle w:val="000000100000"/>
        </w:trPr>
        <w:tc>
          <w:tcPr>
            <w:cnfStyle w:val="001000000000"/>
            <w:tcW w:w="2725" w:type="dxa"/>
            <w:vAlign w:val="center"/>
          </w:tcPr>
          <w:p w:rsidR="0017301F" w:rsidRPr="0063115A" w:rsidRDefault="0017301F" w:rsidP="00562D38">
            <w:pPr>
              <w:ind w:left="0"/>
              <w:rPr>
                <w:rFonts w:ascii="Courier New" w:hAnsi="Courier New" w:cs="Courier New"/>
                <w:b w:val="0"/>
              </w:rPr>
            </w:pPr>
            <w:r w:rsidRPr="0063115A">
              <w:rPr>
                <w:rFonts w:ascii="Courier New" w:hAnsi="Courier New" w:cs="Courier New"/>
                <w:b w:val="0"/>
                <w:bCs w:val="0"/>
                <w:color w:val="000000"/>
              </w:rPr>
              <w:t>ZeroDivisionError</w:t>
            </w:r>
          </w:p>
        </w:tc>
        <w:tc>
          <w:tcPr>
            <w:tcW w:w="6337" w:type="dxa"/>
            <w:vAlign w:val="center"/>
          </w:tcPr>
          <w:p w:rsidR="0017301F" w:rsidRDefault="0017301F" w:rsidP="00562D38">
            <w:pPr>
              <w:ind w:left="0"/>
              <w:cnfStyle w:val="000000100000"/>
            </w:pPr>
            <w:r>
              <w:rPr>
                <w:rFonts w:cs="Calibri"/>
                <w:color w:val="000000"/>
              </w:rPr>
              <w:t>Raised when division or modulo by zero takes place for all numeric types.</w:t>
            </w:r>
          </w:p>
        </w:tc>
      </w:tr>
    </w:tbl>
    <w:p w:rsidR="0017301F" w:rsidRPr="005C26EA" w:rsidRDefault="0017301F" w:rsidP="0017301F"/>
    <w:p w:rsidR="0017301F" w:rsidRDefault="0017301F" w:rsidP="0017301F">
      <w:pPr>
        <w:pStyle w:val="Heading3"/>
      </w:pPr>
      <w:bookmarkStart w:id="247" w:name="_Toc514151053"/>
      <w:bookmarkStart w:id="248" w:name="_Toc515037911"/>
      <w:r>
        <w:t>Argument of an Exception</w:t>
      </w:r>
      <w:bookmarkEnd w:id="247"/>
      <w:bookmarkEnd w:id="248"/>
    </w:p>
    <w:p w:rsidR="0017301F" w:rsidRDefault="0017301F" w:rsidP="0017301F">
      <w:r>
        <w:t xml:space="preserve">An exception can have an argument, which is a value that gives additional information about the problem. The contents of the argument vary by exception. You capture an exception's argument by supplying a variable in the </w:t>
      </w:r>
      <w:r w:rsidRPr="00824AA8">
        <w:rPr>
          <w:rFonts w:ascii="Courier New" w:hAnsi="Courier New" w:cs="Courier New"/>
        </w:rPr>
        <w:t>except</w:t>
      </w:r>
      <w:r>
        <w:t xml:space="preserve"> clause.</w:t>
      </w:r>
    </w:p>
    <w:p w:rsidR="0017301F" w:rsidRDefault="0017301F" w:rsidP="0017301F">
      <w:r>
        <w:t>Example:</w:t>
      </w:r>
    </w:p>
    <w:p w:rsidR="0017301F" w:rsidRPr="00EA2C6E" w:rsidRDefault="0017301F" w:rsidP="0017301F">
      <w:pPr>
        <w:rPr>
          <w:rFonts w:ascii="Courier New" w:hAnsi="Courier New" w:cs="Courier New"/>
        </w:rPr>
      </w:pPr>
      <w:r w:rsidRPr="00EA2C6E">
        <w:rPr>
          <w:rFonts w:ascii="Courier New" w:hAnsi="Courier New" w:cs="Courier New"/>
        </w:rPr>
        <w:t>try:</w:t>
      </w:r>
    </w:p>
    <w:p w:rsidR="0017301F" w:rsidRPr="00EA2C6E" w:rsidRDefault="0017301F" w:rsidP="0017301F">
      <w:pPr>
        <w:rPr>
          <w:rFonts w:ascii="Courier New" w:hAnsi="Courier New" w:cs="Courier New"/>
        </w:rPr>
      </w:pPr>
      <w:r w:rsidRPr="00EA2C6E">
        <w:rPr>
          <w:rFonts w:ascii="Courier New" w:hAnsi="Courier New" w:cs="Courier New"/>
        </w:rPr>
        <w:t xml:space="preserve">   You do your operations here;</w:t>
      </w:r>
    </w:p>
    <w:p w:rsidR="0017301F" w:rsidRPr="00EA2C6E" w:rsidRDefault="0017301F" w:rsidP="0017301F">
      <w:pPr>
        <w:rPr>
          <w:rFonts w:ascii="Courier New" w:hAnsi="Courier New" w:cs="Courier New"/>
        </w:rPr>
      </w:pPr>
      <w:r w:rsidRPr="00EA2C6E">
        <w:rPr>
          <w:rFonts w:ascii="Courier New" w:hAnsi="Courier New" w:cs="Courier New"/>
        </w:rPr>
        <w:t xml:space="preserve">   ......................</w:t>
      </w:r>
    </w:p>
    <w:p w:rsidR="0017301F" w:rsidRPr="00EA2C6E" w:rsidRDefault="0017301F" w:rsidP="0017301F">
      <w:pPr>
        <w:rPr>
          <w:rFonts w:ascii="Courier New" w:hAnsi="Courier New" w:cs="Courier New"/>
        </w:rPr>
      </w:pPr>
      <w:r w:rsidRPr="00EA2C6E">
        <w:rPr>
          <w:rFonts w:ascii="Courier New" w:hAnsi="Courier New" w:cs="Courier New"/>
        </w:rPr>
        <w:t>except ExceptionType, Argument:</w:t>
      </w:r>
    </w:p>
    <w:p w:rsidR="0017301F" w:rsidRDefault="0017301F" w:rsidP="0017301F">
      <w:r w:rsidRPr="00EA2C6E">
        <w:rPr>
          <w:rFonts w:ascii="Courier New" w:hAnsi="Courier New" w:cs="Courier New"/>
        </w:rPr>
        <w:t xml:space="preserve">   You can print value of Argument here...</w:t>
      </w:r>
    </w:p>
    <w:p w:rsidR="0017301F" w:rsidRDefault="0017301F" w:rsidP="0017301F">
      <w:r>
        <w:t xml:space="preserve">If you write the code to handle a single exception, you can have a variable follow the name of the exception in the </w:t>
      </w:r>
      <w:r w:rsidRPr="00131AC0">
        <w:rPr>
          <w:rFonts w:ascii="Courier New" w:hAnsi="Courier New" w:cs="Courier New"/>
        </w:rPr>
        <w:t>except</w:t>
      </w:r>
      <w:r>
        <w:t xml:space="preserve"> statement. If you are trapping multiple exceptions, you can have a variable follow the tuple of the exception.</w:t>
      </w:r>
    </w:p>
    <w:p w:rsidR="0017301F" w:rsidRDefault="0017301F" w:rsidP="0017301F">
      <w:r>
        <w:t>This variable receives the value of the exception mostly containing the cause of the exception. The variable can receive a single value or multiple values in the form of a tuple. This tuple usually contains the error string, the error number, and an error location.</w:t>
      </w:r>
    </w:p>
    <w:p w:rsidR="0017301F" w:rsidRDefault="0017301F" w:rsidP="0017301F">
      <w:pPr>
        <w:pStyle w:val="Heading3"/>
      </w:pPr>
      <w:bookmarkStart w:id="249" w:name="_Toc514151054"/>
      <w:bookmarkStart w:id="250" w:name="_Toc515037912"/>
      <w:r w:rsidRPr="000567B4">
        <w:lastRenderedPageBreak/>
        <w:t>Default Exception Handler</w:t>
      </w:r>
      <w:bookmarkEnd w:id="249"/>
      <w:bookmarkEnd w:id="250"/>
    </w:p>
    <w:p w:rsidR="0017301F" w:rsidRDefault="0017301F" w:rsidP="0017301F">
      <w:r>
        <w:t>Sometimes, you want to catch all errors that could possibly be generated, but usually you don't. In most cases, you want to be as specific as possible; however, there are some situations where it's best to catch all errors.</w:t>
      </w:r>
    </w:p>
    <w:p w:rsidR="0017301F" w:rsidRDefault="0017301F" w:rsidP="0017301F">
      <w:r>
        <w:t>For example, suppose you are writing an extension module to a web service. You want the error information to output the output web page, and the server to continue to run, if at all possible. But you have no idea what kind of errors you might have put in your code.</w:t>
      </w:r>
    </w:p>
    <w:p w:rsidR="0017301F" w:rsidRDefault="0017301F" w:rsidP="0017301F"/>
    <w:p w:rsidR="0017301F" w:rsidRDefault="0017301F" w:rsidP="0017301F">
      <w:r>
        <w:t>In situations like these, you may want to code something like this:</w:t>
      </w:r>
    </w:p>
    <w:p w:rsidR="0017301F" w:rsidRPr="00492B4F" w:rsidRDefault="0017301F" w:rsidP="0017301F">
      <w:pPr>
        <w:rPr>
          <w:rFonts w:asciiTheme="majorHAnsi" w:hAnsiTheme="majorHAnsi" w:cs="Courier New"/>
          <w:b/>
        </w:rPr>
      </w:pPr>
      <w:r w:rsidRPr="00492B4F">
        <w:rPr>
          <w:rFonts w:asciiTheme="majorHAnsi" w:hAnsiTheme="majorHAnsi" w:cs="Courier New"/>
          <w:b/>
        </w:rPr>
        <w:t>Example:</w:t>
      </w:r>
    </w:p>
    <w:p w:rsidR="0017301F" w:rsidRPr="00492B4F" w:rsidRDefault="0017301F" w:rsidP="0017301F">
      <w:pPr>
        <w:rPr>
          <w:rFonts w:ascii="Courier New" w:hAnsi="Courier New" w:cs="Courier New"/>
        </w:rPr>
      </w:pPr>
      <w:r w:rsidRPr="00492B4F">
        <w:rPr>
          <w:rFonts w:ascii="Courier New" w:hAnsi="Courier New" w:cs="Courier New"/>
        </w:rPr>
        <w:t>import sys</w:t>
      </w:r>
    </w:p>
    <w:p w:rsidR="0017301F" w:rsidRPr="00492B4F" w:rsidRDefault="0017301F" w:rsidP="0017301F">
      <w:pPr>
        <w:rPr>
          <w:rFonts w:ascii="Courier New" w:hAnsi="Courier New" w:cs="Courier New"/>
        </w:rPr>
      </w:pPr>
      <w:r w:rsidRPr="00492B4F">
        <w:rPr>
          <w:rFonts w:ascii="Courier New" w:hAnsi="Courier New" w:cs="Courier New"/>
        </w:rPr>
        <w:t>try:</w:t>
      </w:r>
    </w:p>
    <w:p w:rsidR="0017301F" w:rsidRPr="00492B4F" w:rsidRDefault="0017301F" w:rsidP="0017301F">
      <w:pPr>
        <w:rPr>
          <w:rFonts w:ascii="Courier New" w:hAnsi="Courier New" w:cs="Courier New"/>
        </w:rPr>
      </w:pPr>
      <w:r w:rsidRPr="00492B4F">
        <w:rPr>
          <w:rFonts w:ascii="Courier New" w:hAnsi="Courier New" w:cs="Courier New"/>
        </w:rPr>
        <w:t xml:space="preserve">  untrusted.execute()</w:t>
      </w:r>
    </w:p>
    <w:p w:rsidR="0017301F" w:rsidRPr="00492B4F" w:rsidRDefault="0017301F" w:rsidP="0017301F">
      <w:pPr>
        <w:rPr>
          <w:rFonts w:ascii="Courier New" w:hAnsi="Courier New" w:cs="Courier New"/>
        </w:rPr>
      </w:pPr>
      <w:r w:rsidRPr="00492B4F">
        <w:rPr>
          <w:rFonts w:ascii="Courier New" w:hAnsi="Courier New" w:cs="Courier New"/>
        </w:rPr>
        <w:t>except: # catch *all* exceptions</w:t>
      </w:r>
    </w:p>
    <w:p w:rsidR="0017301F" w:rsidRPr="00492B4F" w:rsidRDefault="0017301F" w:rsidP="0017301F">
      <w:pPr>
        <w:rPr>
          <w:rFonts w:ascii="Courier New" w:hAnsi="Courier New" w:cs="Courier New"/>
        </w:rPr>
      </w:pPr>
      <w:r w:rsidRPr="00492B4F">
        <w:rPr>
          <w:rFonts w:ascii="Courier New" w:hAnsi="Courier New" w:cs="Courier New"/>
        </w:rPr>
        <w:t xml:space="preserve">  e = sys.exc_info()[0]</w:t>
      </w:r>
    </w:p>
    <w:p w:rsidR="0017301F" w:rsidRDefault="0017301F" w:rsidP="0017301F">
      <w:pPr>
        <w:rPr>
          <w:rFonts w:ascii="Courier New" w:hAnsi="Courier New" w:cs="Courier New"/>
        </w:rPr>
      </w:pPr>
      <w:r w:rsidRPr="00492B4F">
        <w:rPr>
          <w:rFonts w:ascii="Courier New" w:hAnsi="Courier New" w:cs="Courier New"/>
        </w:rPr>
        <w:t xml:space="preserve">  write_to_page( "&lt;p&gt;Error: %s&lt;/p&gt;" % e )</w:t>
      </w:r>
    </w:p>
    <w:p w:rsidR="0017301F" w:rsidRDefault="0017301F" w:rsidP="0017301F">
      <w:r>
        <w:t>Another case is when you want to do something when code fails:</w:t>
      </w:r>
    </w:p>
    <w:p w:rsidR="0017301F" w:rsidRPr="00492B4F" w:rsidRDefault="0017301F" w:rsidP="0017301F">
      <w:pPr>
        <w:rPr>
          <w:b/>
        </w:rPr>
      </w:pPr>
      <w:r w:rsidRPr="00492B4F">
        <w:rPr>
          <w:b/>
        </w:rPr>
        <w:t>Example:</w:t>
      </w:r>
    </w:p>
    <w:p w:rsidR="0017301F" w:rsidRPr="00492B4F" w:rsidRDefault="0017301F" w:rsidP="0017301F">
      <w:pPr>
        <w:rPr>
          <w:rFonts w:ascii="Courier New" w:hAnsi="Courier New" w:cs="Courier New"/>
        </w:rPr>
      </w:pPr>
      <w:r w:rsidRPr="00492B4F">
        <w:rPr>
          <w:rFonts w:ascii="Courier New" w:hAnsi="Courier New" w:cs="Courier New"/>
        </w:rPr>
        <w:t>try:</w:t>
      </w:r>
    </w:p>
    <w:p w:rsidR="0017301F" w:rsidRPr="00492B4F" w:rsidRDefault="0017301F" w:rsidP="0017301F">
      <w:pPr>
        <w:rPr>
          <w:rFonts w:ascii="Courier New" w:hAnsi="Courier New" w:cs="Courier New"/>
        </w:rPr>
      </w:pPr>
      <w:r w:rsidRPr="00492B4F">
        <w:rPr>
          <w:rFonts w:ascii="Courier New" w:hAnsi="Courier New" w:cs="Courier New"/>
        </w:rPr>
        <w:t xml:space="preserve">  do_some_stuff()</w:t>
      </w:r>
    </w:p>
    <w:p w:rsidR="0017301F" w:rsidRPr="00492B4F" w:rsidRDefault="0017301F" w:rsidP="0017301F">
      <w:pPr>
        <w:rPr>
          <w:rFonts w:ascii="Courier New" w:hAnsi="Courier New" w:cs="Courier New"/>
        </w:rPr>
      </w:pPr>
      <w:r w:rsidRPr="00492B4F">
        <w:rPr>
          <w:rFonts w:ascii="Courier New" w:hAnsi="Courier New" w:cs="Courier New"/>
        </w:rPr>
        <w:t>except:</w:t>
      </w:r>
    </w:p>
    <w:p w:rsidR="0017301F" w:rsidRPr="00492B4F" w:rsidRDefault="0017301F" w:rsidP="0017301F">
      <w:pPr>
        <w:rPr>
          <w:rFonts w:ascii="Courier New" w:hAnsi="Courier New" w:cs="Courier New"/>
        </w:rPr>
      </w:pPr>
      <w:r w:rsidRPr="00492B4F">
        <w:rPr>
          <w:rFonts w:ascii="Courier New" w:hAnsi="Courier New" w:cs="Courier New"/>
        </w:rPr>
        <w:t xml:space="preserve">  rollback()</w:t>
      </w:r>
    </w:p>
    <w:p w:rsidR="0017301F" w:rsidRPr="00492B4F" w:rsidRDefault="0017301F" w:rsidP="0017301F">
      <w:pPr>
        <w:rPr>
          <w:rFonts w:ascii="Courier New" w:hAnsi="Courier New" w:cs="Courier New"/>
        </w:rPr>
      </w:pPr>
      <w:r w:rsidRPr="00492B4F">
        <w:rPr>
          <w:rFonts w:ascii="Courier New" w:hAnsi="Courier New" w:cs="Courier New"/>
        </w:rPr>
        <w:t xml:space="preserve">  raise </w:t>
      </w:r>
    </w:p>
    <w:p w:rsidR="0017301F" w:rsidRPr="00492B4F" w:rsidRDefault="0017301F" w:rsidP="0017301F">
      <w:pPr>
        <w:rPr>
          <w:rFonts w:ascii="Courier New" w:hAnsi="Courier New" w:cs="Courier New"/>
        </w:rPr>
      </w:pPr>
      <w:r w:rsidRPr="00492B4F">
        <w:rPr>
          <w:rFonts w:ascii="Courier New" w:hAnsi="Courier New" w:cs="Courier New"/>
        </w:rPr>
        <w:t>else:</w:t>
      </w:r>
    </w:p>
    <w:p w:rsidR="0017301F" w:rsidRPr="00492B4F" w:rsidRDefault="0017301F" w:rsidP="0017301F">
      <w:pPr>
        <w:rPr>
          <w:rFonts w:ascii="Courier New" w:hAnsi="Courier New" w:cs="Courier New"/>
        </w:rPr>
      </w:pPr>
      <w:r w:rsidRPr="00492B4F">
        <w:rPr>
          <w:rFonts w:ascii="Courier New" w:hAnsi="Courier New" w:cs="Courier New"/>
        </w:rPr>
        <w:t xml:space="preserve">  commit()</w:t>
      </w:r>
    </w:p>
    <w:p w:rsidR="0017301F" w:rsidRDefault="0017301F" w:rsidP="0017301F">
      <w:r>
        <w:t>By using raise with no arguments, you will re-raise the last exception. A common place to use this would be to roll back a transaction, or undo operations. If it's a matter of cleanup that should be run regardless of success or failure, then you would do.</w:t>
      </w:r>
    </w:p>
    <w:p w:rsidR="0017301F" w:rsidRPr="00492B4F" w:rsidRDefault="0017301F" w:rsidP="0017301F">
      <w:pPr>
        <w:rPr>
          <w:b/>
        </w:rPr>
      </w:pPr>
      <w:r w:rsidRPr="00492B4F">
        <w:rPr>
          <w:b/>
        </w:rPr>
        <w:t>Example:</w:t>
      </w:r>
    </w:p>
    <w:p w:rsidR="0017301F" w:rsidRPr="00492B4F" w:rsidRDefault="0017301F" w:rsidP="0017301F">
      <w:pPr>
        <w:rPr>
          <w:rFonts w:ascii="Courier New" w:hAnsi="Courier New" w:cs="Courier New"/>
        </w:rPr>
      </w:pPr>
      <w:r w:rsidRPr="00492B4F">
        <w:rPr>
          <w:rFonts w:ascii="Courier New" w:hAnsi="Courier New" w:cs="Courier New"/>
        </w:rPr>
        <w:t>try:</w:t>
      </w:r>
    </w:p>
    <w:p w:rsidR="0017301F" w:rsidRPr="00492B4F" w:rsidRDefault="0017301F" w:rsidP="0017301F">
      <w:pPr>
        <w:rPr>
          <w:rFonts w:ascii="Courier New" w:hAnsi="Courier New" w:cs="Courier New"/>
        </w:rPr>
      </w:pPr>
      <w:r w:rsidRPr="00492B4F">
        <w:rPr>
          <w:rFonts w:ascii="Courier New" w:hAnsi="Courier New" w:cs="Courier New"/>
        </w:rPr>
        <w:t xml:space="preserve">  do_some_stuff()</w:t>
      </w:r>
    </w:p>
    <w:p w:rsidR="0017301F" w:rsidRPr="00492B4F" w:rsidRDefault="0017301F" w:rsidP="0017301F">
      <w:pPr>
        <w:rPr>
          <w:rFonts w:ascii="Courier New" w:hAnsi="Courier New" w:cs="Courier New"/>
        </w:rPr>
      </w:pPr>
      <w:r w:rsidRPr="00492B4F">
        <w:rPr>
          <w:rFonts w:ascii="Courier New" w:hAnsi="Courier New" w:cs="Courier New"/>
        </w:rPr>
        <w:t>finally:</w:t>
      </w:r>
    </w:p>
    <w:p w:rsidR="0017301F" w:rsidRPr="00492B4F" w:rsidRDefault="0017301F" w:rsidP="0017301F">
      <w:pPr>
        <w:rPr>
          <w:rFonts w:ascii="Courier New" w:hAnsi="Courier New" w:cs="Courier New"/>
        </w:rPr>
      </w:pPr>
      <w:r w:rsidRPr="00492B4F">
        <w:rPr>
          <w:rFonts w:ascii="Courier New" w:hAnsi="Courier New" w:cs="Courier New"/>
        </w:rPr>
        <w:t xml:space="preserve">  cleanup_stuff()</w:t>
      </w:r>
    </w:p>
    <w:p w:rsidR="0017301F" w:rsidRDefault="0017301F" w:rsidP="0017301F">
      <w:pPr>
        <w:spacing w:after="0"/>
        <w:ind w:left="0"/>
        <w:rPr>
          <w:rFonts w:asciiTheme="majorHAnsi" w:hAnsiTheme="majorHAnsi"/>
          <w:color w:val="003366"/>
          <w:kern w:val="28"/>
          <w:sz w:val="32"/>
          <w:szCs w:val="32"/>
        </w:rPr>
      </w:pPr>
      <w:r>
        <w:br w:type="page"/>
      </w:r>
    </w:p>
    <w:p w:rsidR="0017301F" w:rsidRDefault="0017301F" w:rsidP="0017301F">
      <w:pPr>
        <w:pStyle w:val="Heading2"/>
      </w:pPr>
      <w:bookmarkStart w:id="251" w:name="_Toc514151055"/>
      <w:bookmarkStart w:id="252" w:name="_Toc515037913"/>
      <w:r w:rsidRPr="000567B4">
        <w:lastRenderedPageBreak/>
        <w:t>Handling Exceptions</w:t>
      </w:r>
      <w:bookmarkEnd w:id="251"/>
      <w:bookmarkEnd w:id="252"/>
    </w:p>
    <w:p w:rsidR="0017301F" w:rsidRDefault="0017301F" w:rsidP="0017301F">
      <w:pPr>
        <w:pStyle w:val="Heading3"/>
      </w:pPr>
      <w:bookmarkStart w:id="253" w:name="_Toc514151056"/>
      <w:bookmarkStart w:id="254" w:name="_Toc515037914"/>
      <w:r>
        <w:t>Catching Exceptions</w:t>
      </w:r>
      <w:bookmarkEnd w:id="253"/>
      <w:bookmarkEnd w:id="254"/>
    </w:p>
    <w:p w:rsidR="0017301F" w:rsidRDefault="0017301F" w:rsidP="0017301F">
      <w:r w:rsidRPr="006D5891">
        <w:t xml:space="preserve">It is possible to write programs that handle selected exceptions. </w:t>
      </w:r>
      <w:r>
        <w:t>T</w:t>
      </w:r>
      <w:r w:rsidRPr="006D5891">
        <w:t>he following exampleasks the user for input until a valid integer has been entered, but allows the user to interrupt the program (using Control-C</w:t>
      </w:r>
      <w:r>
        <w:t xml:space="preserve"> or whatever the operating system supports); note that a user-generated interruption is signalled by raising the </w:t>
      </w:r>
      <w:r w:rsidRPr="00C3030A">
        <w:rPr>
          <w:rFonts w:ascii="Courier New" w:hAnsi="Courier New" w:cs="Courier New"/>
        </w:rPr>
        <w:t>KeyboardInterrupt</w:t>
      </w:r>
      <w:r>
        <w:t xml:space="preserve"> exception.</w:t>
      </w:r>
    </w:p>
    <w:p w:rsidR="0017301F" w:rsidRPr="00C3030A" w:rsidRDefault="0017301F" w:rsidP="0017301F">
      <w:pPr>
        <w:rPr>
          <w:b/>
        </w:rPr>
      </w:pPr>
      <w:r w:rsidRPr="00C3030A">
        <w:rPr>
          <w:b/>
        </w:rPr>
        <w:t>Example:</w:t>
      </w:r>
    </w:p>
    <w:p w:rsidR="0017301F" w:rsidRPr="006D5891" w:rsidRDefault="0017301F" w:rsidP="0017301F">
      <w:pPr>
        <w:rPr>
          <w:rFonts w:ascii="Courier New" w:hAnsi="Courier New" w:cs="Courier New"/>
        </w:rPr>
      </w:pPr>
      <w:r w:rsidRPr="006D5891">
        <w:rPr>
          <w:rFonts w:ascii="Courier New" w:hAnsi="Courier New" w:cs="Courier New"/>
        </w:rPr>
        <w:t>&gt;&gt;&gt; while True:</w:t>
      </w:r>
    </w:p>
    <w:p w:rsidR="0017301F" w:rsidRPr="006D5891" w:rsidRDefault="0017301F" w:rsidP="0017301F">
      <w:pPr>
        <w:rPr>
          <w:rFonts w:ascii="Courier New" w:hAnsi="Courier New" w:cs="Courier New"/>
        </w:rPr>
      </w:pPr>
      <w:r w:rsidRPr="006D5891">
        <w:rPr>
          <w:rFonts w:ascii="Courier New" w:hAnsi="Courier New" w:cs="Courier New"/>
        </w:rPr>
        <w:t>...     try:</w:t>
      </w:r>
    </w:p>
    <w:p w:rsidR="0017301F" w:rsidRPr="006D5891" w:rsidRDefault="0017301F" w:rsidP="0017301F">
      <w:pPr>
        <w:rPr>
          <w:rFonts w:ascii="Courier New" w:hAnsi="Courier New" w:cs="Courier New"/>
        </w:rPr>
      </w:pPr>
      <w:r w:rsidRPr="006D5891">
        <w:rPr>
          <w:rFonts w:ascii="Courier New" w:hAnsi="Courier New" w:cs="Courier New"/>
        </w:rPr>
        <w:t>...         x = int(input("Please enter a number: "))</w:t>
      </w:r>
    </w:p>
    <w:p w:rsidR="0017301F" w:rsidRPr="006D5891" w:rsidRDefault="0017301F" w:rsidP="0017301F">
      <w:pPr>
        <w:rPr>
          <w:rFonts w:ascii="Courier New" w:hAnsi="Courier New" w:cs="Courier New"/>
        </w:rPr>
      </w:pPr>
      <w:r w:rsidRPr="006D5891">
        <w:rPr>
          <w:rFonts w:ascii="Courier New" w:hAnsi="Courier New" w:cs="Courier New"/>
        </w:rPr>
        <w:t>...         break</w:t>
      </w:r>
    </w:p>
    <w:p w:rsidR="0017301F" w:rsidRPr="006D5891" w:rsidRDefault="0017301F" w:rsidP="0017301F">
      <w:pPr>
        <w:rPr>
          <w:rFonts w:ascii="Courier New" w:hAnsi="Courier New" w:cs="Courier New"/>
        </w:rPr>
      </w:pPr>
      <w:r w:rsidRPr="006D5891">
        <w:rPr>
          <w:rFonts w:ascii="Courier New" w:hAnsi="Courier New" w:cs="Courier New"/>
        </w:rPr>
        <w:t>...     except ValueError:</w:t>
      </w:r>
    </w:p>
    <w:p w:rsidR="0017301F" w:rsidRPr="006D5891" w:rsidRDefault="0017301F" w:rsidP="0017301F">
      <w:pPr>
        <w:rPr>
          <w:rFonts w:ascii="Courier New" w:hAnsi="Courier New" w:cs="Courier New"/>
        </w:rPr>
      </w:pPr>
      <w:r w:rsidRPr="006D5891">
        <w:rPr>
          <w:rFonts w:ascii="Courier New" w:hAnsi="Courier New" w:cs="Courier New"/>
        </w:rPr>
        <w:t>...         print("Oops!  That was no valid number.  Try again...")</w:t>
      </w:r>
    </w:p>
    <w:p w:rsidR="0017301F" w:rsidRPr="006D5891" w:rsidRDefault="0017301F" w:rsidP="0017301F">
      <w:pPr>
        <w:rPr>
          <w:rFonts w:ascii="Courier New" w:hAnsi="Courier New" w:cs="Courier New"/>
        </w:rPr>
      </w:pPr>
      <w:r w:rsidRPr="006D5891">
        <w:rPr>
          <w:rFonts w:ascii="Courier New" w:hAnsi="Courier New" w:cs="Courier New"/>
        </w:rPr>
        <w:t>...</w:t>
      </w:r>
    </w:p>
    <w:p w:rsidR="0017301F" w:rsidRDefault="0017301F" w:rsidP="0017301F">
      <w:r>
        <w:t xml:space="preserve">The </w:t>
      </w:r>
      <w:r w:rsidRPr="00C3030A">
        <w:rPr>
          <w:rFonts w:ascii="Courier New" w:hAnsi="Courier New" w:cs="Courier New"/>
        </w:rPr>
        <w:t>try</w:t>
      </w:r>
      <w:r>
        <w:t xml:space="preserve"> statement works as follows:</w:t>
      </w:r>
    </w:p>
    <w:p w:rsidR="0017301F" w:rsidRDefault="0017301F" w:rsidP="00B629BA">
      <w:pPr>
        <w:pStyle w:val="ListParagraph"/>
        <w:numPr>
          <w:ilvl w:val="0"/>
          <w:numId w:val="80"/>
        </w:numPr>
      </w:pPr>
      <w:r>
        <w:t xml:space="preserve">First, the </w:t>
      </w:r>
      <w:r w:rsidRPr="00EA2C6E">
        <w:rPr>
          <w:rFonts w:ascii="Courier New" w:hAnsi="Courier New" w:cs="Courier New"/>
        </w:rPr>
        <w:t>try</w:t>
      </w:r>
      <w:r>
        <w:t xml:space="preserve"> clause (the statement(s) between the try and except keywords) is executed. </w:t>
      </w:r>
    </w:p>
    <w:p w:rsidR="0017301F" w:rsidRDefault="0017301F" w:rsidP="00B629BA">
      <w:pPr>
        <w:pStyle w:val="ListParagraph"/>
        <w:numPr>
          <w:ilvl w:val="0"/>
          <w:numId w:val="80"/>
        </w:numPr>
      </w:pPr>
      <w:r>
        <w:t xml:space="preserve">If no exception occurs, the </w:t>
      </w:r>
      <w:r w:rsidRPr="00EA2C6E">
        <w:rPr>
          <w:rFonts w:ascii="Courier New" w:hAnsi="Courier New" w:cs="Courier New"/>
        </w:rPr>
        <w:t>except</w:t>
      </w:r>
      <w:r>
        <w:t xml:space="preserve"> clause is skipped and execution of the </w:t>
      </w:r>
      <w:r w:rsidRPr="00EA2C6E">
        <w:rPr>
          <w:rFonts w:ascii="Courier New" w:hAnsi="Courier New" w:cs="Courier New"/>
        </w:rPr>
        <w:t>try</w:t>
      </w:r>
      <w:r>
        <w:t xml:space="preserve"> statement is finished.</w:t>
      </w:r>
    </w:p>
    <w:p w:rsidR="0017301F" w:rsidRDefault="0017301F" w:rsidP="00B629BA">
      <w:pPr>
        <w:pStyle w:val="ListParagraph"/>
        <w:numPr>
          <w:ilvl w:val="0"/>
          <w:numId w:val="80"/>
        </w:numPr>
      </w:pPr>
      <w:r>
        <w:t xml:space="preserve">If an exception occurs during execution of the </w:t>
      </w:r>
      <w:r w:rsidRPr="00EA2C6E">
        <w:rPr>
          <w:rFonts w:ascii="Courier New" w:hAnsi="Courier New" w:cs="Courier New"/>
        </w:rPr>
        <w:t>try</w:t>
      </w:r>
      <w:r>
        <w:t xml:space="preserve"> clause, the rest of the clause is skipped. Then if its type matches the exception named after the </w:t>
      </w:r>
      <w:r w:rsidRPr="00EA2C6E">
        <w:rPr>
          <w:rFonts w:ascii="Courier New" w:hAnsi="Courier New" w:cs="Courier New"/>
        </w:rPr>
        <w:t>except</w:t>
      </w:r>
      <w:r>
        <w:t xml:space="preserve"> keyword, the </w:t>
      </w:r>
      <w:r w:rsidRPr="00EA2C6E">
        <w:rPr>
          <w:rFonts w:ascii="Courier New" w:hAnsi="Courier New" w:cs="Courier New"/>
        </w:rPr>
        <w:t>except</w:t>
      </w:r>
      <w:r>
        <w:t xml:space="preserve"> clause is executed, and then execution continues after the </w:t>
      </w:r>
      <w:r w:rsidRPr="00EA2C6E">
        <w:rPr>
          <w:rFonts w:ascii="Courier New" w:hAnsi="Courier New" w:cs="Courier New"/>
        </w:rPr>
        <w:t>try</w:t>
      </w:r>
      <w:r>
        <w:t xml:space="preserve"> statement.</w:t>
      </w:r>
    </w:p>
    <w:p w:rsidR="0017301F" w:rsidRDefault="0017301F" w:rsidP="00B629BA">
      <w:pPr>
        <w:pStyle w:val="ListParagraph"/>
        <w:numPr>
          <w:ilvl w:val="0"/>
          <w:numId w:val="80"/>
        </w:numPr>
      </w:pPr>
      <w:r>
        <w:t xml:space="preserve">If an exception occurs which does not match the exception named in the </w:t>
      </w:r>
      <w:r w:rsidRPr="00EA2C6E">
        <w:rPr>
          <w:rFonts w:ascii="Courier New" w:hAnsi="Courier New" w:cs="Courier New"/>
        </w:rPr>
        <w:t>except</w:t>
      </w:r>
      <w:r>
        <w:t xml:space="preserve"> clause, it is passed on to outer </w:t>
      </w:r>
      <w:r w:rsidRPr="00EA2C6E">
        <w:rPr>
          <w:rFonts w:ascii="Courier New" w:hAnsi="Courier New" w:cs="Courier New"/>
        </w:rPr>
        <w:t>try</w:t>
      </w:r>
      <w:r>
        <w:t xml:space="preserve"> statements; if no handler is found, it is an unhandled exception and execution stops with a message as shown above.</w:t>
      </w:r>
    </w:p>
    <w:p w:rsidR="0017301F" w:rsidRDefault="0017301F" w:rsidP="0017301F">
      <w:r>
        <w:t xml:space="preserve">A </w:t>
      </w:r>
      <w:r w:rsidRPr="00EA2C6E">
        <w:rPr>
          <w:rFonts w:ascii="Courier New" w:hAnsi="Courier New" w:cs="Courier New"/>
        </w:rPr>
        <w:t>try</w:t>
      </w:r>
      <w:r>
        <w:t xml:space="preserve"> statement may have more than one </w:t>
      </w:r>
      <w:r w:rsidRPr="00EA2C6E">
        <w:rPr>
          <w:rFonts w:ascii="Courier New" w:hAnsi="Courier New" w:cs="Courier New"/>
        </w:rPr>
        <w:t>except</w:t>
      </w:r>
      <w:r>
        <w:t xml:space="preserve"> clause, to specify handlers for different exceptions. At most one handler will be executed. Handlers only handle exceptions that occur in the corresponding </w:t>
      </w:r>
      <w:r w:rsidRPr="00EA2C6E">
        <w:rPr>
          <w:rFonts w:ascii="Courier New" w:hAnsi="Courier New" w:cs="Courier New"/>
        </w:rPr>
        <w:t>try</w:t>
      </w:r>
      <w:r>
        <w:t xml:space="preserve"> clause, not in other handlers of the same </w:t>
      </w:r>
      <w:r w:rsidRPr="00EA2C6E">
        <w:rPr>
          <w:rFonts w:ascii="Courier New" w:hAnsi="Courier New" w:cs="Courier New"/>
        </w:rPr>
        <w:t>try</w:t>
      </w:r>
      <w:r>
        <w:t xml:space="preserve"> statement. An </w:t>
      </w:r>
      <w:r w:rsidRPr="00EA2C6E">
        <w:rPr>
          <w:rFonts w:ascii="Courier New" w:hAnsi="Courier New" w:cs="Courier New"/>
        </w:rPr>
        <w:t>except</w:t>
      </w:r>
      <w:r>
        <w:t xml:space="preserve"> clause may name multiple exceptions as a parenthesized tuple.</w:t>
      </w:r>
    </w:p>
    <w:p w:rsidR="0017301F" w:rsidRPr="00C3030A" w:rsidRDefault="0017301F" w:rsidP="0017301F">
      <w:pPr>
        <w:rPr>
          <w:b/>
        </w:rPr>
      </w:pPr>
      <w:r w:rsidRPr="00C3030A">
        <w:rPr>
          <w:b/>
        </w:rPr>
        <w:t>Example:</w:t>
      </w:r>
    </w:p>
    <w:p w:rsidR="0017301F" w:rsidRPr="00C3030A" w:rsidRDefault="0017301F" w:rsidP="0017301F">
      <w:pPr>
        <w:rPr>
          <w:rFonts w:ascii="Courier New" w:hAnsi="Courier New" w:cs="Courier New"/>
        </w:rPr>
      </w:pPr>
      <w:r w:rsidRPr="00C3030A">
        <w:rPr>
          <w:rFonts w:ascii="Courier New" w:hAnsi="Courier New" w:cs="Courier New"/>
        </w:rPr>
        <w:t>... except (RuntimeError, TypeError, NameError):</w:t>
      </w:r>
    </w:p>
    <w:p w:rsidR="0017301F" w:rsidRPr="00C3030A" w:rsidRDefault="0017301F" w:rsidP="0017301F">
      <w:pPr>
        <w:rPr>
          <w:rFonts w:ascii="Courier New" w:hAnsi="Courier New" w:cs="Courier New"/>
        </w:rPr>
      </w:pPr>
      <w:r w:rsidRPr="00C3030A">
        <w:rPr>
          <w:rFonts w:ascii="Courier New" w:hAnsi="Courier New" w:cs="Courier New"/>
        </w:rPr>
        <w:t>...     pass</w:t>
      </w:r>
    </w:p>
    <w:p w:rsidR="0017301F" w:rsidRDefault="0017301F" w:rsidP="0017301F">
      <w:pPr>
        <w:spacing w:after="0"/>
        <w:ind w:left="0"/>
      </w:pPr>
      <w:r>
        <w:br w:type="page"/>
      </w:r>
    </w:p>
    <w:p w:rsidR="0017301F" w:rsidRDefault="0017301F" w:rsidP="0017301F">
      <w:r>
        <w:lastRenderedPageBreak/>
        <w:t xml:space="preserve">A class in an </w:t>
      </w:r>
      <w:r w:rsidRPr="00C3030A">
        <w:rPr>
          <w:rFonts w:ascii="Courier New" w:hAnsi="Courier New" w:cs="Courier New"/>
        </w:rPr>
        <w:t>except</w:t>
      </w:r>
      <w:r>
        <w:t xml:space="preserve"> clause is compatible with an exception if it is the same class or a base class thereof (but not the other way around — an except clause listing a derived class is not compatible with a base class). </w:t>
      </w:r>
    </w:p>
    <w:p w:rsidR="0017301F" w:rsidRPr="00B05801" w:rsidRDefault="0017301F" w:rsidP="0017301F">
      <w:pPr>
        <w:rPr>
          <w:b/>
        </w:rPr>
      </w:pPr>
      <w:r w:rsidRPr="00B05801">
        <w:rPr>
          <w:b/>
        </w:rPr>
        <w:t>Example:</w:t>
      </w:r>
    </w:p>
    <w:p w:rsidR="0017301F" w:rsidRPr="00B05801" w:rsidRDefault="0017301F" w:rsidP="0017301F">
      <w:pPr>
        <w:rPr>
          <w:rFonts w:ascii="Courier New" w:hAnsi="Courier New" w:cs="Courier New"/>
        </w:rPr>
      </w:pPr>
      <w:r w:rsidRPr="00B05801">
        <w:rPr>
          <w:rFonts w:ascii="Courier New" w:hAnsi="Courier New" w:cs="Courier New"/>
        </w:rPr>
        <w:t>class B(Exception):</w:t>
      </w:r>
    </w:p>
    <w:p w:rsidR="0017301F" w:rsidRPr="00B05801" w:rsidRDefault="0017301F" w:rsidP="0017301F">
      <w:pPr>
        <w:rPr>
          <w:rFonts w:ascii="Courier New" w:hAnsi="Courier New" w:cs="Courier New"/>
        </w:rPr>
      </w:pPr>
      <w:r w:rsidRPr="00B05801">
        <w:rPr>
          <w:rFonts w:ascii="Courier New" w:hAnsi="Courier New" w:cs="Courier New"/>
        </w:rPr>
        <w:t xml:space="preserve">    pass</w:t>
      </w:r>
    </w:p>
    <w:p w:rsidR="0017301F" w:rsidRPr="00B05801" w:rsidRDefault="0017301F" w:rsidP="0017301F">
      <w:pPr>
        <w:rPr>
          <w:rFonts w:ascii="Courier New" w:hAnsi="Courier New" w:cs="Courier New"/>
        </w:rPr>
      </w:pPr>
    </w:p>
    <w:p w:rsidR="0017301F" w:rsidRPr="00B05801" w:rsidRDefault="0017301F" w:rsidP="0017301F">
      <w:pPr>
        <w:rPr>
          <w:rFonts w:ascii="Courier New" w:hAnsi="Courier New" w:cs="Courier New"/>
        </w:rPr>
      </w:pPr>
      <w:r w:rsidRPr="00B05801">
        <w:rPr>
          <w:rFonts w:ascii="Courier New" w:hAnsi="Courier New" w:cs="Courier New"/>
        </w:rPr>
        <w:t>class C(B):</w:t>
      </w:r>
    </w:p>
    <w:p w:rsidR="0017301F" w:rsidRPr="00B05801" w:rsidRDefault="0017301F" w:rsidP="0017301F">
      <w:pPr>
        <w:rPr>
          <w:rFonts w:ascii="Courier New" w:hAnsi="Courier New" w:cs="Courier New"/>
        </w:rPr>
      </w:pPr>
      <w:r w:rsidRPr="00B05801">
        <w:rPr>
          <w:rFonts w:ascii="Courier New" w:hAnsi="Courier New" w:cs="Courier New"/>
        </w:rPr>
        <w:t xml:space="preserve">    pass</w:t>
      </w:r>
    </w:p>
    <w:p w:rsidR="0017301F" w:rsidRPr="00B05801" w:rsidRDefault="0017301F" w:rsidP="0017301F">
      <w:pPr>
        <w:rPr>
          <w:rFonts w:ascii="Courier New" w:hAnsi="Courier New" w:cs="Courier New"/>
        </w:rPr>
      </w:pPr>
    </w:p>
    <w:p w:rsidR="0017301F" w:rsidRPr="00B05801" w:rsidRDefault="0017301F" w:rsidP="0017301F">
      <w:pPr>
        <w:rPr>
          <w:rFonts w:ascii="Courier New" w:hAnsi="Courier New" w:cs="Courier New"/>
        </w:rPr>
      </w:pPr>
      <w:r w:rsidRPr="00B05801">
        <w:rPr>
          <w:rFonts w:ascii="Courier New" w:hAnsi="Courier New" w:cs="Courier New"/>
        </w:rPr>
        <w:t>class D(C):</w:t>
      </w:r>
    </w:p>
    <w:p w:rsidR="0017301F" w:rsidRPr="00B05801" w:rsidRDefault="0017301F" w:rsidP="0017301F">
      <w:pPr>
        <w:rPr>
          <w:rFonts w:ascii="Courier New" w:hAnsi="Courier New" w:cs="Courier New"/>
        </w:rPr>
      </w:pPr>
      <w:r w:rsidRPr="00B05801">
        <w:rPr>
          <w:rFonts w:ascii="Courier New" w:hAnsi="Courier New" w:cs="Courier New"/>
        </w:rPr>
        <w:t xml:space="preserve">    pass</w:t>
      </w:r>
    </w:p>
    <w:p w:rsidR="0017301F" w:rsidRPr="00B05801" w:rsidRDefault="0017301F" w:rsidP="0017301F">
      <w:pPr>
        <w:rPr>
          <w:rFonts w:ascii="Courier New" w:hAnsi="Courier New" w:cs="Courier New"/>
        </w:rPr>
      </w:pPr>
    </w:p>
    <w:p w:rsidR="0017301F" w:rsidRPr="00B05801" w:rsidRDefault="0017301F" w:rsidP="0017301F">
      <w:pPr>
        <w:rPr>
          <w:rFonts w:ascii="Courier New" w:hAnsi="Courier New" w:cs="Courier New"/>
        </w:rPr>
      </w:pPr>
      <w:r w:rsidRPr="00B05801">
        <w:rPr>
          <w:rFonts w:ascii="Courier New" w:hAnsi="Courier New" w:cs="Courier New"/>
        </w:rPr>
        <w:t>for cls in [B, C, D]:</w:t>
      </w:r>
    </w:p>
    <w:p w:rsidR="0017301F" w:rsidRPr="00B05801" w:rsidRDefault="0017301F" w:rsidP="0017301F">
      <w:pPr>
        <w:rPr>
          <w:rFonts w:ascii="Courier New" w:hAnsi="Courier New" w:cs="Courier New"/>
        </w:rPr>
      </w:pPr>
      <w:r w:rsidRPr="00B05801">
        <w:rPr>
          <w:rFonts w:ascii="Courier New" w:hAnsi="Courier New" w:cs="Courier New"/>
        </w:rPr>
        <w:t xml:space="preserve">    try:</w:t>
      </w:r>
    </w:p>
    <w:p w:rsidR="0017301F" w:rsidRPr="00B05801" w:rsidRDefault="0017301F" w:rsidP="0017301F">
      <w:pPr>
        <w:rPr>
          <w:rFonts w:ascii="Courier New" w:hAnsi="Courier New" w:cs="Courier New"/>
        </w:rPr>
      </w:pPr>
      <w:r w:rsidRPr="00B05801">
        <w:rPr>
          <w:rFonts w:ascii="Courier New" w:hAnsi="Courier New" w:cs="Courier New"/>
        </w:rPr>
        <w:t xml:space="preserve">        raise cls()</w:t>
      </w:r>
    </w:p>
    <w:p w:rsidR="0017301F" w:rsidRPr="00B05801" w:rsidRDefault="0017301F" w:rsidP="0017301F">
      <w:pPr>
        <w:rPr>
          <w:rFonts w:ascii="Courier New" w:hAnsi="Courier New" w:cs="Courier New"/>
        </w:rPr>
      </w:pPr>
      <w:r w:rsidRPr="00B05801">
        <w:rPr>
          <w:rFonts w:ascii="Courier New" w:hAnsi="Courier New" w:cs="Courier New"/>
        </w:rPr>
        <w:t xml:space="preserve">    except D:</w:t>
      </w:r>
    </w:p>
    <w:p w:rsidR="0017301F" w:rsidRPr="00B05801" w:rsidRDefault="0017301F" w:rsidP="0017301F">
      <w:pPr>
        <w:rPr>
          <w:rFonts w:ascii="Courier New" w:hAnsi="Courier New" w:cs="Courier New"/>
        </w:rPr>
      </w:pPr>
      <w:r w:rsidRPr="00B05801">
        <w:rPr>
          <w:rFonts w:ascii="Courier New" w:hAnsi="Courier New" w:cs="Courier New"/>
        </w:rPr>
        <w:t xml:space="preserve">        print("D")</w:t>
      </w:r>
    </w:p>
    <w:p w:rsidR="0017301F" w:rsidRPr="00B05801" w:rsidRDefault="0017301F" w:rsidP="0017301F">
      <w:pPr>
        <w:rPr>
          <w:rFonts w:ascii="Courier New" w:hAnsi="Courier New" w:cs="Courier New"/>
        </w:rPr>
      </w:pPr>
      <w:r w:rsidRPr="00B05801">
        <w:rPr>
          <w:rFonts w:ascii="Courier New" w:hAnsi="Courier New" w:cs="Courier New"/>
        </w:rPr>
        <w:t xml:space="preserve">    except C:</w:t>
      </w:r>
    </w:p>
    <w:p w:rsidR="0017301F" w:rsidRPr="00B05801" w:rsidRDefault="0017301F" w:rsidP="0017301F">
      <w:pPr>
        <w:rPr>
          <w:rFonts w:ascii="Courier New" w:hAnsi="Courier New" w:cs="Courier New"/>
        </w:rPr>
      </w:pPr>
      <w:r w:rsidRPr="00B05801">
        <w:rPr>
          <w:rFonts w:ascii="Courier New" w:hAnsi="Courier New" w:cs="Courier New"/>
        </w:rPr>
        <w:t xml:space="preserve">        print("C")</w:t>
      </w:r>
    </w:p>
    <w:p w:rsidR="0017301F" w:rsidRPr="00B05801" w:rsidRDefault="0017301F" w:rsidP="0017301F">
      <w:pPr>
        <w:rPr>
          <w:rFonts w:ascii="Courier New" w:hAnsi="Courier New" w:cs="Courier New"/>
        </w:rPr>
      </w:pPr>
      <w:r w:rsidRPr="00B05801">
        <w:rPr>
          <w:rFonts w:ascii="Courier New" w:hAnsi="Courier New" w:cs="Courier New"/>
        </w:rPr>
        <w:t xml:space="preserve">    except B:</w:t>
      </w:r>
    </w:p>
    <w:p w:rsidR="0017301F" w:rsidRPr="00B05801" w:rsidRDefault="0017301F" w:rsidP="0017301F">
      <w:pPr>
        <w:rPr>
          <w:rFonts w:ascii="Courier New" w:hAnsi="Courier New" w:cs="Courier New"/>
        </w:rPr>
      </w:pPr>
      <w:r w:rsidRPr="00B05801">
        <w:rPr>
          <w:rFonts w:ascii="Courier New" w:hAnsi="Courier New" w:cs="Courier New"/>
        </w:rPr>
        <w:t xml:space="preserve">        print("B")</w:t>
      </w:r>
    </w:p>
    <w:p w:rsidR="0017301F" w:rsidRDefault="0017301F" w:rsidP="0017301F">
      <w:r>
        <w:t xml:space="preserve">The code here prints </w:t>
      </w:r>
      <w:r w:rsidRPr="002C149B">
        <w:rPr>
          <w:rFonts w:ascii="Courier New" w:hAnsi="Courier New" w:cs="Courier New"/>
        </w:rPr>
        <w:t>B</w:t>
      </w:r>
      <w:r>
        <w:t xml:space="preserve">, </w:t>
      </w:r>
      <w:r w:rsidRPr="002C149B">
        <w:rPr>
          <w:rFonts w:ascii="Courier New" w:hAnsi="Courier New" w:cs="Courier New"/>
        </w:rPr>
        <w:t>C</w:t>
      </w:r>
      <w:r>
        <w:t xml:space="preserve">, </w:t>
      </w:r>
      <w:r w:rsidRPr="002C149B">
        <w:rPr>
          <w:rFonts w:ascii="Courier New" w:hAnsi="Courier New" w:cs="Courier New"/>
        </w:rPr>
        <w:t>D</w:t>
      </w:r>
      <w:r>
        <w:t xml:space="preserve"> in that order.</w:t>
      </w:r>
    </w:p>
    <w:p w:rsidR="0017301F" w:rsidRPr="002C149B" w:rsidRDefault="0017301F" w:rsidP="0017301F">
      <w:pPr>
        <w:rPr>
          <w:sz w:val="20"/>
        </w:rPr>
      </w:pPr>
      <w:r w:rsidRPr="002C149B">
        <w:rPr>
          <w:b/>
          <w:sz w:val="20"/>
        </w:rPr>
        <w:t>Note:</w:t>
      </w:r>
      <w:r w:rsidRPr="002C149B">
        <w:rPr>
          <w:i/>
          <w:sz w:val="20"/>
        </w:rPr>
        <w:t xml:space="preserve">If the </w:t>
      </w:r>
      <w:r w:rsidRPr="002C149B">
        <w:rPr>
          <w:rFonts w:ascii="Courier New" w:hAnsi="Courier New" w:cs="Courier New"/>
          <w:i/>
          <w:sz w:val="20"/>
        </w:rPr>
        <w:t>except</w:t>
      </w:r>
      <w:r w:rsidRPr="002C149B">
        <w:rPr>
          <w:i/>
          <w:sz w:val="20"/>
        </w:rPr>
        <w:t xml:space="preserve"> clauses were reversed (with except B first), it would have printed B, B, B — the first matching except clause is triggered.</w:t>
      </w:r>
    </w:p>
    <w:p w:rsidR="0017301F" w:rsidRDefault="0017301F" w:rsidP="0017301F">
      <w:pPr>
        <w:spacing w:after="0"/>
        <w:ind w:left="0"/>
      </w:pPr>
      <w:r>
        <w:br w:type="page"/>
      </w:r>
    </w:p>
    <w:p w:rsidR="0017301F" w:rsidRDefault="0017301F" w:rsidP="0017301F">
      <w:r>
        <w:lastRenderedPageBreak/>
        <w:t xml:space="preserve">The last </w:t>
      </w:r>
      <w:r w:rsidRPr="00C3030A">
        <w:rPr>
          <w:rFonts w:ascii="Courier New" w:hAnsi="Courier New" w:cs="Courier New"/>
        </w:rPr>
        <w:t>except</w:t>
      </w:r>
      <w:r>
        <w:t xml:space="preserve"> clause may omit the exception name(s), to serve as a wildcard. Use this with extreme caution, since it is easy to mask a real programming error in this way! It can also be used to print an error message and then re-raise the exception (allowing a caller to handle the exception as well):</w:t>
      </w:r>
    </w:p>
    <w:p w:rsidR="0017301F" w:rsidRPr="00B05801" w:rsidRDefault="0017301F" w:rsidP="0017301F">
      <w:pPr>
        <w:rPr>
          <w:b/>
        </w:rPr>
      </w:pPr>
      <w:r w:rsidRPr="00B05801">
        <w:rPr>
          <w:b/>
        </w:rPr>
        <w:t>Example:</w:t>
      </w:r>
    </w:p>
    <w:p w:rsidR="0017301F" w:rsidRPr="00C3030A" w:rsidRDefault="0017301F" w:rsidP="0017301F">
      <w:pPr>
        <w:rPr>
          <w:rFonts w:ascii="Courier New" w:hAnsi="Courier New" w:cs="Courier New"/>
        </w:rPr>
      </w:pPr>
      <w:r w:rsidRPr="00C3030A">
        <w:rPr>
          <w:rFonts w:ascii="Courier New" w:hAnsi="Courier New" w:cs="Courier New"/>
        </w:rPr>
        <w:t>import sys</w:t>
      </w:r>
    </w:p>
    <w:p w:rsidR="0017301F" w:rsidRPr="00C3030A" w:rsidRDefault="0017301F" w:rsidP="0017301F">
      <w:pPr>
        <w:rPr>
          <w:rFonts w:ascii="Courier New" w:hAnsi="Courier New" w:cs="Courier New"/>
        </w:rPr>
      </w:pPr>
      <w:r w:rsidRPr="00C3030A">
        <w:rPr>
          <w:rFonts w:ascii="Courier New" w:hAnsi="Courier New" w:cs="Courier New"/>
        </w:rPr>
        <w:t>try:</w:t>
      </w:r>
    </w:p>
    <w:p w:rsidR="0017301F" w:rsidRPr="00C3030A" w:rsidRDefault="0017301F" w:rsidP="0017301F">
      <w:pPr>
        <w:rPr>
          <w:rFonts w:ascii="Courier New" w:hAnsi="Courier New" w:cs="Courier New"/>
        </w:rPr>
      </w:pPr>
      <w:r w:rsidRPr="00C3030A">
        <w:rPr>
          <w:rFonts w:ascii="Courier New" w:hAnsi="Courier New" w:cs="Courier New"/>
        </w:rPr>
        <w:t xml:space="preserve">    f = open('myfile.txt')</w:t>
      </w:r>
    </w:p>
    <w:p w:rsidR="0017301F" w:rsidRPr="00C3030A" w:rsidRDefault="0017301F" w:rsidP="0017301F">
      <w:pPr>
        <w:rPr>
          <w:rFonts w:ascii="Courier New" w:hAnsi="Courier New" w:cs="Courier New"/>
        </w:rPr>
      </w:pPr>
      <w:r w:rsidRPr="00C3030A">
        <w:rPr>
          <w:rFonts w:ascii="Courier New" w:hAnsi="Courier New" w:cs="Courier New"/>
        </w:rPr>
        <w:t xml:space="preserve">    s = f.readline()</w:t>
      </w:r>
    </w:p>
    <w:p w:rsidR="0017301F" w:rsidRPr="00C3030A" w:rsidRDefault="0017301F" w:rsidP="0017301F">
      <w:pPr>
        <w:rPr>
          <w:rFonts w:ascii="Courier New" w:hAnsi="Courier New" w:cs="Courier New"/>
        </w:rPr>
      </w:pPr>
      <w:r w:rsidRPr="00C3030A">
        <w:rPr>
          <w:rFonts w:ascii="Courier New" w:hAnsi="Courier New" w:cs="Courier New"/>
        </w:rPr>
        <w:t xml:space="preserve">    i = int(s.strip())</w:t>
      </w:r>
    </w:p>
    <w:p w:rsidR="0017301F" w:rsidRPr="00C3030A" w:rsidRDefault="0017301F" w:rsidP="0017301F">
      <w:pPr>
        <w:rPr>
          <w:rFonts w:ascii="Courier New" w:hAnsi="Courier New" w:cs="Courier New"/>
        </w:rPr>
      </w:pPr>
      <w:r w:rsidRPr="00C3030A">
        <w:rPr>
          <w:rFonts w:ascii="Courier New" w:hAnsi="Courier New" w:cs="Courier New"/>
        </w:rPr>
        <w:t>except OSError as err:</w:t>
      </w:r>
    </w:p>
    <w:p w:rsidR="0017301F" w:rsidRPr="00C3030A" w:rsidRDefault="0017301F" w:rsidP="0017301F">
      <w:pPr>
        <w:rPr>
          <w:rFonts w:ascii="Courier New" w:hAnsi="Courier New" w:cs="Courier New"/>
        </w:rPr>
      </w:pPr>
      <w:r w:rsidRPr="00C3030A">
        <w:rPr>
          <w:rFonts w:ascii="Courier New" w:hAnsi="Courier New" w:cs="Courier New"/>
        </w:rPr>
        <w:t xml:space="preserve">    print("OS error: {0}".format(err))</w:t>
      </w:r>
    </w:p>
    <w:p w:rsidR="0017301F" w:rsidRPr="00C3030A" w:rsidRDefault="0017301F" w:rsidP="0017301F">
      <w:pPr>
        <w:rPr>
          <w:rFonts w:ascii="Courier New" w:hAnsi="Courier New" w:cs="Courier New"/>
        </w:rPr>
      </w:pPr>
      <w:r w:rsidRPr="00C3030A">
        <w:rPr>
          <w:rFonts w:ascii="Courier New" w:hAnsi="Courier New" w:cs="Courier New"/>
        </w:rPr>
        <w:t>except ValueError:</w:t>
      </w:r>
    </w:p>
    <w:p w:rsidR="0017301F" w:rsidRPr="00C3030A" w:rsidRDefault="0017301F" w:rsidP="0017301F">
      <w:pPr>
        <w:rPr>
          <w:rFonts w:ascii="Courier New" w:hAnsi="Courier New" w:cs="Courier New"/>
        </w:rPr>
      </w:pPr>
      <w:r w:rsidRPr="00C3030A">
        <w:rPr>
          <w:rFonts w:ascii="Courier New" w:hAnsi="Courier New" w:cs="Courier New"/>
        </w:rPr>
        <w:t xml:space="preserve">    print("Could not convert data to an integer.")</w:t>
      </w:r>
    </w:p>
    <w:p w:rsidR="0017301F" w:rsidRPr="00C3030A" w:rsidRDefault="0017301F" w:rsidP="0017301F">
      <w:pPr>
        <w:rPr>
          <w:rFonts w:ascii="Courier New" w:hAnsi="Courier New" w:cs="Courier New"/>
        </w:rPr>
      </w:pPr>
      <w:r w:rsidRPr="00C3030A">
        <w:rPr>
          <w:rFonts w:ascii="Courier New" w:hAnsi="Courier New" w:cs="Courier New"/>
        </w:rPr>
        <w:t>except:</w:t>
      </w:r>
    </w:p>
    <w:p w:rsidR="0017301F" w:rsidRPr="00C3030A" w:rsidRDefault="0017301F" w:rsidP="0017301F">
      <w:pPr>
        <w:rPr>
          <w:rFonts w:ascii="Courier New" w:hAnsi="Courier New" w:cs="Courier New"/>
        </w:rPr>
      </w:pPr>
      <w:r w:rsidRPr="00C3030A">
        <w:rPr>
          <w:rFonts w:ascii="Courier New" w:hAnsi="Courier New" w:cs="Courier New"/>
        </w:rPr>
        <w:t xml:space="preserve">    print("Unexpected error:", sys.exc_info()[0])</w:t>
      </w:r>
    </w:p>
    <w:p w:rsidR="0017301F" w:rsidRDefault="0017301F" w:rsidP="0017301F">
      <w:r w:rsidRPr="00C3030A">
        <w:rPr>
          <w:rFonts w:ascii="Courier New" w:hAnsi="Courier New" w:cs="Courier New"/>
        </w:rPr>
        <w:t xml:space="preserve">    raise</w:t>
      </w:r>
    </w:p>
    <w:p w:rsidR="0017301F" w:rsidRDefault="0017301F" w:rsidP="0017301F">
      <w:r>
        <w:t xml:space="preserve">The </w:t>
      </w:r>
      <w:r w:rsidRPr="00EA2C6E">
        <w:rPr>
          <w:rFonts w:ascii="Courier New" w:hAnsi="Courier New" w:cs="Courier New"/>
        </w:rPr>
        <w:t>try … except</w:t>
      </w:r>
      <w:r>
        <w:t xml:space="preserve"> statement has an optional </w:t>
      </w:r>
      <w:r w:rsidRPr="00EA2C6E">
        <w:rPr>
          <w:rFonts w:ascii="Courier New" w:hAnsi="Courier New" w:cs="Courier New"/>
        </w:rPr>
        <w:t>else</w:t>
      </w:r>
      <w:r>
        <w:t xml:space="preserve"> clause, which, when present, must follow all </w:t>
      </w:r>
      <w:r w:rsidRPr="00EA2C6E">
        <w:rPr>
          <w:rFonts w:ascii="Courier New" w:hAnsi="Courier New" w:cs="Courier New"/>
        </w:rPr>
        <w:t>except</w:t>
      </w:r>
      <w:r>
        <w:t xml:space="preserve"> clauses. It is useful for code that must be executed if the </w:t>
      </w:r>
      <w:r w:rsidRPr="00EA2C6E">
        <w:rPr>
          <w:rFonts w:ascii="Courier New" w:hAnsi="Courier New" w:cs="Courier New"/>
        </w:rPr>
        <w:t>try</w:t>
      </w:r>
      <w:r>
        <w:t xml:space="preserve"> clause does not raise an exception. </w:t>
      </w:r>
    </w:p>
    <w:p w:rsidR="0017301F" w:rsidRDefault="0017301F" w:rsidP="0017301F">
      <w:r w:rsidRPr="00B05801">
        <w:rPr>
          <w:b/>
        </w:rPr>
        <w:t>Example:</w:t>
      </w:r>
    </w:p>
    <w:p w:rsidR="0017301F" w:rsidRPr="00C3030A" w:rsidRDefault="0017301F" w:rsidP="0017301F">
      <w:pPr>
        <w:rPr>
          <w:rFonts w:ascii="Courier New" w:hAnsi="Courier New" w:cs="Courier New"/>
        </w:rPr>
      </w:pPr>
      <w:r w:rsidRPr="00C3030A">
        <w:rPr>
          <w:rFonts w:ascii="Courier New" w:hAnsi="Courier New" w:cs="Courier New"/>
        </w:rPr>
        <w:t>for arg in sys.argv[1:]:</w:t>
      </w:r>
    </w:p>
    <w:p w:rsidR="0017301F" w:rsidRPr="00C3030A" w:rsidRDefault="0017301F" w:rsidP="0017301F">
      <w:pPr>
        <w:rPr>
          <w:rFonts w:ascii="Courier New" w:hAnsi="Courier New" w:cs="Courier New"/>
        </w:rPr>
      </w:pPr>
      <w:r w:rsidRPr="00C3030A">
        <w:rPr>
          <w:rFonts w:ascii="Courier New" w:hAnsi="Courier New" w:cs="Courier New"/>
        </w:rPr>
        <w:t xml:space="preserve">    try:</w:t>
      </w:r>
    </w:p>
    <w:p w:rsidR="0017301F" w:rsidRPr="00C3030A" w:rsidRDefault="0017301F" w:rsidP="0017301F">
      <w:pPr>
        <w:rPr>
          <w:rFonts w:ascii="Courier New" w:hAnsi="Courier New" w:cs="Courier New"/>
        </w:rPr>
      </w:pPr>
      <w:r w:rsidRPr="00C3030A">
        <w:rPr>
          <w:rFonts w:ascii="Courier New" w:hAnsi="Courier New" w:cs="Courier New"/>
        </w:rPr>
        <w:t xml:space="preserve">        f = open(arg, 'r')</w:t>
      </w:r>
    </w:p>
    <w:p w:rsidR="0017301F" w:rsidRPr="00C3030A" w:rsidRDefault="0017301F" w:rsidP="0017301F">
      <w:pPr>
        <w:rPr>
          <w:rFonts w:ascii="Courier New" w:hAnsi="Courier New" w:cs="Courier New"/>
        </w:rPr>
      </w:pPr>
      <w:r w:rsidRPr="00C3030A">
        <w:rPr>
          <w:rFonts w:ascii="Courier New" w:hAnsi="Courier New" w:cs="Courier New"/>
        </w:rPr>
        <w:t xml:space="preserve">    except OSError:</w:t>
      </w:r>
    </w:p>
    <w:p w:rsidR="0017301F" w:rsidRPr="00C3030A" w:rsidRDefault="0017301F" w:rsidP="0017301F">
      <w:pPr>
        <w:rPr>
          <w:rFonts w:ascii="Courier New" w:hAnsi="Courier New" w:cs="Courier New"/>
        </w:rPr>
      </w:pPr>
      <w:r w:rsidRPr="00C3030A">
        <w:rPr>
          <w:rFonts w:ascii="Courier New" w:hAnsi="Courier New" w:cs="Courier New"/>
        </w:rPr>
        <w:t xml:space="preserve">        print('cannot open', arg)</w:t>
      </w:r>
    </w:p>
    <w:p w:rsidR="0017301F" w:rsidRPr="00C3030A" w:rsidRDefault="0017301F" w:rsidP="0017301F">
      <w:pPr>
        <w:rPr>
          <w:rFonts w:ascii="Courier New" w:hAnsi="Courier New" w:cs="Courier New"/>
        </w:rPr>
      </w:pPr>
      <w:r w:rsidRPr="00C3030A">
        <w:rPr>
          <w:rFonts w:ascii="Courier New" w:hAnsi="Courier New" w:cs="Courier New"/>
        </w:rPr>
        <w:t xml:space="preserve">    else:</w:t>
      </w:r>
    </w:p>
    <w:p w:rsidR="0017301F" w:rsidRPr="00C3030A" w:rsidRDefault="0017301F" w:rsidP="0017301F">
      <w:pPr>
        <w:rPr>
          <w:rFonts w:ascii="Courier New" w:hAnsi="Courier New" w:cs="Courier New"/>
        </w:rPr>
      </w:pPr>
      <w:r w:rsidRPr="00C3030A">
        <w:rPr>
          <w:rFonts w:ascii="Courier New" w:hAnsi="Courier New" w:cs="Courier New"/>
        </w:rPr>
        <w:t xml:space="preserve">        print(arg, 'has', len(f.readlines()), 'lines')</w:t>
      </w:r>
    </w:p>
    <w:p w:rsidR="0017301F" w:rsidRDefault="0017301F" w:rsidP="0017301F">
      <w:r w:rsidRPr="00C3030A">
        <w:rPr>
          <w:rFonts w:ascii="Courier New" w:hAnsi="Courier New" w:cs="Courier New"/>
        </w:rPr>
        <w:t xml:space="preserve">        f.close()</w:t>
      </w:r>
    </w:p>
    <w:p w:rsidR="0017301F" w:rsidRDefault="0017301F" w:rsidP="0017301F">
      <w:r>
        <w:t xml:space="preserve">The use of the </w:t>
      </w:r>
      <w:r w:rsidRPr="00EA2C6E">
        <w:rPr>
          <w:rFonts w:ascii="Courier New" w:hAnsi="Courier New" w:cs="Courier New"/>
        </w:rPr>
        <w:t>else</w:t>
      </w:r>
      <w:r>
        <w:t xml:space="preserve"> clause is better than adding additional code to the </w:t>
      </w:r>
      <w:r w:rsidRPr="00EA2C6E">
        <w:rPr>
          <w:rFonts w:ascii="Courier New" w:hAnsi="Courier New" w:cs="Courier New"/>
        </w:rPr>
        <w:t>tr</w:t>
      </w:r>
      <w:r>
        <w:t>`</w:t>
      </w:r>
      <w:r w:rsidRPr="00EA2C6E">
        <w:rPr>
          <w:rFonts w:ascii="Courier New" w:hAnsi="Courier New" w:cs="Courier New"/>
        </w:rPr>
        <w:t>y</w:t>
      </w:r>
      <w:r>
        <w:t xml:space="preserve"> clause because it avoids accidentally catching an exception that wasn’t raised by the code being protected by the </w:t>
      </w:r>
      <w:r w:rsidRPr="00C3030A">
        <w:rPr>
          <w:rFonts w:ascii="Courier New" w:hAnsi="Courier New" w:cs="Courier New"/>
        </w:rPr>
        <w:t>try … except</w:t>
      </w:r>
      <w:r>
        <w:t xml:space="preserve"> statement.</w:t>
      </w:r>
    </w:p>
    <w:p w:rsidR="0017301F" w:rsidRDefault="0017301F" w:rsidP="0017301F">
      <w:r>
        <w:t>When an exception occurs, it may have an associated value, also known as the exception’s argument. The presence and type of the argument depend on the exception type.</w:t>
      </w:r>
    </w:p>
    <w:p w:rsidR="0017301F" w:rsidRDefault="0017301F" w:rsidP="0017301F">
      <w:pPr>
        <w:spacing w:after="0"/>
        <w:ind w:left="0"/>
      </w:pPr>
      <w:r>
        <w:br w:type="page"/>
      </w:r>
    </w:p>
    <w:p w:rsidR="0017301F" w:rsidRDefault="0017301F" w:rsidP="0017301F">
      <w:r>
        <w:lastRenderedPageBreak/>
        <w:t xml:space="preserve">The </w:t>
      </w:r>
      <w:r w:rsidRPr="00C3030A">
        <w:rPr>
          <w:rFonts w:ascii="Courier New" w:hAnsi="Courier New" w:cs="Courier New"/>
        </w:rPr>
        <w:t>except</w:t>
      </w:r>
      <w:r>
        <w:t xml:space="preserve"> clause may specify a variable after the exception name. The variable is bound to an exception instance with the arguments stored in </w:t>
      </w:r>
      <w:r w:rsidRPr="00C3030A">
        <w:rPr>
          <w:rFonts w:ascii="Courier New" w:hAnsi="Courier New" w:cs="Courier New"/>
        </w:rPr>
        <w:t>instance.args</w:t>
      </w:r>
      <w:r>
        <w:t xml:space="preserve">. For convenience, the exception instance defines </w:t>
      </w:r>
      <w:r w:rsidRPr="00C3030A">
        <w:rPr>
          <w:rFonts w:ascii="Courier New" w:hAnsi="Courier New" w:cs="Courier New"/>
        </w:rPr>
        <w:t>__str__()</w:t>
      </w:r>
      <w:r>
        <w:t xml:space="preserve"> so the arguments can be printed directly without having to reference </w:t>
      </w:r>
      <w:r w:rsidRPr="00C3030A">
        <w:rPr>
          <w:rFonts w:ascii="Courier New" w:hAnsi="Courier New" w:cs="Courier New"/>
        </w:rPr>
        <w:t>.args</w:t>
      </w:r>
      <w:r>
        <w:t>. One may also instantiate an exception first before raising it and add any attributes to it as desired.</w:t>
      </w:r>
    </w:p>
    <w:p w:rsidR="0017301F" w:rsidRPr="00B05801" w:rsidRDefault="0017301F" w:rsidP="0017301F">
      <w:pPr>
        <w:rPr>
          <w:rFonts w:ascii="Courier New" w:hAnsi="Courier New" w:cs="Courier New"/>
          <w:b/>
        </w:rPr>
      </w:pPr>
      <w:r w:rsidRPr="00B05801">
        <w:rPr>
          <w:b/>
        </w:rPr>
        <w:t>Example:</w:t>
      </w:r>
    </w:p>
    <w:p w:rsidR="0017301F" w:rsidRPr="00C3030A" w:rsidRDefault="0017301F" w:rsidP="0017301F">
      <w:pPr>
        <w:rPr>
          <w:rFonts w:ascii="Courier New" w:hAnsi="Courier New" w:cs="Courier New"/>
        </w:rPr>
      </w:pPr>
      <w:r w:rsidRPr="00C3030A">
        <w:rPr>
          <w:rFonts w:ascii="Courier New" w:hAnsi="Courier New" w:cs="Courier New"/>
        </w:rPr>
        <w:t>&gt;&gt;&gt; try:</w:t>
      </w:r>
    </w:p>
    <w:p w:rsidR="0017301F" w:rsidRPr="00C3030A" w:rsidRDefault="0017301F" w:rsidP="0017301F">
      <w:pPr>
        <w:rPr>
          <w:rFonts w:ascii="Courier New" w:hAnsi="Courier New" w:cs="Courier New"/>
        </w:rPr>
      </w:pPr>
      <w:r w:rsidRPr="00C3030A">
        <w:rPr>
          <w:rFonts w:ascii="Courier New" w:hAnsi="Courier New" w:cs="Courier New"/>
        </w:rPr>
        <w:t>...     raise Exception('spam', 'eggs')</w:t>
      </w:r>
    </w:p>
    <w:p w:rsidR="0017301F" w:rsidRPr="00C3030A" w:rsidRDefault="0017301F" w:rsidP="0017301F">
      <w:pPr>
        <w:rPr>
          <w:rFonts w:ascii="Courier New" w:hAnsi="Courier New" w:cs="Courier New"/>
        </w:rPr>
      </w:pPr>
      <w:r w:rsidRPr="00C3030A">
        <w:rPr>
          <w:rFonts w:ascii="Courier New" w:hAnsi="Courier New" w:cs="Courier New"/>
        </w:rPr>
        <w:t>... except Exception as inst:</w:t>
      </w:r>
    </w:p>
    <w:p w:rsidR="0017301F" w:rsidRPr="00C3030A" w:rsidRDefault="0017301F" w:rsidP="0017301F">
      <w:pPr>
        <w:rPr>
          <w:rFonts w:ascii="Courier New" w:hAnsi="Courier New" w:cs="Courier New"/>
        </w:rPr>
      </w:pPr>
      <w:r w:rsidRPr="00C3030A">
        <w:rPr>
          <w:rFonts w:ascii="Courier New" w:hAnsi="Courier New" w:cs="Courier New"/>
        </w:rPr>
        <w:t>...     print(type(inst))    # the exception instance</w:t>
      </w:r>
    </w:p>
    <w:p w:rsidR="0017301F" w:rsidRPr="00C3030A" w:rsidRDefault="0017301F" w:rsidP="0017301F">
      <w:pPr>
        <w:rPr>
          <w:rFonts w:ascii="Courier New" w:hAnsi="Courier New" w:cs="Courier New"/>
        </w:rPr>
      </w:pPr>
      <w:r w:rsidRPr="00C3030A">
        <w:rPr>
          <w:rFonts w:ascii="Courier New" w:hAnsi="Courier New" w:cs="Courier New"/>
        </w:rPr>
        <w:t>...     print(inst.args)     # arguments stored in .args</w:t>
      </w:r>
    </w:p>
    <w:p w:rsidR="0017301F" w:rsidRPr="00C3030A" w:rsidRDefault="0017301F" w:rsidP="0017301F">
      <w:pPr>
        <w:rPr>
          <w:rFonts w:ascii="Courier New" w:hAnsi="Courier New" w:cs="Courier New"/>
        </w:rPr>
      </w:pPr>
      <w:r w:rsidRPr="00C3030A">
        <w:rPr>
          <w:rFonts w:ascii="Courier New" w:hAnsi="Courier New" w:cs="Courier New"/>
        </w:rPr>
        <w:t>...     print(inst)          # __str__ allows args to be printed directly,</w:t>
      </w:r>
    </w:p>
    <w:p w:rsidR="0017301F" w:rsidRPr="00C3030A" w:rsidRDefault="0017301F" w:rsidP="0017301F">
      <w:pPr>
        <w:rPr>
          <w:rFonts w:ascii="Courier New" w:hAnsi="Courier New" w:cs="Courier New"/>
        </w:rPr>
      </w:pPr>
      <w:r w:rsidRPr="00C3030A">
        <w:rPr>
          <w:rFonts w:ascii="Courier New" w:hAnsi="Courier New" w:cs="Courier New"/>
        </w:rPr>
        <w:t>...                          # but may be overridden in exception subclasses</w:t>
      </w:r>
    </w:p>
    <w:p w:rsidR="0017301F" w:rsidRPr="00C3030A" w:rsidRDefault="0017301F" w:rsidP="0017301F">
      <w:pPr>
        <w:rPr>
          <w:rFonts w:ascii="Courier New" w:hAnsi="Courier New" w:cs="Courier New"/>
        </w:rPr>
      </w:pPr>
      <w:r w:rsidRPr="00C3030A">
        <w:rPr>
          <w:rFonts w:ascii="Courier New" w:hAnsi="Courier New" w:cs="Courier New"/>
        </w:rPr>
        <w:t>...     x, y = inst.args     # unpack args</w:t>
      </w:r>
    </w:p>
    <w:p w:rsidR="0017301F" w:rsidRPr="00C3030A" w:rsidRDefault="0017301F" w:rsidP="0017301F">
      <w:pPr>
        <w:rPr>
          <w:rFonts w:ascii="Courier New" w:hAnsi="Courier New" w:cs="Courier New"/>
        </w:rPr>
      </w:pPr>
      <w:r w:rsidRPr="00C3030A">
        <w:rPr>
          <w:rFonts w:ascii="Courier New" w:hAnsi="Courier New" w:cs="Courier New"/>
        </w:rPr>
        <w:t>...     print('x =', x)</w:t>
      </w:r>
    </w:p>
    <w:p w:rsidR="0017301F" w:rsidRPr="00C3030A" w:rsidRDefault="0017301F" w:rsidP="0017301F">
      <w:pPr>
        <w:rPr>
          <w:rFonts w:ascii="Courier New" w:hAnsi="Courier New" w:cs="Courier New"/>
        </w:rPr>
      </w:pPr>
      <w:r w:rsidRPr="00C3030A">
        <w:rPr>
          <w:rFonts w:ascii="Courier New" w:hAnsi="Courier New" w:cs="Courier New"/>
        </w:rPr>
        <w:t>...     print('y =', y)</w:t>
      </w:r>
    </w:p>
    <w:p w:rsidR="0017301F" w:rsidRPr="00C3030A" w:rsidRDefault="0017301F" w:rsidP="0017301F">
      <w:pPr>
        <w:rPr>
          <w:rFonts w:ascii="Courier New" w:hAnsi="Courier New" w:cs="Courier New"/>
        </w:rPr>
      </w:pPr>
      <w:r w:rsidRPr="00C3030A">
        <w:rPr>
          <w:rFonts w:ascii="Courier New" w:hAnsi="Courier New" w:cs="Courier New"/>
        </w:rPr>
        <w:t>...</w:t>
      </w:r>
    </w:p>
    <w:p w:rsidR="0017301F" w:rsidRPr="00C3030A" w:rsidRDefault="0017301F" w:rsidP="0017301F">
      <w:pPr>
        <w:rPr>
          <w:rFonts w:ascii="Courier New" w:hAnsi="Courier New" w:cs="Courier New"/>
        </w:rPr>
      </w:pPr>
      <w:r w:rsidRPr="00C3030A">
        <w:rPr>
          <w:rFonts w:ascii="Courier New" w:hAnsi="Courier New" w:cs="Courier New"/>
        </w:rPr>
        <w:t>&lt;class 'Exception'&gt;</w:t>
      </w:r>
    </w:p>
    <w:p w:rsidR="0017301F" w:rsidRPr="00C3030A" w:rsidRDefault="0017301F" w:rsidP="0017301F">
      <w:pPr>
        <w:rPr>
          <w:rFonts w:ascii="Courier New" w:hAnsi="Courier New" w:cs="Courier New"/>
        </w:rPr>
      </w:pPr>
      <w:r w:rsidRPr="00C3030A">
        <w:rPr>
          <w:rFonts w:ascii="Courier New" w:hAnsi="Courier New" w:cs="Courier New"/>
        </w:rPr>
        <w:t>('spam', 'eggs')</w:t>
      </w:r>
    </w:p>
    <w:p w:rsidR="0017301F" w:rsidRPr="00C3030A" w:rsidRDefault="0017301F" w:rsidP="0017301F">
      <w:pPr>
        <w:rPr>
          <w:rFonts w:ascii="Courier New" w:hAnsi="Courier New" w:cs="Courier New"/>
        </w:rPr>
      </w:pPr>
      <w:r w:rsidRPr="00C3030A">
        <w:rPr>
          <w:rFonts w:ascii="Courier New" w:hAnsi="Courier New" w:cs="Courier New"/>
        </w:rPr>
        <w:t>('spam', 'eggs')</w:t>
      </w:r>
    </w:p>
    <w:p w:rsidR="0017301F" w:rsidRPr="00C3030A" w:rsidRDefault="0017301F" w:rsidP="0017301F">
      <w:pPr>
        <w:rPr>
          <w:rFonts w:ascii="Courier New" w:hAnsi="Courier New" w:cs="Courier New"/>
        </w:rPr>
      </w:pPr>
      <w:r w:rsidRPr="00C3030A">
        <w:rPr>
          <w:rFonts w:ascii="Courier New" w:hAnsi="Courier New" w:cs="Courier New"/>
        </w:rPr>
        <w:t>x = spam</w:t>
      </w:r>
    </w:p>
    <w:p w:rsidR="0017301F" w:rsidRDefault="0017301F" w:rsidP="0017301F">
      <w:r w:rsidRPr="00C3030A">
        <w:rPr>
          <w:rFonts w:ascii="Courier New" w:hAnsi="Courier New" w:cs="Courier New"/>
        </w:rPr>
        <w:t>y = eggs</w:t>
      </w:r>
    </w:p>
    <w:p w:rsidR="0017301F" w:rsidRDefault="0017301F" w:rsidP="0017301F">
      <w:r>
        <w:t xml:space="preserve">If an exception has arguments, they are printed as the last part </w:t>
      </w:r>
      <w:r w:rsidRPr="00C3030A">
        <w:rPr>
          <w:rFonts w:ascii="Courier New" w:hAnsi="Courier New" w:cs="Courier New"/>
        </w:rPr>
        <w:t>(‘detail’)</w:t>
      </w:r>
      <w:r>
        <w:t xml:space="preserve"> of the message for unhandled exceptions. Exception handlers don’t just handle exceptions if they occur immediately in the </w:t>
      </w:r>
      <w:r w:rsidRPr="00C3030A">
        <w:rPr>
          <w:rFonts w:ascii="Courier New" w:hAnsi="Courier New" w:cs="Courier New"/>
        </w:rPr>
        <w:t>try</w:t>
      </w:r>
      <w:r>
        <w:t xml:space="preserve"> clause, but also if they occur inside functions that are called (even indirectly) in the </w:t>
      </w:r>
      <w:r w:rsidRPr="00C3030A">
        <w:rPr>
          <w:rFonts w:ascii="Courier New" w:hAnsi="Courier New" w:cs="Courier New"/>
        </w:rPr>
        <w:t>try</w:t>
      </w:r>
      <w:r>
        <w:t xml:space="preserve"> clause. </w:t>
      </w:r>
    </w:p>
    <w:p w:rsidR="0017301F" w:rsidRPr="00FF6EB6" w:rsidRDefault="0017301F" w:rsidP="0017301F">
      <w:pPr>
        <w:rPr>
          <w:b/>
        </w:rPr>
      </w:pPr>
      <w:r w:rsidRPr="00FF6EB6">
        <w:rPr>
          <w:b/>
        </w:rPr>
        <w:t>Example:</w:t>
      </w:r>
    </w:p>
    <w:p w:rsidR="0017301F" w:rsidRPr="00C3030A" w:rsidRDefault="0017301F" w:rsidP="0017301F">
      <w:pPr>
        <w:rPr>
          <w:rFonts w:ascii="Courier New" w:hAnsi="Courier New" w:cs="Courier New"/>
        </w:rPr>
      </w:pPr>
      <w:r w:rsidRPr="00C3030A">
        <w:rPr>
          <w:rFonts w:ascii="Courier New" w:hAnsi="Courier New" w:cs="Courier New"/>
        </w:rPr>
        <w:t>&gt;&gt;&gt; def this_fails():</w:t>
      </w:r>
    </w:p>
    <w:p w:rsidR="0017301F" w:rsidRPr="00C3030A" w:rsidRDefault="0017301F" w:rsidP="0017301F">
      <w:pPr>
        <w:rPr>
          <w:rFonts w:ascii="Courier New" w:hAnsi="Courier New" w:cs="Courier New"/>
        </w:rPr>
      </w:pPr>
      <w:r w:rsidRPr="00C3030A">
        <w:rPr>
          <w:rFonts w:ascii="Courier New" w:hAnsi="Courier New" w:cs="Courier New"/>
        </w:rPr>
        <w:t>...     x = 1/0</w:t>
      </w:r>
    </w:p>
    <w:p w:rsidR="0017301F" w:rsidRPr="00C3030A" w:rsidRDefault="0017301F" w:rsidP="0017301F">
      <w:pPr>
        <w:rPr>
          <w:rFonts w:ascii="Courier New" w:hAnsi="Courier New" w:cs="Courier New"/>
        </w:rPr>
      </w:pPr>
      <w:r w:rsidRPr="00C3030A">
        <w:rPr>
          <w:rFonts w:ascii="Courier New" w:hAnsi="Courier New" w:cs="Courier New"/>
        </w:rPr>
        <w:t>...</w:t>
      </w:r>
    </w:p>
    <w:p w:rsidR="0017301F" w:rsidRPr="00C3030A" w:rsidRDefault="0017301F" w:rsidP="0017301F">
      <w:pPr>
        <w:rPr>
          <w:rFonts w:ascii="Courier New" w:hAnsi="Courier New" w:cs="Courier New"/>
        </w:rPr>
      </w:pPr>
      <w:r w:rsidRPr="00C3030A">
        <w:rPr>
          <w:rFonts w:ascii="Courier New" w:hAnsi="Courier New" w:cs="Courier New"/>
        </w:rPr>
        <w:t>&gt;&gt;&gt; try:</w:t>
      </w:r>
    </w:p>
    <w:p w:rsidR="0017301F" w:rsidRPr="00C3030A" w:rsidRDefault="0017301F" w:rsidP="0017301F">
      <w:pPr>
        <w:rPr>
          <w:rFonts w:ascii="Courier New" w:hAnsi="Courier New" w:cs="Courier New"/>
        </w:rPr>
      </w:pPr>
      <w:r w:rsidRPr="00C3030A">
        <w:rPr>
          <w:rFonts w:ascii="Courier New" w:hAnsi="Courier New" w:cs="Courier New"/>
        </w:rPr>
        <w:t>...     this_fails()</w:t>
      </w:r>
    </w:p>
    <w:p w:rsidR="0017301F" w:rsidRPr="00C3030A" w:rsidRDefault="0017301F" w:rsidP="0017301F">
      <w:pPr>
        <w:rPr>
          <w:rFonts w:ascii="Courier New" w:hAnsi="Courier New" w:cs="Courier New"/>
        </w:rPr>
      </w:pPr>
      <w:r w:rsidRPr="00C3030A">
        <w:rPr>
          <w:rFonts w:ascii="Courier New" w:hAnsi="Courier New" w:cs="Courier New"/>
        </w:rPr>
        <w:t>... except ZeroDivisionError as err:</w:t>
      </w:r>
    </w:p>
    <w:p w:rsidR="0017301F" w:rsidRPr="00C3030A" w:rsidRDefault="0017301F" w:rsidP="0017301F">
      <w:pPr>
        <w:rPr>
          <w:rFonts w:ascii="Courier New" w:hAnsi="Courier New" w:cs="Courier New"/>
        </w:rPr>
      </w:pPr>
      <w:r w:rsidRPr="00C3030A">
        <w:rPr>
          <w:rFonts w:ascii="Courier New" w:hAnsi="Courier New" w:cs="Courier New"/>
        </w:rPr>
        <w:t>...     print('Handling run-time error:', err)</w:t>
      </w:r>
    </w:p>
    <w:p w:rsidR="0017301F" w:rsidRPr="00C3030A" w:rsidRDefault="0017301F" w:rsidP="0017301F">
      <w:pPr>
        <w:rPr>
          <w:rFonts w:ascii="Courier New" w:hAnsi="Courier New" w:cs="Courier New"/>
        </w:rPr>
      </w:pPr>
      <w:r w:rsidRPr="00C3030A">
        <w:rPr>
          <w:rFonts w:ascii="Courier New" w:hAnsi="Courier New" w:cs="Courier New"/>
        </w:rPr>
        <w:t>...</w:t>
      </w:r>
    </w:p>
    <w:p w:rsidR="0017301F" w:rsidRDefault="0017301F" w:rsidP="0017301F">
      <w:r w:rsidRPr="00C3030A">
        <w:rPr>
          <w:rFonts w:ascii="Courier New" w:hAnsi="Courier New" w:cs="Courier New"/>
        </w:rPr>
        <w:t>Handling run-time error: division by zero</w:t>
      </w:r>
    </w:p>
    <w:p w:rsidR="0017301F" w:rsidRDefault="0017301F" w:rsidP="0017301F">
      <w:pPr>
        <w:pStyle w:val="Heading3"/>
      </w:pPr>
      <w:bookmarkStart w:id="255" w:name="_Toc514151057"/>
      <w:bookmarkStart w:id="256" w:name="_Toc515037915"/>
      <w:r>
        <w:lastRenderedPageBreak/>
        <w:t>Raising an Exception</w:t>
      </w:r>
      <w:bookmarkEnd w:id="255"/>
      <w:bookmarkEnd w:id="256"/>
    </w:p>
    <w:p w:rsidR="0017301F" w:rsidRDefault="0017301F" w:rsidP="0017301F">
      <w:r>
        <w:t xml:space="preserve">The </w:t>
      </w:r>
      <w:r w:rsidRPr="00CC117E">
        <w:rPr>
          <w:rFonts w:ascii="Courier New" w:hAnsi="Courier New" w:cs="Courier New"/>
        </w:rPr>
        <w:t>raise</w:t>
      </w:r>
      <w:r>
        <w:t xml:space="preserve"> statement allows the programmer to force a specified exception to occur. </w:t>
      </w:r>
      <w:r w:rsidRPr="00C3030A">
        <w:rPr>
          <w:b/>
        </w:rPr>
        <w:t>Example:</w:t>
      </w:r>
    </w:p>
    <w:p w:rsidR="0017301F" w:rsidRPr="00C3030A" w:rsidRDefault="0017301F" w:rsidP="0017301F">
      <w:pPr>
        <w:rPr>
          <w:rFonts w:ascii="Courier New" w:hAnsi="Courier New" w:cs="Courier New"/>
        </w:rPr>
      </w:pPr>
      <w:r w:rsidRPr="00C3030A">
        <w:rPr>
          <w:rFonts w:ascii="Courier New" w:hAnsi="Courier New" w:cs="Courier New"/>
        </w:rPr>
        <w:t>&gt;&gt;&gt; raise NameError('HiThere')</w:t>
      </w:r>
    </w:p>
    <w:p w:rsidR="0017301F" w:rsidRPr="00C3030A" w:rsidRDefault="0017301F" w:rsidP="0017301F">
      <w:pPr>
        <w:rPr>
          <w:rFonts w:ascii="Courier New" w:hAnsi="Courier New" w:cs="Courier New"/>
        </w:rPr>
      </w:pPr>
      <w:r w:rsidRPr="00C3030A">
        <w:rPr>
          <w:rFonts w:ascii="Courier New" w:hAnsi="Courier New" w:cs="Courier New"/>
        </w:rPr>
        <w:t>Traceback (most recent call last):</w:t>
      </w:r>
    </w:p>
    <w:p w:rsidR="0017301F" w:rsidRPr="00C3030A" w:rsidRDefault="0017301F" w:rsidP="0017301F">
      <w:pPr>
        <w:rPr>
          <w:rFonts w:ascii="Courier New" w:hAnsi="Courier New" w:cs="Courier New"/>
        </w:rPr>
      </w:pPr>
      <w:r w:rsidRPr="00C3030A">
        <w:rPr>
          <w:rFonts w:ascii="Courier New" w:hAnsi="Courier New" w:cs="Courier New"/>
        </w:rPr>
        <w:t xml:space="preserve">  File "&lt;stdin&gt;", line 1, in &lt;module&gt;</w:t>
      </w:r>
    </w:p>
    <w:p w:rsidR="0017301F" w:rsidRDefault="0017301F" w:rsidP="0017301F">
      <w:r w:rsidRPr="00C3030A">
        <w:rPr>
          <w:rFonts w:ascii="Courier New" w:hAnsi="Courier New" w:cs="Courier New"/>
        </w:rPr>
        <w:t>NameError: HiThere</w:t>
      </w:r>
    </w:p>
    <w:p w:rsidR="0017301F" w:rsidRDefault="0017301F" w:rsidP="0017301F">
      <w:r>
        <w:t xml:space="preserve">The sole argument to raise indicates the exception to be raised. This must be either an exception instance or an </w:t>
      </w:r>
      <w:r w:rsidRPr="00CC117E">
        <w:rPr>
          <w:rFonts w:ascii="Courier New" w:hAnsi="Courier New" w:cs="Courier New"/>
        </w:rPr>
        <w:t>exception</w:t>
      </w:r>
      <w:r>
        <w:t xml:space="preserve"> class (a class that derives from Exception). If an exception class is passed, it will be implicitly instantiated by calling its constructor with no arguments:</w:t>
      </w:r>
    </w:p>
    <w:p w:rsidR="0017301F" w:rsidRDefault="0017301F" w:rsidP="0017301F">
      <w:r w:rsidRPr="00C3030A">
        <w:rPr>
          <w:rFonts w:ascii="Courier New" w:hAnsi="Courier New" w:cs="Courier New"/>
        </w:rPr>
        <w:t>raise ValueError  # shorthand for 'raise ValueError()'</w:t>
      </w:r>
    </w:p>
    <w:p w:rsidR="0017301F" w:rsidRDefault="0017301F" w:rsidP="0017301F">
      <w:r>
        <w:t xml:space="preserve">If you need to determine whether an exception was raised but don’t intend to handle it, a simpler form of the </w:t>
      </w:r>
      <w:r w:rsidRPr="00AF6AA0">
        <w:rPr>
          <w:rFonts w:ascii="Courier New" w:hAnsi="Courier New" w:cs="Courier New"/>
        </w:rPr>
        <w:t>raise</w:t>
      </w:r>
      <w:r>
        <w:t xml:space="preserve"> statement allows you to re-raise the exception.</w:t>
      </w:r>
    </w:p>
    <w:p w:rsidR="0017301F" w:rsidRPr="00C3030A" w:rsidRDefault="0017301F" w:rsidP="0017301F">
      <w:pPr>
        <w:rPr>
          <w:b/>
        </w:rPr>
      </w:pPr>
      <w:r w:rsidRPr="00C3030A">
        <w:rPr>
          <w:b/>
        </w:rPr>
        <w:t>Example:</w:t>
      </w:r>
    </w:p>
    <w:p w:rsidR="0017301F" w:rsidRPr="00C3030A" w:rsidRDefault="0017301F" w:rsidP="0017301F">
      <w:pPr>
        <w:rPr>
          <w:rFonts w:ascii="Courier New" w:hAnsi="Courier New" w:cs="Courier New"/>
        </w:rPr>
      </w:pPr>
      <w:r w:rsidRPr="00C3030A">
        <w:rPr>
          <w:rFonts w:ascii="Courier New" w:hAnsi="Courier New" w:cs="Courier New"/>
        </w:rPr>
        <w:t>&gt;&gt;&gt; try:</w:t>
      </w:r>
    </w:p>
    <w:p w:rsidR="0017301F" w:rsidRPr="00C3030A" w:rsidRDefault="0017301F" w:rsidP="0017301F">
      <w:pPr>
        <w:rPr>
          <w:rFonts w:ascii="Courier New" w:hAnsi="Courier New" w:cs="Courier New"/>
        </w:rPr>
      </w:pPr>
      <w:r w:rsidRPr="00C3030A">
        <w:rPr>
          <w:rFonts w:ascii="Courier New" w:hAnsi="Courier New" w:cs="Courier New"/>
        </w:rPr>
        <w:t>...     raise NameError('HiThere')</w:t>
      </w:r>
    </w:p>
    <w:p w:rsidR="0017301F" w:rsidRPr="00C3030A" w:rsidRDefault="0017301F" w:rsidP="0017301F">
      <w:pPr>
        <w:rPr>
          <w:rFonts w:ascii="Courier New" w:hAnsi="Courier New" w:cs="Courier New"/>
        </w:rPr>
      </w:pPr>
      <w:r w:rsidRPr="00C3030A">
        <w:rPr>
          <w:rFonts w:ascii="Courier New" w:hAnsi="Courier New" w:cs="Courier New"/>
        </w:rPr>
        <w:t>... except NameError:</w:t>
      </w:r>
    </w:p>
    <w:p w:rsidR="0017301F" w:rsidRPr="00C3030A" w:rsidRDefault="0017301F" w:rsidP="0017301F">
      <w:pPr>
        <w:rPr>
          <w:rFonts w:ascii="Courier New" w:hAnsi="Courier New" w:cs="Courier New"/>
        </w:rPr>
      </w:pPr>
      <w:r w:rsidRPr="00C3030A">
        <w:rPr>
          <w:rFonts w:ascii="Courier New" w:hAnsi="Courier New" w:cs="Courier New"/>
        </w:rPr>
        <w:t>...     print('An exception flew by!')</w:t>
      </w:r>
    </w:p>
    <w:p w:rsidR="0017301F" w:rsidRPr="00C3030A" w:rsidRDefault="0017301F" w:rsidP="0017301F">
      <w:pPr>
        <w:rPr>
          <w:rFonts w:ascii="Courier New" w:hAnsi="Courier New" w:cs="Courier New"/>
        </w:rPr>
      </w:pPr>
      <w:r w:rsidRPr="00C3030A">
        <w:rPr>
          <w:rFonts w:ascii="Courier New" w:hAnsi="Courier New" w:cs="Courier New"/>
        </w:rPr>
        <w:t>...     raise</w:t>
      </w:r>
    </w:p>
    <w:p w:rsidR="0017301F" w:rsidRPr="00C3030A" w:rsidRDefault="0017301F" w:rsidP="0017301F">
      <w:pPr>
        <w:rPr>
          <w:rFonts w:ascii="Courier New" w:hAnsi="Courier New" w:cs="Courier New"/>
        </w:rPr>
      </w:pPr>
      <w:r w:rsidRPr="00C3030A">
        <w:rPr>
          <w:rFonts w:ascii="Courier New" w:hAnsi="Courier New" w:cs="Courier New"/>
        </w:rPr>
        <w:t>...</w:t>
      </w:r>
    </w:p>
    <w:p w:rsidR="0017301F" w:rsidRPr="00C3030A" w:rsidRDefault="0017301F" w:rsidP="0017301F">
      <w:pPr>
        <w:rPr>
          <w:rFonts w:ascii="Courier New" w:hAnsi="Courier New" w:cs="Courier New"/>
        </w:rPr>
      </w:pPr>
      <w:r w:rsidRPr="00C3030A">
        <w:rPr>
          <w:rFonts w:ascii="Courier New" w:hAnsi="Courier New" w:cs="Courier New"/>
        </w:rPr>
        <w:t>An exception flew by!</w:t>
      </w:r>
    </w:p>
    <w:p w:rsidR="0017301F" w:rsidRPr="00C3030A" w:rsidRDefault="0017301F" w:rsidP="0017301F">
      <w:pPr>
        <w:rPr>
          <w:rFonts w:ascii="Courier New" w:hAnsi="Courier New" w:cs="Courier New"/>
        </w:rPr>
      </w:pPr>
      <w:r w:rsidRPr="00C3030A">
        <w:rPr>
          <w:rFonts w:ascii="Courier New" w:hAnsi="Courier New" w:cs="Courier New"/>
        </w:rPr>
        <w:t>Traceback (most recent call last):</w:t>
      </w:r>
    </w:p>
    <w:p w:rsidR="0017301F" w:rsidRPr="00C3030A" w:rsidRDefault="0017301F" w:rsidP="0017301F">
      <w:pPr>
        <w:rPr>
          <w:rFonts w:ascii="Courier New" w:hAnsi="Courier New" w:cs="Courier New"/>
        </w:rPr>
      </w:pPr>
      <w:r w:rsidRPr="00C3030A">
        <w:rPr>
          <w:rFonts w:ascii="Courier New" w:hAnsi="Courier New" w:cs="Courier New"/>
        </w:rPr>
        <w:t xml:space="preserve">  File "&lt;stdin&gt;", line 2, in &lt;module&gt;</w:t>
      </w:r>
    </w:p>
    <w:p w:rsidR="0017301F" w:rsidRPr="00BB0D5E" w:rsidRDefault="0017301F" w:rsidP="0017301F">
      <w:r w:rsidRPr="00C3030A">
        <w:rPr>
          <w:rFonts w:ascii="Courier New" w:hAnsi="Courier New" w:cs="Courier New"/>
        </w:rPr>
        <w:t>NameError: HiThere</w:t>
      </w:r>
    </w:p>
    <w:p w:rsidR="0017301F" w:rsidRDefault="0017301F" w:rsidP="0017301F">
      <w:pPr>
        <w:spacing w:after="0"/>
        <w:ind w:left="0"/>
        <w:rPr>
          <w:rFonts w:asciiTheme="majorHAnsi" w:hAnsiTheme="majorHAnsi"/>
          <w:kern w:val="28"/>
          <w:sz w:val="28"/>
          <w:szCs w:val="28"/>
        </w:rPr>
      </w:pPr>
      <w:r>
        <w:br w:type="page"/>
      </w:r>
    </w:p>
    <w:p w:rsidR="0017301F" w:rsidRDefault="0017301F" w:rsidP="0017301F">
      <w:pPr>
        <w:pStyle w:val="Heading3"/>
      </w:pPr>
      <w:bookmarkStart w:id="257" w:name="_Toc514151058"/>
      <w:bookmarkStart w:id="258" w:name="_Toc515037916"/>
      <w:r>
        <w:lastRenderedPageBreak/>
        <w:t>User-deﬁned Exception</w:t>
      </w:r>
      <w:bookmarkEnd w:id="257"/>
      <w:bookmarkEnd w:id="258"/>
    </w:p>
    <w:p w:rsidR="0017301F" w:rsidRDefault="0017301F" w:rsidP="0017301F">
      <w:r>
        <w:t xml:space="preserve">Programs may name their own exceptions by creating a new exception class. Exceptions should typically be derived from the </w:t>
      </w:r>
      <w:r w:rsidRPr="00C3030A">
        <w:rPr>
          <w:rFonts w:ascii="Courier New" w:hAnsi="Courier New" w:cs="Courier New"/>
        </w:rPr>
        <w:t>Exception</w:t>
      </w:r>
      <w:r>
        <w:t xml:space="preserve"> class, either directly or indirectly.</w:t>
      </w:r>
    </w:p>
    <w:p w:rsidR="0017301F" w:rsidRDefault="0017301F" w:rsidP="0017301F">
      <w:r w:rsidRPr="00C3030A">
        <w:rPr>
          <w:rFonts w:ascii="Courier New" w:hAnsi="Courier New" w:cs="Courier New"/>
        </w:rPr>
        <w:t>Exception</w:t>
      </w:r>
      <w:r>
        <w:t xml:space="preserve"> classes can be defined which do anything any other class can do, but are usually kept simple, often only offering a number of attributes that allow information about the error to be extracted by handlers for the exception. When creating a module that can raise several distinct errors, a common practice is to create a base class for exceptions defined by that module, and subclass that to create specific exception classes for different error conditions.</w:t>
      </w:r>
    </w:p>
    <w:p w:rsidR="0017301F" w:rsidRPr="00C3030A" w:rsidRDefault="0017301F" w:rsidP="0017301F">
      <w:pPr>
        <w:rPr>
          <w:b/>
        </w:rPr>
      </w:pPr>
      <w:r w:rsidRPr="00C3030A">
        <w:rPr>
          <w:b/>
        </w:rPr>
        <w:t>Example:</w:t>
      </w:r>
    </w:p>
    <w:p w:rsidR="0017301F" w:rsidRPr="00C3030A" w:rsidRDefault="0017301F" w:rsidP="0017301F">
      <w:pPr>
        <w:rPr>
          <w:rFonts w:ascii="Courier New" w:hAnsi="Courier New" w:cs="Courier New"/>
        </w:rPr>
      </w:pPr>
      <w:r w:rsidRPr="00C3030A">
        <w:rPr>
          <w:rFonts w:ascii="Courier New" w:hAnsi="Courier New" w:cs="Courier New"/>
        </w:rPr>
        <w:t>class Error(Exception):</w:t>
      </w:r>
    </w:p>
    <w:p w:rsidR="0017301F" w:rsidRPr="00C3030A" w:rsidRDefault="0017301F" w:rsidP="0017301F">
      <w:pPr>
        <w:rPr>
          <w:rFonts w:ascii="Courier New" w:hAnsi="Courier New" w:cs="Courier New"/>
        </w:rPr>
      </w:pPr>
      <w:r w:rsidRPr="00C3030A">
        <w:rPr>
          <w:rFonts w:ascii="Courier New" w:hAnsi="Courier New" w:cs="Courier New"/>
        </w:rPr>
        <w:t xml:space="preserve">    """Base class for exceptions in this module."""</w:t>
      </w:r>
    </w:p>
    <w:p w:rsidR="0017301F" w:rsidRPr="00C3030A" w:rsidRDefault="0017301F" w:rsidP="0017301F">
      <w:pPr>
        <w:rPr>
          <w:rFonts w:ascii="Courier New" w:hAnsi="Courier New" w:cs="Courier New"/>
        </w:rPr>
      </w:pPr>
      <w:r w:rsidRPr="00C3030A">
        <w:rPr>
          <w:rFonts w:ascii="Courier New" w:hAnsi="Courier New" w:cs="Courier New"/>
        </w:rPr>
        <w:t xml:space="preserve">    pass</w:t>
      </w:r>
    </w:p>
    <w:p w:rsidR="0017301F" w:rsidRPr="00C3030A" w:rsidRDefault="0017301F" w:rsidP="0017301F">
      <w:pPr>
        <w:rPr>
          <w:rFonts w:ascii="Courier New" w:hAnsi="Courier New" w:cs="Courier New"/>
        </w:rPr>
      </w:pPr>
    </w:p>
    <w:p w:rsidR="0017301F" w:rsidRPr="00C3030A" w:rsidRDefault="0017301F" w:rsidP="0017301F">
      <w:pPr>
        <w:rPr>
          <w:rFonts w:ascii="Courier New" w:hAnsi="Courier New" w:cs="Courier New"/>
        </w:rPr>
      </w:pPr>
      <w:r w:rsidRPr="00C3030A">
        <w:rPr>
          <w:rFonts w:ascii="Courier New" w:hAnsi="Courier New" w:cs="Courier New"/>
        </w:rPr>
        <w:t>class InputError(Error):</w:t>
      </w:r>
    </w:p>
    <w:p w:rsidR="0017301F" w:rsidRPr="00C3030A" w:rsidRDefault="0017301F" w:rsidP="0017301F">
      <w:pPr>
        <w:rPr>
          <w:rFonts w:ascii="Courier New" w:hAnsi="Courier New" w:cs="Courier New"/>
        </w:rPr>
      </w:pPr>
      <w:r w:rsidRPr="00C3030A">
        <w:rPr>
          <w:rFonts w:ascii="Courier New" w:hAnsi="Courier New" w:cs="Courier New"/>
        </w:rPr>
        <w:t xml:space="preserve">    """Exception raised for errors in the input.</w:t>
      </w:r>
    </w:p>
    <w:p w:rsidR="0017301F" w:rsidRDefault="0017301F" w:rsidP="0017301F"/>
    <w:p w:rsidR="0017301F" w:rsidRPr="00C3030A" w:rsidRDefault="0017301F" w:rsidP="0017301F">
      <w:pPr>
        <w:rPr>
          <w:rFonts w:ascii="Courier New" w:hAnsi="Courier New" w:cs="Courier New"/>
        </w:rPr>
      </w:pPr>
      <w:r w:rsidRPr="00C3030A">
        <w:rPr>
          <w:rFonts w:ascii="Courier New" w:hAnsi="Courier New" w:cs="Courier New"/>
        </w:rPr>
        <w:t>Attributes:</w:t>
      </w:r>
    </w:p>
    <w:p w:rsidR="0017301F" w:rsidRPr="00C3030A" w:rsidRDefault="0017301F" w:rsidP="0017301F">
      <w:pPr>
        <w:rPr>
          <w:rFonts w:ascii="Courier New" w:hAnsi="Courier New" w:cs="Courier New"/>
        </w:rPr>
      </w:pPr>
      <w:r w:rsidRPr="00C3030A">
        <w:rPr>
          <w:rFonts w:ascii="Courier New" w:hAnsi="Courier New" w:cs="Courier New"/>
        </w:rPr>
        <w:t xml:space="preserve">        expression -- input expression in which the error occurred</w:t>
      </w:r>
    </w:p>
    <w:p w:rsidR="0017301F" w:rsidRPr="00C3030A" w:rsidRDefault="0017301F" w:rsidP="0017301F">
      <w:pPr>
        <w:rPr>
          <w:rFonts w:ascii="Courier New" w:hAnsi="Courier New" w:cs="Courier New"/>
        </w:rPr>
      </w:pPr>
      <w:r w:rsidRPr="00C3030A">
        <w:rPr>
          <w:rFonts w:ascii="Courier New" w:hAnsi="Courier New" w:cs="Courier New"/>
        </w:rPr>
        <w:t xml:space="preserve">        message -- explanation of the error</w:t>
      </w:r>
    </w:p>
    <w:p w:rsidR="0017301F" w:rsidRPr="00C3030A" w:rsidRDefault="0017301F" w:rsidP="0017301F">
      <w:pPr>
        <w:rPr>
          <w:rFonts w:ascii="Courier New" w:hAnsi="Courier New" w:cs="Courier New"/>
        </w:rPr>
      </w:pPr>
      <w:r w:rsidRPr="00C3030A">
        <w:rPr>
          <w:rFonts w:ascii="Courier New" w:hAnsi="Courier New" w:cs="Courier New"/>
        </w:rPr>
        <w:t xml:space="preserve">    """</w:t>
      </w:r>
    </w:p>
    <w:p w:rsidR="0017301F" w:rsidRPr="00C3030A" w:rsidRDefault="0017301F" w:rsidP="0017301F">
      <w:pPr>
        <w:rPr>
          <w:rFonts w:ascii="Courier New" w:hAnsi="Courier New" w:cs="Courier New"/>
        </w:rPr>
      </w:pPr>
    </w:p>
    <w:p w:rsidR="0017301F" w:rsidRPr="00C3030A" w:rsidRDefault="0017301F" w:rsidP="0017301F">
      <w:pPr>
        <w:rPr>
          <w:rFonts w:ascii="Courier New" w:hAnsi="Courier New" w:cs="Courier New"/>
        </w:rPr>
      </w:pPr>
      <w:r w:rsidRPr="00C3030A">
        <w:rPr>
          <w:rFonts w:ascii="Courier New" w:hAnsi="Courier New" w:cs="Courier New"/>
        </w:rPr>
        <w:t xml:space="preserve">    def __init__(self, expression, message):</w:t>
      </w:r>
    </w:p>
    <w:p w:rsidR="0017301F" w:rsidRPr="00C3030A" w:rsidRDefault="0017301F" w:rsidP="0017301F">
      <w:pPr>
        <w:rPr>
          <w:rFonts w:ascii="Courier New" w:hAnsi="Courier New" w:cs="Courier New"/>
        </w:rPr>
      </w:pPr>
      <w:r w:rsidRPr="00C3030A">
        <w:rPr>
          <w:rFonts w:ascii="Courier New" w:hAnsi="Courier New" w:cs="Courier New"/>
        </w:rPr>
        <w:t xml:space="preserve">        self.expression = expression</w:t>
      </w:r>
    </w:p>
    <w:p w:rsidR="0017301F" w:rsidRPr="00C3030A" w:rsidRDefault="0017301F" w:rsidP="0017301F">
      <w:pPr>
        <w:rPr>
          <w:rFonts w:ascii="Courier New" w:hAnsi="Courier New" w:cs="Courier New"/>
        </w:rPr>
      </w:pPr>
      <w:r w:rsidRPr="00C3030A">
        <w:rPr>
          <w:rFonts w:ascii="Courier New" w:hAnsi="Courier New" w:cs="Courier New"/>
        </w:rPr>
        <w:t xml:space="preserve">        self.message = message</w:t>
      </w:r>
    </w:p>
    <w:p w:rsidR="0017301F" w:rsidRPr="00C3030A" w:rsidRDefault="0017301F" w:rsidP="0017301F">
      <w:pPr>
        <w:rPr>
          <w:rFonts w:ascii="Courier New" w:hAnsi="Courier New" w:cs="Courier New"/>
        </w:rPr>
      </w:pPr>
    </w:p>
    <w:p w:rsidR="0017301F" w:rsidRPr="00C3030A" w:rsidRDefault="0017301F" w:rsidP="0017301F">
      <w:pPr>
        <w:rPr>
          <w:rFonts w:ascii="Courier New" w:hAnsi="Courier New" w:cs="Courier New"/>
        </w:rPr>
      </w:pPr>
      <w:r w:rsidRPr="00C3030A">
        <w:rPr>
          <w:rFonts w:ascii="Courier New" w:hAnsi="Courier New" w:cs="Courier New"/>
        </w:rPr>
        <w:t>class TransitionError(Error):</w:t>
      </w:r>
    </w:p>
    <w:p w:rsidR="0017301F" w:rsidRPr="00C3030A" w:rsidRDefault="0017301F" w:rsidP="0017301F">
      <w:pPr>
        <w:rPr>
          <w:rFonts w:ascii="Courier New" w:hAnsi="Courier New" w:cs="Courier New"/>
        </w:rPr>
      </w:pPr>
      <w:r w:rsidRPr="00C3030A">
        <w:rPr>
          <w:rFonts w:ascii="Courier New" w:hAnsi="Courier New" w:cs="Courier New"/>
        </w:rPr>
        <w:t xml:space="preserve">    """Raised when an operation attempts a state transition that's not</w:t>
      </w:r>
    </w:p>
    <w:p w:rsidR="0017301F" w:rsidRPr="00C3030A" w:rsidRDefault="0017301F" w:rsidP="0017301F">
      <w:pPr>
        <w:rPr>
          <w:rFonts w:ascii="Courier New" w:hAnsi="Courier New" w:cs="Courier New"/>
        </w:rPr>
      </w:pPr>
      <w:r w:rsidRPr="00C3030A">
        <w:rPr>
          <w:rFonts w:ascii="Courier New" w:hAnsi="Courier New" w:cs="Courier New"/>
        </w:rPr>
        <w:t xml:space="preserve">    allowed.</w:t>
      </w:r>
    </w:p>
    <w:p w:rsidR="0017301F" w:rsidRPr="00C3030A" w:rsidRDefault="0017301F" w:rsidP="0017301F">
      <w:pPr>
        <w:rPr>
          <w:rFonts w:ascii="Courier New" w:hAnsi="Courier New" w:cs="Courier New"/>
        </w:rPr>
      </w:pPr>
    </w:p>
    <w:p w:rsidR="0017301F" w:rsidRPr="00C3030A" w:rsidRDefault="0017301F" w:rsidP="0017301F">
      <w:pPr>
        <w:rPr>
          <w:rFonts w:ascii="Courier New" w:hAnsi="Courier New" w:cs="Courier New"/>
        </w:rPr>
      </w:pPr>
      <w:r w:rsidRPr="00C3030A">
        <w:rPr>
          <w:rFonts w:ascii="Courier New" w:hAnsi="Courier New" w:cs="Courier New"/>
        </w:rPr>
        <w:t xml:space="preserve">    Attributes:</w:t>
      </w:r>
    </w:p>
    <w:p w:rsidR="0017301F" w:rsidRPr="00C3030A" w:rsidRDefault="0017301F" w:rsidP="0017301F">
      <w:pPr>
        <w:rPr>
          <w:rFonts w:ascii="Courier New" w:hAnsi="Courier New" w:cs="Courier New"/>
        </w:rPr>
      </w:pPr>
      <w:r w:rsidRPr="00C3030A">
        <w:rPr>
          <w:rFonts w:ascii="Courier New" w:hAnsi="Courier New" w:cs="Courier New"/>
        </w:rPr>
        <w:t xml:space="preserve">        previous -- state at beginning of transition</w:t>
      </w:r>
    </w:p>
    <w:p w:rsidR="0017301F" w:rsidRPr="00C3030A" w:rsidRDefault="0017301F" w:rsidP="0017301F">
      <w:pPr>
        <w:rPr>
          <w:rFonts w:ascii="Courier New" w:hAnsi="Courier New" w:cs="Courier New"/>
        </w:rPr>
      </w:pPr>
      <w:r w:rsidRPr="00C3030A">
        <w:rPr>
          <w:rFonts w:ascii="Courier New" w:hAnsi="Courier New" w:cs="Courier New"/>
        </w:rPr>
        <w:t xml:space="preserve">        next -- attempted new state</w:t>
      </w:r>
    </w:p>
    <w:p w:rsidR="0017301F" w:rsidRPr="00C3030A" w:rsidRDefault="0017301F" w:rsidP="0017301F">
      <w:pPr>
        <w:rPr>
          <w:rFonts w:ascii="Courier New" w:hAnsi="Courier New" w:cs="Courier New"/>
        </w:rPr>
      </w:pPr>
      <w:r w:rsidRPr="00C3030A">
        <w:rPr>
          <w:rFonts w:ascii="Courier New" w:hAnsi="Courier New" w:cs="Courier New"/>
        </w:rPr>
        <w:t xml:space="preserve">        message -- explanation of why the specific transition is not allowed</w:t>
      </w:r>
    </w:p>
    <w:p w:rsidR="0017301F" w:rsidRPr="00C3030A" w:rsidRDefault="0017301F" w:rsidP="0017301F">
      <w:pPr>
        <w:rPr>
          <w:rFonts w:ascii="Courier New" w:hAnsi="Courier New" w:cs="Courier New"/>
        </w:rPr>
      </w:pPr>
      <w:r w:rsidRPr="00C3030A">
        <w:rPr>
          <w:rFonts w:ascii="Courier New" w:hAnsi="Courier New" w:cs="Courier New"/>
        </w:rPr>
        <w:t xml:space="preserve">    """</w:t>
      </w:r>
    </w:p>
    <w:p w:rsidR="0017301F" w:rsidRPr="00C3030A" w:rsidRDefault="0017301F" w:rsidP="0017301F">
      <w:pPr>
        <w:rPr>
          <w:rFonts w:ascii="Courier New" w:hAnsi="Courier New" w:cs="Courier New"/>
        </w:rPr>
      </w:pPr>
    </w:p>
    <w:p w:rsidR="0017301F" w:rsidRPr="00C3030A" w:rsidRDefault="0017301F" w:rsidP="0017301F">
      <w:pPr>
        <w:rPr>
          <w:rFonts w:ascii="Courier New" w:hAnsi="Courier New" w:cs="Courier New"/>
        </w:rPr>
      </w:pPr>
      <w:r w:rsidRPr="00C3030A">
        <w:rPr>
          <w:rFonts w:ascii="Courier New" w:hAnsi="Courier New" w:cs="Courier New"/>
        </w:rPr>
        <w:t xml:space="preserve">    def __init__(self, previous, next, message):</w:t>
      </w:r>
    </w:p>
    <w:p w:rsidR="0017301F" w:rsidRPr="00C3030A" w:rsidRDefault="0017301F" w:rsidP="0017301F">
      <w:pPr>
        <w:rPr>
          <w:rFonts w:ascii="Courier New" w:hAnsi="Courier New" w:cs="Courier New"/>
        </w:rPr>
      </w:pPr>
      <w:r w:rsidRPr="00C3030A">
        <w:rPr>
          <w:rFonts w:ascii="Courier New" w:hAnsi="Courier New" w:cs="Courier New"/>
        </w:rPr>
        <w:t xml:space="preserve">        self.previous = previous</w:t>
      </w:r>
    </w:p>
    <w:p w:rsidR="0017301F" w:rsidRPr="00C3030A" w:rsidRDefault="0017301F" w:rsidP="0017301F">
      <w:pPr>
        <w:rPr>
          <w:rFonts w:ascii="Courier New" w:hAnsi="Courier New" w:cs="Courier New"/>
        </w:rPr>
      </w:pPr>
      <w:r w:rsidRPr="00C3030A">
        <w:rPr>
          <w:rFonts w:ascii="Courier New" w:hAnsi="Courier New" w:cs="Courier New"/>
        </w:rPr>
        <w:t xml:space="preserve">        self.next = next</w:t>
      </w:r>
    </w:p>
    <w:p w:rsidR="0017301F" w:rsidRDefault="0017301F" w:rsidP="0017301F">
      <w:r w:rsidRPr="00C3030A">
        <w:rPr>
          <w:rFonts w:ascii="Courier New" w:hAnsi="Courier New" w:cs="Courier New"/>
        </w:rPr>
        <w:t xml:space="preserve">        self.message = message</w:t>
      </w:r>
    </w:p>
    <w:p w:rsidR="0017301F" w:rsidRPr="00BB0D5E" w:rsidRDefault="0017301F" w:rsidP="0017301F">
      <w:r>
        <w:t>Most exceptions are defined with names that end in “</w:t>
      </w:r>
      <w:r w:rsidRPr="00C3030A">
        <w:rPr>
          <w:rFonts w:ascii="Courier New" w:hAnsi="Courier New" w:cs="Courier New"/>
        </w:rPr>
        <w:t>Error</w:t>
      </w:r>
      <w:r>
        <w:t>,” similar to the naming of the standard exceptions.</w:t>
      </w:r>
    </w:p>
    <w:p w:rsidR="0017301F" w:rsidRDefault="0017301F">
      <w:pPr>
        <w:spacing w:after="0"/>
        <w:ind w:left="0"/>
      </w:pPr>
      <w:r>
        <w:br w:type="page"/>
      </w:r>
    </w:p>
    <w:p w:rsidR="0057590F" w:rsidRPr="00253944" w:rsidRDefault="0057590F" w:rsidP="0057590F">
      <w:pPr>
        <w:pStyle w:val="Heading1"/>
        <w:spacing w:line="276" w:lineRule="auto"/>
        <w:rPr>
          <w:rFonts w:asciiTheme="majorHAnsi" w:hAnsiTheme="majorHAnsi"/>
        </w:rPr>
      </w:pPr>
      <w:bookmarkStart w:id="259" w:name="_Toc515031478"/>
      <w:bookmarkStart w:id="260" w:name="_Toc515037917"/>
      <w:r w:rsidRPr="00253944">
        <w:rPr>
          <w:rFonts w:asciiTheme="majorHAnsi" w:hAnsiTheme="majorHAnsi"/>
        </w:rPr>
        <w:lastRenderedPageBreak/>
        <w:t>Chapter 10 – Understanding Object-Oriented Concepts in Python</w:t>
      </w:r>
      <w:bookmarkEnd w:id="259"/>
      <w:bookmarkEnd w:id="260"/>
    </w:p>
    <w:p w:rsidR="0057590F" w:rsidRPr="00253944" w:rsidRDefault="0057590F" w:rsidP="0057590F">
      <w:pPr>
        <w:pStyle w:val="Heading2"/>
        <w:rPr>
          <w:color w:val="auto"/>
        </w:rPr>
      </w:pPr>
      <w:bookmarkStart w:id="261" w:name="_Toc515031479"/>
      <w:bookmarkStart w:id="262" w:name="_Toc515037918"/>
      <w:r w:rsidRPr="00253944">
        <w:rPr>
          <w:color w:val="auto"/>
        </w:rPr>
        <w:t>Object-Oriented Programming</w:t>
      </w:r>
      <w:bookmarkEnd w:id="261"/>
      <w:bookmarkEnd w:id="262"/>
    </w:p>
    <w:p w:rsidR="0057590F" w:rsidRPr="00253944" w:rsidRDefault="0057590F" w:rsidP="0057590F">
      <w:pPr>
        <w:pStyle w:val="Heading3"/>
      </w:pPr>
      <w:bookmarkStart w:id="263" w:name="_Toc515031480"/>
      <w:bookmarkStart w:id="264" w:name="_Toc515037919"/>
      <w:r w:rsidRPr="00253944">
        <w:t>General Introduction</w:t>
      </w:r>
      <w:bookmarkEnd w:id="263"/>
      <w:bookmarkEnd w:id="264"/>
    </w:p>
    <w:p w:rsidR="0057590F" w:rsidRPr="00253944" w:rsidRDefault="0057590F" w:rsidP="0057590F">
      <w:pPr>
        <w:spacing w:before="100" w:beforeAutospacing="1" w:after="100" w:afterAutospacing="1"/>
        <w:jc w:val="center"/>
        <w:rPr>
          <w:rFonts w:ascii="Verdana" w:hAnsi="Verdana"/>
          <w:sz w:val="18"/>
          <w:szCs w:val="18"/>
        </w:rPr>
      </w:pPr>
      <w:r w:rsidRPr="00253944">
        <w:rPr>
          <w:rFonts w:ascii="Verdana" w:hAnsi="Verdana"/>
          <w:sz w:val="18"/>
          <w:szCs w:val="18"/>
        </w:rPr>
        <w:br/>
      </w:r>
      <w:r w:rsidRPr="00253944">
        <w:rPr>
          <w:rFonts w:ascii="Verdana" w:hAnsi="Verdana"/>
          <w:noProof/>
          <w:sz w:val="18"/>
          <w:szCs w:val="18"/>
        </w:rPr>
        <w:drawing>
          <wp:inline distT="0" distB="0" distL="0" distR="0">
            <wp:extent cx="2858770" cy="1828800"/>
            <wp:effectExtent l="19050" t="0" r="0" b="0"/>
            <wp:docPr id="29" name="Picture 29" descr="Fruit as a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uit as a Class"/>
                    <pic:cNvPicPr>
                      <a:picLocks noChangeAspect="1" noChangeArrowheads="1"/>
                    </pic:cNvPicPr>
                  </pic:nvPicPr>
                  <pic:blipFill>
                    <a:blip r:embed="rId181"/>
                    <a:srcRect/>
                    <a:stretch>
                      <a:fillRect/>
                    </a:stretch>
                  </pic:blipFill>
                  <pic:spPr bwMode="auto">
                    <a:xfrm>
                      <a:off x="0" y="0"/>
                      <a:ext cx="2858770" cy="1828800"/>
                    </a:xfrm>
                    <a:prstGeom prst="rect">
                      <a:avLst/>
                    </a:prstGeom>
                    <a:noFill/>
                    <a:ln w="9525">
                      <a:noFill/>
                      <a:miter lim="800000"/>
                      <a:headEnd/>
                      <a:tailEnd/>
                    </a:ln>
                  </pic:spPr>
                </pic:pic>
              </a:graphicData>
            </a:graphic>
          </wp:inline>
        </w:drawing>
      </w:r>
    </w:p>
    <w:p w:rsidR="0057590F" w:rsidRPr="00253944" w:rsidRDefault="0057590F" w:rsidP="0057590F">
      <w:pPr>
        <w:spacing w:before="100" w:beforeAutospacing="1" w:after="100" w:afterAutospacing="1"/>
      </w:pPr>
      <w:r w:rsidRPr="00253944">
        <w:t>Though Python is an object-oriented language without fuss or quibble, we have so far intentionally avoided the treatment of object-oriented programming (OOP) in the previous chapters of our Python tutorial. We skipped OOP, because we are convinced that it is easier and more fun to start learning Python without having to know about all the details of object-oriented programming.</w:t>
      </w:r>
    </w:p>
    <w:p w:rsidR="0057590F" w:rsidRPr="00253944" w:rsidRDefault="0057590F" w:rsidP="0057590F">
      <w:pPr>
        <w:spacing w:before="100" w:beforeAutospacing="1" w:after="100" w:afterAutospacing="1"/>
      </w:pPr>
      <w:r w:rsidRPr="00253944">
        <w:t>But even though we have avoided OOP, it has nevertheless always been present in the exercises and examples of our course. We used objects and methods from classes without properly explaining their OOP background. In this chapter, we will catch up on what has been missing so far. We will provide an introduction into the principles of object oriented programming in general and into the specifics of the OOP approach of Python. OOP is one of the most powerful tools of Python, but nevertheless you don't have to use it, i.e. you can write powerful and efficient programs without it as well.</w:t>
      </w:r>
    </w:p>
    <w:p w:rsidR="0057590F" w:rsidRPr="00253944" w:rsidRDefault="0057590F" w:rsidP="0057590F">
      <w:pPr>
        <w:spacing w:before="100" w:beforeAutospacing="1" w:after="100" w:afterAutospacing="1"/>
      </w:pPr>
      <w:r w:rsidRPr="00253944">
        <w:t xml:space="preserve">Though many computer scientists and programmers consider OOP to be a modern programming paradigm, the roots go back to 1960s. The first programming language to use objects was Simula 67. As the name implies, Simula 67 was introduced in the year 1967. A major breakthrough for object-oriented programming came with the programming language Smalltalk in the 1970s. </w:t>
      </w:r>
    </w:p>
    <w:p w:rsidR="0057590F" w:rsidRDefault="0057590F" w:rsidP="0057590F">
      <w:pPr>
        <w:spacing w:after="0"/>
        <w:ind w:left="0"/>
      </w:pPr>
      <w:r>
        <w:br w:type="page"/>
      </w:r>
    </w:p>
    <w:p w:rsidR="0057590F" w:rsidRDefault="0057590F" w:rsidP="0057590F">
      <w:r w:rsidRPr="00253944">
        <w:lastRenderedPageBreak/>
        <w:t>You will learn to know the four major principles of object-orientation and the way Python deals with them in the next section of this tutorial on object-oriented programming:</w:t>
      </w:r>
    </w:p>
    <w:p w:rsidR="0057590F" w:rsidRPr="00253944" w:rsidRDefault="0057590F" w:rsidP="0057590F">
      <w:pPr>
        <w:spacing w:before="100" w:beforeAutospacing="1" w:after="100" w:afterAutospacing="1"/>
        <w:rPr>
          <w:rFonts w:ascii="Verdana" w:hAnsi="Verdana"/>
          <w:sz w:val="18"/>
          <w:szCs w:val="18"/>
        </w:rPr>
      </w:pPr>
      <w:r>
        <w:rPr>
          <w:rFonts w:ascii="Verdana" w:hAnsi="Verdana"/>
          <w:noProof/>
          <w:color w:val="555555"/>
          <w:sz w:val="18"/>
          <w:szCs w:val="18"/>
        </w:rPr>
        <w:drawing>
          <wp:anchor distT="0" distB="0" distL="114300" distR="114300" simplePos="0" relativeHeight="251785216" behindDoc="0" locked="0" layoutInCell="1" allowOverlap="1">
            <wp:simplePos x="1665027" y="1562669"/>
            <wp:positionH relativeFrom="column">
              <wp:align>left</wp:align>
            </wp:positionH>
            <wp:positionV relativeFrom="paragraph">
              <wp:align>top</wp:align>
            </wp:positionV>
            <wp:extent cx="2578735" cy="3418840"/>
            <wp:effectExtent l="0" t="0" r="0" b="0"/>
            <wp:wrapSquare wrapText="bothSides"/>
            <wp:docPr id="30" name="Picture 30" descr="Library of the Court of Appeal for Ontario in Toro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brary of the Court of Appeal for Ontario in Toronto"/>
                    <pic:cNvPicPr>
                      <a:picLocks noChangeAspect="1" noChangeArrowheads="1"/>
                    </pic:cNvPicPr>
                  </pic:nvPicPr>
                  <pic:blipFill>
                    <a:blip r:embed="rId18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78735" cy="3418840"/>
                    </a:xfrm>
                    <a:prstGeom prst="rect">
                      <a:avLst/>
                    </a:prstGeom>
                    <a:noFill/>
                    <a:ln w="9525">
                      <a:noFill/>
                      <a:miter lim="800000"/>
                      <a:headEnd/>
                      <a:tailEnd/>
                    </a:ln>
                  </pic:spPr>
                </pic:pic>
              </a:graphicData>
            </a:graphic>
          </wp:anchor>
        </w:drawing>
      </w:r>
      <w:r>
        <w:rPr>
          <w:rFonts w:ascii="Verdana" w:hAnsi="Verdana"/>
          <w:sz w:val="18"/>
          <w:szCs w:val="18"/>
        </w:rPr>
        <w:br w:type="textWrapping" w:clear="all"/>
      </w:r>
    </w:p>
    <w:p w:rsidR="0057590F" w:rsidRPr="00253944" w:rsidRDefault="0057590F" w:rsidP="00B629BA">
      <w:pPr>
        <w:pStyle w:val="ListParagraph"/>
        <w:numPr>
          <w:ilvl w:val="0"/>
          <w:numId w:val="82"/>
        </w:numPr>
      </w:pPr>
      <w:r w:rsidRPr="00253944">
        <w:t>Encapsulation</w:t>
      </w:r>
    </w:p>
    <w:p w:rsidR="0057590F" w:rsidRPr="00253944" w:rsidRDefault="0057590F" w:rsidP="00B629BA">
      <w:pPr>
        <w:pStyle w:val="ListParagraph"/>
        <w:numPr>
          <w:ilvl w:val="0"/>
          <w:numId w:val="82"/>
        </w:numPr>
      </w:pPr>
      <w:r w:rsidRPr="00253944">
        <w:t>Data Abstraction</w:t>
      </w:r>
    </w:p>
    <w:p w:rsidR="0057590F" w:rsidRPr="00253944" w:rsidRDefault="0057590F" w:rsidP="00B629BA">
      <w:pPr>
        <w:pStyle w:val="ListParagraph"/>
        <w:numPr>
          <w:ilvl w:val="0"/>
          <w:numId w:val="82"/>
        </w:numPr>
      </w:pPr>
      <w:r w:rsidRPr="00253944">
        <w:t>Polymorphism</w:t>
      </w:r>
    </w:p>
    <w:p w:rsidR="0057590F" w:rsidRPr="003E3405" w:rsidRDefault="0057590F" w:rsidP="00B629BA">
      <w:pPr>
        <w:pStyle w:val="ListParagraph"/>
        <w:numPr>
          <w:ilvl w:val="0"/>
          <w:numId w:val="82"/>
        </w:numPr>
        <w:spacing w:after="0"/>
        <w:rPr>
          <w:rFonts w:ascii="Verdana" w:hAnsi="Verdana"/>
          <w:sz w:val="18"/>
          <w:szCs w:val="18"/>
          <w:shd w:val="clear" w:color="auto" w:fill="FFFFFF"/>
        </w:rPr>
      </w:pPr>
      <w:r w:rsidRPr="00253944">
        <w:t>Inheritance</w:t>
      </w:r>
    </w:p>
    <w:p w:rsidR="0057590F" w:rsidRDefault="0057590F" w:rsidP="0057590F">
      <w:pPr>
        <w:rPr>
          <w:shd w:val="clear" w:color="auto" w:fill="FFFFFF"/>
        </w:rPr>
      </w:pPr>
      <w:r w:rsidRPr="00253944">
        <w:rPr>
          <w:shd w:val="clear" w:color="auto" w:fill="FFFFFF"/>
        </w:rPr>
        <w:t>Before we start with the section on the way OOP is used in Python, we want to give you a general idea about object-oriented programming. For this purpose, we would like to draw your attention to a public library. Let's think about a huge one, like the "British Library" in London or the "New York Public Library" in New York. If it helps, you can imagine the libraries in Paris, Berlin, Ottawa</w:t>
      </w:r>
      <w:r>
        <w:rPr>
          <w:shd w:val="clear" w:color="auto" w:fill="FFFFFF"/>
        </w:rPr>
        <w:t>,</w:t>
      </w:r>
      <w:r w:rsidRPr="00253944">
        <w:rPr>
          <w:shd w:val="clear" w:color="auto" w:fill="FFFFFF"/>
        </w:rPr>
        <w:t xml:space="preserve"> or Torontoas well. Each of these contain an organized collection of books, periodicals, newspapers, audiobooks, films and so on.</w:t>
      </w:r>
    </w:p>
    <w:p w:rsidR="0057590F" w:rsidRPr="00253944" w:rsidRDefault="0057590F" w:rsidP="0057590F">
      <w:pPr>
        <w:rPr>
          <w:rFonts w:ascii="Times New Roman" w:hAnsi="Times New Roman"/>
          <w:sz w:val="24"/>
          <w:szCs w:val="24"/>
        </w:rPr>
      </w:pPr>
      <w:r w:rsidRPr="00253944">
        <w:rPr>
          <w:shd w:val="clear" w:color="auto" w:fill="FFFFFF"/>
        </w:rPr>
        <w:t>Generally, there are two opposed ways of keeping the stock in a library. You can use a "closed access" method that is the stock is not displayed on open shelves. In this system, trained staff brings the books and other publications to the users on demand. Another way of running a library is open-access shelving, also known as "open shelves". "Open" means open to all the users of the library not only specially trained staff. In this case the books are openly displayed. Imperative languages like C could be seen as open-access shelving libraries. The user can do everything. It's up to the user to find the books and to put them back at the right shelf. Even though this is great for the user, it might lead to serious problems in the long run. For example</w:t>
      </w:r>
      <w:r>
        <w:rPr>
          <w:shd w:val="clear" w:color="auto" w:fill="FFFFFF"/>
        </w:rPr>
        <w:t>,</w:t>
      </w:r>
      <w:r w:rsidRPr="00253944">
        <w:rPr>
          <w:shd w:val="clear" w:color="auto" w:fill="FFFFFF"/>
        </w:rPr>
        <w:t xml:space="preserve"> some books will be misplaced, so it's hard to find them again. As you may have guessed already, "closed access" can be compared to object oriented programming. The analogy can be seen like this: The books and other publications, which a library offers, are like the data in an object-oriented program. Access to the books is restricted like access to the </w:t>
      </w:r>
      <w:r w:rsidRPr="00253944">
        <w:rPr>
          <w:shd w:val="clear" w:color="auto" w:fill="FFFFFF"/>
        </w:rPr>
        <w:lastRenderedPageBreak/>
        <w:t>data is restricted in OOP. Getting or returning a book is only possible via the staff. The staff functions like the methods in OOP, which control the acce</w:t>
      </w:r>
      <w:r>
        <w:rPr>
          <w:shd w:val="clear" w:color="auto" w:fill="FFFFFF"/>
        </w:rPr>
        <w:t xml:space="preserve">ss to the data. So, the data, </w:t>
      </w:r>
      <w:r w:rsidRPr="00253944">
        <w:rPr>
          <w:shd w:val="clear" w:color="auto" w:fill="FFFFFF"/>
        </w:rPr>
        <w:t>often called attributes, in such a program can be seen as being hidden and protected by a shell, and it can only be accessed by special functions, usually called methods in the OOP context. Putting the data behind a "shell" is called Encapsulation. </w:t>
      </w:r>
      <w:r w:rsidRPr="00253944">
        <w:br/>
      </w:r>
      <w:r w:rsidRPr="00253944">
        <w:rPr>
          <w:shd w:val="clear" w:color="auto" w:fill="FFFFFF"/>
        </w:rPr>
        <w:t>So a library can be regarded as a class and a book is an instance or an object of this class. Generally speaking, an object is defined by a class. A class is a formal description of how an object is designed, i.e. which attributes and methods it has. These objects are called instances as well. The expressions are in most cases used synonymously. A class should not be confused with an object.</w:t>
      </w:r>
    </w:p>
    <w:p w:rsidR="0057590F" w:rsidRPr="00253944" w:rsidRDefault="0057590F" w:rsidP="0057590F">
      <w:pPr>
        <w:pStyle w:val="Heading2"/>
      </w:pPr>
      <w:bookmarkStart w:id="265" w:name="_Toc515031481"/>
      <w:bookmarkStart w:id="266" w:name="_Toc515037920"/>
      <w:r w:rsidRPr="00253944">
        <w:t>OOP in Python</w:t>
      </w:r>
      <w:bookmarkEnd w:id="265"/>
      <w:bookmarkEnd w:id="266"/>
    </w:p>
    <w:p w:rsidR="0057590F" w:rsidRPr="00253944" w:rsidRDefault="0057590F" w:rsidP="0057590F">
      <w:pPr>
        <w:pStyle w:val="Heading3"/>
      </w:pPr>
      <w:bookmarkStart w:id="267" w:name="_Toc515031482"/>
      <w:bookmarkStart w:id="268" w:name="_Toc515037921"/>
      <w:r>
        <w:t>First-C</w:t>
      </w:r>
      <w:r w:rsidRPr="00253944">
        <w:t>lass Everything</w:t>
      </w:r>
      <w:bookmarkEnd w:id="267"/>
      <w:bookmarkEnd w:id="268"/>
    </w:p>
    <w:p w:rsidR="0057590F" w:rsidRDefault="0057590F" w:rsidP="0057590F">
      <w:r w:rsidRPr="00253944">
        <w:t>Even though we haven't talked about classes and object orientation in previous chapters, we have worked with classes all the time. In fact, everything is a class in Python. Guido van Rossum has designed the language according to the principle "first-class everything". He wrote: "One of my goals for Python was to make it so that all objects were "first class." By this, I meant that I wanted all objects that could be named in the language (e.g., integers, strings, functions, classes, modules, methods, and so on) to have equal status. That is, they can be assigned to variables, placed in lists, stored in dictionaries, passed as arguments, and so forth." (Blog, The History of Python, February 27, 2009) This means that "everything" is treated the same way, everything is a class: functions and methods are values just like lists, integers or floats. Each of these are instances of their corresponding classes.</w:t>
      </w:r>
    </w:p>
    <w:p w:rsidR="0057590F" w:rsidRPr="00253944" w:rsidRDefault="0057590F" w:rsidP="0057590F">
      <w:pPr>
        <w:rPr>
          <w:b/>
        </w:rPr>
      </w:pPr>
      <w:r w:rsidRPr="00253944">
        <w:rPr>
          <w:b/>
        </w:rPr>
        <w:t>Example:</w:t>
      </w:r>
    </w:p>
    <w:p w:rsidR="0057590F" w:rsidRPr="00253944" w:rsidRDefault="0057590F" w:rsidP="0057590F">
      <w:pPr>
        <w:rPr>
          <w:rFonts w:ascii="Courier New" w:hAnsi="Courier New" w:cs="Courier New"/>
        </w:rPr>
      </w:pPr>
      <w:r w:rsidRPr="00253944">
        <w:rPr>
          <w:rFonts w:ascii="Courier New" w:hAnsi="Courier New" w:cs="Courier New"/>
        </w:rPr>
        <w:t>&gt;&gt;&gt; x = 42</w:t>
      </w:r>
    </w:p>
    <w:p w:rsidR="0057590F" w:rsidRPr="00253944" w:rsidRDefault="0057590F" w:rsidP="0057590F">
      <w:pPr>
        <w:rPr>
          <w:rFonts w:ascii="Courier New" w:hAnsi="Courier New" w:cs="Courier New"/>
        </w:rPr>
      </w:pPr>
      <w:r w:rsidRPr="00253944">
        <w:rPr>
          <w:rFonts w:ascii="Courier New" w:hAnsi="Courier New" w:cs="Courier New"/>
        </w:rPr>
        <w:t>&gt;&gt;&gt; type(x)</w:t>
      </w:r>
    </w:p>
    <w:p w:rsidR="0057590F" w:rsidRPr="00253944" w:rsidRDefault="0057590F" w:rsidP="0057590F">
      <w:pPr>
        <w:rPr>
          <w:rFonts w:ascii="Courier New" w:hAnsi="Courier New" w:cs="Courier New"/>
        </w:rPr>
      </w:pPr>
      <w:r w:rsidRPr="00253944">
        <w:rPr>
          <w:rFonts w:ascii="Courier New" w:hAnsi="Courier New" w:cs="Courier New"/>
        </w:rPr>
        <w:t>&lt;class 'int'&gt;</w:t>
      </w:r>
    </w:p>
    <w:p w:rsidR="0057590F" w:rsidRPr="00253944" w:rsidRDefault="0057590F" w:rsidP="0057590F">
      <w:pPr>
        <w:rPr>
          <w:rFonts w:ascii="Courier New" w:hAnsi="Courier New" w:cs="Courier New"/>
        </w:rPr>
      </w:pPr>
      <w:r w:rsidRPr="00253944">
        <w:rPr>
          <w:rFonts w:ascii="Courier New" w:hAnsi="Courier New" w:cs="Courier New"/>
        </w:rPr>
        <w:t>&gt;&gt;&gt; y = 4.34</w:t>
      </w:r>
    </w:p>
    <w:p w:rsidR="0057590F" w:rsidRPr="00253944" w:rsidRDefault="0057590F" w:rsidP="0057590F">
      <w:pPr>
        <w:rPr>
          <w:rFonts w:ascii="Courier New" w:hAnsi="Courier New" w:cs="Courier New"/>
        </w:rPr>
      </w:pPr>
      <w:r w:rsidRPr="00253944">
        <w:rPr>
          <w:rFonts w:ascii="Courier New" w:hAnsi="Courier New" w:cs="Courier New"/>
        </w:rPr>
        <w:t>&gt;&gt;&gt; type(y)</w:t>
      </w:r>
    </w:p>
    <w:p w:rsidR="0057590F" w:rsidRPr="00253944" w:rsidRDefault="0057590F" w:rsidP="0057590F">
      <w:pPr>
        <w:rPr>
          <w:rFonts w:ascii="Courier New" w:hAnsi="Courier New" w:cs="Courier New"/>
        </w:rPr>
      </w:pPr>
      <w:r w:rsidRPr="00253944">
        <w:rPr>
          <w:rFonts w:ascii="Courier New" w:hAnsi="Courier New" w:cs="Courier New"/>
        </w:rPr>
        <w:t>&lt;class 'float'&gt;</w:t>
      </w:r>
    </w:p>
    <w:p w:rsidR="0057590F" w:rsidRPr="00253944" w:rsidRDefault="0057590F" w:rsidP="0057590F">
      <w:pPr>
        <w:rPr>
          <w:rFonts w:ascii="Courier New" w:hAnsi="Courier New" w:cs="Courier New"/>
        </w:rPr>
      </w:pPr>
      <w:r w:rsidRPr="00253944">
        <w:rPr>
          <w:rFonts w:ascii="Courier New" w:hAnsi="Courier New" w:cs="Courier New"/>
        </w:rPr>
        <w:t>&gt;&gt;&gt; def f(x):</w:t>
      </w:r>
    </w:p>
    <w:p w:rsidR="0057590F" w:rsidRPr="00253944" w:rsidRDefault="0057590F" w:rsidP="0057590F">
      <w:pPr>
        <w:rPr>
          <w:rFonts w:ascii="Courier New" w:hAnsi="Courier New" w:cs="Courier New"/>
        </w:rPr>
      </w:pPr>
      <w:r w:rsidRPr="00253944">
        <w:rPr>
          <w:rFonts w:ascii="Courier New" w:hAnsi="Courier New" w:cs="Courier New"/>
        </w:rPr>
        <w:t>...     return x + 1</w:t>
      </w:r>
    </w:p>
    <w:p w:rsidR="0057590F" w:rsidRPr="00253944" w:rsidRDefault="0057590F" w:rsidP="0057590F">
      <w:pPr>
        <w:rPr>
          <w:rFonts w:ascii="Courier New" w:hAnsi="Courier New" w:cs="Courier New"/>
        </w:rPr>
      </w:pPr>
      <w:r w:rsidRPr="00253944">
        <w:rPr>
          <w:rFonts w:ascii="Courier New" w:hAnsi="Courier New" w:cs="Courier New"/>
        </w:rPr>
        <w:t xml:space="preserve">... </w:t>
      </w:r>
    </w:p>
    <w:p w:rsidR="0057590F" w:rsidRPr="00253944" w:rsidRDefault="0057590F" w:rsidP="0057590F">
      <w:pPr>
        <w:rPr>
          <w:rFonts w:ascii="Courier New" w:hAnsi="Courier New" w:cs="Courier New"/>
        </w:rPr>
      </w:pPr>
      <w:r w:rsidRPr="00253944">
        <w:rPr>
          <w:rFonts w:ascii="Courier New" w:hAnsi="Courier New" w:cs="Courier New"/>
        </w:rPr>
        <w:t>&gt;&gt;&gt; type(f)</w:t>
      </w:r>
    </w:p>
    <w:p w:rsidR="0057590F" w:rsidRPr="00253944" w:rsidRDefault="0057590F" w:rsidP="0057590F">
      <w:pPr>
        <w:rPr>
          <w:rFonts w:ascii="Courier New" w:hAnsi="Courier New" w:cs="Courier New"/>
        </w:rPr>
      </w:pPr>
      <w:r w:rsidRPr="00253944">
        <w:rPr>
          <w:rFonts w:ascii="Courier New" w:hAnsi="Courier New" w:cs="Courier New"/>
        </w:rPr>
        <w:t>&lt;class 'function'&gt;</w:t>
      </w:r>
    </w:p>
    <w:p w:rsidR="0057590F" w:rsidRPr="00253944" w:rsidRDefault="0057590F" w:rsidP="0057590F">
      <w:pPr>
        <w:rPr>
          <w:rFonts w:ascii="Courier New" w:hAnsi="Courier New" w:cs="Courier New"/>
        </w:rPr>
      </w:pPr>
      <w:r w:rsidRPr="00253944">
        <w:rPr>
          <w:rFonts w:ascii="Courier New" w:hAnsi="Courier New" w:cs="Courier New"/>
        </w:rPr>
        <w:t>&gt;&gt;&gt; import math</w:t>
      </w:r>
    </w:p>
    <w:p w:rsidR="0057590F" w:rsidRPr="00253944" w:rsidRDefault="0057590F" w:rsidP="0057590F">
      <w:pPr>
        <w:rPr>
          <w:rFonts w:ascii="Courier New" w:hAnsi="Courier New" w:cs="Courier New"/>
        </w:rPr>
      </w:pPr>
      <w:r w:rsidRPr="00253944">
        <w:rPr>
          <w:rFonts w:ascii="Courier New" w:hAnsi="Courier New" w:cs="Courier New"/>
        </w:rPr>
        <w:t>&gt;&gt;&gt; type(math)</w:t>
      </w:r>
    </w:p>
    <w:p w:rsidR="0057590F" w:rsidRPr="00253944" w:rsidRDefault="0057590F" w:rsidP="0057590F">
      <w:pPr>
        <w:rPr>
          <w:rFonts w:ascii="Courier New" w:hAnsi="Courier New" w:cs="Courier New"/>
        </w:rPr>
      </w:pPr>
      <w:r w:rsidRPr="00253944">
        <w:rPr>
          <w:rFonts w:ascii="Courier New" w:hAnsi="Courier New" w:cs="Courier New"/>
        </w:rPr>
        <w:t>&lt;class 'module'&gt;</w:t>
      </w:r>
    </w:p>
    <w:p w:rsidR="0057590F" w:rsidRPr="00253944" w:rsidRDefault="0057590F" w:rsidP="0057590F">
      <w:pPr>
        <w:rPr>
          <w:rFonts w:ascii="Courier New" w:hAnsi="Courier New" w:cs="Courier New"/>
        </w:rPr>
      </w:pPr>
      <w:r w:rsidRPr="00253944">
        <w:rPr>
          <w:rFonts w:ascii="Courier New" w:hAnsi="Courier New" w:cs="Courier New"/>
        </w:rPr>
        <w:t>&gt;&gt;&gt;</w:t>
      </w:r>
    </w:p>
    <w:p w:rsidR="0057590F" w:rsidRDefault="0057590F" w:rsidP="0057590F">
      <w:pPr>
        <w:spacing w:after="0"/>
        <w:ind w:left="0"/>
        <w:rPr>
          <w:shd w:val="clear" w:color="auto" w:fill="FFFFFF"/>
        </w:rPr>
      </w:pPr>
      <w:r>
        <w:rPr>
          <w:shd w:val="clear" w:color="auto" w:fill="FFFFFF"/>
        </w:rPr>
        <w:br w:type="page"/>
      </w:r>
    </w:p>
    <w:p w:rsidR="0057590F" w:rsidRDefault="0057590F" w:rsidP="0057590F">
      <w:pPr>
        <w:rPr>
          <w:shd w:val="clear" w:color="auto" w:fill="FFFFFF"/>
        </w:rPr>
      </w:pPr>
      <w:r w:rsidRPr="00253944">
        <w:rPr>
          <w:shd w:val="clear" w:color="auto" w:fill="FFFFFF"/>
        </w:rPr>
        <w:lastRenderedPageBreak/>
        <w:t xml:space="preserve">One of the many integrated classes in Python is the </w:t>
      </w:r>
      <w:r w:rsidRPr="00612DD3">
        <w:rPr>
          <w:rFonts w:ascii="Courier New" w:hAnsi="Courier New" w:cs="Courier New"/>
          <w:shd w:val="clear" w:color="auto" w:fill="FFFFFF"/>
        </w:rPr>
        <w:t>list</w:t>
      </w:r>
      <w:r w:rsidRPr="00253944">
        <w:rPr>
          <w:shd w:val="clear" w:color="auto" w:fill="FFFFFF"/>
        </w:rPr>
        <w:t xml:space="preserve"> class, which we have quite often used in our exercises and examples. The </w:t>
      </w:r>
      <w:r w:rsidRPr="00612DD3">
        <w:rPr>
          <w:rFonts w:ascii="Courier New" w:hAnsi="Courier New" w:cs="Courier New"/>
          <w:shd w:val="clear" w:color="auto" w:fill="FFFFFF"/>
        </w:rPr>
        <w:t>list</w:t>
      </w:r>
      <w:r w:rsidRPr="00253944">
        <w:rPr>
          <w:shd w:val="clear" w:color="auto" w:fill="FFFFFF"/>
        </w:rPr>
        <w:t xml:space="preserve"> class provides a wealth of methods to build lists, to access and change elements, or to remove elements</w:t>
      </w:r>
      <w:r>
        <w:rPr>
          <w:shd w:val="clear" w:color="auto" w:fill="FFFFFF"/>
        </w:rPr>
        <w:t>.</w:t>
      </w:r>
    </w:p>
    <w:p w:rsidR="0057590F" w:rsidRPr="00612DD3" w:rsidRDefault="0057590F" w:rsidP="0057590F">
      <w:pPr>
        <w:rPr>
          <w:rFonts w:ascii="Times New Roman" w:hAnsi="Times New Roman"/>
          <w:b/>
          <w:sz w:val="24"/>
          <w:szCs w:val="24"/>
        </w:rPr>
      </w:pPr>
      <w:r w:rsidRPr="00612DD3">
        <w:rPr>
          <w:b/>
          <w:shd w:val="clear" w:color="auto" w:fill="FFFFFF"/>
        </w:rPr>
        <w:t>Example:</w:t>
      </w:r>
    </w:p>
    <w:p w:rsidR="0057590F" w:rsidRPr="00253944" w:rsidRDefault="0057590F" w:rsidP="0057590F">
      <w:pPr>
        <w:rPr>
          <w:rFonts w:ascii="Courier New" w:hAnsi="Courier New" w:cs="Courier New"/>
        </w:rPr>
      </w:pPr>
      <w:r w:rsidRPr="00253944">
        <w:rPr>
          <w:rFonts w:ascii="Courier New" w:hAnsi="Courier New" w:cs="Courier New"/>
        </w:rPr>
        <w:t>&gt;&gt;&gt; x = [3,6,9]</w:t>
      </w:r>
    </w:p>
    <w:p w:rsidR="0057590F" w:rsidRPr="00253944" w:rsidRDefault="0057590F" w:rsidP="0057590F">
      <w:pPr>
        <w:rPr>
          <w:rFonts w:ascii="Courier New" w:hAnsi="Courier New" w:cs="Courier New"/>
        </w:rPr>
      </w:pPr>
      <w:r w:rsidRPr="00253944">
        <w:rPr>
          <w:rFonts w:ascii="Courier New" w:hAnsi="Courier New" w:cs="Courier New"/>
        </w:rPr>
        <w:t>&gt;&gt;&gt; y = [45, "abc"]</w:t>
      </w:r>
    </w:p>
    <w:p w:rsidR="0057590F" w:rsidRPr="00253944" w:rsidRDefault="0057590F" w:rsidP="0057590F">
      <w:pPr>
        <w:rPr>
          <w:rFonts w:ascii="Courier New" w:hAnsi="Courier New" w:cs="Courier New"/>
        </w:rPr>
      </w:pPr>
      <w:r w:rsidRPr="00253944">
        <w:rPr>
          <w:rFonts w:ascii="Courier New" w:hAnsi="Courier New" w:cs="Courier New"/>
        </w:rPr>
        <w:t>&gt;&gt;&gt; print(x[1])</w:t>
      </w:r>
    </w:p>
    <w:p w:rsidR="0057590F" w:rsidRPr="00253944" w:rsidRDefault="0057590F" w:rsidP="0057590F">
      <w:pPr>
        <w:rPr>
          <w:rFonts w:ascii="Courier New" w:hAnsi="Courier New" w:cs="Courier New"/>
        </w:rPr>
      </w:pPr>
      <w:r w:rsidRPr="00253944">
        <w:rPr>
          <w:rFonts w:ascii="Courier New" w:hAnsi="Courier New" w:cs="Courier New"/>
        </w:rPr>
        <w:t>6</w:t>
      </w:r>
    </w:p>
    <w:p w:rsidR="0057590F" w:rsidRPr="00253944" w:rsidRDefault="0057590F" w:rsidP="0057590F">
      <w:pPr>
        <w:rPr>
          <w:rFonts w:ascii="Courier New" w:hAnsi="Courier New" w:cs="Courier New"/>
        </w:rPr>
      </w:pPr>
      <w:r w:rsidRPr="00253944">
        <w:rPr>
          <w:rFonts w:ascii="Courier New" w:hAnsi="Courier New" w:cs="Courier New"/>
        </w:rPr>
        <w:t>&gt;&gt;&gt; x[1] = 99</w:t>
      </w:r>
    </w:p>
    <w:p w:rsidR="0057590F" w:rsidRPr="00253944" w:rsidRDefault="0057590F" w:rsidP="0057590F">
      <w:pPr>
        <w:rPr>
          <w:rFonts w:ascii="Courier New" w:hAnsi="Courier New" w:cs="Courier New"/>
        </w:rPr>
      </w:pPr>
      <w:r w:rsidRPr="00253944">
        <w:rPr>
          <w:rFonts w:ascii="Courier New" w:hAnsi="Courier New" w:cs="Courier New"/>
        </w:rPr>
        <w:t>&gt;&gt;&gt; x.append(42)</w:t>
      </w:r>
    </w:p>
    <w:p w:rsidR="0057590F" w:rsidRPr="00253944" w:rsidRDefault="0057590F" w:rsidP="0057590F">
      <w:pPr>
        <w:rPr>
          <w:rFonts w:ascii="Courier New" w:hAnsi="Courier New" w:cs="Courier New"/>
        </w:rPr>
      </w:pPr>
      <w:r w:rsidRPr="00253944">
        <w:rPr>
          <w:rFonts w:ascii="Courier New" w:hAnsi="Courier New" w:cs="Courier New"/>
        </w:rPr>
        <w:t>&gt;&gt;&gt; last = y.pop()</w:t>
      </w:r>
    </w:p>
    <w:p w:rsidR="0057590F" w:rsidRPr="00253944" w:rsidRDefault="0057590F" w:rsidP="0057590F">
      <w:pPr>
        <w:rPr>
          <w:rFonts w:ascii="Courier New" w:hAnsi="Courier New" w:cs="Courier New"/>
        </w:rPr>
      </w:pPr>
      <w:r w:rsidRPr="00253944">
        <w:rPr>
          <w:rFonts w:ascii="Courier New" w:hAnsi="Courier New" w:cs="Courier New"/>
        </w:rPr>
        <w:t>&gt;&gt;&gt; print(last)</w:t>
      </w:r>
    </w:p>
    <w:p w:rsidR="0057590F" w:rsidRPr="00253944" w:rsidRDefault="0057590F" w:rsidP="0057590F">
      <w:pPr>
        <w:rPr>
          <w:rFonts w:ascii="Courier New" w:hAnsi="Courier New" w:cs="Courier New"/>
        </w:rPr>
      </w:pPr>
      <w:r w:rsidRPr="00253944">
        <w:rPr>
          <w:rFonts w:ascii="Courier New" w:hAnsi="Courier New" w:cs="Courier New"/>
        </w:rPr>
        <w:t>abc</w:t>
      </w:r>
    </w:p>
    <w:p w:rsidR="0057590F" w:rsidRPr="00253944" w:rsidRDefault="0057590F" w:rsidP="0057590F">
      <w:pPr>
        <w:rPr>
          <w:rFonts w:ascii="Courier New" w:hAnsi="Courier New" w:cs="Courier New"/>
        </w:rPr>
      </w:pPr>
      <w:r w:rsidRPr="00253944">
        <w:rPr>
          <w:rFonts w:ascii="Courier New" w:hAnsi="Courier New" w:cs="Courier New"/>
        </w:rPr>
        <w:t>&gt;&gt;&gt;</w:t>
      </w:r>
    </w:p>
    <w:p w:rsidR="0057590F" w:rsidRDefault="0057590F" w:rsidP="0057590F">
      <w:pPr>
        <w:rPr>
          <w:shd w:val="clear" w:color="auto" w:fill="FFFFFF"/>
        </w:rPr>
      </w:pPr>
      <w:r w:rsidRPr="00253944">
        <w:rPr>
          <w:shd w:val="clear" w:color="auto" w:fill="FFFFFF"/>
        </w:rPr>
        <w:t>The variables x and y of the previous example denote two instances of the list class. In simplified terms, we have said so far that "x and y are lists". We will use the terms "object" and "instance" synonymously in the following chapters, as it is often done.</w:t>
      </w:r>
    </w:p>
    <w:p w:rsidR="0057590F" w:rsidRDefault="0057590F" w:rsidP="0057590F">
      <w:pPr>
        <w:rPr>
          <w:rFonts w:ascii="Verdana" w:hAnsi="Verdana"/>
          <w:b/>
          <w:bCs/>
          <w:sz w:val="19"/>
          <w:szCs w:val="19"/>
        </w:rPr>
      </w:pPr>
      <w:r w:rsidRPr="00B4577F">
        <w:rPr>
          <w:rFonts w:ascii="Courier New" w:hAnsi="Courier New" w:cs="Courier New"/>
          <w:shd w:val="clear" w:color="auto" w:fill="FFFFFF"/>
        </w:rPr>
        <w:t>pop</w:t>
      </w:r>
      <w:r w:rsidRPr="00253944">
        <w:rPr>
          <w:shd w:val="clear" w:color="auto" w:fill="FFFFFF"/>
        </w:rPr>
        <w:t xml:space="preserve"> and </w:t>
      </w:r>
      <w:r w:rsidRPr="00B4577F">
        <w:rPr>
          <w:rFonts w:ascii="Courier New" w:hAnsi="Courier New" w:cs="Courier New"/>
          <w:shd w:val="clear" w:color="auto" w:fill="FFFFFF"/>
        </w:rPr>
        <w:t>append</w:t>
      </w:r>
      <w:r w:rsidRPr="00253944">
        <w:rPr>
          <w:shd w:val="clear" w:color="auto" w:fill="FFFFFF"/>
        </w:rPr>
        <w:t xml:space="preserve"> of the previous example are methods of the list class. </w:t>
      </w:r>
      <w:r w:rsidRPr="00B4577F">
        <w:rPr>
          <w:rFonts w:ascii="Courier New" w:hAnsi="Courier New" w:cs="Courier New"/>
          <w:shd w:val="clear" w:color="auto" w:fill="FFFFFF"/>
        </w:rPr>
        <w:t>pop</w:t>
      </w:r>
      <w:r w:rsidRPr="00253944">
        <w:rPr>
          <w:shd w:val="clear" w:color="auto" w:fill="FFFFFF"/>
        </w:rPr>
        <w:t xml:space="preserve"> returns the most upper (or you might think of it as the "rightest") element of the list and removes this element from the list. We will not explain how Python has implemented lists internally. We don't need this information, because the list class provides us with all the necessary methods to access the data indirectly. This means that the encapsulation details are encapsulated. We will learn about encapsulation later.</w:t>
      </w:r>
    </w:p>
    <w:p w:rsidR="0057590F" w:rsidRPr="00253944" w:rsidRDefault="0057590F" w:rsidP="0057590F">
      <w:pPr>
        <w:pStyle w:val="Heading3"/>
      </w:pPr>
      <w:bookmarkStart w:id="269" w:name="_Toc515031483"/>
      <w:bookmarkStart w:id="270" w:name="_Toc515037922"/>
      <w:r w:rsidRPr="00253944">
        <w:t>A Minimal Class in Python</w:t>
      </w:r>
      <w:bookmarkEnd w:id="269"/>
      <w:bookmarkEnd w:id="270"/>
    </w:p>
    <w:p w:rsidR="0057590F" w:rsidRDefault="0057590F" w:rsidP="0057590F">
      <w:pPr>
        <w:spacing w:after="0"/>
        <w:rPr>
          <w:rFonts w:ascii="Verdana" w:hAnsi="Verdana"/>
          <w:sz w:val="18"/>
          <w:szCs w:val="18"/>
          <w:shd w:val="clear" w:color="auto" w:fill="FFFFFF"/>
        </w:rPr>
      </w:pPr>
      <w:r w:rsidRPr="00253944">
        <w:rPr>
          <w:rFonts w:ascii="Times New Roman" w:hAnsi="Times New Roman"/>
          <w:noProof/>
          <w:sz w:val="24"/>
          <w:szCs w:val="24"/>
        </w:rPr>
        <w:drawing>
          <wp:inline distT="0" distB="0" distL="0" distR="0">
            <wp:extent cx="2525368" cy="1803935"/>
            <wp:effectExtent l="0" t="0" r="8890" b="6350"/>
            <wp:docPr id="31" name="Picture 31" descr="Evolution of Rob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volution of Robots"/>
                    <pic:cNvPicPr>
                      <a:picLocks noChangeAspect="1" noChangeArrowheads="1"/>
                    </pic:cNvPicPr>
                  </pic:nvPicPr>
                  <pic:blipFill>
                    <a:blip r:embed="rId183"/>
                    <a:srcRect/>
                    <a:stretch>
                      <a:fillRect/>
                    </a:stretch>
                  </pic:blipFill>
                  <pic:spPr bwMode="auto">
                    <a:xfrm>
                      <a:off x="0" y="0"/>
                      <a:ext cx="2574306" cy="1838892"/>
                    </a:xfrm>
                    <a:prstGeom prst="rect">
                      <a:avLst/>
                    </a:prstGeom>
                    <a:noFill/>
                    <a:ln w="9525">
                      <a:noFill/>
                      <a:miter lim="800000"/>
                      <a:headEnd/>
                      <a:tailEnd/>
                    </a:ln>
                  </pic:spPr>
                </pic:pic>
              </a:graphicData>
            </a:graphic>
          </wp:inline>
        </w:drawing>
      </w:r>
    </w:p>
    <w:p w:rsidR="0057590F" w:rsidRPr="00253944" w:rsidRDefault="0057590F" w:rsidP="0057590F">
      <w:pPr>
        <w:spacing w:after="0"/>
      </w:pPr>
      <w:r w:rsidRPr="00253944">
        <w:t xml:space="preserve">We will design and use a </w:t>
      </w:r>
      <w:r w:rsidRPr="00612DD3">
        <w:rPr>
          <w:rFonts w:ascii="Courier New" w:hAnsi="Courier New" w:cs="Courier New"/>
        </w:rPr>
        <w:t>robot</w:t>
      </w:r>
      <w:r w:rsidRPr="00253944">
        <w:t xml:space="preserve"> class in Python as an example to demonstrate the most important terms and ideas of object orientation. We will start with the simplest class in Python.</w:t>
      </w:r>
    </w:p>
    <w:p w:rsidR="0057590F" w:rsidRPr="00253944" w:rsidRDefault="0057590F" w:rsidP="0057590F">
      <w:pPr>
        <w:rPr>
          <w:rFonts w:ascii="Courier New" w:hAnsi="Courier New" w:cs="Courier New"/>
        </w:rPr>
      </w:pPr>
      <w:r w:rsidRPr="00253944">
        <w:rPr>
          <w:rFonts w:ascii="Courier New" w:hAnsi="Courier New" w:cs="Courier New"/>
        </w:rPr>
        <w:t>class Robot:</w:t>
      </w:r>
    </w:p>
    <w:p w:rsidR="0057590F" w:rsidRPr="00253944" w:rsidRDefault="0057590F" w:rsidP="0057590F">
      <w:pPr>
        <w:rPr>
          <w:rFonts w:ascii="Courier New" w:hAnsi="Courier New" w:cs="Courier New"/>
        </w:rPr>
      </w:pPr>
      <w:r w:rsidRPr="00253944">
        <w:rPr>
          <w:rFonts w:ascii="Courier New" w:hAnsi="Courier New" w:cs="Courier New"/>
        </w:rPr>
        <w:t xml:space="preserve">    pass</w:t>
      </w:r>
    </w:p>
    <w:p w:rsidR="0057590F" w:rsidRDefault="0057590F" w:rsidP="0057590F">
      <w:pPr>
        <w:spacing w:after="0"/>
        <w:ind w:left="0"/>
        <w:rPr>
          <w:shd w:val="clear" w:color="auto" w:fill="FFFFFF"/>
        </w:rPr>
      </w:pPr>
      <w:r>
        <w:rPr>
          <w:shd w:val="clear" w:color="auto" w:fill="FFFFFF"/>
        </w:rPr>
        <w:br w:type="page"/>
      </w:r>
    </w:p>
    <w:p w:rsidR="0057590F" w:rsidRDefault="0057590F" w:rsidP="0057590F">
      <w:pPr>
        <w:rPr>
          <w:shd w:val="clear" w:color="auto" w:fill="FFFFFF"/>
        </w:rPr>
      </w:pPr>
      <w:r w:rsidRPr="00253944">
        <w:rPr>
          <w:shd w:val="clear" w:color="auto" w:fill="FFFFFF"/>
        </w:rPr>
        <w:lastRenderedPageBreak/>
        <w:t>We can realize the fundamental syntactical</w:t>
      </w:r>
      <w:r>
        <w:rPr>
          <w:shd w:val="clear" w:color="auto" w:fill="FFFFFF"/>
        </w:rPr>
        <w:t xml:space="preserve"> structure of a class in Python. </w:t>
      </w:r>
      <w:r w:rsidRPr="00253944">
        <w:rPr>
          <w:shd w:val="clear" w:color="auto" w:fill="FFFFFF"/>
        </w:rPr>
        <w:t xml:space="preserve">A class consists of two parts: </w:t>
      </w:r>
    </w:p>
    <w:p w:rsidR="0057590F" w:rsidRPr="00612DD3" w:rsidRDefault="0057590F" w:rsidP="00B629BA">
      <w:pPr>
        <w:pStyle w:val="ListParagraph"/>
        <w:numPr>
          <w:ilvl w:val="0"/>
          <w:numId w:val="88"/>
        </w:numPr>
        <w:rPr>
          <w:shd w:val="clear" w:color="auto" w:fill="FFFFFF"/>
        </w:rPr>
      </w:pPr>
      <w:r w:rsidRPr="00612DD3">
        <w:rPr>
          <w:shd w:val="clear" w:color="auto" w:fill="FFFFFF"/>
        </w:rPr>
        <w:t>the header</w:t>
      </w:r>
      <w:r>
        <w:rPr>
          <w:shd w:val="clear" w:color="auto" w:fill="FFFFFF"/>
        </w:rPr>
        <w:t>,</w:t>
      </w:r>
      <w:r w:rsidRPr="00612DD3">
        <w:rPr>
          <w:shd w:val="clear" w:color="auto" w:fill="FFFFFF"/>
        </w:rPr>
        <w:t xml:space="preserve"> and </w:t>
      </w:r>
    </w:p>
    <w:p w:rsidR="0057590F" w:rsidRPr="00612DD3" w:rsidRDefault="0057590F" w:rsidP="00B629BA">
      <w:pPr>
        <w:pStyle w:val="ListParagraph"/>
        <w:numPr>
          <w:ilvl w:val="0"/>
          <w:numId w:val="88"/>
        </w:numPr>
        <w:rPr>
          <w:shd w:val="clear" w:color="auto" w:fill="FFFFFF"/>
        </w:rPr>
      </w:pPr>
      <w:r w:rsidRPr="00612DD3">
        <w:rPr>
          <w:shd w:val="clear" w:color="auto" w:fill="FFFFFF"/>
        </w:rPr>
        <w:t xml:space="preserve">the body </w:t>
      </w:r>
    </w:p>
    <w:p w:rsidR="0057590F" w:rsidRDefault="0057590F" w:rsidP="0057590F">
      <w:pPr>
        <w:rPr>
          <w:shd w:val="clear" w:color="auto" w:fill="FFFFFF"/>
        </w:rPr>
      </w:pPr>
      <w:r w:rsidRPr="00253944">
        <w:rPr>
          <w:shd w:val="clear" w:color="auto" w:fill="FFFFFF"/>
        </w:rPr>
        <w:t>The header usually consists of just one line of code. It begins with the keyword "class" followed by a blank and an arbitrary name for the class. The class name is "</w:t>
      </w:r>
      <w:r w:rsidRPr="00612DD3">
        <w:rPr>
          <w:rFonts w:ascii="Courier New" w:hAnsi="Courier New" w:cs="Courier New"/>
          <w:shd w:val="clear" w:color="auto" w:fill="FFFFFF"/>
        </w:rPr>
        <w:t>Robot</w:t>
      </w:r>
      <w:r w:rsidRPr="00253944">
        <w:rPr>
          <w:shd w:val="clear" w:color="auto" w:fill="FFFFFF"/>
        </w:rPr>
        <w:t xml:space="preserve">" in our case. The class name is followed by a listing of other class names, which are classes from which the defined class inherits from. These classes are called </w:t>
      </w:r>
      <w:r w:rsidRPr="00B4577F">
        <w:rPr>
          <w:rFonts w:ascii="Courier New" w:hAnsi="Courier New" w:cs="Courier New"/>
          <w:shd w:val="clear" w:color="auto" w:fill="FFFFFF"/>
        </w:rPr>
        <w:t>superclasses</w:t>
      </w:r>
      <w:r w:rsidRPr="00253944">
        <w:rPr>
          <w:shd w:val="clear" w:color="auto" w:fill="FFFFFF"/>
        </w:rPr>
        <w:t xml:space="preserve">, base classes or sometimes parent classes. If you look at our example, you will see that this listing of </w:t>
      </w:r>
      <w:r w:rsidRPr="00B4577F">
        <w:rPr>
          <w:rFonts w:ascii="Courier New" w:hAnsi="Courier New" w:cs="Courier New"/>
          <w:shd w:val="clear" w:color="auto" w:fill="FFFFFF"/>
        </w:rPr>
        <w:t>superclasses</w:t>
      </w:r>
      <w:r w:rsidRPr="00253944">
        <w:rPr>
          <w:shd w:val="clear" w:color="auto" w:fill="FFFFFF"/>
        </w:rPr>
        <w:t xml:space="preserve"> is not obligatory. You don't have to bother about inheritance and </w:t>
      </w:r>
      <w:r w:rsidRPr="00B4577F">
        <w:rPr>
          <w:rFonts w:ascii="Courier New" w:hAnsi="Courier New" w:cs="Courier New"/>
          <w:shd w:val="clear" w:color="auto" w:fill="FFFFFF"/>
        </w:rPr>
        <w:t>superclasses</w:t>
      </w:r>
      <w:r w:rsidRPr="00253944">
        <w:rPr>
          <w:shd w:val="clear" w:color="auto" w:fill="FFFFFF"/>
        </w:rPr>
        <w:t xml:space="preserve"> for the time being. We will introduce them later.</w:t>
      </w:r>
    </w:p>
    <w:p w:rsidR="0057590F" w:rsidRDefault="0057590F" w:rsidP="0057590F">
      <w:pPr>
        <w:rPr>
          <w:shd w:val="clear" w:color="auto" w:fill="FFFFFF"/>
        </w:rPr>
      </w:pPr>
      <w:r w:rsidRPr="00253944">
        <w:rPr>
          <w:shd w:val="clear" w:color="auto" w:fill="FFFFFF"/>
        </w:rPr>
        <w:t>The body of a class consists of an indented block of statements. In our case a single statement, the "</w:t>
      </w:r>
      <w:r w:rsidRPr="00B4577F">
        <w:rPr>
          <w:rFonts w:ascii="Courier New" w:hAnsi="Courier New" w:cs="Courier New"/>
          <w:shd w:val="clear" w:color="auto" w:fill="FFFFFF"/>
        </w:rPr>
        <w:t>pass</w:t>
      </w:r>
      <w:r w:rsidRPr="00253944">
        <w:rPr>
          <w:shd w:val="clear" w:color="auto" w:fill="FFFFFF"/>
        </w:rPr>
        <w:t>" statement.</w:t>
      </w:r>
    </w:p>
    <w:p w:rsidR="0057590F" w:rsidRDefault="0057590F" w:rsidP="0057590F">
      <w:pPr>
        <w:rPr>
          <w:shd w:val="clear" w:color="auto" w:fill="FFFFFF"/>
        </w:rPr>
      </w:pPr>
      <w:r w:rsidRPr="00253944">
        <w:rPr>
          <w:shd w:val="clear" w:color="auto" w:fill="FFFFFF"/>
        </w:rPr>
        <w:t>A class object is created, when the definition is left normally, i.e. via the end. This is basically a wrapper around the contents of the namespace created by the class definition.</w:t>
      </w:r>
    </w:p>
    <w:p w:rsidR="0057590F" w:rsidRPr="00253944" w:rsidRDefault="0057590F" w:rsidP="0057590F">
      <w:pPr>
        <w:rPr>
          <w:rFonts w:ascii="Courier New" w:hAnsi="Courier New" w:cs="Courier New"/>
        </w:rPr>
      </w:pPr>
      <w:r w:rsidRPr="00253944">
        <w:rPr>
          <w:shd w:val="clear" w:color="auto" w:fill="FFFFFF"/>
        </w:rPr>
        <w:t>It's hard to believe, especially for C++ or Java programmers, but we have already defined a complete class with just three words and two lines of code. We are capable of using this class as well:</w:t>
      </w:r>
    </w:p>
    <w:p w:rsidR="0057590F" w:rsidRPr="00253944" w:rsidRDefault="0057590F" w:rsidP="0057590F">
      <w:pPr>
        <w:rPr>
          <w:rFonts w:ascii="Courier New" w:hAnsi="Courier New" w:cs="Courier New"/>
        </w:rPr>
      </w:pPr>
      <w:r w:rsidRPr="00253944">
        <w:rPr>
          <w:rFonts w:ascii="Courier New" w:hAnsi="Courier New" w:cs="Courier New"/>
        </w:rPr>
        <w:t>class Robot:</w:t>
      </w:r>
    </w:p>
    <w:p w:rsidR="0057590F" w:rsidRPr="00253944" w:rsidRDefault="0057590F" w:rsidP="0057590F">
      <w:pPr>
        <w:rPr>
          <w:rFonts w:ascii="Courier New" w:hAnsi="Courier New" w:cs="Courier New"/>
        </w:rPr>
      </w:pPr>
      <w:r w:rsidRPr="00253944">
        <w:rPr>
          <w:rFonts w:ascii="Courier New" w:hAnsi="Courier New" w:cs="Courier New"/>
        </w:rPr>
        <w:t xml:space="preserve">    pass</w:t>
      </w:r>
    </w:p>
    <w:p w:rsidR="0057590F" w:rsidRPr="00253944" w:rsidRDefault="0057590F" w:rsidP="0057590F">
      <w:pPr>
        <w:rPr>
          <w:rFonts w:ascii="Courier New" w:hAnsi="Courier New" w:cs="Courier New"/>
        </w:rPr>
      </w:pPr>
    </w:p>
    <w:p w:rsidR="0057590F" w:rsidRPr="00253944" w:rsidRDefault="0057590F" w:rsidP="0057590F">
      <w:pPr>
        <w:rPr>
          <w:rFonts w:ascii="Courier New" w:hAnsi="Courier New" w:cs="Courier New"/>
        </w:rPr>
      </w:pPr>
      <w:r w:rsidRPr="00253944">
        <w:rPr>
          <w:rFonts w:ascii="Courier New" w:hAnsi="Courier New" w:cs="Courier New"/>
        </w:rPr>
        <w:t>if __name__ == "__main__":</w:t>
      </w:r>
    </w:p>
    <w:p w:rsidR="0057590F" w:rsidRPr="00253944" w:rsidRDefault="0057590F" w:rsidP="0057590F">
      <w:pPr>
        <w:rPr>
          <w:rFonts w:ascii="Courier New" w:hAnsi="Courier New" w:cs="Courier New"/>
        </w:rPr>
      </w:pPr>
      <w:r w:rsidRPr="00253944">
        <w:rPr>
          <w:rFonts w:ascii="Courier New" w:hAnsi="Courier New" w:cs="Courier New"/>
        </w:rPr>
        <w:t xml:space="preserve">    x = Robot()</w:t>
      </w:r>
    </w:p>
    <w:p w:rsidR="0057590F" w:rsidRPr="00253944" w:rsidRDefault="0057590F" w:rsidP="0057590F">
      <w:pPr>
        <w:rPr>
          <w:rFonts w:ascii="Courier New" w:hAnsi="Courier New" w:cs="Courier New"/>
        </w:rPr>
      </w:pPr>
      <w:r w:rsidRPr="00253944">
        <w:rPr>
          <w:rFonts w:ascii="Courier New" w:hAnsi="Courier New" w:cs="Courier New"/>
        </w:rPr>
        <w:t xml:space="preserve">    y = Robot()</w:t>
      </w:r>
    </w:p>
    <w:p w:rsidR="0057590F" w:rsidRPr="00253944" w:rsidRDefault="0057590F" w:rsidP="0057590F">
      <w:pPr>
        <w:rPr>
          <w:rFonts w:ascii="Courier New" w:hAnsi="Courier New" w:cs="Courier New"/>
        </w:rPr>
      </w:pPr>
      <w:r w:rsidRPr="00253944">
        <w:rPr>
          <w:rFonts w:ascii="Courier New" w:hAnsi="Courier New" w:cs="Courier New"/>
        </w:rPr>
        <w:t xml:space="preserve">    y2 = y</w:t>
      </w:r>
    </w:p>
    <w:p w:rsidR="0057590F" w:rsidRPr="00253944" w:rsidRDefault="0057590F" w:rsidP="0057590F">
      <w:pPr>
        <w:rPr>
          <w:rFonts w:ascii="Courier New" w:hAnsi="Courier New" w:cs="Courier New"/>
        </w:rPr>
      </w:pPr>
      <w:r w:rsidRPr="00253944">
        <w:rPr>
          <w:rFonts w:ascii="Courier New" w:hAnsi="Courier New" w:cs="Courier New"/>
        </w:rPr>
        <w:t xml:space="preserve">    print(y == y2)</w:t>
      </w:r>
    </w:p>
    <w:p w:rsidR="0057590F" w:rsidRPr="00253944" w:rsidRDefault="0057590F" w:rsidP="0057590F">
      <w:pPr>
        <w:rPr>
          <w:rFonts w:ascii="Courier New" w:hAnsi="Courier New" w:cs="Courier New"/>
        </w:rPr>
      </w:pPr>
      <w:r w:rsidRPr="00253944">
        <w:rPr>
          <w:rFonts w:ascii="Courier New" w:hAnsi="Courier New" w:cs="Courier New"/>
        </w:rPr>
        <w:t xml:space="preserve">    print(y == x)</w:t>
      </w:r>
    </w:p>
    <w:p w:rsidR="0057590F" w:rsidRPr="00253944" w:rsidRDefault="0057590F" w:rsidP="0057590F">
      <w:r w:rsidRPr="00253944">
        <w:rPr>
          <w:shd w:val="clear" w:color="auto" w:fill="FFFFFF"/>
        </w:rPr>
        <w:t xml:space="preserve">We have created two different robots x and y in our example. Besides this, we have created a reference </w:t>
      </w:r>
      <w:r w:rsidRPr="00B4577F">
        <w:rPr>
          <w:rFonts w:ascii="Courier New" w:hAnsi="Courier New" w:cs="Courier New"/>
          <w:shd w:val="clear" w:color="auto" w:fill="FFFFFF"/>
        </w:rPr>
        <w:t>y2</w:t>
      </w:r>
      <w:r w:rsidRPr="00253944">
        <w:rPr>
          <w:shd w:val="clear" w:color="auto" w:fill="FFFFFF"/>
        </w:rPr>
        <w:t xml:space="preserve"> to y, i.e. </w:t>
      </w:r>
      <w:r w:rsidRPr="00B4577F">
        <w:rPr>
          <w:rFonts w:ascii="Courier New" w:hAnsi="Courier New" w:cs="Courier New"/>
          <w:shd w:val="clear" w:color="auto" w:fill="FFFFFF"/>
        </w:rPr>
        <w:t>y2</w:t>
      </w:r>
      <w:r w:rsidRPr="00253944">
        <w:rPr>
          <w:shd w:val="clear" w:color="auto" w:fill="FFFFFF"/>
        </w:rPr>
        <w:t xml:space="preserve"> is an alias name for </w:t>
      </w:r>
      <w:r w:rsidRPr="00612DD3">
        <w:rPr>
          <w:rFonts w:ascii="Courier New" w:hAnsi="Courier New" w:cs="Courier New"/>
          <w:shd w:val="clear" w:color="auto" w:fill="FFFFFF"/>
        </w:rPr>
        <w:t>y</w:t>
      </w:r>
      <w:r w:rsidRPr="00253944">
        <w:rPr>
          <w:shd w:val="clear" w:color="auto" w:fill="FFFFFF"/>
        </w:rPr>
        <w:t>. The output of this example program looks like this:</w:t>
      </w:r>
    </w:p>
    <w:p w:rsidR="0057590F" w:rsidRPr="00253944" w:rsidRDefault="0057590F" w:rsidP="0057590F">
      <w:pPr>
        <w:rPr>
          <w:rFonts w:ascii="Courier New" w:hAnsi="Courier New" w:cs="Courier New"/>
        </w:rPr>
      </w:pPr>
      <w:r w:rsidRPr="00253944">
        <w:rPr>
          <w:rFonts w:ascii="Courier New" w:hAnsi="Courier New" w:cs="Courier New"/>
        </w:rPr>
        <w:t>True</w:t>
      </w:r>
    </w:p>
    <w:p w:rsidR="0057590F" w:rsidRPr="00253944" w:rsidRDefault="0057590F" w:rsidP="0057590F">
      <w:pPr>
        <w:rPr>
          <w:rFonts w:ascii="Courier New" w:hAnsi="Courier New" w:cs="Courier New"/>
        </w:rPr>
      </w:pPr>
      <w:r w:rsidRPr="00253944">
        <w:rPr>
          <w:rFonts w:ascii="Courier New" w:hAnsi="Courier New" w:cs="Courier New"/>
        </w:rPr>
        <w:t>False</w:t>
      </w:r>
    </w:p>
    <w:p w:rsidR="0057590F" w:rsidRDefault="0057590F" w:rsidP="0057590F">
      <w:pPr>
        <w:spacing w:after="0"/>
        <w:ind w:left="0"/>
        <w:rPr>
          <w:rFonts w:asciiTheme="majorHAnsi" w:hAnsiTheme="majorHAnsi"/>
          <w:kern w:val="28"/>
          <w:sz w:val="28"/>
          <w:szCs w:val="28"/>
        </w:rPr>
      </w:pPr>
      <w:r>
        <w:br w:type="page"/>
      </w:r>
    </w:p>
    <w:p w:rsidR="0057590F" w:rsidRPr="00253944" w:rsidRDefault="0057590F" w:rsidP="0057590F">
      <w:pPr>
        <w:pStyle w:val="Heading3"/>
      </w:pPr>
      <w:bookmarkStart w:id="271" w:name="_Toc515031484"/>
      <w:bookmarkStart w:id="272" w:name="_Toc515037923"/>
      <w:r w:rsidRPr="00253944">
        <w:lastRenderedPageBreak/>
        <w:t>Attributes</w:t>
      </w:r>
      <w:bookmarkEnd w:id="271"/>
      <w:bookmarkEnd w:id="272"/>
    </w:p>
    <w:p w:rsidR="0057590F" w:rsidRDefault="0057590F" w:rsidP="0057590F">
      <w:pPr>
        <w:rPr>
          <w:shd w:val="clear" w:color="auto" w:fill="FFFFFF"/>
        </w:rPr>
      </w:pPr>
      <w:r w:rsidRPr="00253944">
        <w:rPr>
          <w:shd w:val="clear" w:color="auto" w:fill="FFFFFF"/>
        </w:rPr>
        <w:t>Those who have learned already another object-oriented language, will have realized that the terms attributes and properties are usually used synonymously. It may even be used in the definition of an attribute, like Wikipedia does:</w:t>
      </w:r>
      <w:r w:rsidRPr="00253944">
        <w:rPr>
          <w:i/>
          <w:iCs/>
        </w:rPr>
        <w:t xml:space="preserve"> "In computing, an attribute is a specification that defines a property of an object, element, or file. It may also refer to or set the specific value for a given instance of such."</w:t>
      </w:r>
    </w:p>
    <w:p w:rsidR="0057590F" w:rsidRDefault="0057590F" w:rsidP="0057590F">
      <w:pPr>
        <w:rPr>
          <w:shd w:val="clear" w:color="auto" w:fill="FFFFFF"/>
        </w:rPr>
      </w:pPr>
      <w:r w:rsidRPr="00253944">
        <w:rPr>
          <w:shd w:val="clear" w:color="auto" w:fill="FFFFFF"/>
        </w:rPr>
        <w:t>Even in normal English usage the words "</w:t>
      </w:r>
      <w:r w:rsidRPr="00612DD3">
        <w:rPr>
          <w:rFonts w:ascii="Courier New" w:hAnsi="Courier New" w:cs="Courier New"/>
          <w:shd w:val="clear" w:color="auto" w:fill="FFFFFF"/>
        </w:rPr>
        <w:t>attribute</w:t>
      </w:r>
      <w:r w:rsidRPr="00253944">
        <w:rPr>
          <w:shd w:val="clear" w:color="auto" w:fill="FFFFFF"/>
        </w:rPr>
        <w:t>" and "</w:t>
      </w:r>
      <w:r w:rsidRPr="00612DD3">
        <w:rPr>
          <w:rFonts w:ascii="Courier New" w:hAnsi="Courier New" w:cs="Courier New"/>
          <w:shd w:val="clear" w:color="auto" w:fill="FFFFFF"/>
        </w:rPr>
        <w:t>property</w:t>
      </w:r>
      <w:r w:rsidRPr="00253944">
        <w:rPr>
          <w:shd w:val="clear" w:color="auto" w:fill="FFFFFF"/>
        </w:rPr>
        <w:t>" can be used in some cases as synonyms. Both can have the meaning "An attribute, feature, quality, or characteristic of something or someone". Usually an "attribute" is used to denote a specific ability or characteristic which something or someone has, like black hair, no hair, or a quick perception, or "her quickness to grasp new tasks". So, think a while about your outstanding attributes. What about your "outstanding properties"? Great, if one of your strong points is your ability to quickly understand and adapt to new situations! Otherwise, you would not learn Python!</w:t>
      </w:r>
    </w:p>
    <w:p w:rsidR="0057590F" w:rsidRDefault="0057590F" w:rsidP="0057590F">
      <w:pPr>
        <w:rPr>
          <w:shd w:val="clear" w:color="auto" w:fill="FFFFFF"/>
        </w:rPr>
      </w:pPr>
      <w:r w:rsidRPr="00253944">
        <w:rPr>
          <w:shd w:val="clear" w:color="auto" w:fill="FFFFFF"/>
        </w:rPr>
        <w:t>Let's get back to Python: We will learn later that properties and attributes are essentially different things in Python. This subsection of our tutorial is about attributes in Python. So far our robots have no attributes. Not even a name, like it is customary for ordinary robots, isn't it? So, let's implement a name attribute. "type designation", "build year" and so on are easily conceivable as further attributes as well.</w:t>
      </w:r>
    </w:p>
    <w:p w:rsidR="0057590F" w:rsidRPr="00253944" w:rsidRDefault="0057590F" w:rsidP="0057590F">
      <w:pPr>
        <w:rPr>
          <w:rFonts w:ascii="Times New Roman" w:hAnsi="Times New Roman"/>
          <w:sz w:val="24"/>
          <w:szCs w:val="24"/>
        </w:rPr>
      </w:pPr>
      <w:r w:rsidRPr="00253944">
        <w:rPr>
          <w:shd w:val="clear" w:color="auto" w:fill="FFFFFF"/>
        </w:rPr>
        <w:t>Attributes are created inside of a class definition, as we will soon learn. We can dynamically create arbitrary new attributes for existing instances of a class. We do this by joining an arbitrary name to the instance name, separated by a dot ".". In the following example, we demonstrate this by created an attribute for the name and the build year:</w:t>
      </w:r>
    </w:p>
    <w:p w:rsidR="0057590F" w:rsidRPr="00253944" w:rsidRDefault="0057590F" w:rsidP="0057590F">
      <w:pPr>
        <w:rPr>
          <w:rFonts w:ascii="Courier New" w:hAnsi="Courier New" w:cs="Courier New"/>
        </w:rPr>
      </w:pPr>
      <w:r w:rsidRPr="00253944">
        <w:rPr>
          <w:rFonts w:ascii="Courier New" w:hAnsi="Courier New" w:cs="Courier New"/>
        </w:rPr>
        <w:t>&gt;&gt;&gt; class Robot:</w:t>
      </w:r>
    </w:p>
    <w:p w:rsidR="0057590F" w:rsidRPr="00253944" w:rsidRDefault="0057590F" w:rsidP="0057590F">
      <w:pPr>
        <w:rPr>
          <w:rFonts w:ascii="Courier New" w:hAnsi="Courier New" w:cs="Courier New"/>
        </w:rPr>
      </w:pPr>
      <w:r w:rsidRPr="00253944">
        <w:rPr>
          <w:rFonts w:ascii="Courier New" w:hAnsi="Courier New" w:cs="Courier New"/>
        </w:rPr>
        <w:t>...     pass</w:t>
      </w:r>
    </w:p>
    <w:p w:rsidR="0057590F" w:rsidRPr="00253944" w:rsidRDefault="0057590F" w:rsidP="0057590F">
      <w:pPr>
        <w:rPr>
          <w:rFonts w:ascii="Courier New" w:hAnsi="Courier New" w:cs="Courier New"/>
        </w:rPr>
      </w:pPr>
      <w:r w:rsidRPr="00253944">
        <w:rPr>
          <w:rFonts w:ascii="Courier New" w:hAnsi="Courier New" w:cs="Courier New"/>
        </w:rPr>
        <w:t xml:space="preserve">... </w:t>
      </w:r>
    </w:p>
    <w:p w:rsidR="0057590F" w:rsidRPr="00253944" w:rsidRDefault="0057590F" w:rsidP="0057590F">
      <w:pPr>
        <w:rPr>
          <w:rFonts w:ascii="Courier New" w:hAnsi="Courier New" w:cs="Courier New"/>
        </w:rPr>
      </w:pPr>
      <w:r w:rsidRPr="00253944">
        <w:rPr>
          <w:rFonts w:ascii="Courier New" w:hAnsi="Courier New" w:cs="Courier New"/>
        </w:rPr>
        <w:t>&gt;&gt;&gt; x = Robot()</w:t>
      </w:r>
    </w:p>
    <w:p w:rsidR="0057590F" w:rsidRPr="00253944" w:rsidRDefault="0057590F" w:rsidP="0057590F">
      <w:pPr>
        <w:rPr>
          <w:rFonts w:ascii="Courier New" w:hAnsi="Courier New" w:cs="Courier New"/>
        </w:rPr>
      </w:pPr>
      <w:r w:rsidRPr="00253944">
        <w:rPr>
          <w:rFonts w:ascii="Courier New" w:hAnsi="Courier New" w:cs="Courier New"/>
        </w:rPr>
        <w:t>&gt;&gt;&gt; y = Robot()</w:t>
      </w:r>
    </w:p>
    <w:p w:rsidR="0057590F" w:rsidRPr="00253944" w:rsidRDefault="0057590F" w:rsidP="0057590F">
      <w:pPr>
        <w:rPr>
          <w:rFonts w:ascii="Courier New" w:hAnsi="Courier New" w:cs="Courier New"/>
        </w:rPr>
      </w:pPr>
      <w:r w:rsidRPr="00253944">
        <w:rPr>
          <w:rFonts w:ascii="Courier New" w:hAnsi="Courier New" w:cs="Courier New"/>
        </w:rPr>
        <w:t>&gt;&gt;&gt;</w:t>
      </w:r>
    </w:p>
    <w:p w:rsidR="0057590F" w:rsidRPr="00253944" w:rsidRDefault="0057590F" w:rsidP="0057590F">
      <w:pPr>
        <w:rPr>
          <w:rFonts w:ascii="Courier New" w:hAnsi="Courier New" w:cs="Courier New"/>
        </w:rPr>
      </w:pPr>
      <w:r w:rsidRPr="00253944">
        <w:rPr>
          <w:rFonts w:ascii="Courier New" w:hAnsi="Courier New" w:cs="Courier New"/>
        </w:rPr>
        <w:t>&gt;&gt;&gt; x.name = "Marvin"</w:t>
      </w:r>
    </w:p>
    <w:p w:rsidR="0057590F" w:rsidRPr="00253944" w:rsidRDefault="0057590F" w:rsidP="0057590F">
      <w:pPr>
        <w:rPr>
          <w:rFonts w:ascii="Courier New" w:hAnsi="Courier New" w:cs="Courier New"/>
        </w:rPr>
      </w:pPr>
      <w:r w:rsidRPr="00253944">
        <w:rPr>
          <w:rFonts w:ascii="Courier New" w:hAnsi="Courier New" w:cs="Courier New"/>
        </w:rPr>
        <w:t>&gt;&gt;&gt; x.build_year = "1979"</w:t>
      </w:r>
    </w:p>
    <w:p w:rsidR="0057590F" w:rsidRPr="00253944" w:rsidRDefault="0057590F" w:rsidP="0057590F">
      <w:pPr>
        <w:rPr>
          <w:rFonts w:ascii="Courier New" w:hAnsi="Courier New" w:cs="Courier New"/>
        </w:rPr>
      </w:pPr>
      <w:r w:rsidRPr="00253944">
        <w:rPr>
          <w:rFonts w:ascii="Courier New" w:hAnsi="Courier New" w:cs="Courier New"/>
        </w:rPr>
        <w:t>&gt;&gt;&gt;</w:t>
      </w:r>
    </w:p>
    <w:p w:rsidR="0057590F" w:rsidRPr="00253944" w:rsidRDefault="0057590F" w:rsidP="0057590F">
      <w:pPr>
        <w:rPr>
          <w:rFonts w:ascii="Courier New" w:hAnsi="Courier New" w:cs="Courier New"/>
        </w:rPr>
      </w:pPr>
      <w:r w:rsidRPr="00253944">
        <w:rPr>
          <w:rFonts w:ascii="Courier New" w:hAnsi="Courier New" w:cs="Courier New"/>
        </w:rPr>
        <w:t>&gt;&gt;&gt; y.name = "Caliban"</w:t>
      </w:r>
    </w:p>
    <w:p w:rsidR="0057590F" w:rsidRPr="00253944" w:rsidRDefault="0057590F" w:rsidP="0057590F">
      <w:pPr>
        <w:rPr>
          <w:rFonts w:ascii="Courier New" w:hAnsi="Courier New" w:cs="Courier New"/>
        </w:rPr>
      </w:pPr>
      <w:r w:rsidRPr="00253944">
        <w:rPr>
          <w:rFonts w:ascii="Courier New" w:hAnsi="Courier New" w:cs="Courier New"/>
        </w:rPr>
        <w:t>&gt;&gt;&gt; y.build_year = "1993"</w:t>
      </w:r>
    </w:p>
    <w:p w:rsidR="0057590F" w:rsidRPr="00253944" w:rsidRDefault="0057590F" w:rsidP="0057590F">
      <w:pPr>
        <w:rPr>
          <w:rFonts w:ascii="Courier New" w:hAnsi="Courier New" w:cs="Courier New"/>
        </w:rPr>
      </w:pPr>
      <w:r w:rsidRPr="00253944">
        <w:rPr>
          <w:rFonts w:ascii="Courier New" w:hAnsi="Courier New" w:cs="Courier New"/>
        </w:rPr>
        <w:t>&gt;&gt;&gt;</w:t>
      </w:r>
    </w:p>
    <w:p w:rsidR="0057590F" w:rsidRPr="00253944" w:rsidRDefault="0057590F" w:rsidP="0057590F">
      <w:pPr>
        <w:rPr>
          <w:rFonts w:ascii="Courier New" w:hAnsi="Courier New" w:cs="Courier New"/>
        </w:rPr>
      </w:pPr>
      <w:r w:rsidRPr="00253944">
        <w:rPr>
          <w:rFonts w:ascii="Courier New" w:hAnsi="Courier New" w:cs="Courier New"/>
        </w:rPr>
        <w:t>&gt;&gt;&gt; print(x.name)</w:t>
      </w:r>
    </w:p>
    <w:p w:rsidR="0057590F" w:rsidRPr="00253944" w:rsidRDefault="0057590F" w:rsidP="0057590F">
      <w:pPr>
        <w:rPr>
          <w:rFonts w:ascii="Courier New" w:hAnsi="Courier New" w:cs="Courier New"/>
        </w:rPr>
      </w:pPr>
      <w:r w:rsidRPr="00253944">
        <w:rPr>
          <w:rFonts w:ascii="Courier New" w:hAnsi="Courier New" w:cs="Courier New"/>
        </w:rPr>
        <w:t>Marvin</w:t>
      </w:r>
    </w:p>
    <w:p w:rsidR="0057590F" w:rsidRPr="00253944" w:rsidRDefault="0057590F" w:rsidP="0057590F">
      <w:pPr>
        <w:rPr>
          <w:rFonts w:ascii="Courier New" w:hAnsi="Courier New" w:cs="Courier New"/>
        </w:rPr>
      </w:pPr>
      <w:r w:rsidRPr="00253944">
        <w:rPr>
          <w:rFonts w:ascii="Courier New" w:hAnsi="Courier New" w:cs="Courier New"/>
        </w:rPr>
        <w:t>&gt;&gt;&gt; print(y.build_year)</w:t>
      </w:r>
    </w:p>
    <w:p w:rsidR="0057590F" w:rsidRPr="00253944" w:rsidRDefault="0057590F" w:rsidP="0057590F">
      <w:pPr>
        <w:rPr>
          <w:rFonts w:ascii="Courier New" w:hAnsi="Courier New" w:cs="Courier New"/>
        </w:rPr>
      </w:pPr>
      <w:r w:rsidRPr="00253944">
        <w:rPr>
          <w:rFonts w:ascii="Courier New" w:hAnsi="Courier New" w:cs="Courier New"/>
        </w:rPr>
        <w:t>1993</w:t>
      </w:r>
    </w:p>
    <w:p w:rsidR="0057590F" w:rsidRDefault="0057590F" w:rsidP="0057590F">
      <w:pPr>
        <w:rPr>
          <w:rFonts w:ascii="Verdana" w:hAnsi="Verdana"/>
          <w:sz w:val="18"/>
          <w:szCs w:val="18"/>
          <w:shd w:val="clear" w:color="auto" w:fill="FFFFFF"/>
        </w:rPr>
      </w:pPr>
      <w:r w:rsidRPr="00253944">
        <w:rPr>
          <w:rFonts w:ascii="Courier New" w:hAnsi="Courier New" w:cs="Courier New"/>
        </w:rPr>
        <w:t>&gt;&gt;&gt;</w:t>
      </w:r>
      <w:r>
        <w:rPr>
          <w:rFonts w:ascii="Verdana" w:hAnsi="Verdana"/>
          <w:sz w:val="18"/>
          <w:szCs w:val="18"/>
          <w:shd w:val="clear" w:color="auto" w:fill="FFFFFF"/>
        </w:rPr>
        <w:br w:type="page"/>
      </w:r>
    </w:p>
    <w:p w:rsidR="0057590F" w:rsidRDefault="0057590F" w:rsidP="0057590F">
      <w:pPr>
        <w:rPr>
          <w:shd w:val="clear" w:color="auto" w:fill="FFFFFF"/>
        </w:rPr>
      </w:pPr>
      <w:r w:rsidRPr="00253944">
        <w:rPr>
          <w:shd w:val="clear" w:color="auto" w:fill="FFFFFF"/>
        </w:rPr>
        <w:lastRenderedPageBreak/>
        <w:t>As we have said before: This is not the way to properly create instance attributes. We introduced this example, because we think that it may help to make the following explanations easier to understand.</w:t>
      </w:r>
    </w:p>
    <w:p w:rsidR="0057590F" w:rsidRDefault="0057590F" w:rsidP="0057590F">
      <w:pPr>
        <w:rPr>
          <w:shd w:val="clear" w:color="auto" w:fill="FFFFFF"/>
        </w:rPr>
      </w:pPr>
      <w:r w:rsidRPr="00253944">
        <w:rPr>
          <w:shd w:val="clear" w:color="auto" w:fill="FFFFFF"/>
        </w:rPr>
        <w:t xml:space="preserve">If you want to know, what's happening internally: The instances possess dictionaries </w:t>
      </w:r>
      <w:r w:rsidRPr="00B4577F">
        <w:rPr>
          <w:rFonts w:ascii="Courier New" w:hAnsi="Courier New" w:cs="Courier New"/>
          <w:shd w:val="clear" w:color="auto" w:fill="FFFFFF"/>
        </w:rPr>
        <w:t>__dict__</w:t>
      </w:r>
      <w:r w:rsidRPr="00253944">
        <w:rPr>
          <w:shd w:val="clear" w:color="auto" w:fill="FFFFFF"/>
        </w:rPr>
        <w:t>, which they use to store their attributes and their corresponding values</w:t>
      </w:r>
      <w:r>
        <w:rPr>
          <w:shd w:val="clear" w:color="auto" w:fill="FFFFFF"/>
        </w:rPr>
        <w:t>.</w:t>
      </w:r>
    </w:p>
    <w:p w:rsidR="0057590F" w:rsidRPr="00612DD3" w:rsidRDefault="0057590F" w:rsidP="0057590F">
      <w:pPr>
        <w:rPr>
          <w:rFonts w:ascii="Times New Roman" w:hAnsi="Times New Roman"/>
          <w:b/>
          <w:sz w:val="24"/>
          <w:szCs w:val="24"/>
        </w:rPr>
      </w:pPr>
      <w:r w:rsidRPr="00612DD3">
        <w:rPr>
          <w:b/>
          <w:shd w:val="clear" w:color="auto" w:fill="FFFFFF"/>
        </w:rPr>
        <w:t>Example:</w:t>
      </w:r>
    </w:p>
    <w:p w:rsidR="0057590F" w:rsidRPr="00253944" w:rsidRDefault="0057590F" w:rsidP="0057590F">
      <w:pPr>
        <w:rPr>
          <w:rFonts w:ascii="Courier New" w:hAnsi="Courier New" w:cs="Courier New"/>
        </w:rPr>
      </w:pPr>
      <w:r w:rsidRPr="00253944">
        <w:rPr>
          <w:rFonts w:ascii="Courier New" w:hAnsi="Courier New" w:cs="Courier New"/>
        </w:rPr>
        <w:t>&gt;&gt;&gt; x.__dict__</w:t>
      </w:r>
    </w:p>
    <w:p w:rsidR="0057590F" w:rsidRPr="00253944" w:rsidRDefault="0057590F" w:rsidP="0057590F">
      <w:pPr>
        <w:rPr>
          <w:rFonts w:ascii="Courier New" w:hAnsi="Courier New" w:cs="Courier New"/>
        </w:rPr>
      </w:pPr>
      <w:r w:rsidRPr="00253944">
        <w:rPr>
          <w:rFonts w:ascii="Courier New" w:hAnsi="Courier New" w:cs="Courier New"/>
        </w:rPr>
        <w:t>{'name': 'Marvin', 'build_year': '1979'}</w:t>
      </w:r>
    </w:p>
    <w:p w:rsidR="0057590F" w:rsidRPr="00253944" w:rsidRDefault="0057590F" w:rsidP="0057590F">
      <w:pPr>
        <w:rPr>
          <w:rFonts w:ascii="Courier New" w:hAnsi="Courier New" w:cs="Courier New"/>
        </w:rPr>
      </w:pPr>
      <w:r w:rsidRPr="00253944">
        <w:rPr>
          <w:rFonts w:ascii="Courier New" w:hAnsi="Courier New" w:cs="Courier New"/>
        </w:rPr>
        <w:t>&gt;&gt;&gt; y.__dict__</w:t>
      </w:r>
    </w:p>
    <w:p w:rsidR="0057590F" w:rsidRPr="00253944" w:rsidRDefault="0057590F" w:rsidP="0057590F">
      <w:pPr>
        <w:rPr>
          <w:rFonts w:ascii="Courier New" w:hAnsi="Courier New" w:cs="Courier New"/>
        </w:rPr>
      </w:pPr>
      <w:r w:rsidRPr="00253944">
        <w:rPr>
          <w:rFonts w:ascii="Courier New" w:hAnsi="Courier New" w:cs="Courier New"/>
        </w:rPr>
        <w:t>{'name': 'Caliban', 'build_year': '1993'}</w:t>
      </w:r>
    </w:p>
    <w:p w:rsidR="0057590F" w:rsidRDefault="0057590F" w:rsidP="0057590F">
      <w:pPr>
        <w:rPr>
          <w:shd w:val="clear" w:color="auto" w:fill="FFFFFF"/>
        </w:rPr>
      </w:pPr>
      <w:r w:rsidRPr="00253944">
        <w:rPr>
          <w:shd w:val="clear" w:color="auto" w:fill="FFFFFF"/>
        </w:rPr>
        <w:t>Attributes can be bound to class names as well. In this case, each instance will possess this name as well. Watch out, what happens, if you assign the same name to an instance:</w:t>
      </w:r>
    </w:p>
    <w:p w:rsidR="0057590F" w:rsidRPr="00253944" w:rsidRDefault="0057590F" w:rsidP="0057590F">
      <w:pPr>
        <w:rPr>
          <w:rFonts w:ascii="Courier New" w:hAnsi="Courier New" w:cs="Courier New"/>
        </w:rPr>
      </w:pPr>
      <w:r w:rsidRPr="00253944">
        <w:rPr>
          <w:rFonts w:ascii="Courier New" w:hAnsi="Courier New" w:cs="Courier New"/>
        </w:rPr>
        <w:t>&gt;&gt;&gt; class Robot(object):</w:t>
      </w:r>
    </w:p>
    <w:p w:rsidR="0057590F" w:rsidRPr="00253944" w:rsidRDefault="0057590F" w:rsidP="0057590F">
      <w:pPr>
        <w:rPr>
          <w:rFonts w:ascii="Courier New" w:hAnsi="Courier New" w:cs="Courier New"/>
        </w:rPr>
      </w:pPr>
      <w:r w:rsidRPr="00253944">
        <w:rPr>
          <w:rFonts w:ascii="Courier New" w:hAnsi="Courier New" w:cs="Courier New"/>
        </w:rPr>
        <w:t>...     pass</w:t>
      </w:r>
    </w:p>
    <w:p w:rsidR="0057590F" w:rsidRPr="00253944" w:rsidRDefault="0057590F" w:rsidP="0057590F">
      <w:pPr>
        <w:rPr>
          <w:rFonts w:ascii="Courier New" w:hAnsi="Courier New" w:cs="Courier New"/>
        </w:rPr>
      </w:pPr>
      <w:r w:rsidRPr="00253944">
        <w:rPr>
          <w:rFonts w:ascii="Courier New" w:hAnsi="Courier New" w:cs="Courier New"/>
        </w:rPr>
        <w:t xml:space="preserve">... </w:t>
      </w:r>
    </w:p>
    <w:p w:rsidR="0057590F" w:rsidRPr="00253944" w:rsidRDefault="0057590F" w:rsidP="0057590F">
      <w:pPr>
        <w:rPr>
          <w:rFonts w:ascii="Courier New" w:hAnsi="Courier New" w:cs="Courier New"/>
        </w:rPr>
      </w:pPr>
      <w:r w:rsidRPr="00253944">
        <w:rPr>
          <w:rFonts w:ascii="Courier New" w:hAnsi="Courier New" w:cs="Courier New"/>
        </w:rPr>
        <w:t>&gt;&gt;&gt; x = Robot()</w:t>
      </w:r>
    </w:p>
    <w:p w:rsidR="0057590F" w:rsidRPr="00253944" w:rsidRDefault="0057590F" w:rsidP="0057590F">
      <w:pPr>
        <w:rPr>
          <w:rFonts w:ascii="Courier New" w:hAnsi="Courier New" w:cs="Courier New"/>
        </w:rPr>
      </w:pPr>
      <w:r w:rsidRPr="00253944">
        <w:rPr>
          <w:rFonts w:ascii="Courier New" w:hAnsi="Courier New" w:cs="Courier New"/>
        </w:rPr>
        <w:t>&gt;&gt;&gt; Robot.brand = "Kuka"</w:t>
      </w:r>
    </w:p>
    <w:p w:rsidR="0057590F" w:rsidRPr="00253944" w:rsidRDefault="0057590F" w:rsidP="0057590F">
      <w:pPr>
        <w:rPr>
          <w:rFonts w:ascii="Courier New" w:hAnsi="Courier New" w:cs="Courier New"/>
        </w:rPr>
      </w:pPr>
      <w:r w:rsidRPr="00253944">
        <w:rPr>
          <w:rFonts w:ascii="Courier New" w:hAnsi="Courier New" w:cs="Courier New"/>
        </w:rPr>
        <w:t>&gt;&gt;&gt; x.brand</w:t>
      </w:r>
    </w:p>
    <w:p w:rsidR="0057590F" w:rsidRPr="00253944" w:rsidRDefault="0057590F" w:rsidP="0057590F">
      <w:pPr>
        <w:rPr>
          <w:rFonts w:ascii="Courier New" w:hAnsi="Courier New" w:cs="Courier New"/>
        </w:rPr>
      </w:pPr>
      <w:r w:rsidRPr="00253944">
        <w:rPr>
          <w:rFonts w:ascii="Courier New" w:hAnsi="Courier New" w:cs="Courier New"/>
        </w:rPr>
        <w:t>'Kuka'</w:t>
      </w:r>
    </w:p>
    <w:p w:rsidR="0057590F" w:rsidRPr="00253944" w:rsidRDefault="0057590F" w:rsidP="0057590F">
      <w:pPr>
        <w:rPr>
          <w:rFonts w:ascii="Courier New" w:hAnsi="Courier New" w:cs="Courier New"/>
        </w:rPr>
      </w:pPr>
      <w:r w:rsidRPr="00253944">
        <w:rPr>
          <w:rFonts w:ascii="Courier New" w:hAnsi="Courier New" w:cs="Courier New"/>
        </w:rPr>
        <w:t>&gt;&gt;&gt; x.brand = "Thales"</w:t>
      </w:r>
    </w:p>
    <w:p w:rsidR="0057590F" w:rsidRPr="00253944" w:rsidRDefault="0057590F" w:rsidP="0057590F">
      <w:pPr>
        <w:rPr>
          <w:rFonts w:ascii="Courier New" w:hAnsi="Courier New" w:cs="Courier New"/>
        </w:rPr>
      </w:pPr>
      <w:r w:rsidRPr="00253944">
        <w:rPr>
          <w:rFonts w:ascii="Courier New" w:hAnsi="Courier New" w:cs="Courier New"/>
        </w:rPr>
        <w:t>&gt;&gt;&gt; Robot.brand</w:t>
      </w:r>
    </w:p>
    <w:p w:rsidR="0057590F" w:rsidRPr="00253944" w:rsidRDefault="0057590F" w:rsidP="0057590F">
      <w:pPr>
        <w:rPr>
          <w:rFonts w:ascii="Courier New" w:hAnsi="Courier New" w:cs="Courier New"/>
        </w:rPr>
      </w:pPr>
      <w:r w:rsidRPr="00253944">
        <w:rPr>
          <w:rFonts w:ascii="Courier New" w:hAnsi="Courier New" w:cs="Courier New"/>
        </w:rPr>
        <w:t>'Kuka'</w:t>
      </w:r>
    </w:p>
    <w:p w:rsidR="0057590F" w:rsidRPr="00253944" w:rsidRDefault="0057590F" w:rsidP="0057590F">
      <w:pPr>
        <w:rPr>
          <w:rFonts w:ascii="Courier New" w:hAnsi="Courier New" w:cs="Courier New"/>
        </w:rPr>
      </w:pPr>
      <w:r w:rsidRPr="00253944">
        <w:rPr>
          <w:rFonts w:ascii="Courier New" w:hAnsi="Courier New" w:cs="Courier New"/>
        </w:rPr>
        <w:t>&gt;&gt;&gt; y = Robot()</w:t>
      </w:r>
    </w:p>
    <w:p w:rsidR="0057590F" w:rsidRPr="00253944" w:rsidRDefault="0057590F" w:rsidP="0057590F">
      <w:pPr>
        <w:rPr>
          <w:rFonts w:ascii="Courier New" w:hAnsi="Courier New" w:cs="Courier New"/>
        </w:rPr>
      </w:pPr>
      <w:r w:rsidRPr="00253944">
        <w:rPr>
          <w:rFonts w:ascii="Courier New" w:hAnsi="Courier New" w:cs="Courier New"/>
        </w:rPr>
        <w:t>&gt;&gt;&gt; y.brand</w:t>
      </w:r>
    </w:p>
    <w:p w:rsidR="0057590F" w:rsidRPr="00253944" w:rsidRDefault="0057590F" w:rsidP="0057590F">
      <w:pPr>
        <w:rPr>
          <w:rFonts w:ascii="Courier New" w:hAnsi="Courier New" w:cs="Courier New"/>
        </w:rPr>
      </w:pPr>
      <w:r w:rsidRPr="00253944">
        <w:rPr>
          <w:rFonts w:ascii="Courier New" w:hAnsi="Courier New" w:cs="Courier New"/>
        </w:rPr>
        <w:t>'Kuka'</w:t>
      </w:r>
    </w:p>
    <w:p w:rsidR="0057590F" w:rsidRPr="00253944" w:rsidRDefault="0057590F" w:rsidP="0057590F">
      <w:pPr>
        <w:rPr>
          <w:rFonts w:ascii="Courier New" w:hAnsi="Courier New" w:cs="Courier New"/>
        </w:rPr>
      </w:pPr>
      <w:r w:rsidRPr="00253944">
        <w:rPr>
          <w:rFonts w:ascii="Courier New" w:hAnsi="Courier New" w:cs="Courier New"/>
        </w:rPr>
        <w:t>&gt;&gt;&gt; Robot.brand = "Thales"</w:t>
      </w:r>
    </w:p>
    <w:p w:rsidR="0057590F" w:rsidRPr="00253944" w:rsidRDefault="0057590F" w:rsidP="0057590F">
      <w:pPr>
        <w:rPr>
          <w:rFonts w:ascii="Courier New" w:hAnsi="Courier New" w:cs="Courier New"/>
        </w:rPr>
      </w:pPr>
      <w:r w:rsidRPr="00253944">
        <w:rPr>
          <w:rFonts w:ascii="Courier New" w:hAnsi="Courier New" w:cs="Courier New"/>
        </w:rPr>
        <w:t>&gt;&gt;&gt; y.brand</w:t>
      </w:r>
    </w:p>
    <w:p w:rsidR="0057590F" w:rsidRPr="00253944" w:rsidRDefault="0057590F" w:rsidP="0057590F">
      <w:pPr>
        <w:rPr>
          <w:rFonts w:ascii="Courier New" w:hAnsi="Courier New" w:cs="Courier New"/>
        </w:rPr>
      </w:pPr>
      <w:r w:rsidRPr="00253944">
        <w:rPr>
          <w:rFonts w:ascii="Courier New" w:hAnsi="Courier New" w:cs="Courier New"/>
        </w:rPr>
        <w:t>'Thales'</w:t>
      </w:r>
    </w:p>
    <w:p w:rsidR="0057590F" w:rsidRPr="00253944" w:rsidRDefault="0057590F" w:rsidP="0057590F">
      <w:pPr>
        <w:rPr>
          <w:rFonts w:ascii="Courier New" w:hAnsi="Courier New" w:cs="Courier New"/>
        </w:rPr>
      </w:pPr>
      <w:r w:rsidRPr="00253944">
        <w:rPr>
          <w:rFonts w:ascii="Courier New" w:hAnsi="Courier New" w:cs="Courier New"/>
        </w:rPr>
        <w:t>&gt;&gt;&gt; x.brand</w:t>
      </w:r>
    </w:p>
    <w:p w:rsidR="0057590F" w:rsidRPr="00253944" w:rsidRDefault="0057590F" w:rsidP="0057590F">
      <w:pPr>
        <w:rPr>
          <w:rFonts w:ascii="Courier New" w:hAnsi="Courier New" w:cs="Courier New"/>
        </w:rPr>
      </w:pPr>
      <w:r w:rsidRPr="00253944">
        <w:rPr>
          <w:rFonts w:ascii="Courier New" w:hAnsi="Courier New" w:cs="Courier New"/>
        </w:rPr>
        <w:t>'Thales'</w:t>
      </w:r>
    </w:p>
    <w:p w:rsidR="0057590F" w:rsidRDefault="0057590F" w:rsidP="0057590F">
      <w:pPr>
        <w:spacing w:after="0"/>
        <w:ind w:left="0"/>
        <w:rPr>
          <w:shd w:val="clear" w:color="auto" w:fill="FFFFFF"/>
        </w:rPr>
      </w:pPr>
      <w:r>
        <w:rPr>
          <w:shd w:val="clear" w:color="auto" w:fill="FFFFFF"/>
        </w:rPr>
        <w:br w:type="page"/>
      </w:r>
    </w:p>
    <w:p w:rsidR="0057590F" w:rsidRPr="00253944" w:rsidRDefault="0057590F" w:rsidP="0057590F">
      <w:pPr>
        <w:rPr>
          <w:rFonts w:ascii="Courier New" w:hAnsi="Courier New" w:cs="Courier New"/>
        </w:rPr>
      </w:pPr>
      <w:r w:rsidRPr="00253944">
        <w:rPr>
          <w:shd w:val="clear" w:color="auto" w:fill="FFFFFF"/>
        </w:rPr>
        <w:lastRenderedPageBreak/>
        <w:t xml:space="preserve">If you look at the </w:t>
      </w:r>
      <w:r w:rsidRPr="00B4577F">
        <w:rPr>
          <w:rFonts w:ascii="Courier New" w:hAnsi="Courier New" w:cs="Courier New"/>
          <w:shd w:val="clear" w:color="auto" w:fill="FFFFFF"/>
        </w:rPr>
        <w:t>__dict__</w:t>
      </w:r>
      <w:r w:rsidRPr="00253944">
        <w:rPr>
          <w:shd w:val="clear" w:color="auto" w:fill="FFFFFF"/>
        </w:rPr>
        <w:t xml:space="preserve"> dictionaries, you can see what's happening.</w:t>
      </w:r>
    </w:p>
    <w:p w:rsidR="0057590F" w:rsidRPr="00253944" w:rsidRDefault="0057590F" w:rsidP="0057590F">
      <w:pPr>
        <w:rPr>
          <w:rFonts w:ascii="Courier New" w:hAnsi="Courier New" w:cs="Courier New"/>
        </w:rPr>
      </w:pPr>
      <w:r w:rsidRPr="00253944">
        <w:rPr>
          <w:rFonts w:ascii="Courier New" w:hAnsi="Courier New" w:cs="Courier New"/>
        </w:rPr>
        <w:t>&gt;&gt;&gt; x.__dict__</w:t>
      </w:r>
    </w:p>
    <w:p w:rsidR="0057590F" w:rsidRPr="00253944" w:rsidRDefault="0057590F" w:rsidP="0057590F">
      <w:pPr>
        <w:rPr>
          <w:rFonts w:ascii="Courier New" w:hAnsi="Courier New" w:cs="Courier New"/>
        </w:rPr>
      </w:pPr>
      <w:r w:rsidRPr="00253944">
        <w:rPr>
          <w:rFonts w:ascii="Courier New" w:hAnsi="Courier New" w:cs="Courier New"/>
        </w:rPr>
        <w:t>{'brand': 'Thales'}</w:t>
      </w:r>
    </w:p>
    <w:p w:rsidR="0057590F" w:rsidRPr="00253944" w:rsidRDefault="0057590F" w:rsidP="0057590F">
      <w:pPr>
        <w:rPr>
          <w:rFonts w:ascii="Courier New" w:hAnsi="Courier New" w:cs="Courier New"/>
        </w:rPr>
      </w:pPr>
      <w:r w:rsidRPr="00253944">
        <w:rPr>
          <w:rFonts w:ascii="Courier New" w:hAnsi="Courier New" w:cs="Courier New"/>
        </w:rPr>
        <w:t>&gt;&gt;&gt; y.__dict__</w:t>
      </w:r>
    </w:p>
    <w:p w:rsidR="0057590F" w:rsidRPr="00253944" w:rsidRDefault="0057590F" w:rsidP="0057590F">
      <w:pPr>
        <w:rPr>
          <w:rFonts w:ascii="Courier New" w:hAnsi="Courier New" w:cs="Courier New"/>
        </w:rPr>
      </w:pPr>
      <w:r w:rsidRPr="00253944">
        <w:rPr>
          <w:rFonts w:ascii="Courier New" w:hAnsi="Courier New" w:cs="Courier New"/>
        </w:rPr>
        <w:t>{}</w:t>
      </w:r>
    </w:p>
    <w:p w:rsidR="0057590F" w:rsidRPr="00253944" w:rsidRDefault="0057590F" w:rsidP="0057590F">
      <w:pPr>
        <w:rPr>
          <w:rFonts w:ascii="Courier New" w:hAnsi="Courier New" w:cs="Courier New"/>
        </w:rPr>
      </w:pPr>
      <w:r w:rsidRPr="00253944">
        <w:rPr>
          <w:rFonts w:ascii="Courier New" w:hAnsi="Courier New" w:cs="Courier New"/>
        </w:rPr>
        <w:t>&gt;&gt;&gt;</w:t>
      </w:r>
    </w:p>
    <w:p w:rsidR="0057590F" w:rsidRPr="00253944" w:rsidRDefault="0057590F" w:rsidP="0057590F">
      <w:pPr>
        <w:rPr>
          <w:rFonts w:ascii="Courier New" w:hAnsi="Courier New" w:cs="Courier New"/>
        </w:rPr>
      </w:pPr>
      <w:r w:rsidRPr="00253944">
        <w:rPr>
          <w:rFonts w:ascii="Courier New" w:hAnsi="Courier New" w:cs="Courier New"/>
        </w:rPr>
        <w:t>&gt;&gt;&gt; Robot.__dict__</w:t>
      </w:r>
    </w:p>
    <w:p w:rsidR="0057590F" w:rsidRPr="00253944" w:rsidRDefault="0057590F" w:rsidP="0057590F">
      <w:pPr>
        <w:rPr>
          <w:rFonts w:ascii="Courier New" w:hAnsi="Courier New" w:cs="Courier New"/>
        </w:rPr>
      </w:pPr>
      <w:r w:rsidRPr="00253944">
        <w:rPr>
          <w:rFonts w:ascii="Courier New" w:hAnsi="Courier New" w:cs="Courier New"/>
        </w:rPr>
        <w:t>mappingproxy({'__module__': '__main__', '__weakref__': , '__doc__': None, '__dict__': , 'brand': 'Thales'})</w:t>
      </w:r>
    </w:p>
    <w:p w:rsidR="0057590F" w:rsidRDefault="0057590F" w:rsidP="0057590F">
      <w:pPr>
        <w:rPr>
          <w:shd w:val="clear" w:color="auto" w:fill="FFFFFF"/>
        </w:rPr>
      </w:pPr>
    </w:p>
    <w:p w:rsidR="0057590F" w:rsidRDefault="0057590F" w:rsidP="0057590F">
      <w:pPr>
        <w:rPr>
          <w:shd w:val="clear" w:color="auto" w:fill="FFFFFF"/>
        </w:rPr>
      </w:pPr>
      <w:r w:rsidRPr="00253944">
        <w:rPr>
          <w:shd w:val="clear" w:color="auto" w:fill="FFFFFF"/>
        </w:rPr>
        <w:t xml:space="preserve">If you try to access </w:t>
      </w:r>
      <w:r w:rsidRPr="00B4577F">
        <w:rPr>
          <w:rFonts w:ascii="Courier New" w:hAnsi="Courier New" w:cs="Courier New"/>
          <w:shd w:val="clear" w:color="auto" w:fill="FFFFFF"/>
        </w:rPr>
        <w:t>y.brand</w:t>
      </w:r>
      <w:r w:rsidRPr="00253944">
        <w:rPr>
          <w:shd w:val="clear" w:color="auto" w:fill="FFFFFF"/>
        </w:rPr>
        <w:t>, Python checks first, if "</w:t>
      </w:r>
      <w:r w:rsidRPr="00B4577F">
        <w:rPr>
          <w:rFonts w:ascii="Courier New" w:hAnsi="Courier New" w:cs="Courier New"/>
          <w:shd w:val="clear" w:color="auto" w:fill="FFFFFF"/>
        </w:rPr>
        <w:t>brand</w:t>
      </w:r>
      <w:r w:rsidRPr="00253944">
        <w:rPr>
          <w:shd w:val="clear" w:color="auto" w:fill="FFFFFF"/>
        </w:rPr>
        <w:t xml:space="preserve">" is a key of the </w:t>
      </w:r>
      <w:r w:rsidRPr="00B4577F">
        <w:rPr>
          <w:rFonts w:ascii="Courier New" w:hAnsi="Courier New" w:cs="Courier New"/>
          <w:shd w:val="clear" w:color="auto" w:fill="FFFFFF"/>
        </w:rPr>
        <w:t>y.__dict__</w:t>
      </w:r>
      <w:r w:rsidRPr="00253944">
        <w:rPr>
          <w:shd w:val="clear" w:color="auto" w:fill="FFFFFF"/>
        </w:rPr>
        <w:t xml:space="preserve"> dictionary. If it is not, Python checks, if "</w:t>
      </w:r>
      <w:r w:rsidRPr="00B4577F">
        <w:rPr>
          <w:rFonts w:ascii="Courier New" w:hAnsi="Courier New" w:cs="Courier New"/>
          <w:shd w:val="clear" w:color="auto" w:fill="FFFFFF"/>
        </w:rPr>
        <w:t>brand</w:t>
      </w:r>
      <w:r w:rsidRPr="00253944">
        <w:rPr>
          <w:shd w:val="clear" w:color="auto" w:fill="FFFFFF"/>
        </w:rPr>
        <w:t xml:space="preserve">" is a key of the </w:t>
      </w:r>
      <w:r w:rsidRPr="00B4577F">
        <w:rPr>
          <w:rFonts w:ascii="Courier New" w:hAnsi="Courier New" w:cs="Courier New"/>
          <w:shd w:val="clear" w:color="auto" w:fill="FFFFFF"/>
        </w:rPr>
        <w:t>Robot.__dict__</w:t>
      </w:r>
      <w:r w:rsidRPr="00253944">
        <w:rPr>
          <w:shd w:val="clear" w:color="auto" w:fill="FFFFFF"/>
        </w:rPr>
        <w:t>. If so, the value can be retrieved.</w:t>
      </w:r>
    </w:p>
    <w:p w:rsidR="0057590F" w:rsidRPr="00253944" w:rsidRDefault="0057590F" w:rsidP="0057590F">
      <w:pPr>
        <w:rPr>
          <w:rFonts w:ascii="Times New Roman" w:hAnsi="Times New Roman"/>
          <w:sz w:val="24"/>
          <w:szCs w:val="24"/>
        </w:rPr>
      </w:pPr>
      <w:r w:rsidRPr="00253944">
        <w:rPr>
          <w:shd w:val="clear" w:color="auto" w:fill="FFFFFF"/>
        </w:rPr>
        <w:t xml:space="preserve">If an attribute name is not in included in either of the dictionary, the attribute name is not defined. If you try to access a non-existing attribute, you will raise an </w:t>
      </w:r>
      <w:r w:rsidRPr="00B4577F">
        <w:rPr>
          <w:rFonts w:ascii="Courier New" w:hAnsi="Courier New" w:cs="Courier New"/>
          <w:shd w:val="clear" w:color="auto" w:fill="FFFFFF"/>
        </w:rPr>
        <w:t>AttributeError</w:t>
      </w:r>
      <w:r w:rsidRPr="00253944">
        <w:rPr>
          <w:shd w:val="clear" w:color="auto" w:fill="FFFFFF"/>
        </w:rPr>
        <w:t>:</w:t>
      </w:r>
    </w:p>
    <w:p w:rsidR="0057590F" w:rsidRPr="001134C1" w:rsidRDefault="0057590F" w:rsidP="0057590F">
      <w:pPr>
        <w:rPr>
          <w:rFonts w:ascii="Courier New" w:hAnsi="Courier New" w:cs="Courier New"/>
        </w:rPr>
      </w:pPr>
      <w:r w:rsidRPr="001134C1">
        <w:rPr>
          <w:rFonts w:ascii="Courier New" w:hAnsi="Courier New" w:cs="Courier New"/>
        </w:rPr>
        <w:t>&gt;&gt;&gt; x.energy</w:t>
      </w:r>
    </w:p>
    <w:p w:rsidR="0057590F" w:rsidRPr="001134C1" w:rsidRDefault="0057590F" w:rsidP="0057590F">
      <w:pPr>
        <w:rPr>
          <w:rFonts w:ascii="Courier New" w:hAnsi="Courier New" w:cs="Courier New"/>
        </w:rPr>
      </w:pPr>
      <w:r w:rsidRPr="001134C1">
        <w:rPr>
          <w:rFonts w:ascii="Courier New" w:hAnsi="Courier New" w:cs="Courier New"/>
        </w:rPr>
        <w:t>Traceback (most recent call last):</w:t>
      </w:r>
    </w:p>
    <w:p w:rsidR="0057590F" w:rsidRPr="001134C1" w:rsidRDefault="0057590F" w:rsidP="0057590F">
      <w:pPr>
        <w:rPr>
          <w:rFonts w:ascii="Courier New" w:hAnsi="Courier New" w:cs="Courier New"/>
        </w:rPr>
      </w:pPr>
      <w:r w:rsidRPr="001134C1">
        <w:rPr>
          <w:rFonts w:ascii="Courier New" w:hAnsi="Courier New" w:cs="Courier New"/>
        </w:rPr>
        <w:t xml:space="preserve">  File "&lt;stdin&gt;", line 1, in </w:t>
      </w:r>
    </w:p>
    <w:p w:rsidR="0057590F" w:rsidRPr="001134C1" w:rsidRDefault="0057590F" w:rsidP="0057590F">
      <w:pPr>
        <w:rPr>
          <w:rFonts w:ascii="Courier New" w:hAnsi="Courier New" w:cs="Courier New"/>
        </w:rPr>
      </w:pPr>
      <w:r w:rsidRPr="001134C1">
        <w:rPr>
          <w:rFonts w:ascii="Courier New" w:hAnsi="Courier New" w:cs="Courier New"/>
        </w:rPr>
        <w:t>AttributeError: 'Robot' object has no attribute 'energy'</w:t>
      </w:r>
    </w:p>
    <w:p w:rsidR="0057590F" w:rsidRDefault="0057590F" w:rsidP="0057590F">
      <w:pPr>
        <w:rPr>
          <w:rFonts w:ascii="Courier New" w:hAnsi="Courier New" w:cs="Courier New"/>
        </w:rPr>
      </w:pPr>
      <w:r w:rsidRPr="001134C1">
        <w:rPr>
          <w:rFonts w:ascii="Courier New" w:hAnsi="Courier New" w:cs="Courier New"/>
        </w:rPr>
        <w:t>&gt;&gt;&gt;</w:t>
      </w:r>
    </w:p>
    <w:p w:rsidR="0057590F" w:rsidRPr="00253944" w:rsidRDefault="0057590F" w:rsidP="0057590F">
      <w:pPr>
        <w:rPr>
          <w:rFonts w:ascii="Times New Roman" w:hAnsi="Times New Roman"/>
          <w:sz w:val="24"/>
          <w:szCs w:val="24"/>
        </w:rPr>
      </w:pPr>
      <w:r w:rsidRPr="00253944">
        <w:rPr>
          <w:shd w:val="clear" w:color="auto" w:fill="FFFFFF"/>
        </w:rPr>
        <w:t xml:space="preserve">By using the function </w:t>
      </w:r>
      <w:r w:rsidRPr="00B4577F">
        <w:rPr>
          <w:rFonts w:ascii="Courier New" w:hAnsi="Courier New" w:cs="Courier New"/>
          <w:shd w:val="clear" w:color="auto" w:fill="FFFFFF"/>
        </w:rPr>
        <w:t>getattr</w:t>
      </w:r>
      <w:r w:rsidRPr="00253944">
        <w:rPr>
          <w:shd w:val="clear" w:color="auto" w:fill="FFFFFF"/>
        </w:rPr>
        <w:t>, you can prevent this exception, if you provide a default value as the third argument:</w:t>
      </w:r>
    </w:p>
    <w:p w:rsidR="0057590F" w:rsidRPr="003E3405" w:rsidRDefault="0057590F" w:rsidP="0057590F">
      <w:pPr>
        <w:rPr>
          <w:rFonts w:ascii="Courier New" w:hAnsi="Courier New" w:cs="Courier New"/>
        </w:rPr>
      </w:pPr>
      <w:r w:rsidRPr="003E3405">
        <w:rPr>
          <w:rFonts w:ascii="Courier New" w:hAnsi="Courier New" w:cs="Courier New"/>
        </w:rPr>
        <w:t>&gt;&gt;&gt; getattr(x, 'energy', 100)</w:t>
      </w:r>
    </w:p>
    <w:p w:rsidR="0057590F" w:rsidRPr="003E3405" w:rsidRDefault="0057590F" w:rsidP="0057590F">
      <w:pPr>
        <w:rPr>
          <w:rFonts w:ascii="Courier New" w:hAnsi="Courier New" w:cs="Courier New"/>
        </w:rPr>
      </w:pPr>
      <w:r w:rsidRPr="003E3405">
        <w:rPr>
          <w:rFonts w:ascii="Courier New" w:hAnsi="Courier New" w:cs="Courier New"/>
        </w:rPr>
        <w:t>100</w:t>
      </w:r>
    </w:p>
    <w:p w:rsidR="0057590F" w:rsidRPr="003E3405" w:rsidRDefault="0057590F" w:rsidP="0057590F">
      <w:pPr>
        <w:rPr>
          <w:rFonts w:ascii="Courier New" w:hAnsi="Courier New" w:cs="Courier New"/>
        </w:rPr>
      </w:pPr>
      <w:r w:rsidRPr="003E3405">
        <w:rPr>
          <w:rFonts w:ascii="Courier New" w:hAnsi="Courier New" w:cs="Courier New"/>
        </w:rPr>
        <w:t>&gt;&gt;&gt;</w:t>
      </w:r>
    </w:p>
    <w:p w:rsidR="0057590F" w:rsidRDefault="0057590F" w:rsidP="0057590F">
      <w:pPr>
        <w:rPr>
          <w:shd w:val="clear" w:color="auto" w:fill="FFFFFF"/>
        </w:rPr>
      </w:pPr>
      <w:r w:rsidRPr="00253944">
        <w:rPr>
          <w:shd w:val="clear" w:color="auto" w:fill="FFFFFF"/>
        </w:rPr>
        <w:t>Binding attributes to objects is a general concept in Python. Even function names can be attributed. You can bind an attribute to a function name in th</w:t>
      </w:r>
      <w:r>
        <w:rPr>
          <w:shd w:val="clear" w:color="auto" w:fill="FFFFFF"/>
        </w:rPr>
        <w:t>e same way, we have done so far.</w:t>
      </w:r>
    </w:p>
    <w:p w:rsidR="0057590F" w:rsidRPr="00612DD3" w:rsidRDefault="0057590F" w:rsidP="0057590F">
      <w:pPr>
        <w:rPr>
          <w:rFonts w:ascii="Courier New" w:hAnsi="Courier New" w:cs="Courier New"/>
          <w:b/>
        </w:rPr>
      </w:pPr>
      <w:r w:rsidRPr="00612DD3">
        <w:rPr>
          <w:b/>
          <w:shd w:val="clear" w:color="auto" w:fill="FFFFFF"/>
        </w:rPr>
        <w:t>Example:</w:t>
      </w:r>
    </w:p>
    <w:p w:rsidR="0057590F" w:rsidRPr="003E3405" w:rsidRDefault="0057590F" w:rsidP="0057590F">
      <w:pPr>
        <w:rPr>
          <w:rFonts w:ascii="Courier New" w:hAnsi="Courier New" w:cs="Courier New"/>
        </w:rPr>
      </w:pPr>
      <w:r w:rsidRPr="003E3405">
        <w:rPr>
          <w:rFonts w:ascii="Courier New" w:hAnsi="Courier New" w:cs="Courier New"/>
        </w:rPr>
        <w:t>&gt;&gt;&gt; def f(x):</w:t>
      </w:r>
    </w:p>
    <w:p w:rsidR="0057590F" w:rsidRPr="003E3405" w:rsidRDefault="0057590F" w:rsidP="0057590F">
      <w:pPr>
        <w:rPr>
          <w:rFonts w:ascii="Courier New" w:hAnsi="Courier New" w:cs="Courier New"/>
        </w:rPr>
      </w:pPr>
      <w:r w:rsidRPr="003E3405">
        <w:rPr>
          <w:rFonts w:ascii="Courier New" w:hAnsi="Courier New" w:cs="Courier New"/>
        </w:rPr>
        <w:t>...     return 42</w:t>
      </w:r>
    </w:p>
    <w:p w:rsidR="0057590F" w:rsidRPr="003E3405" w:rsidRDefault="0057590F" w:rsidP="0057590F">
      <w:pPr>
        <w:rPr>
          <w:rFonts w:ascii="Courier New" w:hAnsi="Courier New" w:cs="Courier New"/>
        </w:rPr>
      </w:pPr>
      <w:r w:rsidRPr="003E3405">
        <w:rPr>
          <w:rFonts w:ascii="Courier New" w:hAnsi="Courier New" w:cs="Courier New"/>
        </w:rPr>
        <w:t xml:space="preserve">... </w:t>
      </w:r>
    </w:p>
    <w:p w:rsidR="0057590F" w:rsidRPr="003E3405" w:rsidRDefault="0057590F" w:rsidP="0057590F">
      <w:pPr>
        <w:rPr>
          <w:rFonts w:ascii="Courier New" w:hAnsi="Courier New" w:cs="Courier New"/>
        </w:rPr>
      </w:pPr>
      <w:r w:rsidRPr="003E3405">
        <w:rPr>
          <w:rFonts w:ascii="Courier New" w:hAnsi="Courier New" w:cs="Courier New"/>
        </w:rPr>
        <w:t>&gt;&gt;&gt; f.x = 42</w:t>
      </w:r>
    </w:p>
    <w:p w:rsidR="0057590F" w:rsidRPr="003E3405" w:rsidRDefault="0057590F" w:rsidP="0057590F">
      <w:pPr>
        <w:rPr>
          <w:rFonts w:ascii="Courier New" w:hAnsi="Courier New" w:cs="Courier New"/>
        </w:rPr>
      </w:pPr>
      <w:r w:rsidRPr="003E3405">
        <w:rPr>
          <w:rFonts w:ascii="Courier New" w:hAnsi="Courier New" w:cs="Courier New"/>
        </w:rPr>
        <w:t>&gt;&gt;&gt; print(f.x)</w:t>
      </w:r>
    </w:p>
    <w:p w:rsidR="0057590F" w:rsidRPr="003E3405" w:rsidRDefault="0057590F" w:rsidP="0057590F">
      <w:pPr>
        <w:rPr>
          <w:rFonts w:ascii="Courier New" w:hAnsi="Courier New" w:cs="Courier New"/>
        </w:rPr>
      </w:pPr>
      <w:r w:rsidRPr="003E3405">
        <w:rPr>
          <w:rFonts w:ascii="Courier New" w:hAnsi="Courier New" w:cs="Courier New"/>
        </w:rPr>
        <w:t>42</w:t>
      </w:r>
    </w:p>
    <w:p w:rsidR="0057590F" w:rsidRPr="003E3405" w:rsidRDefault="0057590F" w:rsidP="0057590F">
      <w:pPr>
        <w:rPr>
          <w:rFonts w:ascii="Courier New" w:hAnsi="Courier New" w:cs="Courier New"/>
        </w:rPr>
      </w:pPr>
      <w:r w:rsidRPr="003E3405">
        <w:rPr>
          <w:rFonts w:ascii="Courier New" w:hAnsi="Courier New" w:cs="Courier New"/>
        </w:rPr>
        <w:t>&gt;&gt;&gt;</w:t>
      </w:r>
    </w:p>
    <w:p w:rsidR="0057590F" w:rsidRDefault="0057590F" w:rsidP="0057590F">
      <w:pPr>
        <w:spacing w:after="0"/>
        <w:ind w:left="0"/>
        <w:rPr>
          <w:shd w:val="clear" w:color="auto" w:fill="FFFFFF"/>
        </w:rPr>
      </w:pPr>
      <w:r>
        <w:rPr>
          <w:shd w:val="clear" w:color="auto" w:fill="FFFFFF"/>
        </w:rPr>
        <w:br w:type="page"/>
      </w:r>
    </w:p>
    <w:p w:rsidR="0057590F" w:rsidRPr="00253944" w:rsidRDefault="0057590F" w:rsidP="0057590F">
      <w:pPr>
        <w:rPr>
          <w:rFonts w:ascii="Times New Roman" w:hAnsi="Times New Roman"/>
          <w:sz w:val="24"/>
          <w:szCs w:val="24"/>
        </w:rPr>
      </w:pPr>
      <w:r w:rsidRPr="00253944">
        <w:rPr>
          <w:shd w:val="clear" w:color="auto" w:fill="FFFFFF"/>
        </w:rPr>
        <w:lastRenderedPageBreak/>
        <w:t>This can be used as a replacement for the static function variables of C and C++, which are not possible in Python. We use a counter attribute in the following example: </w:t>
      </w:r>
    </w:p>
    <w:p w:rsidR="0057590F" w:rsidRPr="003E3405" w:rsidRDefault="0057590F" w:rsidP="0057590F">
      <w:pPr>
        <w:rPr>
          <w:rFonts w:ascii="Courier New" w:hAnsi="Courier New" w:cs="Courier New"/>
        </w:rPr>
      </w:pPr>
      <w:r w:rsidRPr="003E3405">
        <w:rPr>
          <w:rFonts w:ascii="Courier New" w:hAnsi="Courier New" w:cs="Courier New"/>
        </w:rPr>
        <w:t>def f(x):</w:t>
      </w:r>
    </w:p>
    <w:p w:rsidR="0057590F" w:rsidRPr="003E3405" w:rsidRDefault="0057590F" w:rsidP="0057590F">
      <w:pPr>
        <w:rPr>
          <w:rFonts w:ascii="Courier New" w:hAnsi="Courier New" w:cs="Courier New"/>
        </w:rPr>
      </w:pPr>
      <w:r w:rsidRPr="003E3405">
        <w:rPr>
          <w:rFonts w:ascii="Courier New" w:hAnsi="Courier New" w:cs="Courier New"/>
        </w:rPr>
        <w:t xml:space="preserve">    f.counter = getattr(f, "counter", 0) + 1 </w:t>
      </w:r>
    </w:p>
    <w:p w:rsidR="0057590F" w:rsidRPr="003E3405" w:rsidRDefault="0057590F" w:rsidP="0057590F">
      <w:pPr>
        <w:rPr>
          <w:rFonts w:ascii="Courier New" w:hAnsi="Courier New" w:cs="Courier New"/>
        </w:rPr>
      </w:pPr>
      <w:r w:rsidRPr="003E3405">
        <w:rPr>
          <w:rFonts w:ascii="Courier New" w:hAnsi="Courier New" w:cs="Courier New"/>
        </w:rPr>
        <w:t xml:space="preserve">    return "Monty Python"</w:t>
      </w:r>
    </w:p>
    <w:p w:rsidR="0057590F" w:rsidRPr="003E3405" w:rsidRDefault="0057590F" w:rsidP="0057590F">
      <w:pPr>
        <w:rPr>
          <w:rFonts w:ascii="Courier New" w:hAnsi="Courier New" w:cs="Courier New"/>
        </w:rPr>
      </w:pPr>
    </w:p>
    <w:p w:rsidR="0057590F" w:rsidRPr="003E3405" w:rsidRDefault="0057590F" w:rsidP="0057590F">
      <w:pPr>
        <w:rPr>
          <w:rFonts w:ascii="Courier New" w:hAnsi="Courier New" w:cs="Courier New"/>
        </w:rPr>
      </w:pPr>
      <w:r w:rsidRPr="003E3405">
        <w:rPr>
          <w:rFonts w:ascii="Courier New" w:hAnsi="Courier New" w:cs="Courier New"/>
        </w:rPr>
        <w:t>for i in range(10):</w:t>
      </w:r>
    </w:p>
    <w:p w:rsidR="0057590F" w:rsidRPr="003E3405" w:rsidRDefault="0057590F" w:rsidP="0057590F">
      <w:pPr>
        <w:rPr>
          <w:rFonts w:ascii="Courier New" w:hAnsi="Courier New" w:cs="Courier New"/>
        </w:rPr>
      </w:pPr>
      <w:r w:rsidRPr="003E3405">
        <w:rPr>
          <w:rFonts w:ascii="Courier New" w:hAnsi="Courier New" w:cs="Courier New"/>
        </w:rPr>
        <w:t xml:space="preserve">    f(i)</w:t>
      </w:r>
    </w:p>
    <w:p w:rsidR="0057590F" w:rsidRPr="003E3405" w:rsidRDefault="0057590F" w:rsidP="0057590F">
      <w:pPr>
        <w:rPr>
          <w:rFonts w:ascii="Courier New" w:hAnsi="Courier New" w:cs="Courier New"/>
        </w:rPr>
      </w:pPr>
    </w:p>
    <w:p w:rsidR="0057590F" w:rsidRPr="003E3405" w:rsidRDefault="0057590F" w:rsidP="0057590F">
      <w:pPr>
        <w:rPr>
          <w:rFonts w:ascii="Courier New" w:hAnsi="Courier New" w:cs="Courier New"/>
        </w:rPr>
      </w:pPr>
      <w:r w:rsidRPr="003E3405">
        <w:rPr>
          <w:rFonts w:ascii="Courier New" w:hAnsi="Courier New" w:cs="Courier New"/>
        </w:rPr>
        <w:t>print(f.counter)</w:t>
      </w:r>
    </w:p>
    <w:p w:rsidR="0057590F" w:rsidRDefault="0057590F" w:rsidP="0057590F">
      <w:pPr>
        <w:rPr>
          <w:shd w:val="clear" w:color="auto" w:fill="FFFFFF"/>
        </w:rPr>
      </w:pPr>
      <w:r w:rsidRPr="00253944">
        <w:rPr>
          <w:shd w:val="clear" w:color="auto" w:fill="FFFFFF"/>
        </w:rPr>
        <w:t xml:space="preserve">If you call this little script, it will output </w:t>
      </w:r>
      <w:r w:rsidRPr="00B4577F">
        <w:rPr>
          <w:rFonts w:ascii="Courier New" w:hAnsi="Courier New" w:cs="Courier New"/>
          <w:shd w:val="clear" w:color="auto" w:fill="FFFFFF"/>
        </w:rPr>
        <w:t>10</w:t>
      </w:r>
      <w:r w:rsidRPr="00253944">
        <w:rPr>
          <w:shd w:val="clear" w:color="auto" w:fill="FFFFFF"/>
        </w:rPr>
        <w:t>.</w:t>
      </w:r>
    </w:p>
    <w:p w:rsidR="0057590F" w:rsidRPr="00253944" w:rsidRDefault="0057590F" w:rsidP="0057590F">
      <w:pPr>
        <w:rPr>
          <w:rFonts w:ascii="Times New Roman" w:hAnsi="Times New Roman"/>
          <w:sz w:val="24"/>
          <w:szCs w:val="24"/>
        </w:rPr>
      </w:pPr>
      <w:r w:rsidRPr="00253944">
        <w:rPr>
          <w:shd w:val="clear" w:color="auto" w:fill="FFFFFF"/>
        </w:rPr>
        <w:t>As we have already mentioned, we do not create instance attributes like this. To properly create instances we need methods. You will learn in the following subsection of our tutorial, how you can define methods.</w:t>
      </w:r>
    </w:p>
    <w:p w:rsidR="0057590F" w:rsidRPr="00253944" w:rsidRDefault="0057590F" w:rsidP="0057590F">
      <w:pPr>
        <w:pStyle w:val="Heading3"/>
      </w:pPr>
      <w:bookmarkStart w:id="273" w:name="_Toc515031485"/>
      <w:bookmarkStart w:id="274" w:name="_Toc515037924"/>
      <w:r w:rsidRPr="00253944">
        <w:t>Methods</w:t>
      </w:r>
      <w:bookmarkEnd w:id="273"/>
      <w:bookmarkEnd w:id="274"/>
    </w:p>
    <w:p w:rsidR="0057590F" w:rsidRPr="00253944" w:rsidRDefault="0057590F" w:rsidP="0057590F">
      <w:pPr>
        <w:spacing w:after="0"/>
        <w:rPr>
          <w:rFonts w:ascii="Times New Roman" w:hAnsi="Times New Roman"/>
          <w:sz w:val="24"/>
          <w:szCs w:val="24"/>
        </w:rPr>
      </w:pPr>
      <w:r w:rsidRPr="00253944">
        <w:rPr>
          <w:rFonts w:ascii="Times New Roman" w:hAnsi="Times New Roman"/>
          <w:noProof/>
          <w:sz w:val="24"/>
          <w:szCs w:val="24"/>
        </w:rPr>
        <w:drawing>
          <wp:inline distT="0" distB="0" distL="0" distR="0">
            <wp:extent cx="765959" cy="1224482"/>
            <wp:effectExtent l="0" t="0" r="0" b="0"/>
            <wp:docPr id="32" name="Picture 32" descr="Hi, I'm Marv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i, I'm Marvin"/>
                    <pic:cNvPicPr>
                      <a:picLocks noChangeAspect="1" noChangeArrowheads="1"/>
                    </pic:cNvPicPr>
                  </pic:nvPicPr>
                  <pic:blipFill>
                    <a:blip r:embed="rId184"/>
                    <a:srcRect/>
                    <a:stretch>
                      <a:fillRect/>
                    </a:stretch>
                  </pic:blipFill>
                  <pic:spPr bwMode="auto">
                    <a:xfrm>
                      <a:off x="0" y="0"/>
                      <a:ext cx="783062" cy="1251824"/>
                    </a:xfrm>
                    <a:prstGeom prst="rect">
                      <a:avLst/>
                    </a:prstGeom>
                    <a:noFill/>
                    <a:ln w="9525">
                      <a:noFill/>
                      <a:miter lim="800000"/>
                      <a:headEnd/>
                      <a:tailEnd/>
                    </a:ln>
                  </pic:spPr>
                </pic:pic>
              </a:graphicData>
            </a:graphic>
          </wp:inline>
        </w:drawing>
      </w:r>
    </w:p>
    <w:p w:rsidR="0057590F" w:rsidRDefault="0057590F" w:rsidP="0057590F">
      <w:r w:rsidRPr="00253944">
        <w:t>We want to demonstrate now, how we can define methods in classes.</w:t>
      </w:r>
    </w:p>
    <w:p w:rsidR="0057590F" w:rsidRDefault="0057590F" w:rsidP="0057590F">
      <w:r w:rsidRPr="00253944">
        <w:t>Methods in Python are essentially functions in accordance with Guido's saying "first-class everything".</w:t>
      </w:r>
    </w:p>
    <w:p w:rsidR="0057590F" w:rsidRPr="00253944" w:rsidRDefault="0057590F" w:rsidP="0057590F">
      <w:r w:rsidRPr="00253944">
        <w:t>Let's define a function "</w:t>
      </w:r>
      <w:r w:rsidRPr="00B4577F">
        <w:rPr>
          <w:rFonts w:ascii="Courier New" w:hAnsi="Courier New" w:cs="Courier New"/>
          <w:shd w:val="clear" w:color="auto" w:fill="FFFFFF"/>
        </w:rPr>
        <w:t>hi</w:t>
      </w:r>
      <w:r w:rsidRPr="00253944">
        <w:t>", which takes an object "</w:t>
      </w:r>
      <w:r w:rsidRPr="00B4577F">
        <w:rPr>
          <w:rFonts w:ascii="Courier New" w:hAnsi="Courier New" w:cs="Courier New"/>
          <w:shd w:val="clear" w:color="auto" w:fill="FFFFFF"/>
        </w:rPr>
        <w:t>obj</w:t>
      </w:r>
      <w:r w:rsidRPr="00253944">
        <w:t>" as an argument and assumes that this object has an attribute "</w:t>
      </w:r>
      <w:r w:rsidRPr="00B4577F">
        <w:rPr>
          <w:rFonts w:ascii="Courier New" w:hAnsi="Courier New" w:cs="Courier New"/>
          <w:shd w:val="clear" w:color="auto" w:fill="FFFFFF"/>
        </w:rPr>
        <w:t>name</w:t>
      </w:r>
      <w:r w:rsidRPr="00253944">
        <w:t xml:space="preserve">". We will also define again our basic </w:t>
      </w:r>
      <w:r w:rsidRPr="00B4577F">
        <w:rPr>
          <w:rFonts w:ascii="Courier New" w:hAnsi="Courier New" w:cs="Courier New"/>
          <w:shd w:val="clear" w:color="auto" w:fill="FFFFFF"/>
        </w:rPr>
        <w:t>Robot</w:t>
      </w:r>
      <w:r>
        <w:t xml:space="preserve"> class.</w:t>
      </w:r>
    </w:p>
    <w:p w:rsidR="0057590F" w:rsidRPr="001134C1" w:rsidRDefault="0057590F" w:rsidP="0057590F">
      <w:pPr>
        <w:rPr>
          <w:rFonts w:ascii="Courier New" w:hAnsi="Courier New" w:cs="Courier New"/>
        </w:rPr>
      </w:pPr>
      <w:r w:rsidRPr="001134C1">
        <w:rPr>
          <w:rFonts w:ascii="Courier New" w:hAnsi="Courier New" w:cs="Courier New"/>
        </w:rPr>
        <w:t>def hi(obj):</w:t>
      </w:r>
    </w:p>
    <w:p w:rsidR="0057590F" w:rsidRPr="001134C1" w:rsidRDefault="0057590F" w:rsidP="0057590F">
      <w:pPr>
        <w:rPr>
          <w:rFonts w:ascii="Courier New" w:hAnsi="Courier New" w:cs="Courier New"/>
        </w:rPr>
      </w:pPr>
      <w:r w:rsidRPr="001134C1">
        <w:rPr>
          <w:rFonts w:ascii="Courier New" w:hAnsi="Courier New" w:cs="Courier New"/>
        </w:rPr>
        <w:t xml:space="preserve">    print("Hi, I am " + obj.name + "!")</w:t>
      </w:r>
    </w:p>
    <w:p w:rsidR="0057590F" w:rsidRPr="001134C1" w:rsidRDefault="0057590F" w:rsidP="0057590F">
      <w:pPr>
        <w:rPr>
          <w:rFonts w:ascii="Courier New" w:hAnsi="Courier New" w:cs="Courier New"/>
        </w:rPr>
      </w:pPr>
    </w:p>
    <w:p w:rsidR="0057590F" w:rsidRPr="001134C1" w:rsidRDefault="0057590F" w:rsidP="0057590F">
      <w:pPr>
        <w:rPr>
          <w:rFonts w:ascii="Courier New" w:hAnsi="Courier New" w:cs="Courier New"/>
        </w:rPr>
      </w:pPr>
      <w:r w:rsidRPr="001134C1">
        <w:rPr>
          <w:rFonts w:ascii="Courier New" w:hAnsi="Courier New" w:cs="Courier New"/>
        </w:rPr>
        <w:t>class Robot:</w:t>
      </w:r>
    </w:p>
    <w:p w:rsidR="0057590F" w:rsidRPr="001134C1" w:rsidRDefault="0057590F" w:rsidP="0057590F">
      <w:pPr>
        <w:rPr>
          <w:rFonts w:ascii="Courier New" w:hAnsi="Courier New" w:cs="Courier New"/>
        </w:rPr>
      </w:pPr>
      <w:r w:rsidRPr="001134C1">
        <w:rPr>
          <w:rFonts w:ascii="Courier New" w:hAnsi="Courier New" w:cs="Courier New"/>
        </w:rPr>
        <w:t xml:space="preserve">    pass</w:t>
      </w:r>
    </w:p>
    <w:p w:rsidR="0057590F" w:rsidRPr="001134C1" w:rsidRDefault="0057590F" w:rsidP="0057590F">
      <w:pPr>
        <w:rPr>
          <w:rFonts w:ascii="Courier New" w:hAnsi="Courier New" w:cs="Courier New"/>
        </w:rPr>
      </w:pPr>
    </w:p>
    <w:p w:rsidR="0057590F" w:rsidRPr="001134C1" w:rsidRDefault="0057590F" w:rsidP="0057590F">
      <w:pPr>
        <w:rPr>
          <w:rFonts w:ascii="Courier New" w:hAnsi="Courier New" w:cs="Courier New"/>
        </w:rPr>
      </w:pPr>
      <w:r w:rsidRPr="001134C1">
        <w:rPr>
          <w:rFonts w:ascii="Courier New" w:hAnsi="Courier New" w:cs="Courier New"/>
        </w:rPr>
        <w:t>x = Robot()</w:t>
      </w:r>
    </w:p>
    <w:p w:rsidR="0057590F" w:rsidRPr="001134C1" w:rsidRDefault="0057590F" w:rsidP="0057590F">
      <w:pPr>
        <w:rPr>
          <w:rFonts w:ascii="Courier New" w:hAnsi="Courier New" w:cs="Courier New"/>
        </w:rPr>
      </w:pPr>
      <w:r w:rsidRPr="001134C1">
        <w:rPr>
          <w:rFonts w:ascii="Courier New" w:hAnsi="Courier New" w:cs="Courier New"/>
        </w:rPr>
        <w:t>x.name = "Marvin"</w:t>
      </w:r>
    </w:p>
    <w:p w:rsidR="0057590F" w:rsidRPr="001134C1" w:rsidRDefault="0057590F" w:rsidP="0057590F">
      <w:pPr>
        <w:rPr>
          <w:rFonts w:ascii="Courier New" w:hAnsi="Courier New" w:cs="Courier New"/>
        </w:rPr>
      </w:pPr>
      <w:r w:rsidRPr="001134C1">
        <w:rPr>
          <w:rFonts w:ascii="Courier New" w:hAnsi="Courier New" w:cs="Courier New"/>
        </w:rPr>
        <w:t>hi(x)</w:t>
      </w:r>
    </w:p>
    <w:p w:rsidR="0057590F" w:rsidRPr="00253944" w:rsidRDefault="0057590F" w:rsidP="0057590F">
      <w:pPr>
        <w:rPr>
          <w:rFonts w:ascii="Times New Roman" w:hAnsi="Times New Roman"/>
          <w:sz w:val="24"/>
          <w:szCs w:val="24"/>
        </w:rPr>
      </w:pPr>
      <w:r w:rsidRPr="00253944">
        <w:rPr>
          <w:shd w:val="clear" w:color="auto" w:fill="FFFFFF"/>
        </w:rPr>
        <w:t>If we call this code, we get the result</w:t>
      </w:r>
      <w:r>
        <w:rPr>
          <w:shd w:val="clear" w:color="auto" w:fill="FFFFFF"/>
        </w:rPr>
        <w:t>:</w:t>
      </w:r>
    </w:p>
    <w:p w:rsidR="0057590F" w:rsidRPr="001134C1" w:rsidRDefault="0057590F" w:rsidP="0057590F">
      <w:pPr>
        <w:rPr>
          <w:rFonts w:ascii="Courier New" w:hAnsi="Courier New" w:cs="Courier New"/>
        </w:rPr>
      </w:pPr>
      <w:r w:rsidRPr="001134C1">
        <w:rPr>
          <w:rFonts w:ascii="Courier New" w:hAnsi="Courier New" w:cs="Courier New"/>
        </w:rPr>
        <w:t>Hi, I am Marvin!</w:t>
      </w:r>
    </w:p>
    <w:p w:rsidR="0057590F" w:rsidRPr="00253944" w:rsidRDefault="0057590F" w:rsidP="0057590F">
      <w:pPr>
        <w:rPr>
          <w:rFonts w:ascii="Times New Roman" w:hAnsi="Times New Roman"/>
          <w:sz w:val="24"/>
          <w:szCs w:val="24"/>
        </w:rPr>
      </w:pPr>
      <w:r w:rsidRPr="00253944">
        <w:rPr>
          <w:shd w:val="clear" w:color="auto" w:fill="FFFFFF"/>
        </w:rPr>
        <w:lastRenderedPageBreak/>
        <w:t xml:space="preserve">We will now bind the function </w:t>
      </w:r>
      <w:r w:rsidRPr="00B4577F">
        <w:rPr>
          <w:rFonts w:ascii="Courier New" w:hAnsi="Courier New" w:cs="Courier New"/>
          <w:shd w:val="clear" w:color="auto" w:fill="FFFFFF"/>
        </w:rPr>
        <w:t>“hi</w:t>
      </w:r>
      <w:r>
        <w:rPr>
          <w:rFonts w:ascii="Courier New" w:hAnsi="Courier New" w:cs="Courier New"/>
          <w:shd w:val="clear" w:color="auto" w:fill="FFFFFF"/>
        </w:rPr>
        <w:t>”</w:t>
      </w:r>
      <w:r w:rsidRPr="00253944">
        <w:rPr>
          <w:shd w:val="clear" w:color="auto" w:fill="FFFFFF"/>
        </w:rPr>
        <w:t xml:space="preserve"> to a class attribute </w:t>
      </w:r>
      <w:r w:rsidRPr="00B4577F">
        <w:rPr>
          <w:rFonts w:ascii="Courier New" w:hAnsi="Courier New" w:cs="Courier New"/>
          <w:shd w:val="clear" w:color="auto" w:fill="FFFFFF"/>
        </w:rPr>
        <w:t>“say_hi”</w:t>
      </w:r>
      <w:r w:rsidRPr="00253944">
        <w:rPr>
          <w:shd w:val="clear" w:color="auto" w:fill="FFFFFF"/>
        </w:rPr>
        <w:t>!</w:t>
      </w:r>
    </w:p>
    <w:p w:rsidR="0057590F" w:rsidRPr="001134C1" w:rsidRDefault="0057590F" w:rsidP="0057590F">
      <w:pPr>
        <w:rPr>
          <w:rFonts w:ascii="Courier New" w:hAnsi="Courier New" w:cs="Courier New"/>
        </w:rPr>
      </w:pPr>
      <w:r w:rsidRPr="001134C1">
        <w:rPr>
          <w:rFonts w:ascii="Courier New" w:hAnsi="Courier New" w:cs="Courier New"/>
        </w:rPr>
        <w:t>def hi(obj):</w:t>
      </w:r>
    </w:p>
    <w:p w:rsidR="0057590F" w:rsidRPr="001134C1" w:rsidRDefault="0057590F" w:rsidP="0057590F">
      <w:pPr>
        <w:rPr>
          <w:rFonts w:ascii="Courier New" w:hAnsi="Courier New" w:cs="Courier New"/>
        </w:rPr>
      </w:pPr>
      <w:r w:rsidRPr="001134C1">
        <w:rPr>
          <w:rFonts w:ascii="Courier New" w:hAnsi="Courier New" w:cs="Courier New"/>
        </w:rPr>
        <w:t xml:space="preserve">        print("Hi, I am " + obj.name)</w:t>
      </w:r>
    </w:p>
    <w:p w:rsidR="0057590F" w:rsidRPr="001134C1" w:rsidRDefault="0057590F" w:rsidP="0057590F">
      <w:pPr>
        <w:rPr>
          <w:rFonts w:ascii="Courier New" w:hAnsi="Courier New" w:cs="Courier New"/>
        </w:rPr>
      </w:pPr>
    </w:p>
    <w:p w:rsidR="0057590F" w:rsidRPr="001134C1" w:rsidRDefault="0057590F" w:rsidP="0057590F">
      <w:pPr>
        <w:rPr>
          <w:rFonts w:ascii="Courier New" w:hAnsi="Courier New" w:cs="Courier New"/>
        </w:rPr>
      </w:pPr>
      <w:r w:rsidRPr="001134C1">
        <w:rPr>
          <w:rFonts w:ascii="Courier New" w:hAnsi="Courier New" w:cs="Courier New"/>
        </w:rPr>
        <w:t>class Robot:</w:t>
      </w:r>
    </w:p>
    <w:p w:rsidR="0057590F" w:rsidRPr="001134C1" w:rsidRDefault="0057590F" w:rsidP="0057590F">
      <w:pPr>
        <w:rPr>
          <w:rFonts w:ascii="Courier New" w:hAnsi="Courier New" w:cs="Courier New"/>
        </w:rPr>
      </w:pPr>
      <w:r w:rsidRPr="001134C1">
        <w:rPr>
          <w:rFonts w:ascii="Courier New" w:hAnsi="Courier New" w:cs="Courier New"/>
        </w:rPr>
        <w:t xml:space="preserve">    say_hi = hi</w:t>
      </w:r>
    </w:p>
    <w:p w:rsidR="0057590F" w:rsidRPr="001134C1" w:rsidRDefault="0057590F" w:rsidP="0057590F">
      <w:pPr>
        <w:rPr>
          <w:rFonts w:ascii="Courier New" w:hAnsi="Courier New" w:cs="Courier New"/>
        </w:rPr>
      </w:pPr>
    </w:p>
    <w:p w:rsidR="0057590F" w:rsidRPr="001134C1" w:rsidRDefault="0057590F" w:rsidP="0057590F">
      <w:pPr>
        <w:rPr>
          <w:rFonts w:ascii="Courier New" w:hAnsi="Courier New" w:cs="Courier New"/>
        </w:rPr>
      </w:pPr>
      <w:r w:rsidRPr="001134C1">
        <w:rPr>
          <w:rFonts w:ascii="Courier New" w:hAnsi="Courier New" w:cs="Courier New"/>
        </w:rPr>
        <w:t>x = Robot()</w:t>
      </w:r>
    </w:p>
    <w:p w:rsidR="0057590F" w:rsidRPr="001134C1" w:rsidRDefault="0057590F" w:rsidP="0057590F">
      <w:pPr>
        <w:rPr>
          <w:rFonts w:ascii="Courier New" w:hAnsi="Courier New" w:cs="Courier New"/>
        </w:rPr>
      </w:pPr>
      <w:r w:rsidRPr="001134C1">
        <w:rPr>
          <w:rFonts w:ascii="Courier New" w:hAnsi="Courier New" w:cs="Courier New"/>
        </w:rPr>
        <w:t>x.name = "Marvin"</w:t>
      </w:r>
    </w:p>
    <w:p w:rsidR="0057590F" w:rsidRPr="001134C1" w:rsidRDefault="0057590F" w:rsidP="0057590F">
      <w:pPr>
        <w:rPr>
          <w:rFonts w:ascii="Courier New" w:hAnsi="Courier New" w:cs="Courier New"/>
        </w:rPr>
      </w:pPr>
      <w:r w:rsidRPr="001134C1">
        <w:rPr>
          <w:rFonts w:ascii="Courier New" w:hAnsi="Courier New" w:cs="Courier New"/>
        </w:rPr>
        <w:t>Robot.say_hi(x)</w:t>
      </w:r>
    </w:p>
    <w:p w:rsidR="0057590F" w:rsidRDefault="0057590F" w:rsidP="0057590F">
      <w:pPr>
        <w:rPr>
          <w:shd w:val="clear" w:color="auto" w:fill="FFFFFF"/>
        </w:rPr>
      </w:pPr>
      <w:r w:rsidRPr="00B4577F">
        <w:rPr>
          <w:rFonts w:ascii="Courier New" w:hAnsi="Courier New" w:cs="Courier New"/>
        </w:rPr>
        <w:t>"say_hi"</w:t>
      </w:r>
      <w:r w:rsidRPr="00253944">
        <w:rPr>
          <w:shd w:val="clear" w:color="auto" w:fill="FFFFFF"/>
        </w:rPr>
        <w:t xml:space="preserve"> is called a method. Usually, it will be called like this:</w:t>
      </w:r>
    </w:p>
    <w:p w:rsidR="0057590F" w:rsidRDefault="0057590F" w:rsidP="0057590F">
      <w:pPr>
        <w:rPr>
          <w:rFonts w:ascii="Courier New" w:hAnsi="Courier New" w:cs="Courier New"/>
        </w:rPr>
      </w:pPr>
      <w:r w:rsidRPr="001134C1">
        <w:rPr>
          <w:rFonts w:ascii="Courier New" w:hAnsi="Courier New" w:cs="Courier New"/>
        </w:rPr>
        <w:t>x.say_hi()</w:t>
      </w:r>
    </w:p>
    <w:p w:rsidR="0057590F" w:rsidRDefault="0057590F" w:rsidP="0057590F">
      <w:pPr>
        <w:rPr>
          <w:shd w:val="clear" w:color="auto" w:fill="FFFFFF"/>
        </w:rPr>
      </w:pPr>
      <w:r w:rsidRPr="00253944">
        <w:rPr>
          <w:shd w:val="clear" w:color="auto" w:fill="FFFFFF"/>
        </w:rPr>
        <w:t>It is possible to define methods like this, but you shouldn't do it.</w:t>
      </w:r>
    </w:p>
    <w:p w:rsidR="0057590F" w:rsidRPr="00253944" w:rsidRDefault="0057590F" w:rsidP="0057590F">
      <w:pPr>
        <w:rPr>
          <w:rFonts w:ascii="Times New Roman" w:hAnsi="Times New Roman"/>
          <w:sz w:val="24"/>
          <w:szCs w:val="24"/>
        </w:rPr>
      </w:pPr>
      <w:r w:rsidRPr="00253944">
        <w:rPr>
          <w:shd w:val="clear" w:color="auto" w:fill="FFFFFF"/>
        </w:rPr>
        <w:t>The proper way to do it:</w:t>
      </w:r>
    </w:p>
    <w:p w:rsidR="0057590F" w:rsidRPr="00253944" w:rsidRDefault="0057590F" w:rsidP="00B629BA">
      <w:pPr>
        <w:pStyle w:val="ListParagraph"/>
        <w:numPr>
          <w:ilvl w:val="0"/>
          <w:numId w:val="83"/>
        </w:numPr>
      </w:pPr>
      <w:r w:rsidRPr="00253944">
        <w:t>Instead of defining a function outside of a class definition and binding it to a class attribute, we define a method directly inside (indented) of a class definition.</w:t>
      </w:r>
    </w:p>
    <w:p w:rsidR="0057590F" w:rsidRPr="00253944" w:rsidRDefault="0057590F" w:rsidP="00B629BA">
      <w:pPr>
        <w:pStyle w:val="ListParagraph"/>
        <w:numPr>
          <w:ilvl w:val="0"/>
          <w:numId w:val="83"/>
        </w:numPr>
      </w:pPr>
      <w:r w:rsidRPr="00253944">
        <w:t>A method is "just" a function which is defined inside of a class.</w:t>
      </w:r>
    </w:p>
    <w:p w:rsidR="0057590F" w:rsidRPr="00253944" w:rsidRDefault="0057590F" w:rsidP="00B629BA">
      <w:pPr>
        <w:pStyle w:val="ListParagraph"/>
        <w:numPr>
          <w:ilvl w:val="0"/>
          <w:numId w:val="83"/>
        </w:numPr>
      </w:pPr>
      <w:r w:rsidRPr="00253944">
        <w:t>The first parameter is used a reference to the calling instance.</w:t>
      </w:r>
    </w:p>
    <w:p w:rsidR="0057590F" w:rsidRPr="00253944" w:rsidRDefault="0057590F" w:rsidP="00B629BA">
      <w:pPr>
        <w:pStyle w:val="ListParagraph"/>
        <w:numPr>
          <w:ilvl w:val="0"/>
          <w:numId w:val="83"/>
        </w:numPr>
      </w:pPr>
      <w:r w:rsidRPr="00253944">
        <w:t>This parameter is usually called self.</w:t>
      </w:r>
    </w:p>
    <w:p w:rsidR="0057590F" w:rsidRPr="00253944" w:rsidRDefault="0057590F" w:rsidP="00B629BA">
      <w:pPr>
        <w:pStyle w:val="ListParagraph"/>
        <w:numPr>
          <w:ilvl w:val="0"/>
          <w:numId w:val="83"/>
        </w:numPr>
      </w:pPr>
      <w:r w:rsidRPr="00253944">
        <w:t xml:space="preserve">Self corresponds to the </w:t>
      </w:r>
      <w:r w:rsidRPr="00612DD3">
        <w:rPr>
          <w:rFonts w:ascii="Courier New" w:hAnsi="Courier New" w:cs="Courier New"/>
        </w:rPr>
        <w:t>Robot</w:t>
      </w:r>
      <w:r w:rsidRPr="00253944">
        <w:t xml:space="preserve"> object x.</w:t>
      </w:r>
    </w:p>
    <w:p w:rsidR="0057590F" w:rsidRPr="00253944" w:rsidRDefault="0057590F" w:rsidP="0057590F">
      <w:pPr>
        <w:rPr>
          <w:rFonts w:ascii="Times New Roman" w:hAnsi="Times New Roman"/>
          <w:sz w:val="24"/>
          <w:szCs w:val="24"/>
        </w:rPr>
      </w:pPr>
      <w:r w:rsidRPr="00253944">
        <w:rPr>
          <w:shd w:val="clear" w:color="auto" w:fill="FFFFFF"/>
        </w:rPr>
        <w:t>We have seen that a method differs from a function only in two aspects:</w:t>
      </w:r>
    </w:p>
    <w:p w:rsidR="0057590F" w:rsidRPr="00253944" w:rsidRDefault="0057590F" w:rsidP="00B629BA">
      <w:pPr>
        <w:pStyle w:val="ListParagraph"/>
        <w:numPr>
          <w:ilvl w:val="0"/>
          <w:numId w:val="84"/>
        </w:numPr>
      </w:pPr>
      <w:r w:rsidRPr="00253944">
        <w:t>It belongs to a class, and it is defined within a class</w:t>
      </w:r>
    </w:p>
    <w:p w:rsidR="0057590F" w:rsidRPr="00253944" w:rsidRDefault="0057590F" w:rsidP="00B629BA">
      <w:pPr>
        <w:pStyle w:val="ListParagraph"/>
        <w:numPr>
          <w:ilvl w:val="0"/>
          <w:numId w:val="84"/>
        </w:numPr>
      </w:pPr>
      <w:r w:rsidRPr="00253944">
        <w:t>The first parameter in the definition of a method has to be a reference to the instance, which called the method. This parameter is usually called "self".</w:t>
      </w:r>
    </w:p>
    <w:p w:rsidR="0057590F" w:rsidRDefault="0057590F" w:rsidP="0057590F">
      <w:pPr>
        <w:rPr>
          <w:shd w:val="clear" w:color="auto" w:fill="FFFFFF"/>
        </w:rPr>
      </w:pPr>
      <w:r w:rsidRPr="00253944">
        <w:rPr>
          <w:shd w:val="clear" w:color="auto" w:fill="FFFFFF"/>
        </w:rPr>
        <w:t>As a matter of fact, "self" is not a Python keyword. It's just a naming convention! So C++ or Java programmers are free to call it "this", but this way they are risking that others might have greater difficulties in understanding their code!</w:t>
      </w:r>
    </w:p>
    <w:p w:rsidR="0057590F" w:rsidRDefault="0057590F" w:rsidP="0057590F">
      <w:pPr>
        <w:rPr>
          <w:shd w:val="clear" w:color="auto" w:fill="FFFFFF"/>
        </w:rPr>
      </w:pPr>
      <w:r w:rsidRPr="00253944">
        <w:rPr>
          <w:shd w:val="clear" w:color="auto" w:fill="FFFFFF"/>
        </w:rPr>
        <w:t>Most other object-oriented programming languages pass the reference to the object (self) as a hidden parameter to the methods.</w:t>
      </w:r>
    </w:p>
    <w:p w:rsidR="0057590F" w:rsidRDefault="0057590F" w:rsidP="0057590F">
      <w:pPr>
        <w:rPr>
          <w:shd w:val="clear" w:color="auto" w:fill="FFFFFF"/>
        </w:rPr>
      </w:pPr>
      <w:r w:rsidRPr="00253944">
        <w:rPr>
          <w:shd w:val="clear" w:color="auto" w:fill="FFFFFF"/>
        </w:rPr>
        <w:t xml:space="preserve">You saw before that the calls </w:t>
      </w:r>
      <w:r w:rsidRPr="00B65906">
        <w:rPr>
          <w:rFonts w:ascii="Courier New" w:hAnsi="Courier New" w:cs="Courier New"/>
        </w:rPr>
        <w:t>Robot.say_hi(x)"</w:t>
      </w:r>
      <w:r w:rsidRPr="00253944">
        <w:rPr>
          <w:shd w:val="clear" w:color="auto" w:fill="FFFFFF"/>
        </w:rPr>
        <w:t xml:space="preserve">. and </w:t>
      </w:r>
      <w:r w:rsidRPr="00B65906">
        <w:rPr>
          <w:rFonts w:ascii="Courier New" w:hAnsi="Courier New" w:cs="Courier New"/>
        </w:rPr>
        <w:t>"x.say_hi()"</w:t>
      </w:r>
      <w:r w:rsidRPr="00253944">
        <w:rPr>
          <w:shd w:val="clear" w:color="auto" w:fill="FFFFFF"/>
        </w:rPr>
        <w:t xml:space="preserve"> are equivalent. </w:t>
      </w:r>
      <w:r w:rsidRPr="00B65906">
        <w:rPr>
          <w:rFonts w:ascii="Courier New" w:hAnsi="Courier New" w:cs="Courier New"/>
        </w:rPr>
        <w:t>"x.say_hi()"</w:t>
      </w:r>
      <w:r w:rsidRPr="00253944">
        <w:rPr>
          <w:shd w:val="clear" w:color="auto" w:fill="FFFFFF"/>
        </w:rPr>
        <w:t xml:space="preserve"> can be seen as an "abbreviated" form, i.e. Python automatically binds it to the instance name. Besides this </w:t>
      </w:r>
      <w:r w:rsidRPr="00B65906">
        <w:rPr>
          <w:rFonts w:ascii="Courier New" w:hAnsi="Courier New" w:cs="Courier New"/>
        </w:rPr>
        <w:t>"x.say_hi()"</w:t>
      </w:r>
      <w:r w:rsidRPr="00253944">
        <w:rPr>
          <w:shd w:val="clear" w:color="auto" w:fill="FFFFFF"/>
        </w:rPr>
        <w:t xml:space="preserve"> is the usual way to call methods in Python and in other object oriented languages.</w:t>
      </w:r>
    </w:p>
    <w:p w:rsidR="0057590F" w:rsidRDefault="0057590F" w:rsidP="0057590F">
      <w:pPr>
        <w:spacing w:after="0"/>
        <w:ind w:left="0"/>
        <w:rPr>
          <w:shd w:val="clear" w:color="auto" w:fill="FFFFFF"/>
        </w:rPr>
      </w:pPr>
      <w:r>
        <w:rPr>
          <w:shd w:val="clear" w:color="auto" w:fill="FFFFFF"/>
        </w:rPr>
        <w:br w:type="page"/>
      </w:r>
    </w:p>
    <w:p w:rsidR="0057590F" w:rsidRPr="00253944" w:rsidRDefault="0057590F" w:rsidP="0057590F">
      <w:pPr>
        <w:rPr>
          <w:rFonts w:ascii="Times New Roman" w:hAnsi="Times New Roman"/>
          <w:sz w:val="24"/>
          <w:szCs w:val="24"/>
        </w:rPr>
      </w:pPr>
      <w:r w:rsidRPr="00253944">
        <w:rPr>
          <w:shd w:val="clear" w:color="auto" w:fill="FFFFFF"/>
        </w:rPr>
        <w:lastRenderedPageBreak/>
        <w:t>For a Class C, an instance x of C and a method m of C the following three method calls are equivalent:</w:t>
      </w:r>
    </w:p>
    <w:p w:rsidR="0057590F" w:rsidRPr="00253944" w:rsidRDefault="0057590F" w:rsidP="00B629BA">
      <w:pPr>
        <w:pStyle w:val="ListParagraph"/>
        <w:numPr>
          <w:ilvl w:val="0"/>
          <w:numId w:val="85"/>
        </w:numPr>
      </w:pPr>
      <w:r w:rsidRPr="00B65906">
        <w:rPr>
          <w:rFonts w:ascii="Courier New" w:hAnsi="Courier New" w:cs="Courier New"/>
        </w:rPr>
        <w:t>type(x).m(x, ...)</w:t>
      </w:r>
    </w:p>
    <w:p w:rsidR="0057590F" w:rsidRPr="00253944" w:rsidRDefault="0057590F" w:rsidP="00B629BA">
      <w:pPr>
        <w:pStyle w:val="ListParagraph"/>
        <w:numPr>
          <w:ilvl w:val="0"/>
          <w:numId w:val="85"/>
        </w:numPr>
      </w:pPr>
      <w:r w:rsidRPr="00B65906">
        <w:rPr>
          <w:rFonts w:ascii="Courier New" w:hAnsi="Courier New" w:cs="Courier New"/>
        </w:rPr>
        <w:t>C.m(x, ...)</w:t>
      </w:r>
    </w:p>
    <w:p w:rsidR="0057590F" w:rsidRPr="00253944" w:rsidRDefault="0057590F" w:rsidP="00B629BA">
      <w:pPr>
        <w:pStyle w:val="ListParagraph"/>
        <w:numPr>
          <w:ilvl w:val="0"/>
          <w:numId w:val="85"/>
        </w:numPr>
      </w:pPr>
      <w:r w:rsidRPr="00B65906">
        <w:rPr>
          <w:rFonts w:ascii="Courier New" w:hAnsi="Courier New" w:cs="Courier New"/>
        </w:rPr>
        <w:t>x.m(...)</w:t>
      </w:r>
    </w:p>
    <w:p w:rsidR="0057590F" w:rsidRDefault="0057590F" w:rsidP="0057590F">
      <w:pPr>
        <w:rPr>
          <w:shd w:val="clear" w:color="auto" w:fill="FFFFFF"/>
        </w:rPr>
      </w:pPr>
      <w:r w:rsidRPr="00253944">
        <w:rPr>
          <w:shd w:val="clear" w:color="auto" w:fill="FFFFFF"/>
        </w:rPr>
        <w:t>Before you proceed with the following text, you may mull over the previous example for awhile. Can you figure out, what is wrong in the design?</w:t>
      </w:r>
    </w:p>
    <w:p w:rsidR="0057590F" w:rsidRDefault="0057590F" w:rsidP="0057590F">
      <w:pPr>
        <w:rPr>
          <w:shd w:val="clear" w:color="auto" w:fill="FFFFFF"/>
        </w:rPr>
      </w:pPr>
      <w:r w:rsidRPr="00253944">
        <w:rPr>
          <w:shd w:val="clear" w:color="auto" w:fill="FFFFFF"/>
        </w:rPr>
        <w:t xml:space="preserve">There is more than one thing about this code, which may disturb you, but the essential problem at the moment is the fact that we create a robot and that after the creation, we shouldn't forget about naming it! If we forget it, </w:t>
      </w:r>
      <w:r w:rsidRPr="00B65906">
        <w:rPr>
          <w:rFonts w:ascii="Courier New" w:hAnsi="Courier New" w:cs="Courier New"/>
        </w:rPr>
        <w:t>say</w:t>
      </w:r>
      <w:r w:rsidRPr="00253944">
        <w:rPr>
          <w:shd w:val="clear" w:color="auto" w:fill="FFFFFF"/>
        </w:rPr>
        <w:t>_</w:t>
      </w:r>
      <w:r w:rsidRPr="00B65906">
        <w:rPr>
          <w:rFonts w:ascii="Courier New" w:hAnsi="Courier New" w:cs="Courier New"/>
        </w:rPr>
        <w:t>hi</w:t>
      </w:r>
      <w:r w:rsidRPr="00253944">
        <w:rPr>
          <w:shd w:val="clear" w:color="auto" w:fill="FFFFFF"/>
        </w:rPr>
        <w:t xml:space="preserve"> will raise an error.</w:t>
      </w:r>
    </w:p>
    <w:p w:rsidR="0057590F" w:rsidRDefault="0057590F" w:rsidP="0057590F">
      <w:pPr>
        <w:rPr>
          <w:rFonts w:ascii="Verdana" w:hAnsi="Verdana"/>
          <w:b/>
          <w:bCs/>
          <w:sz w:val="19"/>
          <w:szCs w:val="19"/>
        </w:rPr>
      </w:pPr>
      <w:r w:rsidRPr="00253944">
        <w:rPr>
          <w:shd w:val="clear" w:color="auto" w:fill="FFFFFF"/>
        </w:rPr>
        <w:t xml:space="preserve">We need a mechanism to initialize an instance right after its creation. This is the </w:t>
      </w:r>
      <w:r w:rsidRPr="00B65906">
        <w:rPr>
          <w:rFonts w:ascii="Courier New" w:hAnsi="Courier New" w:cs="Courier New"/>
        </w:rPr>
        <w:t>__init__-</w:t>
      </w:r>
      <w:r w:rsidRPr="00253944">
        <w:rPr>
          <w:shd w:val="clear" w:color="auto" w:fill="FFFFFF"/>
        </w:rPr>
        <w:t>method, which we cover in the next section.</w:t>
      </w:r>
    </w:p>
    <w:p w:rsidR="0057590F" w:rsidRPr="00253944" w:rsidRDefault="0057590F" w:rsidP="0057590F">
      <w:pPr>
        <w:pStyle w:val="Heading3"/>
      </w:pPr>
      <w:bookmarkStart w:id="275" w:name="_Toc515031486"/>
      <w:bookmarkStart w:id="276" w:name="_Toc515037925"/>
      <w:r w:rsidRPr="00253944">
        <w:t xml:space="preserve">The </w:t>
      </w:r>
      <w:r w:rsidRPr="00612DD3">
        <w:rPr>
          <w:rFonts w:ascii="Courier New" w:hAnsi="Courier New" w:cs="Courier New"/>
        </w:rPr>
        <w:t>__init__</w:t>
      </w:r>
      <w:r w:rsidRPr="00253944">
        <w:t xml:space="preserve"> Method</w:t>
      </w:r>
      <w:bookmarkEnd w:id="275"/>
      <w:bookmarkEnd w:id="276"/>
    </w:p>
    <w:p w:rsidR="0057590F" w:rsidRDefault="0057590F" w:rsidP="0057590F">
      <w:pPr>
        <w:rPr>
          <w:shd w:val="clear" w:color="auto" w:fill="FFFFFF"/>
        </w:rPr>
      </w:pPr>
      <w:r w:rsidRPr="00253944">
        <w:rPr>
          <w:shd w:val="clear" w:color="auto" w:fill="FFFFFF"/>
        </w:rPr>
        <w:t xml:space="preserve">We want to define the attributes of an instance right after its creation. </w:t>
      </w:r>
      <w:r w:rsidRPr="00B65906">
        <w:rPr>
          <w:rFonts w:ascii="Courier New" w:hAnsi="Courier New" w:cs="Courier New"/>
        </w:rPr>
        <w:t>__init__</w:t>
      </w:r>
      <w:r w:rsidRPr="00253944">
        <w:rPr>
          <w:shd w:val="clear" w:color="auto" w:fill="FFFFFF"/>
        </w:rPr>
        <w:t xml:space="preserve"> is a method which is immediately and automatically called after an instance has been created. This name is fixed and it is not possible to chose another name. </w:t>
      </w:r>
      <w:r w:rsidRPr="00B65906">
        <w:rPr>
          <w:rFonts w:ascii="Courier New" w:hAnsi="Courier New" w:cs="Courier New"/>
        </w:rPr>
        <w:t>__init__</w:t>
      </w:r>
      <w:r w:rsidRPr="00253944">
        <w:rPr>
          <w:shd w:val="clear" w:color="auto" w:fill="FFFFFF"/>
        </w:rPr>
        <w:t xml:space="preserve"> is one of the so-called magic methods, of which we will get to know some more details later. The </w:t>
      </w:r>
      <w:r w:rsidRPr="00B65906">
        <w:rPr>
          <w:rFonts w:ascii="Courier New" w:hAnsi="Courier New" w:cs="Courier New"/>
        </w:rPr>
        <w:t>__init__</w:t>
      </w:r>
      <w:r w:rsidRPr="00253944">
        <w:rPr>
          <w:shd w:val="clear" w:color="auto" w:fill="FFFFFF"/>
        </w:rPr>
        <w:t xml:space="preserve"> method is used to initialize an instance. There is no explicit constructor or destructor method in Python, as they are known in C++ and Java. The </w:t>
      </w:r>
      <w:r w:rsidRPr="00B65906">
        <w:rPr>
          <w:rFonts w:ascii="Courier New" w:hAnsi="Courier New" w:cs="Courier New"/>
        </w:rPr>
        <w:t>__init__</w:t>
      </w:r>
      <w:r w:rsidRPr="00253944">
        <w:rPr>
          <w:shd w:val="clear" w:color="auto" w:fill="FFFFFF"/>
        </w:rPr>
        <w:t xml:space="preserve"> method can be anywhere in a class definition, but it is usually the first method of a class, i.e. it follows right after the class header.</w:t>
      </w:r>
    </w:p>
    <w:p w:rsidR="0057590F" w:rsidRPr="00612DD3" w:rsidRDefault="0057590F" w:rsidP="0057590F">
      <w:pPr>
        <w:rPr>
          <w:rFonts w:ascii="Times New Roman" w:hAnsi="Times New Roman"/>
          <w:b/>
          <w:sz w:val="24"/>
          <w:szCs w:val="24"/>
        </w:rPr>
      </w:pPr>
      <w:r w:rsidRPr="00612DD3">
        <w:rPr>
          <w:b/>
          <w:shd w:val="clear" w:color="auto" w:fill="FFFFFF"/>
        </w:rPr>
        <w:t>Example:</w:t>
      </w:r>
    </w:p>
    <w:p w:rsidR="0057590F" w:rsidRPr="001134C1" w:rsidRDefault="0057590F" w:rsidP="0057590F">
      <w:pPr>
        <w:rPr>
          <w:rFonts w:ascii="Courier New" w:hAnsi="Courier New" w:cs="Courier New"/>
        </w:rPr>
      </w:pPr>
      <w:r w:rsidRPr="001134C1">
        <w:rPr>
          <w:rFonts w:ascii="Courier New" w:hAnsi="Courier New" w:cs="Courier New"/>
        </w:rPr>
        <w:t>&gt;&gt;&gt; class A:</w:t>
      </w:r>
    </w:p>
    <w:p w:rsidR="0057590F" w:rsidRPr="001134C1" w:rsidRDefault="0057590F" w:rsidP="0057590F">
      <w:pPr>
        <w:rPr>
          <w:rFonts w:ascii="Courier New" w:hAnsi="Courier New" w:cs="Courier New"/>
        </w:rPr>
      </w:pPr>
      <w:r w:rsidRPr="001134C1">
        <w:rPr>
          <w:rFonts w:ascii="Courier New" w:hAnsi="Courier New" w:cs="Courier New"/>
        </w:rPr>
        <w:t>...     def __init__(self):</w:t>
      </w:r>
    </w:p>
    <w:p w:rsidR="0057590F" w:rsidRPr="001134C1" w:rsidRDefault="0057590F" w:rsidP="0057590F">
      <w:pPr>
        <w:rPr>
          <w:rFonts w:ascii="Courier New" w:hAnsi="Courier New" w:cs="Courier New"/>
        </w:rPr>
      </w:pPr>
      <w:r w:rsidRPr="001134C1">
        <w:rPr>
          <w:rFonts w:ascii="Courier New" w:hAnsi="Courier New" w:cs="Courier New"/>
        </w:rPr>
        <w:t>...         print("__init__ has been executed!")</w:t>
      </w:r>
    </w:p>
    <w:p w:rsidR="0057590F" w:rsidRPr="001134C1" w:rsidRDefault="0057590F" w:rsidP="0057590F">
      <w:pPr>
        <w:rPr>
          <w:rFonts w:ascii="Courier New" w:hAnsi="Courier New" w:cs="Courier New"/>
        </w:rPr>
      </w:pPr>
      <w:r w:rsidRPr="001134C1">
        <w:rPr>
          <w:rFonts w:ascii="Courier New" w:hAnsi="Courier New" w:cs="Courier New"/>
        </w:rPr>
        <w:t xml:space="preserve">... </w:t>
      </w:r>
    </w:p>
    <w:p w:rsidR="0057590F" w:rsidRPr="001134C1" w:rsidRDefault="0057590F" w:rsidP="0057590F">
      <w:pPr>
        <w:rPr>
          <w:rFonts w:ascii="Courier New" w:hAnsi="Courier New" w:cs="Courier New"/>
        </w:rPr>
      </w:pPr>
      <w:r w:rsidRPr="001134C1">
        <w:rPr>
          <w:rFonts w:ascii="Courier New" w:hAnsi="Courier New" w:cs="Courier New"/>
        </w:rPr>
        <w:t>&gt;&gt;&gt; x = A()</w:t>
      </w:r>
    </w:p>
    <w:p w:rsidR="0057590F" w:rsidRPr="001134C1" w:rsidRDefault="0057590F" w:rsidP="0057590F">
      <w:pPr>
        <w:rPr>
          <w:rFonts w:ascii="Courier New" w:hAnsi="Courier New" w:cs="Courier New"/>
        </w:rPr>
      </w:pPr>
      <w:r w:rsidRPr="001134C1">
        <w:rPr>
          <w:rFonts w:ascii="Courier New" w:hAnsi="Courier New" w:cs="Courier New"/>
        </w:rPr>
        <w:t>__init__ has been executed!</w:t>
      </w:r>
    </w:p>
    <w:p w:rsidR="0057590F" w:rsidRPr="001134C1" w:rsidRDefault="0057590F" w:rsidP="0057590F">
      <w:pPr>
        <w:rPr>
          <w:rFonts w:ascii="Courier New" w:hAnsi="Courier New" w:cs="Courier New"/>
        </w:rPr>
      </w:pPr>
      <w:r w:rsidRPr="001134C1">
        <w:rPr>
          <w:rFonts w:ascii="Courier New" w:hAnsi="Courier New" w:cs="Courier New"/>
        </w:rPr>
        <w:t>&gt;&gt;&gt;</w:t>
      </w:r>
    </w:p>
    <w:p w:rsidR="0057590F" w:rsidRDefault="0057590F" w:rsidP="0057590F">
      <w:pPr>
        <w:spacing w:after="0"/>
        <w:ind w:left="0"/>
        <w:rPr>
          <w:shd w:val="clear" w:color="auto" w:fill="FFFFFF"/>
        </w:rPr>
      </w:pPr>
      <w:r>
        <w:rPr>
          <w:shd w:val="clear" w:color="auto" w:fill="FFFFFF"/>
        </w:rPr>
        <w:br w:type="page"/>
      </w:r>
    </w:p>
    <w:p w:rsidR="0057590F" w:rsidRPr="00253944" w:rsidRDefault="0057590F" w:rsidP="0057590F">
      <w:pPr>
        <w:rPr>
          <w:rFonts w:ascii="Times New Roman" w:hAnsi="Times New Roman"/>
          <w:sz w:val="24"/>
          <w:szCs w:val="24"/>
        </w:rPr>
      </w:pPr>
      <w:r w:rsidRPr="00253944">
        <w:rPr>
          <w:shd w:val="clear" w:color="auto" w:fill="FFFFFF"/>
        </w:rPr>
        <w:lastRenderedPageBreak/>
        <w:t xml:space="preserve">We add an </w:t>
      </w:r>
      <w:r w:rsidRPr="00B65906">
        <w:rPr>
          <w:rFonts w:ascii="Courier New" w:hAnsi="Courier New" w:cs="Courier New"/>
        </w:rPr>
        <w:t>__init__</w:t>
      </w:r>
      <w:r w:rsidRPr="00253944">
        <w:rPr>
          <w:shd w:val="clear" w:color="auto" w:fill="FFFFFF"/>
        </w:rPr>
        <w:t>method to our robot class:</w:t>
      </w:r>
    </w:p>
    <w:p w:rsidR="0057590F" w:rsidRPr="001134C1" w:rsidRDefault="0057590F" w:rsidP="0057590F">
      <w:pPr>
        <w:rPr>
          <w:rFonts w:ascii="Courier New" w:hAnsi="Courier New" w:cs="Courier New"/>
        </w:rPr>
      </w:pPr>
      <w:r w:rsidRPr="001134C1">
        <w:rPr>
          <w:rFonts w:ascii="Courier New" w:hAnsi="Courier New" w:cs="Courier New"/>
        </w:rPr>
        <w:t>class Robot:</w:t>
      </w:r>
    </w:p>
    <w:p w:rsidR="0057590F" w:rsidRPr="001134C1" w:rsidRDefault="0057590F" w:rsidP="0057590F">
      <w:pPr>
        <w:rPr>
          <w:rFonts w:ascii="Courier New" w:hAnsi="Courier New" w:cs="Courier New"/>
        </w:rPr>
      </w:pPr>
    </w:p>
    <w:p w:rsidR="0057590F" w:rsidRPr="001134C1" w:rsidRDefault="0057590F" w:rsidP="0057590F">
      <w:pPr>
        <w:rPr>
          <w:rFonts w:ascii="Courier New" w:hAnsi="Courier New" w:cs="Courier New"/>
        </w:rPr>
      </w:pPr>
      <w:r w:rsidRPr="001134C1">
        <w:rPr>
          <w:rFonts w:ascii="Courier New" w:hAnsi="Courier New" w:cs="Courier New"/>
        </w:rPr>
        <w:t xml:space="preserve">    def __init__(self, name=None):</w:t>
      </w:r>
    </w:p>
    <w:p w:rsidR="0057590F" w:rsidRPr="001134C1" w:rsidRDefault="0057590F" w:rsidP="0057590F">
      <w:pPr>
        <w:rPr>
          <w:rFonts w:ascii="Courier New" w:hAnsi="Courier New" w:cs="Courier New"/>
        </w:rPr>
      </w:pPr>
      <w:r w:rsidRPr="001134C1">
        <w:rPr>
          <w:rFonts w:ascii="Courier New" w:hAnsi="Courier New" w:cs="Courier New"/>
        </w:rPr>
        <w:t xml:space="preserve">        self.name = name   </w:t>
      </w:r>
    </w:p>
    <w:p w:rsidR="0057590F" w:rsidRPr="001134C1" w:rsidRDefault="0057590F" w:rsidP="0057590F">
      <w:pPr>
        <w:rPr>
          <w:rFonts w:ascii="Courier New" w:hAnsi="Courier New" w:cs="Courier New"/>
        </w:rPr>
      </w:pPr>
    </w:p>
    <w:p w:rsidR="0057590F" w:rsidRPr="001134C1" w:rsidRDefault="0057590F" w:rsidP="0057590F">
      <w:pPr>
        <w:rPr>
          <w:rFonts w:ascii="Courier New" w:hAnsi="Courier New" w:cs="Courier New"/>
        </w:rPr>
      </w:pPr>
      <w:r w:rsidRPr="001134C1">
        <w:rPr>
          <w:rFonts w:ascii="Courier New" w:hAnsi="Courier New" w:cs="Courier New"/>
        </w:rPr>
        <w:t xml:space="preserve">    def say_hi(self):</w:t>
      </w:r>
    </w:p>
    <w:p w:rsidR="0057590F" w:rsidRPr="001134C1" w:rsidRDefault="0057590F" w:rsidP="0057590F">
      <w:pPr>
        <w:rPr>
          <w:rFonts w:ascii="Courier New" w:hAnsi="Courier New" w:cs="Courier New"/>
        </w:rPr>
      </w:pPr>
      <w:r w:rsidRPr="001134C1">
        <w:rPr>
          <w:rFonts w:ascii="Courier New" w:hAnsi="Courier New" w:cs="Courier New"/>
        </w:rPr>
        <w:t xml:space="preserve">        if self.name:</w:t>
      </w:r>
    </w:p>
    <w:p w:rsidR="0057590F" w:rsidRPr="001134C1" w:rsidRDefault="0057590F" w:rsidP="0057590F">
      <w:pPr>
        <w:rPr>
          <w:rFonts w:ascii="Courier New" w:hAnsi="Courier New" w:cs="Courier New"/>
        </w:rPr>
      </w:pPr>
      <w:r w:rsidRPr="001134C1">
        <w:rPr>
          <w:rFonts w:ascii="Courier New" w:hAnsi="Courier New" w:cs="Courier New"/>
        </w:rPr>
        <w:t xml:space="preserve">            print("Hi, I am " + self.name)</w:t>
      </w:r>
    </w:p>
    <w:p w:rsidR="0057590F" w:rsidRPr="001134C1" w:rsidRDefault="0057590F" w:rsidP="0057590F">
      <w:pPr>
        <w:rPr>
          <w:rFonts w:ascii="Courier New" w:hAnsi="Courier New" w:cs="Courier New"/>
        </w:rPr>
      </w:pPr>
      <w:r w:rsidRPr="001134C1">
        <w:rPr>
          <w:rFonts w:ascii="Courier New" w:hAnsi="Courier New" w:cs="Courier New"/>
        </w:rPr>
        <w:t xml:space="preserve">        else:</w:t>
      </w:r>
    </w:p>
    <w:p w:rsidR="0057590F" w:rsidRPr="001134C1" w:rsidRDefault="0057590F" w:rsidP="0057590F">
      <w:pPr>
        <w:rPr>
          <w:rFonts w:ascii="Courier New" w:hAnsi="Courier New" w:cs="Courier New"/>
        </w:rPr>
      </w:pPr>
      <w:r w:rsidRPr="001134C1">
        <w:rPr>
          <w:rFonts w:ascii="Courier New" w:hAnsi="Courier New" w:cs="Courier New"/>
        </w:rPr>
        <w:t xml:space="preserve">            print("Hi, I am a robot without a name")</w:t>
      </w:r>
    </w:p>
    <w:p w:rsidR="0057590F" w:rsidRPr="001134C1" w:rsidRDefault="0057590F" w:rsidP="0057590F">
      <w:pPr>
        <w:rPr>
          <w:rFonts w:ascii="Courier New" w:hAnsi="Courier New" w:cs="Courier New"/>
        </w:rPr>
      </w:pPr>
    </w:p>
    <w:p w:rsidR="0057590F" w:rsidRPr="001134C1" w:rsidRDefault="0057590F" w:rsidP="0057590F">
      <w:pPr>
        <w:rPr>
          <w:rFonts w:ascii="Courier New" w:hAnsi="Courier New" w:cs="Courier New"/>
        </w:rPr>
      </w:pPr>
      <w:r w:rsidRPr="001134C1">
        <w:rPr>
          <w:rFonts w:ascii="Courier New" w:hAnsi="Courier New" w:cs="Courier New"/>
        </w:rPr>
        <w:t>x = Robot()</w:t>
      </w:r>
    </w:p>
    <w:p w:rsidR="0057590F" w:rsidRPr="001134C1" w:rsidRDefault="0057590F" w:rsidP="0057590F">
      <w:pPr>
        <w:rPr>
          <w:rFonts w:ascii="Courier New" w:hAnsi="Courier New" w:cs="Courier New"/>
        </w:rPr>
      </w:pPr>
      <w:r w:rsidRPr="001134C1">
        <w:rPr>
          <w:rFonts w:ascii="Courier New" w:hAnsi="Courier New" w:cs="Courier New"/>
        </w:rPr>
        <w:t>x.say_hi()</w:t>
      </w:r>
    </w:p>
    <w:p w:rsidR="0057590F" w:rsidRPr="001134C1" w:rsidRDefault="0057590F" w:rsidP="0057590F">
      <w:pPr>
        <w:rPr>
          <w:rFonts w:ascii="Courier New" w:hAnsi="Courier New" w:cs="Courier New"/>
        </w:rPr>
      </w:pPr>
      <w:r w:rsidRPr="001134C1">
        <w:rPr>
          <w:rFonts w:ascii="Courier New" w:hAnsi="Courier New" w:cs="Courier New"/>
        </w:rPr>
        <w:t>y = Robot("Marvin")</w:t>
      </w:r>
    </w:p>
    <w:p w:rsidR="0057590F" w:rsidRPr="001134C1" w:rsidRDefault="0057590F" w:rsidP="0057590F">
      <w:pPr>
        <w:rPr>
          <w:rFonts w:ascii="Courier New" w:hAnsi="Courier New" w:cs="Courier New"/>
        </w:rPr>
      </w:pPr>
      <w:r w:rsidRPr="001134C1">
        <w:rPr>
          <w:rFonts w:ascii="Courier New" w:hAnsi="Courier New" w:cs="Courier New"/>
        </w:rPr>
        <w:t>y.say_hi()</w:t>
      </w:r>
    </w:p>
    <w:p w:rsidR="0057590F" w:rsidRPr="00253944" w:rsidRDefault="0057590F" w:rsidP="0057590F">
      <w:pPr>
        <w:rPr>
          <w:rFonts w:ascii="Times New Roman" w:hAnsi="Times New Roman"/>
          <w:sz w:val="24"/>
          <w:szCs w:val="24"/>
        </w:rPr>
      </w:pPr>
      <w:r w:rsidRPr="00253944">
        <w:rPr>
          <w:shd w:val="clear" w:color="auto" w:fill="FFFFFF"/>
        </w:rPr>
        <w:t>This little program returns the following:</w:t>
      </w:r>
    </w:p>
    <w:p w:rsidR="0057590F" w:rsidRPr="00253944" w:rsidRDefault="0057590F" w:rsidP="0057590F">
      <w:pPr>
        <w:rPr>
          <w:rFonts w:ascii="Courier New" w:hAnsi="Courier New" w:cs="Courier New"/>
        </w:rPr>
      </w:pPr>
      <w:r w:rsidRPr="00253944">
        <w:rPr>
          <w:rFonts w:ascii="Courier New" w:hAnsi="Courier New" w:cs="Courier New"/>
        </w:rPr>
        <w:t>Hi, I am a robot without a name</w:t>
      </w:r>
    </w:p>
    <w:p w:rsidR="0057590F" w:rsidRPr="00253944" w:rsidRDefault="0057590F" w:rsidP="0057590F">
      <w:pPr>
        <w:rPr>
          <w:rFonts w:ascii="Courier New" w:hAnsi="Courier New" w:cs="Courier New"/>
        </w:rPr>
      </w:pPr>
      <w:r w:rsidRPr="00253944">
        <w:rPr>
          <w:rFonts w:ascii="Courier New" w:hAnsi="Courier New" w:cs="Courier New"/>
        </w:rPr>
        <w:t>Hi, I am Marvin</w:t>
      </w:r>
    </w:p>
    <w:p w:rsidR="0057590F" w:rsidRDefault="0057590F" w:rsidP="0057590F">
      <w:pPr>
        <w:spacing w:after="0"/>
        <w:ind w:left="0"/>
        <w:rPr>
          <w:rFonts w:asciiTheme="majorHAnsi" w:hAnsiTheme="majorHAnsi"/>
          <w:color w:val="003366"/>
          <w:kern w:val="28"/>
          <w:sz w:val="32"/>
          <w:szCs w:val="32"/>
        </w:rPr>
      </w:pPr>
      <w:r>
        <w:br w:type="page"/>
      </w:r>
    </w:p>
    <w:p w:rsidR="0057590F" w:rsidRPr="00253944" w:rsidRDefault="0057590F" w:rsidP="0057590F">
      <w:pPr>
        <w:pStyle w:val="Heading2"/>
      </w:pPr>
      <w:bookmarkStart w:id="277" w:name="_Toc515031487"/>
      <w:bookmarkStart w:id="278" w:name="_Toc515037926"/>
      <w:r w:rsidRPr="00253944">
        <w:lastRenderedPageBreak/>
        <w:t>Data Abstraction, Data Encapsulation, and Information Hiding</w:t>
      </w:r>
      <w:bookmarkEnd w:id="277"/>
      <w:bookmarkEnd w:id="278"/>
    </w:p>
    <w:p w:rsidR="0057590F" w:rsidRPr="00253944" w:rsidRDefault="0057590F" w:rsidP="0057590F">
      <w:pPr>
        <w:pStyle w:val="Heading3"/>
      </w:pPr>
      <w:bookmarkStart w:id="279" w:name="_Toc515031488"/>
      <w:bookmarkStart w:id="280" w:name="_Toc515037927"/>
      <w:r w:rsidRPr="00253944">
        <w:t>Definitions of Terms</w:t>
      </w:r>
      <w:bookmarkEnd w:id="279"/>
      <w:bookmarkEnd w:id="280"/>
    </w:p>
    <w:p w:rsidR="0057590F" w:rsidRDefault="0057590F" w:rsidP="0057590F">
      <w:pPr>
        <w:spacing w:after="0"/>
        <w:rPr>
          <w:rFonts w:ascii="Verdana" w:hAnsi="Verdana"/>
          <w:sz w:val="18"/>
          <w:szCs w:val="18"/>
          <w:shd w:val="clear" w:color="auto" w:fill="FFFFFF"/>
        </w:rPr>
      </w:pPr>
      <w:r w:rsidRPr="00253944">
        <w:rPr>
          <w:rFonts w:ascii="Times New Roman" w:hAnsi="Times New Roman"/>
          <w:noProof/>
          <w:sz w:val="24"/>
          <w:szCs w:val="24"/>
        </w:rPr>
        <w:drawing>
          <wp:inline distT="0" distB="0" distL="0" distR="0">
            <wp:extent cx="2858770" cy="1515745"/>
            <wp:effectExtent l="19050" t="0" r="0" b="0"/>
            <wp:docPr id="33" name="Picture 33" descr="Data Abstraction = Data Encapsulation + Information Hi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 Abstraction = Data Encapsulation + Information Hiding"/>
                    <pic:cNvPicPr>
                      <a:picLocks noChangeAspect="1" noChangeArrowheads="1"/>
                    </pic:cNvPicPr>
                  </pic:nvPicPr>
                  <pic:blipFill>
                    <a:blip r:embed="rId185"/>
                    <a:srcRect/>
                    <a:stretch>
                      <a:fillRect/>
                    </a:stretch>
                  </pic:blipFill>
                  <pic:spPr bwMode="auto">
                    <a:xfrm>
                      <a:off x="0" y="0"/>
                      <a:ext cx="2858770" cy="1515745"/>
                    </a:xfrm>
                    <a:prstGeom prst="rect">
                      <a:avLst/>
                    </a:prstGeom>
                    <a:noFill/>
                    <a:ln w="9525">
                      <a:noFill/>
                      <a:miter lim="800000"/>
                      <a:headEnd/>
                      <a:tailEnd/>
                    </a:ln>
                  </pic:spPr>
                </pic:pic>
              </a:graphicData>
            </a:graphic>
          </wp:inline>
        </w:drawing>
      </w:r>
    </w:p>
    <w:p w:rsidR="0057590F" w:rsidRDefault="0057590F" w:rsidP="0057590F">
      <w:r w:rsidRPr="001134C1">
        <w:t>Data Abstraction, Data Encapsulation and Information Hiding are often synonymously used in books and tutorials on OOP. But there is a difference. Encapsulation is seen as the bundling of data with the methods that operate on that data. Information hiding on the other hand is the principle that some internal information or data is "hidden", so that it can't be accidentally changed. Data encapsulation via methods doesn't necessarily mean that the data is hidden. You might be capable of accessing and seeing the data anyway, but using the methods is recommended. Finally, data abstraction is present, if both data hiding and data encapsulation is used. This means data abstraction is the broader term:</w:t>
      </w:r>
    </w:p>
    <w:p w:rsidR="0057590F" w:rsidRDefault="0057590F" w:rsidP="0057590F">
      <w:r w:rsidRPr="001134C1">
        <w:rPr>
          <w:b/>
        </w:rPr>
        <w:t>Data Abstraction = Data Encapsulation + Data Hiding</w:t>
      </w:r>
    </w:p>
    <w:p w:rsidR="0057590F" w:rsidRDefault="0057590F" w:rsidP="0057590F">
      <w:pPr>
        <w:spacing w:after="0"/>
        <w:ind w:left="0"/>
      </w:pPr>
      <w:r>
        <w:br w:type="page"/>
      </w:r>
    </w:p>
    <w:p w:rsidR="0057590F" w:rsidRDefault="0057590F" w:rsidP="0057590F">
      <w:r w:rsidRPr="001134C1">
        <w:lastRenderedPageBreak/>
        <w:t>Encapsulation is often accomplished by providing two kinds of methods for attributes: The methods for retrieving or accessing the values of attributes are called getter methods. Getter methods do not change the values of attributes, they just return the values. The methods used for changing the values of attrib</w:t>
      </w:r>
      <w:r>
        <w:t>utes are called setter methods.</w:t>
      </w:r>
    </w:p>
    <w:p w:rsidR="0057590F" w:rsidRPr="001134C1" w:rsidRDefault="0057590F" w:rsidP="0057590F">
      <w:r w:rsidRPr="001134C1">
        <w:t xml:space="preserve">We will define now a Robot class with a Getter and a Setter for the name attribute. We will call them </w:t>
      </w:r>
      <w:r w:rsidRPr="00B65906">
        <w:rPr>
          <w:rFonts w:ascii="Courier New" w:hAnsi="Courier New" w:cs="Courier New"/>
        </w:rPr>
        <w:t>get_name</w:t>
      </w:r>
      <w:r w:rsidRPr="001134C1">
        <w:t xml:space="preserve"> and </w:t>
      </w:r>
      <w:r w:rsidRPr="00B65906">
        <w:rPr>
          <w:rFonts w:ascii="Courier New" w:hAnsi="Courier New" w:cs="Courier New"/>
        </w:rPr>
        <w:t>set_name</w:t>
      </w:r>
      <w:r w:rsidRPr="001134C1">
        <w:t xml:space="preserve"> accordingly.</w:t>
      </w:r>
    </w:p>
    <w:p w:rsidR="0057590F" w:rsidRPr="001134C1" w:rsidRDefault="0057590F" w:rsidP="0057590F">
      <w:pPr>
        <w:rPr>
          <w:rFonts w:ascii="Courier New" w:hAnsi="Courier New" w:cs="Courier New"/>
        </w:rPr>
      </w:pPr>
      <w:r w:rsidRPr="001134C1">
        <w:rPr>
          <w:rFonts w:ascii="Courier New" w:hAnsi="Courier New" w:cs="Courier New"/>
        </w:rPr>
        <w:t>class Robot:</w:t>
      </w:r>
    </w:p>
    <w:p w:rsidR="0057590F" w:rsidRPr="001134C1" w:rsidRDefault="0057590F" w:rsidP="0057590F">
      <w:pPr>
        <w:rPr>
          <w:rFonts w:ascii="Courier New" w:hAnsi="Courier New" w:cs="Courier New"/>
        </w:rPr>
      </w:pPr>
    </w:p>
    <w:p w:rsidR="0057590F" w:rsidRPr="001134C1" w:rsidRDefault="0057590F" w:rsidP="0057590F">
      <w:pPr>
        <w:rPr>
          <w:rFonts w:ascii="Courier New" w:hAnsi="Courier New" w:cs="Courier New"/>
        </w:rPr>
      </w:pPr>
      <w:r w:rsidRPr="001134C1">
        <w:rPr>
          <w:rFonts w:ascii="Courier New" w:hAnsi="Courier New" w:cs="Courier New"/>
        </w:rPr>
        <w:t xml:space="preserve">    def __init__(self, name=None):</w:t>
      </w:r>
    </w:p>
    <w:p w:rsidR="0057590F" w:rsidRPr="001134C1" w:rsidRDefault="0057590F" w:rsidP="0057590F">
      <w:pPr>
        <w:rPr>
          <w:rFonts w:ascii="Courier New" w:hAnsi="Courier New" w:cs="Courier New"/>
        </w:rPr>
      </w:pPr>
      <w:r w:rsidRPr="001134C1">
        <w:rPr>
          <w:rFonts w:ascii="Courier New" w:hAnsi="Courier New" w:cs="Courier New"/>
        </w:rPr>
        <w:t xml:space="preserve">        self.name = name   </w:t>
      </w:r>
    </w:p>
    <w:p w:rsidR="0057590F" w:rsidRPr="001134C1" w:rsidRDefault="0057590F" w:rsidP="0057590F">
      <w:pPr>
        <w:rPr>
          <w:rFonts w:ascii="Courier New" w:hAnsi="Courier New" w:cs="Courier New"/>
        </w:rPr>
      </w:pPr>
    </w:p>
    <w:p w:rsidR="0057590F" w:rsidRPr="001134C1" w:rsidRDefault="0057590F" w:rsidP="0057590F">
      <w:pPr>
        <w:rPr>
          <w:rFonts w:ascii="Courier New" w:hAnsi="Courier New" w:cs="Courier New"/>
        </w:rPr>
      </w:pPr>
      <w:r w:rsidRPr="001134C1">
        <w:rPr>
          <w:rFonts w:ascii="Courier New" w:hAnsi="Courier New" w:cs="Courier New"/>
        </w:rPr>
        <w:t xml:space="preserve">    def say_hi(self):</w:t>
      </w:r>
    </w:p>
    <w:p w:rsidR="0057590F" w:rsidRPr="001134C1" w:rsidRDefault="0057590F" w:rsidP="0057590F">
      <w:pPr>
        <w:rPr>
          <w:rFonts w:ascii="Courier New" w:hAnsi="Courier New" w:cs="Courier New"/>
        </w:rPr>
      </w:pPr>
      <w:r w:rsidRPr="001134C1">
        <w:rPr>
          <w:rFonts w:ascii="Courier New" w:hAnsi="Courier New" w:cs="Courier New"/>
        </w:rPr>
        <w:t xml:space="preserve">        if self.name:</w:t>
      </w:r>
    </w:p>
    <w:p w:rsidR="0057590F" w:rsidRPr="001134C1" w:rsidRDefault="0057590F" w:rsidP="0057590F">
      <w:pPr>
        <w:rPr>
          <w:rFonts w:ascii="Courier New" w:hAnsi="Courier New" w:cs="Courier New"/>
        </w:rPr>
      </w:pPr>
      <w:r w:rsidRPr="001134C1">
        <w:rPr>
          <w:rFonts w:ascii="Courier New" w:hAnsi="Courier New" w:cs="Courier New"/>
        </w:rPr>
        <w:t xml:space="preserve">            print("Hi, I am " + self.name)</w:t>
      </w:r>
    </w:p>
    <w:p w:rsidR="0057590F" w:rsidRPr="001134C1" w:rsidRDefault="0057590F" w:rsidP="0057590F">
      <w:pPr>
        <w:rPr>
          <w:rFonts w:ascii="Courier New" w:hAnsi="Courier New" w:cs="Courier New"/>
        </w:rPr>
      </w:pPr>
      <w:r w:rsidRPr="001134C1">
        <w:rPr>
          <w:rFonts w:ascii="Courier New" w:hAnsi="Courier New" w:cs="Courier New"/>
        </w:rPr>
        <w:t xml:space="preserve">        else:</w:t>
      </w:r>
    </w:p>
    <w:p w:rsidR="0057590F" w:rsidRPr="001134C1" w:rsidRDefault="0057590F" w:rsidP="0057590F">
      <w:pPr>
        <w:rPr>
          <w:rFonts w:ascii="Courier New" w:hAnsi="Courier New" w:cs="Courier New"/>
        </w:rPr>
      </w:pPr>
      <w:r w:rsidRPr="001134C1">
        <w:rPr>
          <w:rFonts w:ascii="Courier New" w:hAnsi="Courier New" w:cs="Courier New"/>
        </w:rPr>
        <w:t xml:space="preserve">            print("Hi, I am a robot without a name")</w:t>
      </w:r>
    </w:p>
    <w:p w:rsidR="0057590F" w:rsidRPr="001134C1" w:rsidRDefault="0057590F" w:rsidP="0057590F">
      <w:pPr>
        <w:rPr>
          <w:rFonts w:ascii="Courier New" w:hAnsi="Courier New" w:cs="Courier New"/>
        </w:rPr>
      </w:pPr>
    </w:p>
    <w:p w:rsidR="0057590F" w:rsidRPr="001134C1" w:rsidRDefault="0057590F" w:rsidP="0057590F">
      <w:pPr>
        <w:rPr>
          <w:rFonts w:ascii="Courier New" w:hAnsi="Courier New" w:cs="Courier New"/>
        </w:rPr>
      </w:pPr>
      <w:r w:rsidRPr="001134C1">
        <w:rPr>
          <w:rFonts w:ascii="Courier New" w:hAnsi="Courier New" w:cs="Courier New"/>
        </w:rPr>
        <w:t xml:space="preserve">    def set_name(self, name):</w:t>
      </w:r>
    </w:p>
    <w:p w:rsidR="0057590F" w:rsidRPr="001134C1" w:rsidRDefault="0057590F" w:rsidP="0057590F">
      <w:pPr>
        <w:rPr>
          <w:rFonts w:ascii="Courier New" w:hAnsi="Courier New" w:cs="Courier New"/>
        </w:rPr>
      </w:pPr>
      <w:r w:rsidRPr="001134C1">
        <w:rPr>
          <w:rFonts w:ascii="Courier New" w:hAnsi="Courier New" w:cs="Courier New"/>
        </w:rPr>
        <w:t xml:space="preserve">        self.name = name</w:t>
      </w:r>
    </w:p>
    <w:p w:rsidR="0057590F" w:rsidRPr="001134C1" w:rsidRDefault="0057590F" w:rsidP="0057590F">
      <w:pPr>
        <w:rPr>
          <w:rFonts w:ascii="Courier New" w:hAnsi="Courier New" w:cs="Courier New"/>
        </w:rPr>
      </w:pPr>
    </w:p>
    <w:p w:rsidR="0057590F" w:rsidRPr="001134C1" w:rsidRDefault="0057590F" w:rsidP="0057590F">
      <w:pPr>
        <w:rPr>
          <w:rFonts w:ascii="Courier New" w:hAnsi="Courier New" w:cs="Courier New"/>
        </w:rPr>
      </w:pPr>
      <w:r w:rsidRPr="001134C1">
        <w:rPr>
          <w:rFonts w:ascii="Courier New" w:hAnsi="Courier New" w:cs="Courier New"/>
        </w:rPr>
        <w:t xml:space="preserve">    def get_name(self):</w:t>
      </w:r>
    </w:p>
    <w:p w:rsidR="0057590F" w:rsidRPr="001134C1" w:rsidRDefault="0057590F" w:rsidP="0057590F">
      <w:pPr>
        <w:rPr>
          <w:rFonts w:ascii="Courier New" w:hAnsi="Courier New" w:cs="Courier New"/>
        </w:rPr>
      </w:pPr>
      <w:r w:rsidRPr="001134C1">
        <w:rPr>
          <w:rFonts w:ascii="Courier New" w:hAnsi="Courier New" w:cs="Courier New"/>
        </w:rPr>
        <w:t xml:space="preserve">        return self.name</w:t>
      </w:r>
    </w:p>
    <w:p w:rsidR="0057590F" w:rsidRPr="001134C1" w:rsidRDefault="0057590F" w:rsidP="0057590F">
      <w:pPr>
        <w:rPr>
          <w:rFonts w:ascii="Courier New" w:hAnsi="Courier New" w:cs="Courier New"/>
        </w:rPr>
      </w:pPr>
    </w:p>
    <w:p w:rsidR="0057590F" w:rsidRPr="001134C1" w:rsidRDefault="0057590F" w:rsidP="0057590F">
      <w:pPr>
        <w:rPr>
          <w:rFonts w:ascii="Courier New" w:hAnsi="Courier New" w:cs="Courier New"/>
        </w:rPr>
      </w:pPr>
    </w:p>
    <w:p w:rsidR="0057590F" w:rsidRPr="001134C1" w:rsidRDefault="0057590F" w:rsidP="0057590F">
      <w:pPr>
        <w:rPr>
          <w:rFonts w:ascii="Courier New" w:hAnsi="Courier New" w:cs="Courier New"/>
        </w:rPr>
      </w:pPr>
      <w:r w:rsidRPr="001134C1">
        <w:rPr>
          <w:rFonts w:ascii="Courier New" w:hAnsi="Courier New" w:cs="Courier New"/>
        </w:rPr>
        <w:t>x = Robot()</w:t>
      </w:r>
    </w:p>
    <w:p w:rsidR="0057590F" w:rsidRPr="001134C1" w:rsidRDefault="0057590F" w:rsidP="0057590F">
      <w:pPr>
        <w:rPr>
          <w:rFonts w:ascii="Courier New" w:hAnsi="Courier New" w:cs="Courier New"/>
        </w:rPr>
      </w:pPr>
      <w:r w:rsidRPr="001134C1">
        <w:rPr>
          <w:rFonts w:ascii="Courier New" w:hAnsi="Courier New" w:cs="Courier New"/>
        </w:rPr>
        <w:t>x.set_name("Henry")</w:t>
      </w:r>
    </w:p>
    <w:p w:rsidR="0057590F" w:rsidRPr="001134C1" w:rsidRDefault="0057590F" w:rsidP="0057590F">
      <w:pPr>
        <w:rPr>
          <w:rFonts w:ascii="Courier New" w:hAnsi="Courier New" w:cs="Courier New"/>
        </w:rPr>
      </w:pPr>
      <w:r w:rsidRPr="001134C1">
        <w:rPr>
          <w:rFonts w:ascii="Courier New" w:hAnsi="Courier New" w:cs="Courier New"/>
        </w:rPr>
        <w:t>x.say_hi()</w:t>
      </w:r>
    </w:p>
    <w:p w:rsidR="0057590F" w:rsidRPr="001134C1" w:rsidRDefault="0057590F" w:rsidP="0057590F">
      <w:pPr>
        <w:rPr>
          <w:rFonts w:ascii="Courier New" w:hAnsi="Courier New" w:cs="Courier New"/>
        </w:rPr>
      </w:pPr>
      <w:r w:rsidRPr="001134C1">
        <w:rPr>
          <w:rFonts w:ascii="Courier New" w:hAnsi="Courier New" w:cs="Courier New"/>
        </w:rPr>
        <w:t>y = Robot()</w:t>
      </w:r>
    </w:p>
    <w:p w:rsidR="0057590F" w:rsidRPr="001134C1" w:rsidRDefault="0057590F" w:rsidP="0057590F">
      <w:pPr>
        <w:rPr>
          <w:rFonts w:ascii="Courier New" w:hAnsi="Courier New" w:cs="Courier New"/>
        </w:rPr>
      </w:pPr>
      <w:r w:rsidRPr="001134C1">
        <w:rPr>
          <w:rFonts w:ascii="Courier New" w:hAnsi="Courier New" w:cs="Courier New"/>
        </w:rPr>
        <w:t>y.set_name(x.get_name())</w:t>
      </w:r>
    </w:p>
    <w:p w:rsidR="0057590F" w:rsidRPr="001134C1" w:rsidRDefault="0057590F" w:rsidP="0057590F">
      <w:pPr>
        <w:rPr>
          <w:rFonts w:ascii="Courier New" w:hAnsi="Courier New" w:cs="Courier New"/>
        </w:rPr>
      </w:pPr>
      <w:r w:rsidRPr="001134C1">
        <w:rPr>
          <w:rFonts w:ascii="Courier New" w:hAnsi="Courier New" w:cs="Courier New"/>
        </w:rPr>
        <w:t>print(y.get_name())</w:t>
      </w:r>
    </w:p>
    <w:p w:rsidR="0057590F" w:rsidRDefault="0057590F" w:rsidP="0057590F">
      <w:pPr>
        <w:spacing w:after="0"/>
        <w:ind w:left="0"/>
        <w:rPr>
          <w:shd w:val="clear" w:color="auto" w:fill="FFFFFF"/>
        </w:rPr>
      </w:pPr>
      <w:r>
        <w:rPr>
          <w:shd w:val="clear" w:color="auto" w:fill="FFFFFF"/>
        </w:rPr>
        <w:br w:type="page"/>
      </w:r>
    </w:p>
    <w:p w:rsidR="0057590F" w:rsidRPr="00253944" w:rsidRDefault="0057590F" w:rsidP="0057590F">
      <w:pPr>
        <w:rPr>
          <w:rFonts w:ascii="Times New Roman" w:hAnsi="Times New Roman"/>
          <w:sz w:val="24"/>
          <w:szCs w:val="24"/>
        </w:rPr>
      </w:pPr>
      <w:r w:rsidRPr="00253944">
        <w:rPr>
          <w:shd w:val="clear" w:color="auto" w:fill="FFFFFF"/>
        </w:rPr>
        <w:lastRenderedPageBreak/>
        <w:t>Hopefully, it will be easy for you to see, that this program prints the following:</w:t>
      </w:r>
    </w:p>
    <w:p w:rsidR="0057590F" w:rsidRPr="001134C1" w:rsidRDefault="0057590F" w:rsidP="0057590F">
      <w:pPr>
        <w:rPr>
          <w:rFonts w:ascii="Courier New" w:hAnsi="Courier New" w:cs="Courier New"/>
        </w:rPr>
      </w:pPr>
      <w:r w:rsidRPr="001134C1">
        <w:rPr>
          <w:rFonts w:ascii="Courier New" w:hAnsi="Courier New" w:cs="Courier New"/>
        </w:rPr>
        <w:t>Hi, I am Henry</w:t>
      </w:r>
    </w:p>
    <w:p w:rsidR="0057590F" w:rsidRPr="001134C1" w:rsidRDefault="0057590F" w:rsidP="0057590F">
      <w:pPr>
        <w:rPr>
          <w:rFonts w:ascii="Courier New" w:hAnsi="Courier New" w:cs="Courier New"/>
        </w:rPr>
      </w:pPr>
      <w:r w:rsidRPr="001134C1">
        <w:rPr>
          <w:rFonts w:ascii="Courier New" w:hAnsi="Courier New" w:cs="Courier New"/>
        </w:rPr>
        <w:t>Henry</w:t>
      </w:r>
    </w:p>
    <w:p w:rsidR="0057590F" w:rsidRPr="00253944" w:rsidRDefault="0057590F" w:rsidP="0057590F">
      <w:pPr>
        <w:rPr>
          <w:rFonts w:ascii="Times New Roman" w:hAnsi="Times New Roman"/>
          <w:sz w:val="24"/>
          <w:szCs w:val="24"/>
        </w:rPr>
      </w:pPr>
      <w:r w:rsidRPr="00253944">
        <w:rPr>
          <w:shd w:val="clear" w:color="auto" w:fill="FFFFFF"/>
        </w:rPr>
        <w:t>Before you go on, you can do a little exercise. You can add an additional attribute "</w:t>
      </w:r>
      <w:r w:rsidRPr="00B65906">
        <w:rPr>
          <w:rFonts w:ascii="Courier New" w:hAnsi="Courier New" w:cs="Courier New"/>
        </w:rPr>
        <w:t>build_year</w:t>
      </w:r>
      <w:r w:rsidRPr="00253944">
        <w:rPr>
          <w:shd w:val="clear" w:color="auto" w:fill="FFFFFF"/>
        </w:rPr>
        <w:t xml:space="preserve">" with </w:t>
      </w:r>
      <w:r w:rsidRPr="00B65906">
        <w:rPr>
          <w:rFonts w:ascii="Courier New" w:hAnsi="Courier New" w:cs="Courier New"/>
        </w:rPr>
        <w:t>Getters</w:t>
      </w:r>
      <w:r w:rsidRPr="00253944">
        <w:rPr>
          <w:shd w:val="clear" w:color="auto" w:fill="FFFFFF"/>
        </w:rPr>
        <w:t xml:space="preserve"> and </w:t>
      </w:r>
      <w:r w:rsidRPr="00B65906">
        <w:rPr>
          <w:rFonts w:ascii="Courier New" w:hAnsi="Courier New" w:cs="Courier New"/>
        </w:rPr>
        <w:t>Setters</w:t>
      </w:r>
      <w:r w:rsidRPr="00253944">
        <w:rPr>
          <w:shd w:val="clear" w:color="auto" w:fill="FFFFFF"/>
        </w:rPr>
        <w:t xml:space="preserve"> to the </w:t>
      </w:r>
      <w:r w:rsidRPr="00B65906">
        <w:rPr>
          <w:rFonts w:ascii="Courier New" w:hAnsi="Courier New" w:cs="Courier New"/>
        </w:rPr>
        <w:t>Robot</w:t>
      </w:r>
      <w:r w:rsidRPr="00253944">
        <w:rPr>
          <w:shd w:val="clear" w:color="auto" w:fill="FFFFFF"/>
        </w:rPr>
        <w:t xml:space="preserve"> class.</w:t>
      </w:r>
    </w:p>
    <w:p w:rsidR="0057590F" w:rsidRPr="00770A9D" w:rsidRDefault="0057590F" w:rsidP="0057590F">
      <w:pPr>
        <w:rPr>
          <w:rFonts w:asciiTheme="majorHAnsi" w:hAnsiTheme="majorHAnsi" w:cs="Courier New"/>
          <w:b/>
        </w:rPr>
      </w:pPr>
      <w:r w:rsidRPr="00770A9D">
        <w:rPr>
          <w:rFonts w:asciiTheme="majorHAnsi" w:hAnsiTheme="majorHAnsi" w:cs="Courier New"/>
          <w:b/>
        </w:rPr>
        <w:t>Example:</w:t>
      </w:r>
    </w:p>
    <w:p w:rsidR="0057590F" w:rsidRPr="001134C1" w:rsidRDefault="0057590F" w:rsidP="0057590F">
      <w:pPr>
        <w:rPr>
          <w:rFonts w:ascii="Courier New" w:hAnsi="Courier New" w:cs="Courier New"/>
        </w:rPr>
      </w:pPr>
      <w:r w:rsidRPr="001134C1">
        <w:rPr>
          <w:rFonts w:ascii="Courier New" w:hAnsi="Courier New" w:cs="Courier New"/>
        </w:rPr>
        <w:t>class Robot:</w:t>
      </w:r>
    </w:p>
    <w:p w:rsidR="0057590F" w:rsidRPr="001134C1" w:rsidRDefault="0057590F" w:rsidP="0057590F">
      <w:pPr>
        <w:rPr>
          <w:rFonts w:ascii="Courier New" w:hAnsi="Courier New" w:cs="Courier New"/>
        </w:rPr>
      </w:pPr>
      <w:r w:rsidRPr="001134C1">
        <w:rPr>
          <w:rFonts w:ascii="Courier New" w:hAnsi="Courier New" w:cs="Courier New"/>
        </w:rPr>
        <w:t xml:space="preserve">    def __init__(self, </w:t>
      </w:r>
    </w:p>
    <w:p w:rsidR="0057590F" w:rsidRPr="001134C1" w:rsidRDefault="0057590F" w:rsidP="0057590F">
      <w:pPr>
        <w:rPr>
          <w:rFonts w:ascii="Courier New" w:hAnsi="Courier New" w:cs="Courier New"/>
        </w:rPr>
      </w:pPr>
      <w:r w:rsidRPr="001134C1">
        <w:rPr>
          <w:rFonts w:ascii="Courier New" w:hAnsi="Courier New" w:cs="Courier New"/>
        </w:rPr>
        <w:t xml:space="preserve">                 name=None,</w:t>
      </w:r>
    </w:p>
    <w:p w:rsidR="0057590F" w:rsidRPr="001134C1" w:rsidRDefault="0057590F" w:rsidP="0057590F">
      <w:pPr>
        <w:rPr>
          <w:rFonts w:ascii="Courier New" w:hAnsi="Courier New" w:cs="Courier New"/>
        </w:rPr>
      </w:pPr>
      <w:r w:rsidRPr="001134C1">
        <w:rPr>
          <w:rFonts w:ascii="Courier New" w:hAnsi="Courier New" w:cs="Courier New"/>
        </w:rPr>
        <w:t xml:space="preserve">                 build_year=None):</w:t>
      </w:r>
    </w:p>
    <w:p w:rsidR="0057590F" w:rsidRPr="001134C1" w:rsidRDefault="0057590F" w:rsidP="0057590F">
      <w:pPr>
        <w:rPr>
          <w:rFonts w:ascii="Courier New" w:hAnsi="Courier New" w:cs="Courier New"/>
        </w:rPr>
      </w:pPr>
      <w:r w:rsidRPr="001134C1">
        <w:rPr>
          <w:rFonts w:ascii="Courier New" w:hAnsi="Courier New" w:cs="Courier New"/>
        </w:rPr>
        <w:t xml:space="preserve">        self.name = name   </w:t>
      </w:r>
    </w:p>
    <w:p w:rsidR="0057590F" w:rsidRPr="001134C1" w:rsidRDefault="0057590F" w:rsidP="0057590F">
      <w:pPr>
        <w:rPr>
          <w:rFonts w:ascii="Courier New" w:hAnsi="Courier New" w:cs="Courier New"/>
        </w:rPr>
      </w:pPr>
      <w:r w:rsidRPr="001134C1">
        <w:rPr>
          <w:rFonts w:ascii="Courier New" w:hAnsi="Courier New" w:cs="Courier New"/>
        </w:rPr>
        <w:t xml:space="preserve">        self.build_year = build_year        </w:t>
      </w:r>
    </w:p>
    <w:p w:rsidR="0057590F" w:rsidRPr="001134C1" w:rsidRDefault="0057590F" w:rsidP="0057590F">
      <w:pPr>
        <w:rPr>
          <w:rFonts w:ascii="Courier New" w:hAnsi="Courier New" w:cs="Courier New"/>
        </w:rPr>
      </w:pPr>
      <w:r w:rsidRPr="001134C1">
        <w:rPr>
          <w:rFonts w:ascii="Courier New" w:hAnsi="Courier New" w:cs="Courier New"/>
        </w:rPr>
        <w:t xml:space="preserve">    def say_hi(self):</w:t>
      </w:r>
    </w:p>
    <w:p w:rsidR="0057590F" w:rsidRPr="001134C1" w:rsidRDefault="0057590F" w:rsidP="0057590F">
      <w:pPr>
        <w:rPr>
          <w:rFonts w:ascii="Courier New" w:hAnsi="Courier New" w:cs="Courier New"/>
        </w:rPr>
      </w:pPr>
      <w:r w:rsidRPr="001134C1">
        <w:rPr>
          <w:rFonts w:ascii="Courier New" w:hAnsi="Courier New" w:cs="Courier New"/>
        </w:rPr>
        <w:t xml:space="preserve">        if self.name:</w:t>
      </w:r>
    </w:p>
    <w:p w:rsidR="0057590F" w:rsidRPr="001134C1" w:rsidRDefault="0057590F" w:rsidP="0057590F">
      <w:pPr>
        <w:rPr>
          <w:rFonts w:ascii="Courier New" w:hAnsi="Courier New" w:cs="Courier New"/>
        </w:rPr>
      </w:pPr>
      <w:r w:rsidRPr="001134C1">
        <w:rPr>
          <w:rFonts w:ascii="Courier New" w:hAnsi="Courier New" w:cs="Courier New"/>
        </w:rPr>
        <w:t xml:space="preserve">            print("Hi, I am " + self.name)</w:t>
      </w:r>
    </w:p>
    <w:p w:rsidR="0057590F" w:rsidRPr="001134C1" w:rsidRDefault="0057590F" w:rsidP="0057590F">
      <w:pPr>
        <w:rPr>
          <w:rFonts w:ascii="Courier New" w:hAnsi="Courier New" w:cs="Courier New"/>
        </w:rPr>
      </w:pPr>
      <w:r w:rsidRPr="001134C1">
        <w:rPr>
          <w:rFonts w:ascii="Courier New" w:hAnsi="Courier New" w:cs="Courier New"/>
        </w:rPr>
        <w:t xml:space="preserve">        else:</w:t>
      </w:r>
    </w:p>
    <w:p w:rsidR="0057590F" w:rsidRPr="001134C1" w:rsidRDefault="0057590F" w:rsidP="0057590F">
      <w:pPr>
        <w:rPr>
          <w:rFonts w:ascii="Courier New" w:hAnsi="Courier New" w:cs="Courier New"/>
        </w:rPr>
      </w:pPr>
      <w:r w:rsidRPr="001134C1">
        <w:rPr>
          <w:rFonts w:ascii="Courier New" w:hAnsi="Courier New" w:cs="Courier New"/>
        </w:rPr>
        <w:t xml:space="preserve">            print("Hi, I am a robot without a name")</w:t>
      </w:r>
    </w:p>
    <w:p w:rsidR="0057590F" w:rsidRPr="001134C1" w:rsidRDefault="0057590F" w:rsidP="0057590F">
      <w:pPr>
        <w:rPr>
          <w:rFonts w:ascii="Courier New" w:hAnsi="Courier New" w:cs="Courier New"/>
        </w:rPr>
      </w:pPr>
      <w:r w:rsidRPr="001134C1">
        <w:rPr>
          <w:rFonts w:ascii="Courier New" w:hAnsi="Courier New" w:cs="Courier New"/>
        </w:rPr>
        <w:t xml:space="preserve">        if self.build_year:</w:t>
      </w:r>
    </w:p>
    <w:p w:rsidR="0057590F" w:rsidRPr="001134C1" w:rsidRDefault="0057590F" w:rsidP="0057590F">
      <w:pPr>
        <w:rPr>
          <w:rFonts w:ascii="Courier New" w:hAnsi="Courier New" w:cs="Courier New"/>
        </w:rPr>
      </w:pPr>
      <w:r w:rsidRPr="001134C1">
        <w:rPr>
          <w:rFonts w:ascii="Courier New" w:hAnsi="Courier New" w:cs="Courier New"/>
        </w:rPr>
        <w:t xml:space="preserve">            print("I was built in " + str(self.build_year))</w:t>
      </w:r>
    </w:p>
    <w:p w:rsidR="0057590F" w:rsidRPr="001134C1" w:rsidRDefault="0057590F" w:rsidP="0057590F">
      <w:pPr>
        <w:rPr>
          <w:rFonts w:ascii="Courier New" w:hAnsi="Courier New" w:cs="Courier New"/>
        </w:rPr>
      </w:pPr>
      <w:r w:rsidRPr="001134C1">
        <w:rPr>
          <w:rFonts w:ascii="Courier New" w:hAnsi="Courier New" w:cs="Courier New"/>
        </w:rPr>
        <w:t xml:space="preserve">        else:</w:t>
      </w:r>
    </w:p>
    <w:p w:rsidR="0057590F" w:rsidRPr="001134C1" w:rsidRDefault="0057590F" w:rsidP="0057590F">
      <w:pPr>
        <w:rPr>
          <w:rFonts w:ascii="Courier New" w:hAnsi="Courier New" w:cs="Courier New"/>
        </w:rPr>
      </w:pPr>
      <w:r w:rsidRPr="001134C1">
        <w:rPr>
          <w:rFonts w:ascii="Courier New" w:hAnsi="Courier New" w:cs="Courier New"/>
        </w:rPr>
        <w:t xml:space="preserve">            print("It's not known, when I was created!")         </w:t>
      </w:r>
    </w:p>
    <w:p w:rsidR="0057590F" w:rsidRPr="001134C1" w:rsidRDefault="0057590F" w:rsidP="0057590F">
      <w:pPr>
        <w:rPr>
          <w:rFonts w:ascii="Courier New" w:hAnsi="Courier New" w:cs="Courier New"/>
        </w:rPr>
      </w:pPr>
      <w:r w:rsidRPr="001134C1">
        <w:rPr>
          <w:rFonts w:ascii="Courier New" w:hAnsi="Courier New" w:cs="Courier New"/>
        </w:rPr>
        <w:t xml:space="preserve">    def set_name(self, name):</w:t>
      </w:r>
    </w:p>
    <w:p w:rsidR="0057590F" w:rsidRPr="001134C1" w:rsidRDefault="0057590F" w:rsidP="0057590F">
      <w:pPr>
        <w:rPr>
          <w:rFonts w:ascii="Courier New" w:hAnsi="Courier New" w:cs="Courier New"/>
        </w:rPr>
      </w:pPr>
      <w:r w:rsidRPr="001134C1">
        <w:rPr>
          <w:rFonts w:ascii="Courier New" w:hAnsi="Courier New" w:cs="Courier New"/>
        </w:rPr>
        <w:t xml:space="preserve">        self.name = name    </w:t>
      </w:r>
    </w:p>
    <w:p w:rsidR="0057590F" w:rsidRPr="001134C1" w:rsidRDefault="0057590F" w:rsidP="0057590F">
      <w:pPr>
        <w:rPr>
          <w:rFonts w:ascii="Courier New" w:hAnsi="Courier New" w:cs="Courier New"/>
        </w:rPr>
      </w:pPr>
      <w:r w:rsidRPr="001134C1">
        <w:rPr>
          <w:rFonts w:ascii="Courier New" w:hAnsi="Courier New" w:cs="Courier New"/>
        </w:rPr>
        <w:t xml:space="preserve">    def get_name(self):</w:t>
      </w:r>
    </w:p>
    <w:p w:rsidR="0057590F" w:rsidRPr="001134C1" w:rsidRDefault="0057590F" w:rsidP="0057590F">
      <w:pPr>
        <w:rPr>
          <w:rFonts w:ascii="Courier New" w:hAnsi="Courier New" w:cs="Courier New"/>
        </w:rPr>
      </w:pPr>
      <w:r w:rsidRPr="001134C1">
        <w:rPr>
          <w:rFonts w:ascii="Courier New" w:hAnsi="Courier New" w:cs="Courier New"/>
        </w:rPr>
        <w:t xml:space="preserve">        return self.name    </w:t>
      </w:r>
    </w:p>
    <w:p w:rsidR="0057590F" w:rsidRPr="001134C1" w:rsidRDefault="0057590F" w:rsidP="0057590F">
      <w:pPr>
        <w:rPr>
          <w:rFonts w:ascii="Courier New" w:hAnsi="Courier New" w:cs="Courier New"/>
        </w:rPr>
      </w:pPr>
      <w:r w:rsidRPr="001134C1">
        <w:rPr>
          <w:rFonts w:ascii="Courier New" w:hAnsi="Courier New" w:cs="Courier New"/>
        </w:rPr>
        <w:t xml:space="preserve">    def set_build_year(self, by):</w:t>
      </w:r>
    </w:p>
    <w:p w:rsidR="0057590F" w:rsidRPr="001134C1" w:rsidRDefault="0057590F" w:rsidP="0057590F">
      <w:pPr>
        <w:rPr>
          <w:rFonts w:ascii="Courier New" w:hAnsi="Courier New" w:cs="Courier New"/>
        </w:rPr>
      </w:pPr>
      <w:r w:rsidRPr="001134C1">
        <w:rPr>
          <w:rFonts w:ascii="Courier New" w:hAnsi="Courier New" w:cs="Courier New"/>
        </w:rPr>
        <w:t xml:space="preserve">        self.build_year = by</w:t>
      </w:r>
    </w:p>
    <w:p w:rsidR="0057590F" w:rsidRPr="001134C1" w:rsidRDefault="0057590F" w:rsidP="0057590F">
      <w:pPr>
        <w:rPr>
          <w:rFonts w:ascii="Courier New" w:hAnsi="Courier New" w:cs="Courier New"/>
        </w:rPr>
      </w:pPr>
    </w:p>
    <w:p w:rsidR="0057590F" w:rsidRPr="001134C1" w:rsidRDefault="0057590F" w:rsidP="0057590F">
      <w:pPr>
        <w:rPr>
          <w:rFonts w:ascii="Courier New" w:hAnsi="Courier New" w:cs="Courier New"/>
        </w:rPr>
      </w:pPr>
      <w:r w:rsidRPr="001134C1">
        <w:rPr>
          <w:rFonts w:ascii="Courier New" w:hAnsi="Courier New" w:cs="Courier New"/>
        </w:rPr>
        <w:t xml:space="preserve">    def get_build_year(self):</w:t>
      </w:r>
    </w:p>
    <w:p w:rsidR="0057590F" w:rsidRPr="001134C1" w:rsidRDefault="0057590F" w:rsidP="0057590F">
      <w:pPr>
        <w:rPr>
          <w:rFonts w:ascii="Courier New" w:hAnsi="Courier New" w:cs="Courier New"/>
        </w:rPr>
      </w:pPr>
      <w:r w:rsidRPr="001134C1">
        <w:rPr>
          <w:rFonts w:ascii="Courier New" w:hAnsi="Courier New" w:cs="Courier New"/>
        </w:rPr>
        <w:t xml:space="preserve">        return self.build_year    </w:t>
      </w:r>
    </w:p>
    <w:p w:rsidR="0057590F" w:rsidRPr="001134C1" w:rsidRDefault="0057590F" w:rsidP="0057590F">
      <w:pPr>
        <w:rPr>
          <w:rFonts w:ascii="Courier New" w:hAnsi="Courier New" w:cs="Courier New"/>
        </w:rPr>
      </w:pPr>
    </w:p>
    <w:p w:rsidR="0057590F" w:rsidRPr="001134C1" w:rsidRDefault="0057590F" w:rsidP="0057590F">
      <w:pPr>
        <w:rPr>
          <w:rFonts w:ascii="Courier New" w:hAnsi="Courier New" w:cs="Courier New"/>
        </w:rPr>
      </w:pPr>
      <w:r w:rsidRPr="001134C1">
        <w:rPr>
          <w:rFonts w:ascii="Courier New" w:hAnsi="Courier New" w:cs="Courier New"/>
        </w:rPr>
        <w:t>x = Robot("Henry", 2008)</w:t>
      </w:r>
    </w:p>
    <w:p w:rsidR="0057590F" w:rsidRPr="001134C1" w:rsidRDefault="0057590F" w:rsidP="0057590F">
      <w:pPr>
        <w:rPr>
          <w:rFonts w:ascii="Courier New" w:hAnsi="Courier New" w:cs="Courier New"/>
        </w:rPr>
      </w:pPr>
      <w:r w:rsidRPr="001134C1">
        <w:rPr>
          <w:rFonts w:ascii="Courier New" w:hAnsi="Courier New" w:cs="Courier New"/>
        </w:rPr>
        <w:t>y = Robot()</w:t>
      </w:r>
    </w:p>
    <w:p w:rsidR="0057590F" w:rsidRPr="001134C1" w:rsidRDefault="0057590F" w:rsidP="0057590F">
      <w:pPr>
        <w:rPr>
          <w:rFonts w:ascii="Courier New" w:hAnsi="Courier New" w:cs="Courier New"/>
        </w:rPr>
      </w:pPr>
      <w:r w:rsidRPr="001134C1">
        <w:rPr>
          <w:rFonts w:ascii="Courier New" w:hAnsi="Courier New" w:cs="Courier New"/>
        </w:rPr>
        <w:t>y.set_name("Marvin")</w:t>
      </w:r>
    </w:p>
    <w:p w:rsidR="0057590F" w:rsidRPr="001134C1" w:rsidRDefault="0057590F" w:rsidP="0057590F">
      <w:pPr>
        <w:rPr>
          <w:rFonts w:ascii="Courier New" w:hAnsi="Courier New" w:cs="Courier New"/>
        </w:rPr>
      </w:pPr>
      <w:r w:rsidRPr="001134C1">
        <w:rPr>
          <w:rFonts w:ascii="Courier New" w:hAnsi="Courier New" w:cs="Courier New"/>
        </w:rPr>
        <w:t>x.say_hi()</w:t>
      </w:r>
    </w:p>
    <w:p w:rsidR="0057590F" w:rsidRPr="001134C1" w:rsidRDefault="0057590F" w:rsidP="0057590F">
      <w:pPr>
        <w:rPr>
          <w:rFonts w:ascii="Courier New" w:hAnsi="Courier New" w:cs="Courier New"/>
        </w:rPr>
      </w:pPr>
      <w:r w:rsidRPr="001134C1">
        <w:rPr>
          <w:rFonts w:ascii="Courier New" w:hAnsi="Courier New" w:cs="Courier New"/>
        </w:rPr>
        <w:t>y.say_hi()</w:t>
      </w:r>
    </w:p>
    <w:p w:rsidR="0057590F" w:rsidRPr="00253944" w:rsidRDefault="0057590F" w:rsidP="0057590F">
      <w:pPr>
        <w:rPr>
          <w:rFonts w:ascii="Times New Roman" w:hAnsi="Times New Roman"/>
          <w:sz w:val="24"/>
          <w:szCs w:val="24"/>
        </w:rPr>
      </w:pPr>
      <w:r w:rsidRPr="00253944">
        <w:rPr>
          <w:shd w:val="clear" w:color="auto" w:fill="FFFFFF"/>
        </w:rPr>
        <w:lastRenderedPageBreak/>
        <w:t>The program returns the following output:</w:t>
      </w:r>
    </w:p>
    <w:p w:rsidR="0057590F" w:rsidRPr="001134C1" w:rsidRDefault="0057590F" w:rsidP="0057590F">
      <w:pPr>
        <w:rPr>
          <w:rFonts w:ascii="Courier New" w:hAnsi="Courier New" w:cs="Courier New"/>
        </w:rPr>
      </w:pPr>
      <w:r w:rsidRPr="001134C1">
        <w:rPr>
          <w:rFonts w:ascii="Courier New" w:hAnsi="Courier New" w:cs="Courier New"/>
        </w:rPr>
        <w:t>Hi, I am Henry</w:t>
      </w:r>
    </w:p>
    <w:p w:rsidR="0057590F" w:rsidRPr="001134C1" w:rsidRDefault="0057590F" w:rsidP="0057590F">
      <w:pPr>
        <w:rPr>
          <w:rFonts w:ascii="Courier New" w:hAnsi="Courier New" w:cs="Courier New"/>
        </w:rPr>
      </w:pPr>
      <w:r w:rsidRPr="001134C1">
        <w:rPr>
          <w:rFonts w:ascii="Courier New" w:hAnsi="Courier New" w:cs="Courier New"/>
        </w:rPr>
        <w:t>I was built in 2008</w:t>
      </w:r>
    </w:p>
    <w:p w:rsidR="0057590F" w:rsidRPr="001134C1" w:rsidRDefault="0057590F" w:rsidP="0057590F">
      <w:pPr>
        <w:rPr>
          <w:rFonts w:ascii="Courier New" w:hAnsi="Courier New" w:cs="Courier New"/>
        </w:rPr>
      </w:pPr>
      <w:r w:rsidRPr="001134C1">
        <w:rPr>
          <w:rFonts w:ascii="Courier New" w:hAnsi="Courier New" w:cs="Courier New"/>
        </w:rPr>
        <w:t>Hi, I am Marvin</w:t>
      </w:r>
    </w:p>
    <w:p w:rsidR="0057590F" w:rsidRPr="001134C1" w:rsidRDefault="0057590F" w:rsidP="0057590F">
      <w:pPr>
        <w:rPr>
          <w:rFonts w:ascii="Courier New" w:hAnsi="Courier New" w:cs="Courier New"/>
        </w:rPr>
      </w:pPr>
      <w:r w:rsidRPr="001134C1">
        <w:rPr>
          <w:rFonts w:ascii="Courier New" w:hAnsi="Courier New" w:cs="Courier New"/>
        </w:rPr>
        <w:t>It's not known, when I was created!</w:t>
      </w:r>
    </w:p>
    <w:p w:rsidR="0057590F" w:rsidRPr="00253944" w:rsidRDefault="0057590F" w:rsidP="0057590F">
      <w:pPr>
        <w:rPr>
          <w:rFonts w:ascii="Times New Roman" w:hAnsi="Times New Roman"/>
          <w:sz w:val="24"/>
          <w:szCs w:val="24"/>
        </w:rPr>
      </w:pPr>
      <w:r w:rsidRPr="00253944">
        <w:rPr>
          <w:shd w:val="clear" w:color="auto" w:fill="FFFFFF"/>
        </w:rPr>
        <w:t xml:space="preserve">There is still something wrong with our Robot class. The Zen of Python says: "There should be one-- and preferably only one --obvious way to do it." Our </w:t>
      </w:r>
      <w:r w:rsidRPr="00770A9D">
        <w:rPr>
          <w:rFonts w:ascii="Courier New" w:hAnsi="Courier New" w:cs="Courier New"/>
          <w:shd w:val="clear" w:color="auto" w:fill="FFFFFF"/>
        </w:rPr>
        <w:t>Robot</w:t>
      </w:r>
      <w:r w:rsidRPr="00253944">
        <w:rPr>
          <w:shd w:val="clear" w:color="auto" w:fill="FFFFFF"/>
        </w:rPr>
        <w:t xml:space="preserve"> class provides us with two ways to access or to change the "name" or the "</w:t>
      </w:r>
      <w:r w:rsidRPr="00B65906">
        <w:rPr>
          <w:rFonts w:ascii="Courier New" w:hAnsi="Courier New" w:cs="Courier New"/>
        </w:rPr>
        <w:t>build_year</w:t>
      </w:r>
      <w:r w:rsidRPr="00253944">
        <w:rPr>
          <w:shd w:val="clear" w:color="auto" w:fill="FFFFFF"/>
        </w:rPr>
        <w:t>" attribute. This can be prevented by using private attributes, which we will explain later.</w:t>
      </w:r>
    </w:p>
    <w:p w:rsidR="0057590F" w:rsidRPr="00253944" w:rsidRDefault="0057590F" w:rsidP="0057590F">
      <w:pPr>
        <w:pStyle w:val="Heading3"/>
      </w:pPr>
      <w:bookmarkStart w:id="281" w:name="_Toc515031489"/>
      <w:bookmarkStart w:id="282" w:name="_Toc515037928"/>
      <w:r w:rsidRPr="00612DD3">
        <w:rPr>
          <w:rFonts w:ascii="Courier New" w:hAnsi="Courier New" w:cs="Courier New"/>
        </w:rPr>
        <w:t>__str__</w:t>
      </w:r>
      <w:r w:rsidRPr="00253944">
        <w:t xml:space="preserve"> and </w:t>
      </w:r>
      <w:r w:rsidRPr="00612DD3">
        <w:rPr>
          <w:rFonts w:ascii="Courier New" w:hAnsi="Courier New" w:cs="Courier New"/>
        </w:rPr>
        <w:t>__repr__</w:t>
      </w:r>
      <w:r w:rsidRPr="00253944">
        <w:t>Methods</w:t>
      </w:r>
      <w:bookmarkEnd w:id="281"/>
      <w:bookmarkEnd w:id="282"/>
    </w:p>
    <w:p w:rsidR="0057590F" w:rsidRPr="001134C1" w:rsidRDefault="0057590F" w:rsidP="0057590F">
      <w:pPr>
        <w:rPr>
          <w:rFonts w:ascii="Courier New" w:hAnsi="Courier New" w:cs="Courier New"/>
        </w:rPr>
      </w:pPr>
      <w:r w:rsidRPr="00253944">
        <w:rPr>
          <w:shd w:val="clear" w:color="auto" w:fill="FFFFFF"/>
        </w:rPr>
        <w:t xml:space="preserve">We will have a short break in our treatise on data abstraction for a quick side-trip. We want to introduce two important magic methods </w:t>
      </w:r>
      <w:r w:rsidRPr="00B65906">
        <w:rPr>
          <w:rFonts w:ascii="Courier New" w:hAnsi="Courier New" w:cs="Courier New"/>
        </w:rPr>
        <w:t>"__str__"</w:t>
      </w:r>
      <w:r w:rsidRPr="00253944">
        <w:rPr>
          <w:shd w:val="clear" w:color="auto" w:fill="FFFFFF"/>
        </w:rPr>
        <w:t xml:space="preserve"> and </w:t>
      </w:r>
      <w:r w:rsidRPr="00B65906">
        <w:rPr>
          <w:rFonts w:ascii="Courier New" w:hAnsi="Courier New" w:cs="Courier New"/>
        </w:rPr>
        <w:t>"__repr__"</w:t>
      </w:r>
      <w:r w:rsidRPr="00253944">
        <w:rPr>
          <w:shd w:val="clear" w:color="auto" w:fill="FFFFFF"/>
        </w:rPr>
        <w:t xml:space="preserve">, which we will need in future examples. In the course of this tutorial, we have already encountered the </w:t>
      </w:r>
      <w:r w:rsidRPr="00B65906">
        <w:rPr>
          <w:rFonts w:ascii="Courier New" w:hAnsi="Courier New" w:cs="Courier New"/>
        </w:rPr>
        <w:t>__str__</w:t>
      </w:r>
      <w:r w:rsidRPr="00253944">
        <w:rPr>
          <w:shd w:val="clear" w:color="auto" w:fill="FFFFFF"/>
        </w:rPr>
        <w:t xml:space="preserve"> method. We had seen that we can depict various data as string by using the </w:t>
      </w:r>
      <w:r w:rsidRPr="00B65906">
        <w:rPr>
          <w:rFonts w:ascii="Courier New" w:hAnsi="Courier New" w:cs="Courier New"/>
        </w:rPr>
        <w:t>str</w:t>
      </w:r>
      <w:r w:rsidRPr="00253944">
        <w:rPr>
          <w:shd w:val="clear" w:color="auto" w:fill="FFFFFF"/>
        </w:rPr>
        <w:t xml:space="preserve"> function, which uses "magically" the internal </w:t>
      </w:r>
      <w:r w:rsidRPr="00B65906">
        <w:rPr>
          <w:rFonts w:ascii="Courier New" w:hAnsi="Courier New" w:cs="Courier New"/>
        </w:rPr>
        <w:t>__str__</w:t>
      </w:r>
      <w:r w:rsidRPr="00253944">
        <w:rPr>
          <w:shd w:val="clear" w:color="auto" w:fill="FFFFFF"/>
        </w:rPr>
        <w:t xml:space="preserve"> method of the corresponding data type. </w:t>
      </w:r>
      <w:r w:rsidRPr="00B65906">
        <w:rPr>
          <w:rFonts w:ascii="Courier New" w:hAnsi="Courier New" w:cs="Courier New"/>
        </w:rPr>
        <w:t>__repr__</w:t>
      </w:r>
      <w:r w:rsidRPr="00253944">
        <w:rPr>
          <w:shd w:val="clear" w:color="auto" w:fill="FFFFFF"/>
        </w:rPr>
        <w:t>is similar. It also produces a string representation.</w:t>
      </w:r>
    </w:p>
    <w:p w:rsidR="0057590F" w:rsidRPr="001134C1" w:rsidRDefault="0057590F" w:rsidP="0057590F">
      <w:pPr>
        <w:rPr>
          <w:rFonts w:ascii="Courier New" w:hAnsi="Courier New" w:cs="Courier New"/>
          <w:sz w:val="18"/>
          <w:szCs w:val="18"/>
        </w:rPr>
      </w:pPr>
      <w:r w:rsidRPr="001134C1">
        <w:rPr>
          <w:rFonts w:ascii="Courier New" w:hAnsi="Courier New" w:cs="Courier New"/>
          <w:sz w:val="18"/>
          <w:szCs w:val="18"/>
        </w:rPr>
        <w:t>&gt;&gt;&gt; l = ["Python", "Java", "C++", "Perl"]</w:t>
      </w:r>
    </w:p>
    <w:p w:rsidR="0057590F" w:rsidRPr="001134C1" w:rsidRDefault="0057590F" w:rsidP="0057590F">
      <w:pPr>
        <w:rPr>
          <w:rFonts w:ascii="Courier New" w:hAnsi="Courier New" w:cs="Courier New"/>
          <w:sz w:val="18"/>
          <w:szCs w:val="18"/>
        </w:rPr>
      </w:pPr>
      <w:r w:rsidRPr="001134C1">
        <w:rPr>
          <w:rFonts w:ascii="Courier New" w:hAnsi="Courier New" w:cs="Courier New"/>
          <w:sz w:val="18"/>
          <w:szCs w:val="18"/>
        </w:rPr>
        <w:t>&gt;&gt;&gt; print(l)</w:t>
      </w:r>
    </w:p>
    <w:p w:rsidR="0057590F" w:rsidRPr="001134C1" w:rsidRDefault="0057590F" w:rsidP="0057590F">
      <w:pPr>
        <w:rPr>
          <w:rFonts w:ascii="Courier New" w:hAnsi="Courier New" w:cs="Courier New"/>
          <w:sz w:val="18"/>
          <w:szCs w:val="18"/>
        </w:rPr>
      </w:pPr>
      <w:r w:rsidRPr="001134C1">
        <w:rPr>
          <w:rFonts w:ascii="Courier New" w:hAnsi="Courier New" w:cs="Courier New"/>
          <w:sz w:val="18"/>
          <w:szCs w:val="18"/>
        </w:rPr>
        <w:t>['Python', 'Java', 'C++', 'Perl']</w:t>
      </w:r>
    </w:p>
    <w:p w:rsidR="0057590F" w:rsidRPr="001134C1" w:rsidRDefault="0057590F" w:rsidP="0057590F">
      <w:pPr>
        <w:rPr>
          <w:rFonts w:ascii="Courier New" w:hAnsi="Courier New" w:cs="Courier New"/>
          <w:sz w:val="18"/>
          <w:szCs w:val="18"/>
        </w:rPr>
      </w:pPr>
      <w:r w:rsidRPr="001134C1">
        <w:rPr>
          <w:rFonts w:ascii="Courier New" w:hAnsi="Courier New" w:cs="Courier New"/>
          <w:sz w:val="18"/>
          <w:szCs w:val="18"/>
        </w:rPr>
        <w:t>&gt;&gt;&gt; str(l)</w:t>
      </w:r>
    </w:p>
    <w:p w:rsidR="0057590F" w:rsidRPr="001134C1" w:rsidRDefault="0057590F" w:rsidP="0057590F">
      <w:pPr>
        <w:rPr>
          <w:rFonts w:ascii="Courier New" w:hAnsi="Courier New" w:cs="Courier New"/>
          <w:sz w:val="18"/>
          <w:szCs w:val="18"/>
        </w:rPr>
      </w:pPr>
      <w:r w:rsidRPr="001134C1">
        <w:rPr>
          <w:rFonts w:ascii="Courier New" w:hAnsi="Courier New" w:cs="Courier New"/>
          <w:sz w:val="18"/>
          <w:szCs w:val="18"/>
        </w:rPr>
        <w:t>"['Python', 'Java', 'C++', 'Perl']"</w:t>
      </w:r>
    </w:p>
    <w:p w:rsidR="0057590F" w:rsidRPr="001134C1" w:rsidRDefault="0057590F" w:rsidP="0057590F">
      <w:pPr>
        <w:rPr>
          <w:rFonts w:ascii="Courier New" w:hAnsi="Courier New" w:cs="Courier New"/>
          <w:sz w:val="18"/>
          <w:szCs w:val="18"/>
        </w:rPr>
      </w:pPr>
      <w:r w:rsidRPr="001134C1">
        <w:rPr>
          <w:rFonts w:ascii="Courier New" w:hAnsi="Courier New" w:cs="Courier New"/>
          <w:sz w:val="18"/>
          <w:szCs w:val="18"/>
        </w:rPr>
        <w:t>&gt;&gt;&gt; repr(l)</w:t>
      </w:r>
    </w:p>
    <w:p w:rsidR="0057590F" w:rsidRPr="001134C1" w:rsidRDefault="0057590F" w:rsidP="0057590F">
      <w:pPr>
        <w:rPr>
          <w:rFonts w:ascii="Courier New" w:hAnsi="Courier New" w:cs="Courier New"/>
          <w:sz w:val="18"/>
          <w:szCs w:val="18"/>
        </w:rPr>
      </w:pPr>
      <w:r w:rsidRPr="001134C1">
        <w:rPr>
          <w:rFonts w:ascii="Courier New" w:hAnsi="Courier New" w:cs="Courier New"/>
          <w:sz w:val="18"/>
          <w:szCs w:val="18"/>
        </w:rPr>
        <w:t>"['Python', 'Java', 'C++', 'Perl']"</w:t>
      </w:r>
    </w:p>
    <w:p w:rsidR="0057590F" w:rsidRPr="001134C1" w:rsidRDefault="0057590F" w:rsidP="0057590F">
      <w:pPr>
        <w:rPr>
          <w:rFonts w:ascii="Courier New" w:hAnsi="Courier New" w:cs="Courier New"/>
          <w:sz w:val="18"/>
          <w:szCs w:val="18"/>
        </w:rPr>
      </w:pPr>
      <w:r w:rsidRPr="001134C1">
        <w:rPr>
          <w:rFonts w:ascii="Courier New" w:hAnsi="Courier New" w:cs="Courier New"/>
          <w:sz w:val="18"/>
          <w:szCs w:val="18"/>
        </w:rPr>
        <w:t>&gt;&gt;&gt; d = {"a":3497, "b":8011, "c":8300}</w:t>
      </w:r>
    </w:p>
    <w:p w:rsidR="0057590F" w:rsidRPr="001134C1" w:rsidRDefault="0057590F" w:rsidP="0057590F">
      <w:pPr>
        <w:rPr>
          <w:rFonts w:ascii="Courier New" w:hAnsi="Courier New" w:cs="Courier New"/>
          <w:sz w:val="18"/>
          <w:szCs w:val="18"/>
        </w:rPr>
      </w:pPr>
      <w:r w:rsidRPr="001134C1">
        <w:rPr>
          <w:rFonts w:ascii="Courier New" w:hAnsi="Courier New" w:cs="Courier New"/>
          <w:sz w:val="18"/>
          <w:szCs w:val="18"/>
        </w:rPr>
        <w:t>&gt;&gt;&gt; print(d)</w:t>
      </w:r>
    </w:p>
    <w:p w:rsidR="0057590F" w:rsidRPr="001134C1" w:rsidRDefault="0057590F" w:rsidP="0057590F">
      <w:pPr>
        <w:rPr>
          <w:rFonts w:ascii="Courier New" w:hAnsi="Courier New" w:cs="Courier New"/>
          <w:sz w:val="18"/>
          <w:szCs w:val="18"/>
        </w:rPr>
      </w:pPr>
      <w:r w:rsidRPr="001134C1">
        <w:rPr>
          <w:rFonts w:ascii="Courier New" w:hAnsi="Courier New" w:cs="Courier New"/>
          <w:sz w:val="18"/>
          <w:szCs w:val="18"/>
        </w:rPr>
        <w:t>{'a': 3497, 'c': 8300, 'b': 8011}</w:t>
      </w:r>
    </w:p>
    <w:p w:rsidR="0057590F" w:rsidRPr="001134C1" w:rsidRDefault="0057590F" w:rsidP="0057590F">
      <w:pPr>
        <w:rPr>
          <w:rFonts w:ascii="Courier New" w:hAnsi="Courier New" w:cs="Courier New"/>
          <w:sz w:val="18"/>
          <w:szCs w:val="18"/>
        </w:rPr>
      </w:pPr>
      <w:r w:rsidRPr="001134C1">
        <w:rPr>
          <w:rFonts w:ascii="Courier New" w:hAnsi="Courier New" w:cs="Courier New"/>
          <w:sz w:val="18"/>
          <w:szCs w:val="18"/>
        </w:rPr>
        <w:t>&gt;&gt;&gt; str(d)</w:t>
      </w:r>
    </w:p>
    <w:p w:rsidR="0057590F" w:rsidRPr="001134C1" w:rsidRDefault="0057590F" w:rsidP="0057590F">
      <w:pPr>
        <w:rPr>
          <w:rFonts w:ascii="Courier New" w:hAnsi="Courier New" w:cs="Courier New"/>
          <w:sz w:val="18"/>
          <w:szCs w:val="18"/>
        </w:rPr>
      </w:pPr>
      <w:r w:rsidRPr="001134C1">
        <w:rPr>
          <w:rFonts w:ascii="Courier New" w:hAnsi="Courier New" w:cs="Courier New"/>
          <w:sz w:val="18"/>
          <w:szCs w:val="18"/>
        </w:rPr>
        <w:t>"{'a': 3497, 'c': 8300, 'b': 8011}"</w:t>
      </w:r>
    </w:p>
    <w:p w:rsidR="0057590F" w:rsidRPr="001134C1" w:rsidRDefault="0057590F" w:rsidP="0057590F">
      <w:pPr>
        <w:rPr>
          <w:rFonts w:ascii="Courier New" w:hAnsi="Courier New" w:cs="Courier New"/>
          <w:sz w:val="18"/>
          <w:szCs w:val="18"/>
        </w:rPr>
      </w:pPr>
      <w:r w:rsidRPr="001134C1">
        <w:rPr>
          <w:rFonts w:ascii="Courier New" w:hAnsi="Courier New" w:cs="Courier New"/>
          <w:sz w:val="18"/>
          <w:szCs w:val="18"/>
        </w:rPr>
        <w:t>&gt;&gt;&gt; repr(d)</w:t>
      </w:r>
    </w:p>
    <w:p w:rsidR="0057590F" w:rsidRPr="001134C1" w:rsidRDefault="0057590F" w:rsidP="0057590F">
      <w:pPr>
        <w:rPr>
          <w:rFonts w:ascii="Courier New" w:hAnsi="Courier New" w:cs="Courier New"/>
          <w:sz w:val="18"/>
          <w:szCs w:val="18"/>
        </w:rPr>
      </w:pPr>
      <w:r w:rsidRPr="001134C1">
        <w:rPr>
          <w:rFonts w:ascii="Courier New" w:hAnsi="Courier New" w:cs="Courier New"/>
          <w:sz w:val="18"/>
          <w:szCs w:val="18"/>
        </w:rPr>
        <w:t>"{'a': 3497, 'c': 8300, 'b': 8011}"</w:t>
      </w:r>
    </w:p>
    <w:p w:rsidR="0057590F" w:rsidRPr="001134C1" w:rsidRDefault="0057590F" w:rsidP="0057590F">
      <w:pPr>
        <w:rPr>
          <w:rFonts w:ascii="Courier New" w:hAnsi="Courier New" w:cs="Courier New"/>
          <w:sz w:val="18"/>
          <w:szCs w:val="18"/>
        </w:rPr>
      </w:pPr>
      <w:r w:rsidRPr="001134C1">
        <w:rPr>
          <w:rFonts w:ascii="Courier New" w:hAnsi="Courier New" w:cs="Courier New"/>
          <w:sz w:val="18"/>
          <w:szCs w:val="18"/>
        </w:rPr>
        <w:t>&gt;&gt;&gt; x = 587.78</w:t>
      </w:r>
    </w:p>
    <w:p w:rsidR="0057590F" w:rsidRPr="001134C1" w:rsidRDefault="0057590F" w:rsidP="0057590F">
      <w:pPr>
        <w:rPr>
          <w:rFonts w:ascii="Courier New" w:hAnsi="Courier New" w:cs="Courier New"/>
          <w:sz w:val="18"/>
          <w:szCs w:val="18"/>
        </w:rPr>
      </w:pPr>
      <w:r w:rsidRPr="001134C1">
        <w:rPr>
          <w:rFonts w:ascii="Courier New" w:hAnsi="Courier New" w:cs="Courier New"/>
          <w:sz w:val="18"/>
          <w:szCs w:val="18"/>
        </w:rPr>
        <w:t>&gt;&gt;&gt; str(x)</w:t>
      </w:r>
    </w:p>
    <w:p w:rsidR="0057590F" w:rsidRPr="001134C1" w:rsidRDefault="0057590F" w:rsidP="0057590F">
      <w:pPr>
        <w:rPr>
          <w:rFonts w:ascii="Courier New" w:hAnsi="Courier New" w:cs="Courier New"/>
          <w:sz w:val="18"/>
          <w:szCs w:val="18"/>
        </w:rPr>
      </w:pPr>
      <w:r w:rsidRPr="001134C1">
        <w:rPr>
          <w:rFonts w:ascii="Courier New" w:hAnsi="Courier New" w:cs="Courier New"/>
          <w:sz w:val="18"/>
          <w:szCs w:val="18"/>
        </w:rPr>
        <w:t>'587.78'</w:t>
      </w:r>
    </w:p>
    <w:p w:rsidR="0057590F" w:rsidRPr="001134C1" w:rsidRDefault="0057590F" w:rsidP="0057590F">
      <w:pPr>
        <w:rPr>
          <w:rFonts w:ascii="Courier New" w:hAnsi="Courier New" w:cs="Courier New"/>
          <w:sz w:val="18"/>
          <w:szCs w:val="18"/>
        </w:rPr>
      </w:pPr>
      <w:r w:rsidRPr="001134C1">
        <w:rPr>
          <w:rFonts w:ascii="Courier New" w:hAnsi="Courier New" w:cs="Courier New"/>
          <w:sz w:val="18"/>
          <w:szCs w:val="18"/>
        </w:rPr>
        <w:t>&gt;&gt;&gt; repr(x)</w:t>
      </w:r>
    </w:p>
    <w:p w:rsidR="0057590F" w:rsidRPr="001134C1" w:rsidRDefault="0057590F" w:rsidP="0057590F">
      <w:pPr>
        <w:rPr>
          <w:rFonts w:ascii="Courier New" w:hAnsi="Courier New" w:cs="Courier New"/>
          <w:sz w:val="18"/>
          <w:szCs w:val="18"/>
        </w:rPr>
      </w:pPr>
      <w:r w:rsidRPr="001134C1">
        <w:rPr>
          <w:rFonts w:ascii="Courier New" w:hAnsi="Courier New" w:cs="Courier New"/>
          <w:sz w:val="18"/>
          <w:szCs w:val="18"/>
        </w:rPr>
        <w:t>'587.78'</w:t>
      </w:r>
    </w:p>
    <w:p w:rsidR="0057590F" w:rsidRPr="001134C1" w:rsidRDefault="0057590F" w:rsidP="0057590F">
      <w:pPr>
        <w:rPr>
          <w:rFonts w:ascii="Courier New" w:hAnsi="Courier New" w:cs="Courier New"/>
          <w:sz w:val="18"/>
          <w:szCs w:val="18"/>
        </w:rPr>
      </w:pPr>
      <w:r w:rsidRPr="001134C1">
        <w:rPr>
          <w:rFonts w:ascii="Courier New" w:hAnsi="Courier New" w:cs="Courier New"/>
          <w:sz w:val="18"/>
          <w:szCs w:val="18"/>
        </w:rPr>
        <w:t>&gt;&gt;&gt;</w:t>
      </w:r>
    </w:p>
    <w:p w:rsidR="0057590F" w:rsidRDefault="0057590F" w:rsidP="0057590F">
      <w:pPr>
        <w:spacing w:after="0"/>
        <w:ind w:left="0"/>
        <w:rPr>
          <w:shd w:val="clear" w:color="auto" w:fill="FFFFFF"/>
        </w:rPr>
      </w:pPr>
      <w:r>
        <w:rPr>
          <w:shd w:val="clear" w:color="auto" w:fill="FFFFFF"/>
        </w:rPr>
        <w:br w:type="page"/>
      </w:r>
    </w:p>
    <w:p w:rsidR="0057590F" w:rsidRPr="00253944" w:rsidRDefault="0057590F" w:rsidP="0057590F">
      <w:pPr>
        <w:rPr>
          <w:rFonts w:ascii="Times New Roman" w:hAnsi="Times New Roman"/>
          <w:sz w:val="24"/>
          <w:szCs w:val="24"/>
        </w:rPr>
      </w:pPr>
      <w:r w:rsidRPr="00253944">
        <w:rPr>
          <w:shd w:val="clear" w:color="auto" w:fill="FFFFFF"/>
        </w:rPr>
        <w:lastRenderedPageBreak/>
        <w:t xml:space="preserve">If you apply </w:t>
      </w:r>
      <w:r w:rsidRPr="00B65906">
        <w:rPr>
          <w:rFonts w:ascii="Courier New" w:hAnsi="Courier New" w:cs="Courier New"/>
        </w:rPr>
        <w:t>str</w:t>
      </w:r>
      <w:r w:rsidRPr="00253944">
        <w:rPr>
          <w:shd w:val="clear" w:color="auto" w:fill="FFFFFF"/>
        </w:rPr>
        <w:t xml:space="preserve"> or </w:t>
      </w:r>
      <w:r w:rsidRPr="00B65906">
        <w:rPr>
          <w:rFonts w:ascii="Courier New" w:hAnsi="Courier New" w:cs="Courier New"/>
        </w:rPr>
        <w:t>repr</w:t>
      </w:r>
      <w:r w:rsidRPr="00253944">
        <w:rPr>
          <w:shd w:val="clear" w:color="auto" w:fill="FFFFFF"/>
        </w:rPr>
        <w:t xml:space="preserve"> to an object, Python is looking for a corresponding method </w:t>
      </w:r>
      <w:r w:rsidRPr="00B65906">
        <w:rPr>
          <w:rFonts w:ascii="Courier New" w:hAnsi="Courier New" w:cs="Courier New"/>
        </w:rPr>
        <w:t>__str__</w:t>
      </w:r>
      <w:r w:rsidRPr="00253944">
        <w:rPr>
          <w:shd w:val="clear" w:color="auto" w:fill="FFFFFF"/>
        </w:rPr>
        <w:t xml:space="preserve"> or </w:t>
      </w:r>
      <w:r w:rsidRPr="00B65906">
        <w:rPr>
          <w:rFonts w:ascii="Courier New" w:hAnsi="Courier New" w:cs="Courier New"/>
        </w:rPr>
        <w:t>__repr__</w:t>
      </w:r>
      <w:r w:rsidRPr="00253944">
        <w:rPr>
          <w:shd w:val="clear" w:color="auto" w:fill="FFFFFF"/>
        </w:rPr>
        <w:t xml:space="preserve"> in the class definition of the object. If the method does exist, it will be called. </w:t>
      </w:r>
      <w:r w:rsidRPr="00253944">
        <w:br/>
      </w:r>
      <w:r w:rsidRPr="00253944">
        <w:rPr>
          <w:shd w:val="clear" w:color="auto" w:fill="FFFFFF"/>
        </w:rPr>
        <w:t xml:space="preserve">In the following example, we define a class A, having neither a </w:t>
      </w:r>
      <w:r w:rsidRPr="00B65906">
        <w:rPr>
          <w:rFonts w:ascii="Courier New" w:hAnsi="Courier New" w:cs="Courier New"/>
        </w:rPr>
        <w:t>__str__</w:t>
      </w:r>
      <w:r w:rsidRPr="00253944">
        <w:rPr>
          <w:shd w:val="clear" w:color="auto" w:fill="FFFFFF"/>
        </w:rPr>
        <w:t xml:space="preserve"> nor a </w:t>
      </w:r>
      <w:r w:rsidRPr="00B65906">
        <w:rPr>
          <w:rFonts w:ascii="Courier New" w:hAnsi="Courier New" w:cs="Courier New"/>
          <w:shd w:val="clear" w:color="auto" w:fill="FFFFFF"/>
        </w:rPr>
        <w:t>__repr__</w:t>
      </w:r>
      <w:r w:rsidRPr="00253944">
        <w:rPr>
          <w:shd w:val="clear" w:color="auto" w:fill="FFFFFF"/>
        </w:rPr>
        <w:t xml:space="preserve"> method. We want to see, what happens, if we use print directly on an instance of this class, or if we apply </w:t>
      </w:r>
      <w:r w:rsidRPr="00B65906">
        <w:rPr>
          <w:rFonts w:ascii="Courier New" w:hAnsi="Courier New" w:cs="Courier New"/>
          <w:shd w:val="clear" w:color="auto" w:fill="FFFFFF"/>
        </w:rPr>
        <w:t>str</w:t>
      </w:r>
      <w:r w:rsidRPr="00253944">
        <w:rPr>
          <w:shd w:val="clear" w:color="auto" w:fill="FFFFFF"/>
        </w:rPr>
        <w:t xml:space="preserve"> or </w:t>
      </w:r>
      <w:r w:rsidRPr="00B65906">
        <w:rPr>
          <w:rFonts w:ascii="Courier New" w:hAnsi="Courier New" w:cs="Courier New"/>
          <w:shd w:val="clear" w:color="auto" w:fill="FFFFFF"/>
        </w:rPr>
        <w:t>repr</w:t>
      </w:r>
      <w:r w:rsidRPr="00253944">
        <w:rPr>
          <w:shd w:val="clear" w:color="auto" w:fill="FFFFFF"/>
        </w:rPr>
        <w:t xml:space="preserve"> to this instance:</w:t>
      </w:r>
    </w:p>
    <w:p w:rsidR="0057590F" w:rsidRPr="001134C1" w:rsidRDefault="0057590F" w:rsidP="0057590F">
      <w:pPr>
        <w:rPr>
          <w:rFonts w:ascii="Courier New" w:hAnsi="Courier New" w:cs="Courier New"/>
        </w:rPr>
      </w:pPr>
      <w:r w:rsidRPr="001134C1">
        <w:rPr>
          <w:rFonts w:ascii="Courier New" w:hAnsi="Courier New" w:cs="Courier New"/>
        </w:rPr>
        <w:t>&gt;&gt;&gt; class A:</w:t>
      </w:r>
    </w:p>
    <w:p w:rsidR="0057590F" w:rsidRPr="001134C1" w:rsidRDefault="0057590F" w:rsidP="0057590F">
      <w:pPr>
        <w:rPr>
          <w:rFonts w:ascii="Courier New" w:hAnsi="Courier New" w:cs="Courier New"/>
        </w:rPr>
      </w:pPr>
      <w:r w:rsidRPr="001134C1">
        <w:rPr>
          <w:rFonts w:ascii="Courier New" w:hAnsi="Courier New" w:cs="Courier New"/>
        </w:rPr>
        <w:t>...     pass</w:t>
      </w:r>
    </w:p>
    <w:p w:rsidR="0057590F" w:rsidRPr="001134C1" w:rsidRDefault="0057590F" w:rsidP="0057590F">
      <w:pPr>
        <w:rPr>
          <w:rFonts w:ascii="Courier New" w:hAnsi="Courier New" w:cs="Courier New"/>
        </w:rPr>
      </w:pPr>
      <w:r w:rsidRPr="001134C1">
        <w:rPr>
          <w:rFonts w:ascii="Courier New" w:hAnsi="Courier New" w:cs="Courier New"/>
        </w:rPr>
        <w:t xml:space="preserve">... </w:t>
      </w:r>
    </w:p>
    <w:p w:rsidR="0057590F" w:rsidRPr="001134C1" w:rsidRDefault="0057590F" w:rsidP="0057590F">
      <w:pPr>
        <w:rPr>
          <w:rFonts w:ascii="Courier New" w:hAnsi="Courier New" w:cs="Courier New"/>
        </w:rPr>
      </w:pPr>
      <w:r w:rsidRPr="001134C1">
        <w:rPr>
          <w:rFonts w:ascii="Courier New" w:hAnsi="Courier New" w:cs="Courier New"/>
        </w:rPr>
        <w:t>&gt;&gt;&gt; a = A()</w:t>
      </w:r>
    </w:p>
    <w:p w:rsidR="0057590F" w:rsidRPr="001134C1" w:rsidRDefault="0057590F" w:rsidP="0057590F">
      <w:pPr>
        <w:rPr>
          <w:rFonts w:ascii="Courier New" w:hAnsi="Courier New" w:cs="Courier New"/>
        </w:rPr>
      </w:pPr>
      <w:r w:rsidRPr="001134C1">
        <w:rPr>
          <w:rFonts w:ascii="Courier New" w:hAnsi="Courier New" w:cs="Courier New"/>
        </w:rPr>
        <w:t>&gt;&gt;&gt; print(a)</w:t>
      </w:r>
    </w:p>
    <w:p w:rsidR="0057590F" w:rsidRPr="001134C1" w:rsidRDefault="0057590F" w:rsidP="0057590F">
      <w:pPr>
        <w:rPr>
          <w:rFonts w:ascii="Courier New" w:hAnsi="Courier New" w:cs="Courier New"/>
        </w:rPr>
      </w:pPr>
      <w:r w:rsidRPr="001134C1">
        <w:rPr>
          <w:rFonts w:ascii="Courier New" w:hAnsi="Courier New" w:cs="Courier New"/>
        </w:rPr>
        <w:t>&lt;__main__.A object at 0xb720a64c&gt;</w:t>
      </w:r>
    </w:p>
    <w:p w:rsidR="0057590F" w:rsidRPr="001134C1" w:rsidRDefault="0057590F" w:rsidP="0057590F">
      <w:pPr>
        <w:rPr>
          <w:rFonts w:ascii="Courier New" w:hAnsi="Courier New" w:cs="Courier New"/>
        </w:rPr>
      </w:pPr>
      <w:r w:rsidRPr="001134C1">
        <w:rPr>
          <w:rFonts w:ascii="Courier New" w:hAnsi="Courier New" w:cs="Courier New"/>
        </w:rPr>
        <w:t>&gt;&gt;&gt; print(repr(a))</w:t>
      </w:r>
    </w:p>
    <w:p w:rsidR="0057590F" w:rsidRPr="001134C1" w:rsidRDefault="0057590F" w:rsidP="0057590F">
      <w:pPr>
        <w:rPr>
          <w:rFonts w:ascii="Courier New" w:hAnsi="Courier New" w:cs="Courier New"/>
        </w:rPr>
      </w:pPr>
      <w:r w:rsidRPr="001134C1">
        <w:rPr>
          <w:rFonts w:ascii="Courier New" w:hAnsi="Courier New" w:cs="Courier New"/>
        </w:rPr>
        <w:t>&lt;__main__.A object at 0xb720a64c&gt;</w:t>
      </w:r>
    </w:p>
    <w:p w:rsidR="0057590F" w:rsidRPr="001134C1" w:rsidRDefault="0057590F" w:rsidP="0057590F">
      <w:pPr>
        <w:rPr>
          <w:rFonts w:ascii="Courier New" w:hAnsi="Courier New" w:cs="Courier New"/>
        </w:rPr>
      </w:pPr>
      <w:r w:rsidRPr="001134C1">
        <w:rPr>
          <w:rFonts w:ascii="Courier New" w:hAnsi="Courier New" w:cs="Courier New"/>
        </w:rPr>
        <w:t>&gt;&gt;&gt; print(str(a))</w:t>
      </w:r>
    </w:p>
    <w:p w:rsidR="0057590F" w:rsidRPr="001134C1" w:rsidRDefault="0057590F" w:rsidP="0057590F">
      <w:pPr>
        <w:rPr>
          <w:rFonts w:ascii="Courier New" w:hAnsi="Courier New" w:cs="Courier New"/>
        </w:rPr>
      </w:pPr>
      <w:r w:rsidRPr="001134C1">
        <w:rPr>
          <w:rFonts w:ascii="Courier New" w:hAnsi="Courier New" w:cs="Courier New"/>
        </w:rPr>
        <w:t>&lt;__main__.A object at 0xb720a64c&gt;</w:t>
      </w:r>
    </w:p>
    <w:p w:rsidR="0057590F" w:rsidRPr="001134C1" w:rsidRDefault="0057590F" w:rsidP="0057590F">
      <w:pPr>
        <w:rPr>
          <w:rFonts w:ascii="Courier New" w:hAnsi="Courier New" w:cs="Courier New"/>
        </w:rPr>
      </w:pPr>
      <w:r w:rsidRPr="001134C1">
        <w:rPr>
          <w:rFonts w:ascii="Courier New" w:hAnsi="Courier New" w:cs="Courier New"/>
        </w:rPr>
        <w:t>&gt;&gt;&gt; a</w:t>
      </w:r>
    </w:p>
    <w:p w:rsidR="0057590F" w:rsidRPr="001134C1" w:rsidRDefault="0057590F" w:rsidP="0057590F">
      <w:pPr>
        <w:rPr>
          <w:rFonts w:ascii="Courier New" w:hAnsi="Courier New" w:cs="Courier New"/>
        </w:rPr>
      </w:pPr>
      <w:r w:rsidRPr="001134C1">
        <w:rPr>
          <w:rFonts w:ascii="Courier New" w:hAnsi="Courier New" w:cs="Courier New"/>
        </w:rPr>
        <w:t>&lt;__main__.A object at 0xb720a64c&gt;</w:t>
      </w:r>
    </w:p>
    <w:p w:rsidR="0057590F" w:rsidRPr="001134C1" w:rsidRDefault="0057590F" w:rsidP="0057590F">
      <w:pPr>
        <w:rPr>
          <w:rFonts w:ascii="Courier New" w:hAnsi="Courier New" w:cs="Courier New"/>
        </w:rPr>
      </w:pPr>
      <w:r w:rsidRPr="001134C1">
        <w:rPr>
          <w:rFonts w:ascii="Courier New" w:hAnsi="Courier New" w:cs="Courier New"/>
        </w:rPr>
        <w:t>&gt;&gt;&gt;</w:t>
      </w:r>
    </w:p>
    <w:p w:rsidR="0057590F" w:rsidRPr="001134C1" w:rsidRDefault="0057590F" w:rsidP="0057590F">
      <w:r w:rsidRPr="00253944">
        <w:rPr>
          <w:shd w:val="clear" w:color="auto" w:fill="FFFFFF"/>
        </w:rPr>
        <w:t>As both methods are not available, Python uses the default output for our object "</w:t>
      </w:r>
      <w:r w:rsidRPr="00B65906">
        <w:rPr>
          <w:rFonts w:ascii="Courier New" w:hAnsi="Courier New" w:cs="Courier New"/>
          <w:shd w:val="clear" w:color="auto" w:fill="FFFFFF"/>
        </w:rPr>
        <w:t>a</w:t>
      </w:r>
      <w:r w:rsidRPr="00253944">
        <w:rPr>
          <w:shd w:val="clear" w:color="auto" w:fill="FFFFFF"/>
        </w:rPr>
        <w:t xml:space="preserve">".If a class has a </w:t>
      </w:r>
      <w:r w:rsidRPr="00B65906">
        <w:rPr>
          <w:rFonts w:ascii="Courier New" w:hAnsi="Courier New" w:cs="Courier New"/>
          <w:shd w:val="clear" w:color="auto" w:fill="FFFFFF"/>
        </w:rPr>
        <w:t>__str__</w:t>
      </w:r>
      <w:r w:rsidRPr="00253944">
        <w:rPr>
          <w:shd w:val="clear" w:color="auto" w:fill="FFFFFF"/>
        </w:rPr>
        <w:t xml:space="preserve"> method, the method will be used for an instance x of that class, if either the function </w:t>
      </w:r>
      <w:r w:rsidRPr="00B65906">
        <w:rPr>
          <w:rFonts w:ascii="Courier New" w:hAnsi="Courier New" w:cs="Courier New"/>
          <w:shd w:val="clear" w:color="auto" w:fill="FFFFFF"/>
        </w:rPr>
        <w:t>str</w:t>
      </w:r>
      <w:r w:rsidRPr="00253944">
        <w:rPr>
          <w:shd w:val="clear" w:color="auto" w:fill="FFFFFF"/>
        </w:rPr>
        <w:t xml:space="preserve"> is applied to it or if it is used in a print function. </w:t>
      </w:r>
      <w:r w:rsidRPr="00B65906">
        <w:rPr>
          <w:rFonts w:ascii="Courier New" w:hAnsi="Courier New" w:cs="Courier New"/>
          <w:shd w:val="clear" w:color="auto" w:fill="FFFFFF"/>
        </w:rPr>
        <w:t>__str__</w:t>
      </w:r>
      <w:r w:rsidRPr="00253944">
        <w:rPr>
          <w:shd w:val="clear" w:color="auto" w:fill="FFFFFF"/>
        </w:rPr>
        <w:t xml:space="preserve"> will not be used, if </w:t>
      </w:r>
      <w:r w:rsidRPr="00B65906">
        <w:rPr>
          <w:rFonts w:ascii="Courier New" w:hAnsi="Courier New" w:cs="Courier New"/>
          <w:shd w:val="clear" w:color="auto" w:fill="FFFFFF"/>
        </w:rPr>
        <w:t>repr</w:t>
      </w:r>
      <w:r w:rsidRPr="00253944">
        <w:rPr>
          <w:shd w:val="clear" w:color="auto" w:fill="FFFFFF"/>
        </w:rPr>
        <w:t xml:space="preserve"> is called, or if we try to output the value directly in an interactive Python shell:</w:t>
      </w:r>
    </w:p>
    <w:p w:rsidR="0057590F" w:rsidRPr="001134C1" w:rsidRDefault="0057590F" w:rsidP="0057590F">
      <w:pPr>
        <w:rPr>
          <w:rFonts w:ascii="Courier New" w:hAnsi="Courier New" w:cs="Courier New"/>
        </w:rPr>
      </w:pPr>
      <w:r w:rsidRPr="001134C1">
        <w:rPr>
          <w:rFonts w:ascii="Courier New" w:hAnsi="Courier New" w:cs="Courier New"/>
        </w:rPr>
        <w:t>&gt;&gt;&gt; class A:</w:t>
      </w:r>
    </w:p>
    <w:p w:rsidR="0057590F" w:rsidRPr="001134C1" w:rsidRDefault="0057590F" w:rsidP="0057590F">
      <w:pPr>
        <w:rPr>
          <w:rFonts w:ascii="Courier New" w:hAnsi="Courier New" w:cs="Courier New"/>
        </w:rPr>
      </w:pPr>
      <w:r w:rsidRPr="001134C1">
        <w:rPr>
          <w:rFonts w:ascii="Courier New" w:hAnsi="Courier New" w:cs="Courier New"/>
        </w:rPr>
        <w:t>...     def __str__(self):</w:t>
      </w:r>
    </w:p>
    <w:p w:rsidR="0057590F" w:rsidRPr="001134C1" w:rsidRDefault="0057590F" w:rsidP="0057590F">
      <w:pPr>
        <w:rPr>
          <w:rFonts w:ascii="Courier New" w:hAnsi="Courier New" w:cs="Courier New"/>
        </w:rPr>
      </w:pPr>
      <w:r w:rsidRPr="001134C1">
        <w:rPr>
          <w:rFonts w:ascii="Courier New" w:hAnsi="Courier New" w:cs="Courier New"/>
        </w:rPr>
        <w:t>...         return "42"</w:t>
      </w:r>
    </w:p>
    <w:p w:rsidR="0057590F" w:rsidRPr="001134C1" w:rsidRDefault="0057590F" w:rsidP="0057590F">
      <w:pPr>
        <w:rPr>
          <w:rFonts w:ascii="Courier New" w:hAnsi="Courier New" w:cs="Courier New"/>
        </w:rPr>
      </w:pPr>
      <w:r w:rsidRPr="001134C1">
        <w:rPr>
          <w:rFonts w:ascii="Courier New" w:hAnsi="Courier New" w:cs="Courier New"/>
        </w:rPr>
        <w:t xml:space="preserve">... </w:t>
      </w:r>
    </w:p>
    <w:p w:rsidR="0057590F" w:rsidRPr="001134C1" w:rsidRDefault="0057590F" w:rsidP="0057590F">
      <w:pPr>
        <w:rPr>
          <w:rFonts w:ascii="Courier New" w:hAnsi="Courier New" w:cs="Courier New"/>
        </w:rPr>
      </w:pPr>
      <w:r w:rsidRPr="001134C1">
        <w:rPr>
          <w:rFonts w:ascii="Courier New" w:hAnsi="Courier New" w:cs="Courier New"/>
        </w:rPr>
        <w:t>&gt;&gt;&gt; a = A()</w:t>
      </w:r>
    </w:p>
    <w:p w:rsidR="0057590F" w:rsidRPr="001134C1" w:rsidRDefault="0057590F" w:rsidP="0057590F">
      <w:pPr>
        <w:rPr>
          <w:rFonts w:ascii="Courier New" w:hAnsi="Courier New" w:cs="Courier New"/>
        </w:rPr>
      </w:pPr>
    </w:p>
    <w:p w:rsidR="0057590F" w:rsidRPr="001134C1" w:rsidRDefault="0057590F" w:rsidP="0057590F">
      <w:pPr>
        <w:rPr>
          <w:rFonts w:ascii="Courier New" w:hAnsi="Courier New" w:cs="Courier New"/>
        </w:rPr>
      </w:pPr>
      <w:r w:rsidRPr="001134C1">
        <w:rPr>
          <w:rFonts w:ascii="Courier New" w:hAnsi="Courier New" w:cs="Courier New"/>
        </w:rPr>
        <w:t>&gt;&gt;&gt; print(repr(a))</w:t>
      </w:r>
    </w:p>
    <w:p w:rsidR="0057590F" w:rsidRPr="001134C1" w:rsidRDefault="0057590F" w:rsidP="0057590F">
      <w:pPr>
        <w:rPr>
          <w:rFonts w:ascii="Courier New" w:hAnsi="Courier New" w:cs="Courier New"/>
        </w:rPr>
      </w:pPr>
      <w:r w:rsidRPr="001134C1">
        <w:rPr>
          <w:rFonts w:ascii="Courier New" w:hAnsi="Courier New" w:cs="Courier New"/>
        </w:rPr>
        <w:t>&lt;__main__.A object at 0xb720a4cc&gt;</w:t>
      </w:r>
    </w:p>
    <w:p w:rsidR="0057590F" w:rsidRPr="001134C1" w:rsidRDefault="0057590F" w:rsidP="0057590F">
      <w:pPr>
        <w:rPr>
          <w:rFonts w:ascii="Courier New" w:hAnsi="Courier New" w:cs="Courier New"/>
        </w:rPr>
      </w:pPr>
      <w:r w:rsidRPr="001134C1">
        <w:rPr>
          <w:rFonts w:ascii="Courier New" w:hAnsi="Courier New" w:cs="Courier New"/>
        </w:rPr>
        <w:t>&gt;&gt;&gt; print(str(a))</w:t>
      </w:r>
    </w:p>
    <w:p w:rsidR="0057590F" w:rsidRPr="001134C1" w:rsidRDefault="0057590F" w:rsidP="0057590F">
      <w:pPr>
        <w:rPr>
          <w:rFonts w:ascii="Courier New" w:hAnsi="Courier New" w:cs="Courier New"/>
        </w:rPr>
      </w:pPr>
      <w:r w:rsidRPr="001134C1">
        <w:rPr>
          <w:rFonts w:ascii="Courier New" w:hAnsi="Courier New" w:cs="Courier New"/>
        </w:rPr>
        <w:t>42</w:t>
      </w:r>
    </w:p>
    <w:p w:rsidR="0057590F" w:rsidRPr="001134C1" w:rsidRDefault="0057590F" w:rsidP="0057590F">
      <w:pPr>
        <w:rPr>
          <w:rFonts w:ascii="Courier New" w:hAnsi="Courier New" w:cs="Courier New"/>
        </w:rPr>
      </w:pPr>
      <w:r w:rsidRPr="001134C1">
        <w:rPr>
          <w:rFonts w:ascii="Courier New" w:hAnsi="Courier New" w:cs="Courier New"/>
        </w:rPr>
        <w:t>&gt;&gt;&gt; a</w:t>
      </w:r>
    </w:p>
    <w:p w:rsidR="0057590F" w:rsidRPr="001134C1" w:rsidRDefault="0057590F" w:rsidP="0057590F">
      <w:pPr>
        <w:rPr>
          <w:rFonts w:ascii="Courier New" w:hAnsi="Courier New" w:cs="Courier New"/>
        </w:rPr>
      </w:pPr>
      <w:r w:rsidRPr="001134C1">
        <w:rPr>
          <w:rFonts w:ascii="Courier New" w:hAnsi="Courier New" w:cs="Courier New"/>
        </w:rPr>
        <w:t>&lt;__main__.A object at 0xb720a4cc&gt;</w:t>
      </w:r>
    </w:p>
    <w:p w:rsidR="0057590F" w:rsidRDefault="0057590F" w:rsidP="0057590F">
      <w:pPr>
        <w:spacing w:after="0"/>
        <w:ind w:left="0"/>
        <w:rPr>
          <w:shd w:val="clear" w:color="auto" w:fill="FFFFFF"/>
        </w:rPr>
      </w:pPr>
      <w:r>
        <w:rPr>
          <w:shd w:val="clear" w:color="auto" w:fill="FFFFFF"/>
        </w:rPr>
        <w:br w:type="page"/>
      </w:r>
    </w:p>
    <w:p w:rsidR="0057590F" w:rsidRPr="00253944" w:rsidRDefault="0057590F" w:rsidP="0057590F">
      <w:pPr>
        <w:rPr>
          <w:rFonts w:ascii="Times New Roman" w:hAnsi="Times New Roman"/>
          <w:sz w:val="24"/>
          <w:szCs w:val="24"/>
        </w:rPr>
      </w:pPr>
      <w:r w:rsidRPr="00253944">
        <w:rPr>
          <w:shd w:val="clear" w:color="auto" w:fill="FFFFFF"/>
        </w:rPr>
        <w:lastRenderedPageBreak/>
        <w:t xml:space="preserve">Otherwise, if a class has only the </w:t>
      </w:r>
      <w:r w:rsidRPr="00B65906">
        <w:rPr>
          <w:rFonts w:ascii="Courier New" w:hAnsi="Courier New" w:cs="Courier New"/>
          <w:shd w:val="clear" w:color="auto" w:fill="FFFFFF"/>
        </w:rPr>
        <w:t>__repr__</w:t>
      </w:r>
      <w:r w:rsidRPr="00253944">
        <w:rPr>
          <w:shd w:val="clear" w:color="auto" w:fill="FFFFFF"/>
        </w:rPr>
        <w:t xml:space="preserve"> method and no </w:t>
      </w:r>
      <w:r w:rsidRPr="00B65906">
        <w:rPr>
          <w:rFonts w:ascii="Courier New" w:hAnsi="Courier New" w:cs="Courier New"/>
          <w:shd w:val="clear" w:color="auto" w:fill="FFFFFF"/>
        </w:rPr>
        <w:t>__str__</w:t>
      </w:r>
      <w:r w:rsidRPr="00253944">
        <w:rPr>
          <w:shd w:val="clear" w:color="auto" w:fill="FFFFFF"/>
        </w:rPr>
        <w:t xml:space="preserve"> method, </w:t>
      </w:r>
      <w:r w:rsidRPr="00B65906">
        <w:rPr>
          <w:rFonts w:ascii="Courier New" w:hAnsi="Courier New" w:cs="Courier New"/>
          <w:shd w:val="clear" w:color="auto" w:fill="FFFFFF"/>
        </w:rPr>
        <w:t>__repr__</w:t>
      </w:r>
      <w:r w:rsidRPr="00253944">
        <w:rPr>
          <w:shd w:val="clear" w:color="auto" w:fill="FFFFFF"/>
        </w:rPr>
        <w:t xml:space="preserve"> will be applied in the situations, where </w:t>
      </w:r>
      <w:r w:rsidRPr="00B65906">
        <w:rPr>
          <w:rFonts w:ascii="Courier New" w:hAnsi="Courier New" w:cs="Courier New"/>
          <w:shd w:val="clear" w:color="auto" w:fill="FFFFFF"/>
        </w:rPr>
        <w:t>__str__</w:t>
      </w:r>
      <w:r w:rsidRPr="00253944">
        <w:rPr>
          <w:shd w:val="clear" w:color="auto" w:fill="FFFFFF"/>
        </w:rPr>
        <w:t>would be applied, if it were available:</w:t>
      </w:r>
    </w:p>
    <w:p w:rsidR="0057590F" w:rsidRPr="001134C1" w:rsidRDefault="0057590F" w:rsidP="0057590F">
      <w:pPr>
        <w:rPr>
          <w:rFonts w:ascii="Courier New" w:hAnsi="Courier New" w:cs="Courier New"/>
        </w:rPr>
      </w:pPr>
      <w:r w:rsidRPr="001134C1">
        <w:rPr>
          <w:rFonts w:ascii="Courier New" w:hAnsi="Courier New" w:cs="Courier New"/>
        </w:rPr>
        <w:t>&gt;&gt;&gt; class A:</w:t>
      </w:r>
    </w:p>
    <w:p w:rsidR="0057590F" w:rsidRPr="001134C1" w:rsidRDefault="0057590F" w:rsidP="0057590F">
      <w:pPr>
        <w:rPr>
          <w:rFonts w:ascii="Courier New" w:hAnsi="Courier New" w:cs="Courier New"/>
        </w:rPr>
      </w:pPr>
      <w:r w:rsidRPr="001134C1">
        <w:rPr>
          <w:rFonts w:ascii="Courier New" w:hAnsi="Courier New" w:cs="Courier New"/>
        </w:rPr>
        <w:t>...     def __repr__(self):</w:t>
      </w:r>
    </w:p>
    <w:p w:rsidR="0057590F" w:rsidRPr="001134C1" w:rsidRDefault="0057590F" w:rsidP="0057590F">
      <w:pPr>
        <w:rPr>
          <w:rFonts w:ascii="Courier New" w:hAnsi="Courier New" w:cs="Courier New"/>
        </w:rPr>
      </w:pPr>
      <w:r w:rsidRPr="001134C1">
        <w:rPr>
          <w:rFonts w:ascii="Courier New" w:hAnsi="Courier New" w:cs="Courier New"/>
        </w:rPr>
        <w:t>...         return "42"</w:t>
      </w:r>
    </w:p>
    <w:p w:rsidR="0057590F" w:rsidRPr="001134C1" w:rsidRDefault="0057590F" w:rsidP="0057590F">
      <w:pPr>
        <w:rPr>
          <w:rFonts w:ascii="Courier New" w:hAnsi="Courier New" w:cs="Courier New"/>
        </w:rPr>
      </w:pPr>
      <w:r w:rsidRPr="001134C1">
        <w:rPr>
          <w:rFonts w:ascii="Courier New" w:hAnsi="Courier New" w:cs="Courier New"/>
        </w:rPr>
        <w:t xml:space="preserve">... </w:t>
      </w:r>
    </w:p>
    <w:p w:rsidR="0057590F" w:rsidRPr="001134C1" w:rsidRDefault="0057590F" w:rsidP="0057590F">
      <w:pPr>
        <w:rPr>
          <w:rFonts w:ascii="Courier New" w:hAnsi="Courier New" w:cs="Courier New"/>
        </w:rPr>
      </w:pPr>
      <w:r w:rsidRPr="001134C1">
        <w:rPr>
          <w:rFonts w:ascii="Courier New" w:hAnsi="Courier New" w:cs="Courier New"/>
        </w:rPr>
        <w:t>&gt;&gt;&gt; a = A()</w:t>
      </w:r>
    </w:p>
    <w:p w:rsidR="0057590F" w:rsidRPr="001134C1" w:rsidRDefault="0057590F" w:rsidP="0057590F">
      <w:pPr>
        <w:rPr>
          <w:rFonts w:ascii="Courier New" w:hAnsi="Courier New" w:cs="Courier New"/>
        </w:rPr>
      </w:pPr>
      <w:r w:rsidRPr="001134C1">
        <w:rPr>
          <w:rFonts w:ascii="Courier New" w:hAnsi="Courier New" w:cs="Courier New"/>
        </w:rPr>
        <w:t>&gt;&gt;&gt; print(repr(a))</w:t>
      </w:r>
    </w:p>
    <w:p w:rsidR="0057590F" w:rsidRPr="001134C1" w:rsidRDefault="0057590F" w:rsidP="0057590F">
      <w:pPr>
        <w:rPr>
          <w:rFonts w:ascii="Courier New" w:hAnsi="Courier New" w:cs="Courier New"/>
        </w:rPr>
      </w:pPr>
      <w:r w:rsidRPr="001134C1">
        <w:rPr>
          <w:rFonts w:ascii="Courier New" w:hAnsi="Courier New" w:cs="Courier New"/>
        </w:rPr>
        <w:t>42</w:t>
      </w:r>
    </w:p>
    <w:p w:rsidR="0057590F" w:rsidRPr="001134C1" w:rsidRDefault="0057590F" w:rsidP="0057590F">
      <w:pPr>
        <w:rPr>
          <w:rFonts w:ascii="Courier New" w:hAnsi="Courier New" w:cs="Courier New"/>
        </w:rPr>
      </w:pPr>
      <w:r w:rsidRPr="001134C1">
        <w:rPr>
          <w:rFonts w:ascii="Courier New" w:hAnsi="Courier New" w:cs="Courier New"/>
        </w:rPr>
        <w:t>&gt;&gt;&gt; print(str(a))</w:t>
      </w:r>
    </w:p>
    <w:p w:rsidR="0057590F" w:rsidRPr="001134C1" w:rsidRDefault="0057590F" w:rsidP="0057590F">
      <w:pPr>
        <w:rPr>
          <w:rFonts w:ascii="Courier New" w:hAnsi="Courier New" w:cs="Courier New"/>
        </w:rPr>
      </w:pPr>
      <w:r w:rsidRPr="001134C1">
        <w:rPr>
          <w:rFonts w:ascii="Courier New" w:hAnsi="Courier New" w:cs="Courier New"/>
        </w:rPr>
        <w:t>42</w:t>
      </w:r>
    </w:p>
    <w:p w:rsidR="0057590F" w:rsidRPr="001134C1" w:rsidRDefault="0057590F" w:rsidP="0057590F">
      <w:pPr>
        <w:rPr>
          <w:rFonts w:ascii="Courier New" w:hAnsi="Courier New" w:cs="Courier New"/>
        </w:rPr>
      </w:pPr>
      <w:r w:rsidRPr="001134C1">
        <w:rPr>
          <w:rFonts w:ascii="Courier New" w:hAnsi="Courier New" w:cs="Courier New"/>
        </w:rPr>
        <w:t>&gt;&gt;&gt; a</w:t>
      </w:r>
    </w:p>
    <w:p w:rsidR="0057590F" w:rsidRPr="001134C1" w:rsidRDefault="0057590F" w:rsidP="0057590F">
      <w:pPr>
        <w:rPr>
          <w:rFonts w:ascii="Courier New" w:hAnsi="Courier New" w:cs="Courier New"/>
        </w:rPr>
      </w:pPr>
      <w:r w:rsidRPr="001134C1">
        <w:rPr>
          <w:rFonts w:ascii="Courier New" w:hAnsi="Courier New" w:cs="Courier New"/>
        </w:rPr>
        <w:t>42</w:t>
      </w:r>
    </w:p>
    <w:p w:rsidR="0057590F" w:rsidRDefault="0057590F" w:rsidP="0057590F">
      <w:pPr>
        <w:spacing w:after="0"/>
      </w:pPr>
      <w:r w:rsidRPr="001134C1">
        <w:t xml:space="preserve">A frequently asked question is when to use </w:t>
      </w:r>
      <w:r w:rsidRPr="00B65906">
        <w:rPr>
          <w:rFonts w:ascii="Courier New" w:hAnsi="Courier New" w:cs="Courier New"/>
          <w:shd w:val="clear" w:color="auto" w:fill="FFFFFF"/>
        </w:rPr>
        <w:t>__repr__</w:t>
      </w:r>
      <w:r>
        <w:t xml:space="preserve"> an</w:t>
      </w:r>
      <w:r w:rsidRPr="001134C1">
        <w:t xml:space="preserve">d when </w:t>
      </w:r>
      <w:r w:rsidRPr="00B65906">
        <w:rPr>
          <w:rFonts w:ascii="Courier New" w:hAnsi="Courier New" w:cs="Courier New"/>
          <w:shd w:val="clear" w:color="auto" w:fill="FFFFFF"/>
        </w:rPr>
        <w:t>__str__</w:t>
      </w:r>
      <w:r w:rsidRPr="001134C1">
        <w:t xml:space="preserve">. </w:t>
      </w:r>
      <w:r w:rsidRPr="00B65906">
        <w:rPr>
          <w:rFonts w:ascii="Courier New" w:hAnsi="Courier New" w:cs="Courier New"/>
          <w:shd w:val="clear" w:color="auto" w:fill="FFFFFF"/>
        </w:rPr>
        <w:t>__str__</w:t>
      </w:r>
      <w:r w:rsidRPr="001134C1">
        <w:t xml:space="preserve"> is always the right choice, if the output should be for the end user or in other words, if it should be nicely printed. </w:t>
      </w:r>
      <w:r w:rsidRPr="00B65906">
        <w:rPr>
          <w:rFonts w:ascii="Courier New" w:hAnsi="Courier New" w:cs="Courier New"/>
          <w:shd w:val="clear" w:color="auto" w:fill="FFFFFF"/>
        </w:rPr>
        <w:t>__repr__</w:t>
      </w:r>
      <w:r w:rsidRPr="001134C1">
        <w:t xml:space="preserve"> on the other hand is used for the internal representation of an object. The output of </w:t>
      </w:r>
      <w:r w:rsidRPr="00B65906">
        <w:rPr>
          <w:rFonts w:ascii="Courier New" w:hAnsi="Courier New" w:cs="Courier New"/>
          <w:shd w:val="clear" w:color="auto" w:fill="FFFFFF"/>
        </w:rPr>
        <w:t>__repr__</w:t>
      </w:r>
      <w:r w:rsidRPr="001134C1">
        <w:t xml:space="preserve"> should be - if feasible - a string which can be parsed by the python interpreter. The result of this</w:t>
      </w:r>
      <w:r>
        <w:t xml:space="preserve"> parsing is in an equal object.</w:t>
      </w:r>
    </w:p>
    <w:p w:rsidR="0057590F" w:rsidRDefault="0057590F" w:rsidP="0057590F">
      <w:pPr>
        <w:spacing w:after="0"/>
      </w:pPr>
      <w:r w:rsidRPr="001134C1">
        <w:t>This means that the following should be true for an object "</w:t>
      </w:r>
      <w:r w:rsidRPr="00B65906">
        <w:rPr>
          <w:rFonts w:ascii="Courier New" w:hAnsi="Courier New" w:cs="Courier New"/>
          <w:shd w:val="clear" w:color="auto" w:fill="FFFFFF"/>
        </w:rPr>
        <w:t>o</w:t>
      </w:r>
      <w:r w:rsidRPr="001134C1">
        <w:t>":</w:t>
      </w:r>
    </w:p>
    <w:p w:rsidR="0057590F" w:rsidRDefault="0057590F" w:rsidP="0057590F">
      <w:pPr>
        <w:spacing w:after="0"/>
        <w:rPr>
          <w:rFonts w:ascii="Courier New" w:hAnsi="Courier New" w:cs="Courier New"/>
        </w:rPr>
      </w:pPr>
      <w:r w:rsidRPr="001134C1">
        <w:rPr>
          <w:rFonts w:ascii="Courier New" w:hAnsi="Courier New" w:cs="Courier New"/>
        </w:rPr>
        <w:t>o == eval(repr(o))</w:t>
      </w:r>
    </w:p>
    <w:p w:rsidR="0057590F" w:rsidRDefault="0057590F" w:rsidP="0057590F">
      <w:pPr>
        <w:spacing w:after="0"/>
        <w:rPr>
          <w:rFonts w:ascii="Courier New" w:hAnsi="Courier New" w:cs="Courier New"/>
        </w:rPr>
      </w:pPr>
    </w:p>
    <w:p w:rsidR="0057590F" w:rsidRPr="001134C1" w:rsidRDefault="0057590F" w:rsidP="0057590F">
      <w:pPr>
        <w:spacing w:after="0"/>
      </w:pPr>
      <w:r w:rsidRPr="001134C1">
        <w:t>This is shown in the following interactive Python session:</w:t>
      </w:r>
    </w:p>
    <w:p w:rsidR="0057590F" w:rsidRPr="001134C1" w:rsidRDefault="0057590F" w:rsidP="0057590F">
      <w:pPr>
        <w:rPr>
          <w:rFonts w:ascii="Courier New" w:hAnsi="Courier New" w:cs="Courier New"/>
        </w:rPr>
      </w:pPr>
      <w:r w:rsidRPr="001134C1">
        <w:rPr>
          <w:rFonts w:ascii="Courier New" w:hAnsi="Courier New" w:cs="Courier New"/>
        </w:rPr>
        <w:t>&gt;&gt;&gt; l = [3,8,9]</w:t>
      </w:r>
    </w:p>
    <w:p w:rsidR="0057590F" w:rsidRPr="001134C1" w:rsidRDefault="0057590F" w:rsidP="0057590F">
      <w:pPr>
        <w:rPr>
          <w:rFonts w:ascii="Courier New" w:hAnsi="Courier New" w:cs="Courier New"/>
        </w:rPr>
      </w:pPr>
      <w:r w:rsidRPr="001134C1">
        <w:rPr>
          <w:rFonts w:ascii="Courier New" w:hAnsi="Courier New" w:cs="Courier New"/>
        </w:rPr>
        <w:t>&gt;&gt;&gt; s = repr(l)</w:t>
      </w:r>
    </w:p>
    <w:p w:rsidR="0057590F" w:rsidRPr="001134C1" w:rsidRDefault="0057590F" w:rsidP="0057590F">
      <w:pPr>
        <w:rPr>
          <w:rFonts w:ascii="Courier New" w:hAnsi="Courier New" w:cs="Courier New"/>
        </w:rPr>
      </w:pPr>
      <w:r w:rsidRPr="001134C1">
        <w:rPr>
          <w:rFonts w:ascii="Courier New" w:hAnsi="Courier New" w:cs="Courier New"/>
        </w:rPr>
        <w:t>&gt;&gt;&gt; s</w:t>
      </w:r>
    </w:p>
    <w:p w:rsidR="0057590F" w:rsidRPr="001134C1" w:rsidRDefault="0057590F" w:rsidP="0057590F">
      <w:pPr>
        <w:rPr>
          <w:rFonts w:ascii="Courier New" w:hAnsi="Courier New" w:cs="Courier New"/>
        </w:rPr>
      </w:pPr>
      <w:r w:rsidRPr="001134C1">
        <w:rPr>
          <w:rFonts w:ascii="Courier New" w:hAnsi="Courier New" w:cs="Courier New"/>
        </w:rPr>
        <w:t>'[3, 8, 9]'</w:t>
      </w:r>
    </w:p>
    <w:p w:rsidR="0057590F" w:rsidRPr="001134C1" w:rsidRDefault="0057590F" w:rsidP="0057590F">
      <w:pPr>
        <w:rPr>
          <w:rFonts w:ascii="Courier New" w:hAnsi="Courier New" w:cs="Courier New"/>
        </w:rPr>
      </w:pPr>
      <w:r w:rsidRPr="001134C1">
        <w:rPr>
          <w:rFonts w:ascii="Courier New" w:hAnsi="Courier New" w:cs="Courier New"/>
        </w:rPr>
        <w:t>&gt;&gt;&gt; l == eval(s)</w:t>
      </w:r>
    </w:p>
    <w:p w:rsidR="0057590F" w:rsidRPr="001134C1" w:rsidRDefault="0057590F" w:rsidP="0057590F">
      <w:pPr>
        <w:rPr>
          <w:rFonts w:ascii="Courier New" w:hAnsi="Courier New" w:cs="Courier New"/>
        </w:rPr>
      </w:pPr>
      <w:r w:rsidRPr="001134C1">
        <w:rPr>
          <w:rFonts w:ascii="Courier New" w:hAnsi="Courier New" w:cs="Courier New"/>
        </w:rPr>
        <w:t>True</w:t>
      </w:r>
    </w:p>
    <w:p w:rsidR="0057590F" w:rsidRPr="001134C1" w:rsidRDefault="0057590F" w:rsidP="0057590F">
      <w:pPr>
        <w:rPr>
          <w:rFonts w:ascii="Courier New" w:hAnsi="Courier New" w:cs="Courier New"/>
        </w:rPr>
      </w:pPr>
      <w:r w:rsidRPr="001134C1">
        <w:rPr>
          <w:rFonts w:ascii="Courier New" w:hAnsi="Courier New" w:cs="Courier New"/>
        </w:rPr>
        <w:t>&gt;&gt;&gt; l == eval(str(l))</w:t>
      </w:r>
    </w:p>
    <w:p w:rsidR="0057590F" w:rsidRPr="001134C1" w:rsidRDefault="0057590F" w:rsidP="0057590F">
      <w:pPr>
        <w:rPr>
          <w:rFonts w:ascii="Courier New" w:hAnsi="Courier New" w:cs="Courier New"/>
        </w:rPr>
      </w:pPr>
      <w:r w:rsidRPr="001134C1">
        <w:rPr>
          <w:rFonts w:ascii="Courier New" w:hAnsi="Courier New" w:cs="Courier New"/>
        </w:rPr>
        <w:t>True</w:t>
      </w:r>
    </w:p>
    <w:p w:rsidR="0057590F" w:rsidRPr="001134C1" w:rsidRDefault="0057590F" w:rsidP="0057590F">
      <w:pPr>
        <w:rPr>
          <w:rFonts w:ascii="Courier New" w:hAnsi="Courier New" w:cs="Courier New"/>
        </w:rPr>
      </w:pPr>
      <w:r w:rsidRPr="001134C1">
        <w:rPr>
          <w:rFonts w:ascii="Courier New" w:hAnsi="Courier New" w:cs="Courier New"/>
        </w:rPr>
        <w:t>&gt;&gt;&gt;</w:t>
      </w:r>
    </w:p>
    <w:p w:rsidR="0057590F" w:rsidRDefault="0057590F" w:rsidP="0057590F">
      <w:pPr>
        <w:spacing w:after="0"/>
        <w:ind w:left="0"/>
        <w:rPr>
          <w:shd w:val="clear" w:color="auto" w:fill="FFFFFF"/>
        </w:rPr>
      </w:pPr>
      <w:r>
        <w:rPr>
          <w:shd w:val="clear" w:color="auto" w:fill="FFFFFF"/>
        </w:rPr>
        <w:br w:type="page"/>
      </w:r>
    </w:p>
    <w:p w:rsidR="0057590F" w:rsidRPr="00253944" w:rsidRDefault="0057590F" w:rsidP="0057590F">
      <w:pPr>
        <w:rPr>
          <w:rFonts w:ascii="Times New Roman" w:hAnsi="Times New Roman"/>
          <w:sz w:val="24"/>
          <w:szCs w:val="24"/>
        </w:rPr>
      </w:pPr>
      <w:r w:rsidRPr="00253944">
        <w:rPr>
          <w:shd w:val="clear" w:color="auto" w:fill="FFFFFF"/>
        </w:rPr>
        <w:lastRenderedPageBreak/>
        <w:t xml:space="preserve">We show in the following example with the </w:t>
      </w:r>
      <w:r w:rsidRPr="00B65906">
        <w:rPr>
          <w:rFonts w:ascii="Courier New" w:hAnsi="Courier New" w:cs="Courier New"/>
          <w:shd w:val="clear" w:color="auto" w:fill="FFFFFF"/>
        </w:rPr>
        <w:t>datetime</w:t>
      </w:r>
      <w:r w:rsidRPr="00253944">
        <w:rPr>
          <w:shd w:val="clear" w:color="auto" w:fill="FFFFFF"/>
        </w:rPr>
        <w:t xml:space="preserve"> module that </w:t>
      </w:r>
      <w:r w:rsidRPr="00B65906">
        <w:rPr>
          <w:rFonts w:ascii="Courier New" w:hAnsi="Courier New" w:cs="Courier New"/>
          <w:shd w:val="clear" w:color="auto" w:fill="FFFFFF"/>
        </w:rPr>
        <w:t>eval</w:t>
      </w:r>
      <w:r w:rsidRPr="00253944">
        <w:rPr>
          <w:shd w:val="clear" w:color="auto" w:fill="FFFFFF"/>
        </w:rPr>
        <w:t xml:space="preserve"> can only be applied on the strings created by </w:t>
      </w:r>
      <w:r w:rsidRPr="00B65906">
        <w:rPr>
          <w:rFonts w:ascii="Courier New" w:hAnsi="Courier New" w:cs="Courier New"/>
          <w:shd w:val="clear" w:color="auto" w:fill="FFFFFF"/>
        </w:rPr>
        <w:t>repr</w:t>
      </w:r>
      <w:r w:rsidRPr="00253944">
        <w:rPr>
          <w:shd w:val="clear" w:color="auto" w:fill="FFFFFF"/>
        </w:rPr>
        <w:t>:</w:t>
      </w:r>
    </w:p>
    <w:p w:rsidR="0057590F" w:rsidRPr="001134C1" w:rsidRDefault="0057590F" w:rsidP="0057590F">
      <w:pPr>
        <w:rPr>
          <w:rFonts w:ascii="Courier New" w:hAnsi="Courier New" w:cs="Courier New"/>
        </w:rPr>
      </w:pPr>
      <w:r w:rsidRPr="001134C1">
        <w:rPr>
          <w:rFonts w:ascii="Courier New" w:hAnsi="Courier New" w:cs="Courier New"/>
        </w:rPr>
        <w:t>&gt;&gt;&gt; import datetime</w:t>
      </w:r>
    </w:p>
    <w:p w:rsidR="0057590F" w:rsidRPr="001134C1" w:rsidRDefault="0057590F" w:rsidP="0057590F">
      <w:pPr>
        <w:rPr>
          <w:rFonts w:ascii="Courier New" w:hAnsi="Courier New" w:cs="Courier New"/>
        </w:rPr>
      </w:pPr>
      <w:r w:rsidRPr="001134C1">
        <w:rPr>
          <w:rFonts w:ascii="Courier New" w:hAnsi="Courier New" w:cs="Courier New"/>
        </w:rPr>
        <w:t>&gt;&gt;&gt; today = datetime.datetime.now()</w:t>
      </w:r>
    </w:p>
    <w:p w:rsidR="0057590F" w:rsidRPr="001134C1" w:rsidRDefault="0057590F" w:rsidP="0057590F">
      <w:pPr>
        <w:rPr>
          <w:rFonts w:ascii="Courier New" w:hAnsi="Courier New" w:cs="Courier New"/>
        </w:rPr>
      </w:pPr>
      <w:r w:rsidRPr="001134C1">
        <w:rPr>
          <w:rFonts w:ascii="Courier New" w:hAnsi="Courier New" w:cs="Courier New"/>
        </w:rPr>
        <w:t>&gt;&gt;&gt; str_s = str(today)</w:t>
      </w:r>
    </w:p>
    <w:p w:rsidR="0057590F" w:rsidRPr="001134C1" w:rsidRDefault="0057590F" w:rsidP="0057590F">
      <w:pPr>
        <w:rPr>
          <w:rFonts w:ascii="Courier New" w:hAnsi="Courier New" w:cs="Courier New"/>
        </w:rPr>
      </w:pPr>
      <w:r w:rsidRPr="001134C1">
        <w:rPr>
          <w:rFonts w:ascii="Courier New" w:hAnsi="Courier New" w:cs="Courier New"/>
        </w:rPr>
        <w:t>&gt;&gt;&gt; eval(str_s)</w:t>
      </w:r>
    </w:p>
    <w:p w:rsidR="0057590F" w:rsidRPr="001134C1" w:rsidRDefault="0057590F" w:rsidP="0057590F">
      <w:pPr>
        <w:rPr>
          <w:rFonts w:ascii="Courier New" w:hAnsi="Courier New" w:cs="Courier New"/>
        </w:rPr>
      </w:pPr>
      <w:r w:rsidRPr="001134C1">
        <w:rPr>
          <w:rFonts w:ascii="Courier New" w:hAnsi="Courier New" w:cs="Courier New"/>
        </w:rPr>
        <w:t>Traceback (most recent call last):</w:t>
      </w:r>
    </w:p>
    <w:p w:rsidR="0057590F" w:rsidRPr="001134C1" w:rsidRDefault="0057590F" w:rsidP="0057590F">
      <w:pPr>
        <w:rPr>
          <w:rFonts w:ascii="Courier New" w:hAnsi="Courier New" w:cs="Courier New"/>
        </w:rPr>
      </w:pPr>
      <w:r w:rsidRPr="001134C1">
        <w:rPr>
          <w:rFonts w:ascii="Courier New" w:hAnsi="Courier New" w:cs="Courier New"/>
        </w:rPr>
        <w:t xml:space="preserve">  File "&lt;stdin&gt;", line 1, in &lt;module&gt;</w:t>
      </w:r>
    </w:p>
    <w:p w:rsidR="0057590F" w:rsidRPr="001134C1" w:rsidRDefault="0057590F" w:rsidP="0057590F">
      <w:pPr>
        <w:rPr>
          <w:rFonts w:ascii="Courier New" w:hAnsi="Courier New" w:cs="Courier New"/>
        </w:rPr>
      </w:pPr>
      <w:r w:rsidRPr="001134C1">
        <w:rPr>
          <w:rFonts w:ascii="Courier New" w:hAnsi="Courier New" w:cs="Courier New"/>
        </w:rPr>
        <w:t xml:space="preserve">  File "&lt;string&gt;", line 1</w:t>
      </w:r>
    </w:p>
    <w:p w:rsidR="0057590F" w:rsidRPr="001134C1" w:rsidRDefault="0057590F" w:rsidP="0057590F">
      <w:pPr>
        <w:rPr>
          <w:rFonts w:ascii="Courier New" w:hAnsi="Courier New" w:cs="Courier New"/>
        </w:rPr>
      </w:pPr>
      <w:r w:rsidRPr="001134C1">
        <w:rPr>
          <w:rFonts w:ascii="Courier New" w:hAnsi="Courier New" w:cs="Courier New"/>
        </w:rPr>
        <w:t xml:space="preserve">    2014-01-26 17:35:39.215144</w:t>
      </w:r>
    </w:p>
    <w:p w:rsidR="0057590F" w:rsidRPr="001134C1" w:rsidRDefault="0057590F" w:rsidP="0057590F">
      <w:pPr>
        <w:rPr>
          <w:rFonts w:ascii="Courier New" w:hAnsi="Courier New" w:cs="Courier New"/>
        </w:rPr>
      </w:pPr>
      <w:r w:rsidRPr="001134C1">
        <w:rPr>
          <w:rFonts w:ascii="Courier New" w:hAnsi="Courier New" w:cs="Courier New"/>
        </w:rPr>
        <w:t xml:space="preserve">          ^</w:t>
      </w:r>
    </w:p>
    <w:p w:rsidR="0057590F" w:rsidRPr="001134C1" w:rsidRDefault="0057590F" w:rsidP="0057590F">
      <w:pPr>
        <w:rPr>
          <w:rFonts w:ascii="Courier New" w:hAnsi="Courier New" w:cs="Courier New"/>
        </w:rPr>
      </w:pPr>
      <w:r w:rsidRPr="001134C1">
        <w:rPr>
          <w:rFonts w:ascii="Courier New" w:hAnsi="Courier New" w:cs="Courier New"/>
        </w:rPr>
        <w:t>SyntaxError: invalid token</w:t>
      </w:r>
    </w:p>
    <w:p w:rsidR="0057590F" w:rsidRPr="001134C1" w:rsidRDefault="0057590F" w:rsidP="0057590F">
      <w:pPr>
        <w:rPr>
          <w:rFonts w:ascii="Courier New" w:hAnsi="Courier New" w:cs="Courier New"/>
        </w:rPr>
      </w:pPr>
      <w:r w:rsidRPr="001134C1">
        <w:rPr>
          <w:rFonts w:ascii="Courier New" w:hAnsi="Courier New" w:cs="Courier New"/>
        </w:rPr>
        <w:t>&gt;&gt;&gt; repr_s = repr(today)</w:t>
      </w:r>
    </w:p>
    <w:p w:rsidR="0057590F" w:rsidRPr="001134C1" w:rsidRDefault="0057590F" w:rsidP="0057590F">
      <w:pPr>
        <w:rPr>
          <w:rFonts w:ascii="Courier New" w:hAnsi="Courier New" w:cs="Courier New"/>
        </w:rPr>
      </w:pPr>
      <w:r w:rsidRPr="001134C1">
        <w:rPr>
          <w:rFonts w:ascii="Courier New" w:hAnsi="Courier New" w:cs="Courier New"/>
        </w:rPr>
        <w:t>&gt;&gt;&gt; t = eval(repr_s)</w:t>
      </w:r>
    </w:p>
    <w:p w:rsidR="0057590F" w:rsidRPr="001134C1" w:rsidRDefault="0057590F" w:rsidP="0057590F">
      <w:pPr>
        <w:rPr>
          <w:rFonts w:ascii="Courier New" w:hAnsi="Courier New" w:cs="Courier New"/>
        </w:rPr>
      </w:pPr>
      <w:r w:rsidRPr="001134C1">
        <w:rPr>
          <w:rFonts w:ascii="Courier New" w:hAnsi="Courier New" w:cs="Courier New"/>
        </w:rPr>
        <w:t>&gt;&gt;&gt; type(t)</w:t>
      </w:r>
    </w:p>
    <w:p w:rsidR="0057590F" w:rsidRPr="001134C1" w:rsidRDefault="0057590F" w:rsidP="0057590F">
      <w:pPr>
        <w:rPr>
          <w:rFonts w:ascii="Courier New" w:hAnsi="Courier New" w:cs="Courier New"/>
        </w:rPr>
      </w:pPr>
      <w:r w:rsidRPr="001134C1">
        <w:rPr>
          <w:rFonts w:ascii="Courier New" w:hAnsi="Courier New" w:cs="Courier New"/>
        </w:rPr>
        <w:t>&lt;class 'datetime.datetime'&gt;</w:t>
      </w:r>
    </w:p>
    <w:p w:rsidR="0057590F" w:rsidRPr="001134C1" w:rsidRDefault="0057590F" w:rsidP="0057590F">
      <w:pPr>
        <w:rPr>
          <w:rFonts w:ascii="Courier New" w:hAnsi="Courier New" w:cs="Courier New"/>
        </w:rPr>
      </w:pPr>
      <w:r w:rsidRPr="001134C1">
        <w:rPr>
          <w:rFonts w:ascii="Courier New" w:hAnsi="Courier New" w:cs="Courier New"/>
        </w:rPr>
        <w:t>&gt;&gt;&gt;</w:t>
      </w:r>
    </w:p>
    <w:p w:rsidR="0057590F" w:rsidRDefault="0057590F" w:rsidP="0057590F">
      <w:pPr>
        <w:rPr>
          <w:shd w:val="clear" w:color="auto" w:fill="FFFFFF"/>
        </w:rPr>
      </w:pPr>
      <w:r w:rsidRPr="00253944">
        <w:rPr>
          <w:shd w:val="clear" w:color="auto" w:fill="FFFFFF"/>
        </w:rPr>
        <w:t xml:space="preserve">We can see that </w:t>
      </w:r>
      <w:r w:rsidRPr="00B65906">
        <w:rPr>
          <w:rFonts w:ascii="Courier New" w:hAnsi="Courier New" w:cs="Courier New"/>
          <w:shd w:val="clear" w:color="auto" w:fill="FFFFFF"/>
        </w:rPr>
        <w:t>eval(repr_s)</w:t>
      </w:r>
      <w:r w:rsidRPr="00253944">
        <w:rPr>
          <w:shd w:val="clear" w:color="auto" w:fill="FFFFFF"/>
        </w:rPr>
        <w:t xml:space="preserve"> returns again a </w:t>
      </w:r>
      <w:r w:rsidRPr="00B65906">
        <w:rPr>
          <w:rFonts w:ascii="Courier New" w:hAnsi="Courier New" w:cs="Courier New"/>
          <w:shd w:val="clear" w:color="auto" w:fill="FFFFFF"/>
        </w:rPr>
        <w:t>datetime.datetime</w:t>
      </w:r>
      <w:r w:rsidRPr="00253944">
        <w:rPr>
          <w:shd w:val="clear" w:color="auto" w:fill="FFFFFF"/>
        </w:rPr>
        <w:t xml:space="preserve"> object. The String created by </w:t>
      </w:r>
      <w:r w:rsidRPr="00B65906">
        <w:rPr>
          <w:rFonts w:ascii="Courier New" w:hAnsi="Courier New" w:cs="Courier New"/>
          <w:shd w:val="clear" w:color="auto" w:fill="FFFFFF"/>
        </w:rPr>
        <w:t>str</w:t>
      </w:r>
      <w:r w:rsidRPr="00253944">
        <w:rPr>
          <w:shd w:val="clear" w:color="auto" w:fill="FFFFFF"/>
        </w:rPr>
        <w:t xml:space="preserve"> can't be turned into a </w:t>
      </w:r>
      <w:r w:rsidRPr="00B65906">
        <w:rPr>
          <w:rFonts w:ascii="Courier New" w:hAnsi="Courier New" w:cs="Courier New"/>
          <w:shd w:val="clear" w:color="auto" w:fill="FFFFFF"/>
        </w:rPr>
        <w:t>datetime.datetime</w:t>
      </w:r>
      <w:r w:rsidRPr="00253944">
        <w:rPr>
          <w:shd w:val="clear" w:color="auto" w:fill="FFFFFF"/>
        </w:rPr>
        <w:t xml:space="preserve"> object by parsing it.</w:t>
      </w:r>
    </w:p>
    <w:p w:rsidR="0057590F" w:rsidRDefault="0057590F" w:rsidP="0057590F">
      <w:pPr>
        <w:rPr>
          <w:shd w:val="clear" w:color="auto" w:fill="FFFFFF"/>
        </w:rPr>
      </w:pPr>
      <w:r w:rsidRPr="00253944">
        <w:rPr>
          <w:shd w:val="clear" w:color="auto" w:fill="FFFFFF"/>
        </w:rPr>
        <w:t xml:space="preserve">We will extend our robot class with a </w:t>
      </w:r>
      <w:r w:rsidRPr="00B65906">
        <w:rPr>
          <w:rFonts w:ascii="Courier New" w:hAnsi="Courier New" w:cs="Courier New"/>
          <w:shd w:val="clear" w:color="auto" w:fill="FFFFFF"/>
        </w:rPr>
        <w:t>repr</w:t>
      </w:r>
      <w:r w:rsidRPr="00253944">
        <w:rPr>
          <w:shd w:val="clear" w:color="auto" w:fill="FFFFFF"/>
        </w:rPr>
        <w:t xml:space="preserve"> method. We dropped the other methods to keep this example simple</w:t>
      </w:r>
      <w:r>
        <w:rPr>
          <w:shd w:val="clear" w:color="auto" w:fill="FFFFFF"/>
        </w:rPr>
        <w:t>.</w:t>
      </w:r>
    </w:p>
    <w:p w:rsidR="0057590F" w:rsidRPr="00770A9D" w:rsidRDefault="0057590F" w:rsidP="0057590F">
      <w:pPr>
        <w:rPr>
          <w:rFonts w:ascii="Courier New" w:hAnsi="Courier New" w:cs="Courier New"/>
          <w:b/>
        </w:rPr>
      </w:pPr>
      <w:r w:rsidRPr="00770A9D">
        <w:rPr>
          <w:b/>
          <w:shd w:val="clear" w:color="auto" w:fill="FFFFFF"/>
        </w:rPr>
        <w:t>Example:</w:t>
      </w:r>
    </w:p>
    <w:p w:rsidR="0057590F" w:rsidRPr="001134C1" w:rsidRDefault="0057590F" w:rsidP="0057590F">
      <w:pPr>
        <w:rPr>
          <w:rFonts w:ascii="Courier New" w:hAnsi="Courier New" w:cs="Courier New"/>
        </w:rPr>
      </w:pPr>
      <w:r w:rsidRPr="001134C1">
        <w:rPr>
          <w:rFonts w:ascii="Courier New" w:hAnsi="Courier New" w:cs="Courier New"/>
        </w:rPr>
        <w:t>class Robot:</w:t>
      </w:r>
    </w:p>
    <w:p w:rsidR="0057590F" w:rsidRPr="001134C1" w:rsidRDefault="0057590F" w:rsidP="0057590F">
      <w:pPr>
        <w:rPr>
          <w:rFonts w:ascii="Courier New" w:hAnsi="Courier New" w:cs="Courier New"/>
        </w:rPr>
      </w:pPr>
      <w:r w:rsidRPr="001134C1">
        <w:rPr>
          <w:rFonts w:ascii="Courier New" w:hAnsi="Courier New" w:cs="Courier New"/>
        </w:rPr>
        <w:t xml:space="preserve">    def __init__(self, name, build_year):</w:t>
      </w:r>
    </w:p>
    <w:p w:rsidR="0057590F" w:rsidRPr="001134C1" w:rsidRDefault="0057590F" w:rsidP="0057590F">
      <w:pPr>
        <w:rPr>
          <w:rFonts w:ascii="Courier New" w:hAnsi="Courier New" w:cs="Courier New"/>
        </w:rPr>
      </w:pPr>
      <w:r w:rsidRPr="001134C1">
        <w:rPr>
          <w:rFonts w:ascii="Courier New" w:hAnsi="Courier New" w:cs="Courier New"/>
        </w:rPr>
        <w:t xml:space="preserve">        self.name = name</w:t>
      </w:r>
    </w:p>
    <w:p w:rsidR="0057590F" w:rsidRPr="001134C1" w:rsidRDefault="0057590F" w:rsidP="0057590F">
      <w:pPr>
        <w:rPr>
          <w:rFonts w:ascii="Courier New" w:hAnsi="Courier New" w:cs="Courier New"/>
        </w:rPr>
      </w:pPr>
      <w:r w:rsidRPr="001134C1">
        <w:rPr>
          <w:rFonts w:ascii="Courier New" w:hAnsi="Courier New" w:cs="Courier New"/>
        </w:rPr>
        <w:t xml:space="preserve">        self.build_year = build_year</w:t>
      </w:r>
    </w:p>
    <w:p w:rsidR="0057590F" w:rsidRPr="001134C1" w:rsidRDefault="0057590F" w:rsidP="0057590F">
      <w:pPr>
        <w:rPr>
          <w:rFonts w:ascii="Courier New" w:hAnsi="Courier New" w:cs="Courier New"/>
        </w:rPr>
      </w:pPr>
    </w:p>
    <w:p w:rsidR="0057590F" w:rsidRPr="001134C1" w:rsidRDefault="0057590F" w:rsidP="0057590F">
      <w:pPr>
        <w:rPr>
          <w:rFonts w:ascii="Courier New" w:hAnsi="Courier New" w:cs="Courier New"/>
        </w:rPr>
      </w:pPr>
      <w:r w:rsidRPr="001134C1">
        <w:rPr>
          <w:rFonts w:ascii="Courier New" w:hAnsi="Courier New" w:cs="Courier New"/>
        </w:rPr>
        <w:t xml:space="preserve">    def __repr__(self):</w:t>
      </w:r>
    </w:p>
    <w:p w:rsidR="0057590F" w:rsidRPr="001134C1" w:rsidRDefault="0057590F" w:rsidP="0057590F">
      <w:pPr>
        <w:rPr>
          <w:rFonts w:ascii="Courier New" w:hAnsi="Courier New" w:cs="Courier New"/>
        </w:rPr>
      </w:pPr>
      <w:r w:rsidRPr="001134C1">
        <w:rPr>
          <w:rFonts w:ascii="Courier New" w:hAnsi="Courier New" w:cs="Courier New"/>
        </w:rPr>
        <w:t xml:space="preserve">        return "Robot('" + self.name + "', " +  str(self.build_year) +  ")"</w:t>
      </w:r>
    </w:p>
    <w:p w:rsidR="0057590F" w:rsidRPr="001134C1" w:rsidRDefault="0057590F" w:rsidP="0057590F">
      <w:pPr>
        <w:rPr>
          <w:rFonts w:ascii="Courier New" w:hAnsi="Courier New" w:cs="Courier New"/>
        </w:rPr>
      </w:pPr>
    </w:p>
    <w:p w:rsidR="0057590F" w:rsidRPr="001134C1" w:rsidRDefault="0057590F" w:rsidP="0057590F">
      <w:pPr>
        <w:rPr>
          <w:rFonts w:ascii="Courier New" w:hAnsi="Courier New" w:cs="Courier New"/>
        </w:rPr>
      </w:pPr>
      <w:r w:rsidRPr="001134C1">
        <w:rPr>
          <w:rFonts w:ascii="Courier New" w:hAnsi="Courier New" w:cs="Courier New"/>
        </w:rPr>
        <w:t>if __name__ == "__main__":</w:t>
      </w:r>
    </w:p>
    <w:p w:rsidR="0057590F" w:rsidRPr="001134C1" w:rsidRDefault="0057590F" w:rsidP="0057590F">
      <w:pPr>
        <w:rPr>
          <w:rFonts w:ascii="Courier New" w:hAnsi="Courier New" w:cs="Courier New"/>
        </w:rPr>
      </w:pPr>
      <w:r w:rsidRPr="001134C1">
        <w:rPr>
          <w:rFonts w:ascii="Courier New" w:hAnsi="Courier New" w:cs="Courier New"/>
        </w:rPr>
        <w:t xml:space="preserve">    x = Robot("Marvin", 1979)</w:t>
      </w:r>
    </w:p>
    <w:p w:rsidR="0057590F" w:rsidRPr="001134C1" w:rsidRDefault="0057590F" w:rsidP="0057590F">
      <w:pPr>
        <w:rPr>
          <w:rFonts w:ascii="Courier New" w:hAnsi="Courier New" w:cs="Courier New"/>
        </w:rPr>
      </w:pPr>
    </w:p>
    <w:p w:rsidR="0057590F" w:rsidRPr="001134C1" w:rsidRDefault="0057590F" w:rsidP="0057590F">
      <w:pPr>
        <w:rPr>
          <w:rFonts w:ascii="Courier New" w:hAnsi="Courier New" w:cs="Courier New"/>
        </w:rPr>
      </w:pPr>
      <w:r w:rsidRPr="001134C1">
        <w:rPr>
          <w:rFonts w:ascii="Courier New" w:hAnsi="Courier New" w:cs="Courier New"/>
        </w:rPr>
        <w:t xml:space="preserve">    x_str = str(x)</w:t>
      </w:r>
    </w:p>
    <w:p w:rsidR="0057590F" w:rsidRPr="001134C1" w:rsidRDefault="0057590F" w:rsidP="0057590F">
      <w:pPr>
        <w:rPr>
          <w:rFonts w:ascii="Courier New" w:hAnsi="Courier New" w:cs="Courier New"/>
        </w:rPr>
      </w:pPr>
      <w:r w:rsidRPr="001134C1">
        <w:rPr>
          <w:rFonts w:ascii="Courier New" w:hAnsi="Courier New" w:cs="Courier New"/>
        </w:rPr>
        <w:t xml:space="preserve">    print(x_str)</w:t>
      </w:r>
    </w:p>
    <w:p w:rsidR="0057590F" w:rsidRPr="001134C1" w:rsidRDefault="0057590F" w:rsidP="0057590F">
      <w:pPr>
        <w:rPr>
          <w:rFonts w:ascii="Courier New" w:hAnsi="Courier New" w:cs="Courier New"/>
        </w:rPr>
      </w:pPr>
      <w:r w:rsidRPr="001134C1">
        <w:rPr>
          <w:rFonts w:ascii="Courier New" w:hAnsi="Courier New" w:cs="Courier New"/>
        </w:rPr>
        <w:lastRenderedPageBreak/>
        <w:t xml:space="preserve">    print("Type of x_str: ", type(x_str))</w:t>
      </w:r>
    </w:p>
    <w:p w:rsidR="0057590F" w:rsidRPr="001134C1" w:rsidRDefault="0057590F" w:rsidP="0057590F">
      <w:pPr>
        <w:rPr>
          <w:rFonts w:ascii="Courier New" w:hAnsi="Courier New" w:cs="Courier New"/>
        </w:rPr>
      </w:pPr>
      <w:r w:rsidRPr="001134C1">
        <w:rPr>
          <w:rFonts w:ascii="Courier New" w:hAnsi="Courier New" w:cs="Courier New"/>
        </w:rPr>
        <w:t xml:space="preserve">    new = eval(x_str) </w:t>
      </w:r>
    </w:p>
    <w:p w:rsidR="0057590F" w:rsidRPr="001134C1" w:rsidRDefault="0057590F" w:rsidP="0057590F">
      <w:pPr>
        <w:rPr>
          <w:rFonts w:ascii="Courier New" w:hAnsi="Courier New" w:cs="Courier New"/>
        </w:rPr>
      </w:pPr>
      <w:r w:rsidRPr="001134C1">
        <w:rPr>
          <w:rFonts w:ascii="Courier New" w:hAnsi="Courier New" w:cs="Courier New"/>
        </w:rPr>
        <w:t xml:space="preserve">    print(new)</w:t>
      </w:r>
    </w:p>
    <w:p w:rsidR="0057590F" w:rsidRPr="001134C1" w:rsidRDefault="0057590F" w:rsidP="0057590F">
      <w:pPr>
        <w:rPr>
          <w:rFonts w:ascii="Courier New" w:hAnsi="Courier New" w:cs="Courier New"/>
        </w:rPr>
      </w:pPr>
      <w:r w:rsidRPr="001134C1">
        <w:rPr>
          <w:rFonts w:ascii="Courier New" w:hAnsi="Courier New" w:cs="Courier New"/>
        </w:rPr>
        <w:t xml:space="preserve">    print("Type of new:", type(new))</w:t>
      </w:r>
    </w:p>
    <w:p w:rsidR="0057590F" w:rsidRDefault="0057590F" w:rsidP="0057590F">
      <w:pPr>
        <w:rPr>
          <w:shd w:val="clear" w:color="auto" w:fill="FFFFFF"/>
        </w:rPr>
      </w:pPr>
      <w:r w:rsidRPr="00B65906">
        <w:rPr>
          <w:rFonts w:ascii="Courier New" w:hAnsi="Courier New" w:cs="Courier New"/>
          <w:shd w:val="clear" w:color="auto" w:fill="FFFFFF"/>
        </w:rPr>
        <w:t>x_str</w:t>
      </w:r>
      <w:r w:rsidRPr="00253944">
        <w:rPr>
          <w:shd w:val="clear" w:color="auto" w:fill="FFFFFF"/>
        </w:rPr>
        <w:t xml:space="preserve"> has the value </w:t>
      </w:r>
      <w:r w:rsidRPr="00B65906">
        <w:rPr>
          <w:rFonts w:ascii="Courier New" w:hAnsi="Courier New" w:cs="Courier New"/>
          <w:shd w:val="clear" w:color="auto" w:fill="FFFFFF"/>
        </w:rPr>
        <w:t>Robot('Marvin', 1979)</w:t>
      </w:r>
      <w:r w:rsidRPr="00253944">
        <w:rPr>
          <w:shd w:val="clear" w:color="auto" w:fill="FFFFFF"/>
        </w:rPr>
        <w:t xml:space="preserve">. </w:t>
      </w:r>
      <w:r w:rsidRPr="00B65906">
        <w:rPr>
          <w:rFonts w:ascii="Courier New" w:hAnsi="Courier New" w:cs="Courier New"/>
          <w:shd w:val="clear" w:color="auto" w:fill="FFFFFF"/>
        </w:rPr>
        <w:t>eval(x_str)</w:t>
      </w:r>
      <w:r w:rsidRPr="00253944">
        <w:rPr>
          <w:shd w:val="clear" w:color="auto" w:fill="FFFFFF"/>
        </w:rPr>
        <w:t xml:space="preserve"> converts it again into a </w:t>
      </w:r>
      <w:r w:rsidRPr="00B65906">
        <w:rPr>
          <w:rFonts w:ascii="Courier New" w:hAnsi="Courier New" w:cs="Courier New"/>
          <w:shd w:val="clear" w:color="auto" w:fill="FFFFFF"/>
        </w:rPr>
        <w:t>Robot</w:t>
      </w:r>
      <w:r w:rsidRPr="00253944">
        <w:rPr>
          <w:shd w:val="clear" w:color="auto" w:fill="FFFFFF"/>
        </w:rPr>
        <w:t xml:space="preserve"> instance.</w:t>
      </w:r>
    </w:p>
    <w:p w:rsidR="0057590F" w:rsidRPr="001134C1" w:rsidRDefault="0057590F" w:rsidP="0057590F">
      <w:pPr>
        <w:rPr>
          <w:rFonts w:ascii="Courier New" w:hAnsi="Courier New" w:cs="Courier New"/>
        </w:rPr>
      </w:pPr>
      <w:r w:rsidRPr="00253944">
        <w:rPr>
          <w:shd w:val="clear" w:color="auto" w:fill="FFFFFF"/>
        </w:rPr>
        <w:t>The script returns the following output: </w:t>
      </w:r>
      <w:r w:rsidRPr="00253944">
        <w:br/>
      </w:r>
      <w:r w:rsidRPr="001134C1">
        <w:rPr>
          <w:rFonts w:ascii="Courier New" w:hAnsi="Courier New" w:cs="Courier New"/>
        </w:rPr>
        <w:t xml:space="preserve">$ python3 robot_class5.py </w:t>
      </w:r>
    </w:p>
    <w:p w:rsidR="0057590F" w:rsidRPr="001134C1" w:rsidRDefault="0057590F" w:rsidP="0057590F">
      <w:pPr>
        <w:rPr>
          <w:rFonts w:ascii="Courier New" w:hAnsi="Courier New" w:cs="Courier New"/>
        </w:rPr>
      </w:pPr>
      <w:r w:rsidRPr="001134C1">
        <w:rPr>
          <w:rFonts w:ascii="Courier New" w:hAnsi="Courier New" w:cs="Courier New"/>
        </w:rPr>
        <w:t>Robot("Marvin",1979)</w:t>
      </w:r>
    </w:p>
    <w:p w:rsidR="0057590F" w:rsidRPr="001134C1" w:rsidRDefault="0057590F" w:rsidP="0057590F">
      <w:pPr>
        <w:rPr>
          <w:rFonts w:ascii="Courier New" w:hAnsi="Courier New" w:cs="Courier New"/>
        </w:rPr>
      </w:pPr>
      <w:r w:rsidRPr="001134C1">
        <w:rPr>
          <w:rFonts w:ascii="Courier New" w:hAnsi="Courier New" w:cs="Courier New"/>
        </w:rPr>
        <w:t>Type of x_str:   &lt;class 'str'&gt;</w:t>
      </w:r>
    </w:p>
    <w:p w:rsidR="0057590F" w:rsidRPr="001134C1" w:rsidRDefault="0057590F" w:rsidP="0057590F">
      <w:pPr>
        <w:rPr>
          <w:rFonts w:ascii="Courier New" w:hAnsi="Courier New" w:cs="Courier New"/>
        </w:rPr>
      </w:pPr>
      <w:r w:rsidRPr="001134C1">
        <w:rPr>
          <w:rFonts w:ascii="Courier New" w:hAnsi="Courier New" w:cs="Courier New"/>
        </w:rPr>
        <w:t>Robot("Marvin",1979)</w:t>
      </w:r>
    </w:p>
    <w:p w:rsidR="0057590F" w:rsidRPr="001134C1" w:rsidRDefault="0057590F" w:rsidP="0057590F">
      <w:pPr>
        <w:rPr>
          <w:rFonts w:ascii="Courier New" w:hAnsi="Courier New" w:cs="Courier New"/>
        </w:rPr>
      </w:pPr>
      <w:r w:rsidRPr="001134C1">
        <w:rPr>
          <w:rFonts w:ascii="Courier New" w:hAnsi="Courier New" w:cs="Courier New"/>
        </w:rPr>
        <w:t>Type of new: &lt;class '__main__.Robot'&gt;</w:t>
      </w:r>
    </w:p>
    <w:p w:rsidR="0057590F" w:rsidRPr="00253944" w:rsidRDefault="0057590F" w:rsidP="0057590F">
      <w:pPr>
        <w:rPr>
          <w:rFonts w:ascii="Times New Roman" w:hAnsi="Times New Roman"/>
          <w:sz w:val="24"/>
          <w:szCs w:val="24"/>
        </w:rPr>
      </w:pPr>
      <w:r w:rsidRPr="00253944">
        <w:rPr>
          <w:shd w:val="clear" w:color="auto" w:fill="FFFFFF"/>
        </w:rPr>
        <w:t xml:space="preserve">Now it's time to extend our class with a user friendly </w:t>
      </w:r>
      <w:r w:rsidRPr="00B65906">
        <w:rPr>
          <w:rFonts w:ascii="Courier New" w:hAnsi="Courier New" w:cs="Courier New"/>
          <w:shd w:val="clear" w:color="auto" w:fill="FFFFFF"/>
        </w:rPr>
        <w:t>__str__</w:t>
      </w:r>
      <w:r w:rsidRPr="00253944">
        <w:rPr>
          <w:shd w:val="clear" w:color="auto" w:fill="FFFFFF"/>
        </w:rPr>
        <w:t xml:space="preserve"> method:</w:t>
      </w:r>
    </w:p>
    <w:p w:rsidR="0057590F" w:rsidRPr="001134C1" w:rsidRDefault="0057590F" w:rsidP="0057590F">
      <w:pPr>
        <w:rPr>
          <w:rFonts w:ascii="Courier New" w:hAnsi="Courier New" w:cs="Courier New"/>
        </w:rPr>
      </w:pPr>
      <w:r w:rsidRPr="001134C1">
        <w:rPr>
          <w:rFonts w:ascii="Courier New" w:hAnsi="Courier New" w:cs="Courier New"/>
        </w:rPr>
        <w:t>class Robot:</w:t>
      </w:r>
    </w:p>
    <w:p w:rsidR="0057590F" w:rsidRPr="001134C1" w:rsidRDefault="0057590F" w:rsidP="0057590F">
      <w:pPr>
        <w:rPr>
          <w:rFonts w:ascii="Courier New" w:hAnsi="Courier New" w:cs="Courier New"/>
        </w:rPr>
      </w:pPr>
    </w:p>
    <w:p w:rsidR="0057590F" w:rsidRPr="001134C1" w:rsidRDefault="0057590F" w:rsidP="0057590F">
      <w:pPr>
        <w:rPr>
          <w:rFonts w:ascii="Courier New" w:hAnsi="Courier New" w:cs="Courier New"/>
        </w:rPr>
      </w:pPr>
      <w:r w:rsidRPr="001134C1">
        <w:rPr>
          <w:rFonts w:ascii="Courier New" w:hAnsi="Courier New" w:cs="Courier New"/>
        </w:rPr>
        <w:t xml:space="preserve">    def __init__(self, name, build_year):</w:t>
      </w:r>
    </w:p>
    <w:p w:rsidR="0057590F" w:rsidRPr="001134C1" w:rsidRDefault="0057590F" w:rsidP="0057590F">
      <w:pPr>
        <w:rPr>
          <w:rFonts w:ascii="Courier New" w:hAnsi="Courier New" w:cs="Courier New"/>
        </w:rPr>
      </w:pPr>
      <w:r w:rsidRPr="001134C1">
        <w:rPr>
          <w:rFonts w:ascii="Courier New" w:hAnsi="Courier New" w:cs="Courier New"/>
        </w:rPr>
        <w:t xml:space="preserve">        self.name = name</w:t>
      </w:r>
    </w:p>
    <w:p w:rsidR="0057590F" w:rsidRPr="001134C1" w:rsidRDefault="0057590F" w:rsidP="0057590F">
      <w:pPr>
        <w:rPr>
          <w:rFonts w:ascii="Courier New" w:hAnsi="Courier New" w:cs="Courier New"/>
        </w:rPr>
      </w:pPr>
      <w:r w:rsidRPr="001134C1">
        <w:rPr>
          <w:rFonts w:ascii="Courier New" w:hAnsi="Courier New" w:cs="Courier New"/>
        </w:rPr>
        <w:t xml:space="preserve">        self.build_year = build_year</w:t>
      </w:r>
    </w:p>
    <w:p w:rsidR="0057590F" w:rsidRPr="001134C1" w:rsidRDefault="0057590F" w:rsidP="0057590F">
      <w:pPr>
        <w:rPr>
          <w:rFonts w:ascii="Courier New" w:hAnsi="Courier New" w:cs="Courier New"/>
        </w:rPr>
      </w:pPr>
    </w:p>
    <w:p w:rsidR="0057590F" w:rsidRPr="001134C1" w:rsidRDefault="0057590F" w:rsidP="0057590F">
      <w:pPr>
        <w:rPr>
          <w:rFonts w:ascii="Courier New" w:hAnsi="Courier New" w:cs="Courier New"/>
        </w:rPr>
      </w:pPr>
      <w:r w:rsidRPr="001134C1">
        <w:rPr>
          <w:rFonts w:ascii="Courier New" w:hAnsi="Courier New" w:cs="Courier New"/>
        </w:rPr>
        <w:t xml:space="preserve">    def __repr__(self):</w:t>
      </w:r>
    </w:p>
    <w:p w:rsidR="0057590F" w:rsidRPr="001134C1" w:rsidRDefault="0057590F" w:rsidP="0057590F">
      <w:pPr>
        <w:rPr>
          <w:rFonts w:ascii="Courier New" w:hAnsi="Courier New" w:cs="Courier New"/>
        </w:rPr>
      </w:pPr>
      <w:r w:rsidRPr="001134C1">
        <w:rPr>
          <w:rFonts w:ascii="Courier New" w:hAnsi="Courier New" w:cs="Courier New"/>
        </w:rPr>
        <w:t xml:space="preserve">        return "Robot('" + self.name + "', " +  str(self.build_year) +  ")"</w:t>
      </w:r>
    </w:p>
    <w:p w:rsidR="0057590F" w:rsidRPr="001134C1" w:rsidRDefault="0057590F" w:rsidP="0057590F">
      <w:pPr>
        <w:rPr>
          <w:rFonts w:ascii="Courier New" w:hAnsi="Courier New" w:cs="Courier New"/>
        </w:rPr>
      </w:pPr>
    </w:p>
    <w:p w:rsidR="0057590F" w:rsidRPr="001134C1" w:rsidRDefault="0057590F" w:rsidP="0057590F">
      <w:pPr>
        <w:rPr>
          <w:rFonts w:ascii="Courier New" w:hAnsi="Courier New" w:cs="Courier New"/>
        </w:rPr>
      </w:pPr>
      <w:r w:rsidRPr="001134C1">
        <w:rPr>
          <w:rFonts w:ascii="Courier New" w:hAnsi="Courier New" w:cs="Courier New"/>
        </w:rPr>
        <w:t xml:space="preserve">    def __str__(self):</w:t>
      </w:r>
    </w:p>
    <w:p w:rsidR="0057590F" w:rsidRPr="001134C1" w:rsidRDefault="0057590F" w:rsidP="0057590F">
      <w:pPr>
        <w:rPr>
          <w:rFonts w:ascii="Courier New" w:hAnsi="Courier New" w:cs="Courier New"/>
        </w:rPr>
      </w:pPr>
      <w:r w:rsidRPr="001134C1">
        <w:rPr>
          <w:rFonts w:ascii="Courier New" w:hAnsi="Courier New" w:cs="Courier New"/>
        </w:rPr>
        <w:t xml:space="preserve">        return "Name: " + self.name + ", Build Year: " +  str(self.build_year)</w:t>
      </w:r>
    </w:p>
    <w:p w:rsidR="0057590F" w:rsidRPr="001134C1" w:rsidRDefault="0057590F" w:rsidP="0057590F">
      <w:pPr>
        <w:rPr>
          <w:rFonts w:ascii="Courier New" w:hAnsi="Courier New" w:cs="Courier New"/>
        </w:rPr>
      </w:pPr>
    </w:p>
    <w:p w:rsidR="0057590F" w:rsidRPr="001134C1" w:rsidRDefault="0057590F" w:rsidP="0057590F">
      <w:pPr>
        <w:rPr>
          <w:rFonts w:ascii="Courier New" w:hAnsi="Courier New" w:cs="Courier New"/>
        </w:rPr>
      </w:pPr>
      <w:r w:rsidRPr="001134C1">
        <w:rPr>
          <w:rFonts w:ascii="Courier New" w:hAnsi="Courier New" w:cs="Courier New"/>
        </w:rPr>
        <w:t>if __name__ == "__main__":</w:t>
      </w:r>
    </w:p>
    <w:p w:rsidR="0057590F" w:rsidRPr="001134C1" w:rsidRDefault="0057590F" w:rsidP="0057590F">
      <w:pPr>
        <w:rPr>
          <w:rFonts w:ascii="Courier New" w:hAnsi="Courier New" w:cs="Courier New"/>
        </w:rPr>
      </w:pPr>
      <w:r w:rsidRPr="001134C1">
        <w:rPr>
          <w:rFonts w:ascii="Courier New" w:hAnsi="Courier New" w:cs="Courier New"/>
        </w:rPr>
        <w:t xml:space="preserve">    x = Robot("Marvin", 1979)</w:t>
      </w:r>
    </w:p>
    <w:p w:rsidR="0057590F" w:rsidRPr="001134C1" w:rsidRDefault="0057590F" w:rsidP="0057590F">
      <w:pPr>
        <w:rPr>
          <w:rFonts w:ascii="Courier New" w:hAnsi="Courier New" w:cs="Courier New"/>
        </w:rPr>
      </w:pPr>
    </w:p>
    <w:p w:rsidR="0057590F" w:rsidRPr="001134C1" w:rsidRDefault="0057590F" w:rsidP="0057590F">
      <w:pPr>
        <w:rPr>
          <w:rFonts w:ascii="Courier New" w:hAnsi="Courier New" w:cs="Courier New"/>
        </w:rPr>
      </w:pPr>
      <w:r w:rsidRPr="001134C1">
        <w:rPr>
          <w:rFonts w:ascii="Courier New" w:hAnsi="Courier New" w:cs="Courier New"/>
        </w:rPr>
        <w:t xml:space="preserve">    x_str = str(x)</w:t>
      </w:r>
    </w:p>
    <w:p w:rsidR="0057590F" w:rsidRPr="001134C1" w:rsidRDefault="0057590F" w:rsidP="0057590F">
      <w:pPr>
        <w:rPr>
          <w:rFonts w:ascii="Courier New" w:hAnsi="Courier New" w:cs="Courier New"/>
        </w:rPr>
      </w:pPr>
      <w:r w:rsidRPr="001134C1">
        <w:rPr>
          <w:rFonts w:ascii="Courier New" w:hAnsi="Courier New" w:cs="Courier New"/>
        </w:rPr>
        <w:t xml:space="preserve">    print(x_str)</w:t>
      </w:r>
    </w:p>
    <w:p w:rsidR="0057590F" w:rsidRPr="001134C1" w:rsidRDefault="0057590F" w:rsidP="0057590F">
      <w:pPr>
        <w:rPr>
          <w:rFonts w:ascii="Courier New" w:hAnsi="Courier New" w:cs="Courier New"/>
        </w:rPr>
      </w:pPr>
      <w:r w:rsidRPr="001134C1">
        <w:rPr>
          <w:rFonts w:ascii="Courier New" w:hAnsi="Courier New" w:cs="Courier New"/>
        </w:rPr>
        <w:t xml:space="preserve">    print("Type of x_str: ", type(x_str))</w:t>
      </w:r>
    </w:p>
    <w:p w:rsidR="0057590F" w:rsidRPr="001134C1" w:rsidRDefault="0057590F" w:rsidP="0057590F">
      <w:pPr>
        <w:rPr>
          <w:rFonts w:ascii="Courier New" w:hAnsi="Courier New" w:cs="Courier New"/>
        </w:rPr>
      </w:pPr>
      <w:r w:rsidRPr="001134C1">
        <w:rPr>
          <w:rFonts w:ascii="Courier New" w:hAnsi="Courier New" w:cs="Courier New"/>
        </w:rPr>
        <w:t xml:space="preserve">    new = eval(x_str)</w:t>
      </w:r>
    </w:p>
    <w:p w:rsidR="0057590F" w:rsidRPr="001134C1" w:rsidRDefault="0057590F" w:rsidP="0057590F">
      <w:pPr>
        <w:rPr>
          <w:rFonts w:ascii="Courier New" w:hAnsi="Courier New" w:cs="Courier New"/>
        </w:rPr>
      </w:pPr>
      <w:r w:rsidRPr="001134C1">
        <w:rPr>
          <w:rFonts w:ascii="Courier New" w:hAnsi="Courier New" w:cs="Courier New"/>
        </w:rPr>
        <w:t xml:space="preserve">    print(new)</w:t>
      </w:r>
    </w:p>
    <w:p w:rsidR="0057590F" w:rsidRPr="001134C1" w:rsidRDefault="0057590F" w:rsidP="0057590F">
      <w:pPr>
        <w:rPr>
          <w:rFonts w:ascii="Courier New" w:hAnsi="Courier New" w:cs="Courier New"/>
        </w:rPr>
      </w:pPr>
      <w:r w:rsidRPr="001134C1">
        <w:rPr>
          <w:rFonts w:ascii="Courier New" w:hAnsi="Courier New" w:cs="Courier New"/>
        </w:rPr>
        <w:t xml:space="preserve">    print("Type of new:", type(new))</w:t>
      </w:r>
    </w:p>
    <w:p w:rsidR="0057590F" w:rsidRDefault="0057590F" w:rsidP="0057590F">
      <w:pPr>
        <w:spacing w:after="0"/>
        <w:ind w:left="0"/>
        <w:rPr>
          <w:shd w:val="clear" w:color="auto" w:fill="FFFFFF"/>
        </w:rPr>
      </w:pPr>
      <w:r>
        <w:rPr>
          <w:shd w:val="clear" w:color="auto" w:fill="FFFFFF"/>
        </w:rPr>
        <w:br w:type="page"/>
      </w:r>
    </w:p>
    <w:p w:rsidR="0057590F" w:rsidRPr="001134C1" w:rsidRDefault="0057590F" w:rsidP="0057590F">
      <w:pPr>
        <w:rPr>
          <w:rFonts w:ascii="Courier New" w:hAnsi="Courier New" w:cs="Courier New"/>
        </w:rPr>
      </w:pPr>
      <w:r w:rsidRPr="00253944">
        <w:rPr>
          <w:shd w:val="clear" w:color="auto" w:fill="FFFFFF"/>
        </w:rPr>
        <w:lastRenderedPageBreak/>
        <w:t xml:space="preserve">When we start this program, we can see that it is not possible to convert our string </w:t>
      </w:r>
      <w:r w:rsidRPr="00B65906">
        <w:rPr>
          <w:rFonts w:ascii="Courier New" w:hAnsi="Courier New" w:cs="Courier New"/>
          <w:shd w:val="clear" w:color="auto" w:fill="FFFFFF"/>
        </w:rPr>
        <w:t>x_str</w:t>
      </w:r>
      <w:r w:rsidRPr="00253944">
        <w:rPr>
          <w:shd w:val="clear" w:color="auto" w:fill="FFFFFF"/>
        </w:rPr>
        <w:t xml:space="preserve">, created via </w:t>
      </w:r>
      <w:r w:rsidRPr="00B65906">
        <w:rPr>
          <w:rFonts w:ascii="Courier New" w:hAnsi="Courier New" w:cs="Courier New"/>
          <w:shd w:val="clear" w:color="auto" w:fill="FFFFFF"/>
        </w:rPr>
        <w:t>str(x)</w:t>
      </w:r>
      <w:r w:rsidRPr="00253944">
        <w:rPr>
          <w:shd w:val="clear" w:color="auto" w:fill="FFFFFF"/>
        </w:rPr>
        <w:t xml:space="preserve">, into a </w:t>
      </w:r>
      <w:r w:rsidRPr="00B65906">
        <w:rPr>
          <w:rFonts w:ascii="Courier New" w:hAnsi="Courier New" w:cs="Courier New"/>
          <w:shd w:val="clear" w:color="auto" w:fill="FFFFFF"/>
        </w:rPr>
        <w:t>Robot</w:t>
      </w:r>
      <w:r w:rsidRPr="00253944">
        <w:rPr>
          <w:shd w:val="clear" w:color="auto" w:fill="FFFFFF"/>
        </w:rPr>
        <w:t xml:space="preserve"> object anymore.</w:t>
      </w:r>
    </w:p>
    <w:p w:rsidR="0057590F" w:rsidRPr="001134C1" w:rsidRDefault="0057590F" w:rsidP="0057590F">
      <w:pPr>
        <w:rPr>
          <w:rFonts w:ascii="Courier New" w:hAnsi="Courier New" w:cs="Courier New"/>
        </w:rPr>
      </w:pPr>
      <w:r w:rsidRPr="001134C1">
        <w:rPr>
          <w:rFonts w:ascii="Courier New" w:hAnsi="Courier New" w:cs="Courier New"/>
        </w:rPr>
        <w:t>$ python3 robot_class6.py</w:t>
      </w:r>
    </w:p>
    <w:p w:rsidR="0057590F" w:rsidRPr="001134C1" w:rsidRDefault="0057590F" w:rsidP="0057590F">
      <w:pPr>
        <w:rPr>
          <w:rFonts w:ascii="Courier New" w:hAnsi="Courier New" w:cs="Courier New"/>
        </w:rPr>
      </w:pPr>
      <w:r w:rsidRPr="001134C1">
        <w:rPr>
          <w:rFonts w:ascii="Courier New" w:hAnsi="Courier New" w:cs="Courier New"/>
        </w:rPr>
        <w:t>Name: Marvin, Build Year: 1979</w:t>
      </w:r>
    </w:p>
    <w:p w:rsidR="0057590F" w:rsidRPr="001134C1" w:rsidRDefault="0057590F" w:rsidP="0057590F">
      <w:pPr>
        <w:rPr>
          <w:rFonts w:ascii="Courier New" w:hAnsi="Courier New" w:cs="Courier New"/>
        </w:rPr>
      </w:pPr>
      <w:r w:rsidRPr="001134C1">
        <w:rPr>
          <w:rFonts w:ascii="Courier New" w:hAnsi="Courier New" w:cs="Courier New"/>
        </w:rPr>
        <w:t>Type of x_str:  &lt;class 'str'&gt;</w:t>
      </w:r>
    </w:p>
    <w:p w:rsidR="0057590F" w:rsidRPr="001134C1" w:rsidRDefault="0057590F" w:rsidP="0057590F">
      <w:pPr>
        <w:rPr>
          <w:rFonts w:ascii="Courier New" w:hAnsi="Courier New" w:cs="Courier New"/>
        </w:rPr>
      </w:pPr>
      <w:r w:rsidRPr="001134C1">
        <w:rPr>
          <w:rFonts w:ascii="Courier New" w:hAnsi="Courier New" w:cs="Courier New"/>
        </w:rPr>
        <w:t>Traceback (most recent call last):</w:t>
      </w:r>
    </w:p>
    <w:p w:rsidR="0057590F" w:rsidRPr="001134C1" w:rsidRDefault="0057590F" w:rsidP="0057590F">
      <w:pPr>
        <w:rPr>
          <w:rFonts w:ascii="Courier New" w:hAnsi="Courier New" w:cs="Courier New"/>
        </w:rPr>
      </w:pPr>
      <w:r w:rsidRPr="001134C1">
        <w:rPr>
          <w:rFonts w:ascii="Courier New" w:hAnsi="Courier New" w:cs="Courier New"/>
        </w:rPr>
        <w:t xml:space="preserve">  File "robot_class6.py", line 19, in &lt;module&gt;</w:t>
      </w:r>
    </w:p>
    <w:p w:rsidR="0057590F" w:rsidRPr="001134C1" w:rsidRDefault="0057590F" w:rsidP="0057590F">
      <w:pPr>
        <w:rPr>
          <w:rFonts w:ascii="Courier New" w:hAnsi="Courier New" w:cs="Courier New"/>
        </w:rPr>
      </w:pPr>
      <w:r w:rsidRPr="001134C1">
        <w:rPr>
          <w:rFonts w:ascii="Courier New" w:hAnsi="Courier New" w:cs="Courier New"/>
        </w:rPr>
        <w:t xml:space="preserve">    new = eval(x_str)</w:t>
      </w:r>
    </w:p>
    <w:p w:rsidR="0057590F" w:rsidRPr="001134C1" w:rsidRDefault="0057590F" w:rsidP="0057590F">
      <w:pPr>
        <w:rPr>
          <w:rFonts w:ascii="Courier New" w:hAnsi="Courier New" w:cs="Courier New"/>
        </w:rPr>
      </w:pPr>
      <w:r w:rsidRPr="001134C1">
        <w:rPr>
          <w:rFonts w:ascii="Courier New" w:hAnsi="Courier New" w:cs="Courier New"/>
        </w:rPr>
        <w:t xml:space="preserve">  File "&lt;string&gt;", line 1</w:t>
      </w:r>
    </w:p>
    <w:p w:rsidR="0057590F" w:rsidRPr="001134C1" w:rsidRDefault="0057590F" w:rsidP="0057590F">
      <w:pPr>
        <w:rPr>
          <w:rFonts w:ascii="Courier New" w:hAnsi="Courier New" w:cs="Courier New"/>
        </w:rPr>
      </w:pPr>
      <w:r w:rsidRPr="001134C1">
        <w:rPr>
          <w:rFonts w:ascii="Courier New" w:hAnsi="Courier New" w:cs="Courier New"/>
        </w:rPr>
        <w:t xml:space="preserve">    Name: Marvin, Build Year: 1979</w:t>
      </w:r>
    </w:p>
    <w:p w:rsidR="0057590F" w:rsidRPr="001134C1" w:rsidRDefault="0057590F" w:rsidP="0057590F">
      <w:pPr>
        <w:rPr>
          <w:rFonts w:ascii="Courier New" w:hAnsi="Courier New" w:cs="Courier New"/>
        </w:rPr>
      </w:pPr>
      <w:r w:rsidRPr="001134C1">
        <w:rPr>
          <w:rFonts w:ascii="Courier New" w:hAnsi="Courier New" w:cs="Courier New"/>
        </w:rPr>
        <w:t xml:space="preserve">        ^</w:t>
      </w:r>
    </w:p>
    <w:p w:rsidR="0057590F" w:rsidRPr="001134C1" w:rsidRDefault="0057590F" w:rsidP="0057590F">
      <w:pPr>
        <w:rPr>
          <w:rFonts w:ascii="Courier New" w:hAnsi="Courier New" w:cs="Courier New"/>
        </w:rPr>
      </w:pPr>
      <w:r w:rsidRPr="001134C1">
        <w:rPr>
          <w:rFonts w:ascii="Courier New" w:hAnsi="Courier New" w:cs="Courier New"/>
        </w:rPr>
        <w:t>SyntaxError: invalid syntax</w:t>
      </w:r>
    </w:p>
    <w:p w:rsidR="0057590F" w:rsidRDefault="0057590F" w:rsidP="0057590F">
      <w:pPr>
        <w:rPr>
          <w:shd w:val="clear" w:color="auto" w:fill="FFFFFF"/>
        </w:rPr>
      </w:pPr>
    </w:p>
    <w:p w:rsidR="0057590F" w:rsidRPr="00253944" w:rsidRDefault="0057590F" w:rsidP="0057590F">
      <w:pPr>
        <w:rPr>
          <w:rFonts w:ascii="Times New Roman" w:hAnsi="Times New Roman"/>
          <w:sz w:val="24"/>
          <w:szCs w:val="24"/>
        </w:rPr>
      </w:pPr>
      <w:r w:rsidRPr="00253944">
        <w:rPr>
          <w:shd w:val="clear" w:color="auto" w:fill="FFFFFF"/>
        </w:rPr>
        <w:t xml:space="preserve">We show in the following program that </w:t>
      </w:r>
      <w:r w:rsidRPr="00B65906">
        <w:rPr>
          <w:rFonts w:ascii="Courier New" w:hAnsi="Courier New" w:cs="Courier New"/>
          <w:shd w:val="clear" w:color="auto" w:fill="FFFFFF"/>
        </w:rPr>
        <w:t>x_repr</w:t>
      </w:r>
      <w:r w:rsidRPr="00253944">
        <w:rPr>
          <w:shd w:val="clear" w:color="auto" w:fill="FFFFFF"/>
        </w:rPr>
        <w:t xml:space="preserve"> can still be turned into a </w:t>
      </w:r>
      <w:r w:rsidRPr="00B65906">
        <w:rPr>
          <w:rFonts w:ascii="Courier New" w:hAnsi="Courier New" w:cs="Courier New"/>
          <w:shd w:val="clear" w:color="auto" w:fill="FFFFFF"/>
        </w:rPr>
        <w:t>Robot</w:t>
      </w:r>
      <w:r w:rsidRPr="00253944">
        <w:rPr>
          <w:shd w:val="clear" w:color="auto" w:fill="FFFFFF"/>
        </w:rPr>
        <w:t xml:space="preserve"> object:</w:t>
      </w:r>
    </w:p>
    <w:p w:rsidR="0057590F" w:rsidRPr="001134C1" w:rsidRDefault="0057590F" w:rsidP="0057590F">
      <w:pPr>
        <w:rPr>
          <w:rFonts w:ascii="Courier New" w:hAnsi="Courier New" w:cs="Courier New"/>
        </w:rPr>
      </w:pPr>
      <w:r w:rsidRPr="001134C1">
        <w:rPr>
          <w:rFonts w:ascii="Courier New" w:hAnsi="Courier New" w:cs="Courier New"/>
        </w:rPr>
        <w:t>class Robot:</w:t>
      </w:r>
    </w:p>
    <w:p w:rsidR="0057590F" w:rsidRPr="001134C1" w:rsidRDefault="0057590F" w:rsidP="0057590F">
      <w:pPr>
        <w:rPr>
          <w:rFonts w:ascii="Courier New" w:hAnsi="Courier New" w:cs="Courier New"/>
        </w:rPr>
      </w:pPr>
    </w:p>
    <w:p w:rsidR="0057590F" w:rsidRPr="001134C1" w:rsidRDefault="0057590F" w:rsidP="0057590F">
      <w:pPr>
        <w:rPr>
          <w:rFonts w:ascii="Courier New" w:hAnsi="Courier New" w:cs="Courier New"/>
        </w:rPr>
      </w:pPr>
      <w:r w:rsidRPr="001134C1">
        <w:rPr>
          <w:rFonts w:ascii="Courier New" w:hAnsi="Courier New" w:cs="Courier New"/>
        </w:rPr>
        <w:t xml:space="preserve">    def __init__(self, name, build_year):</w:t>
      </w:r>
    </w:p>
    <w:p w:rsidR="0057590F" w:rsidRPr="001134C1" w:rsidRDefault="0057590F" w:rsidP="0057590F">
      <w:pPr>
        <w:rPr>
          <w:rFonts w:ascii="Courier New" w:hAnsi="Courier New" w:cs="Courier New"/>
        </w:rPr>
      </w:pPr>
      <w:r w:rsidRPr="001134C1">
        <w:rPr>
          <w:rFonts w:ascii="Courier New" w:hAnsi="Courier New" w:cs="Courier New"/>
        </w:rPr>
        <w:t xml:space="preserve">        self.name = name</w:t>
      </w:r>
    </w:p>
    <w:p w:rsidR="0057590F" w:rsidRPr="001134C1" w:rsidRDefault="0057590F" w:rsidP="0057590F">
      <w:pPr>
        <w:rPr>
          <w:rFonts w:ascii="Courier New" w:hAnsi="Courier New" w:cs="Courier New"/>
        </w:rPr>
      </w:pPr>
      <w:r w:rsidRPr="001134C1">
        <w:rPr>
          <w:rFonts w:ascii="Courier New" w:hAnsi="Courier New" w:cs="Courier New"/>
        </w:rPr>
        <w:t xml:space="preserve">        self.build_year = build_year</w:t>
      </w:r>
    </w:p>
    <w:p w:rsidR="0057590F" w:rsidRPr="001134C1" w:rsidRDefault="0057590F" w:rsidP="0057590F">
      <w:pPr>
        <w:rPr>
          <w:rFonts w:ascii="Courier New" w:hAnsi="Courier New" w:cs="Courier New"/>
        </w:rPr>
      </w:pPr>
    </w:p>
    <w:p w:rsidR="0057590F" w:rsidRPr="001134C1" w:rsidRDefault="0057590F" w:rsidP="0057590F">
      <w:pPr>
        <w:rPr>
          <w:rFonts w:ascii="Courier New" w:hAnsi="Courier New" w:cs="Courier New"/>
        </w:rPr>
      </w:pPr>
      <w:r w:rsidRPr="001134C1">
        <w:rPr>
          <w:rFonts w:ascii="Courier New" w:hAnsi="Courier New" w:cs="Courier New"/>
        </w:rPr>
        <w:t xml:space="preserve">    def __repr__(self):</w:t>
      </w:r>
    </w:p>
    <w:p w:rsidR="0057590F" w:rsidRPr="001134C1" w:rsidRDefault="0057590F" w:rsidP="0057590F">
      <w:pPr>
        <w:rPr>
          <w:rFonts w:ascii="Courier New" w:hAnsi="Courier New" w:cs="Courier New"/>
        </w:rPr>
      </w:pPr>
      <w:r w:rsidRPr="001134C1">
        <w:rPr>
          <w:rFonts w:ascii="Courier New" w:hAnsi="Courier New" w:cs="Courier New"/>
        </w:rPr>
        <w:t xml:space="preserve">        return "Robot(\"" + self.name + "\"," +  str(self.build_year) +  ")"</w:t>
      </w:r>
    </w:p>
    <w:p w:rsidR="0057590F" w:rsidRPr="001134C1" w:rsidRDefault="0057590F" w:rsidP="0057590F">
      <w:pPr>
        <w:rPr>
          <w:rFonts w:ascii="Courier New" w:hAnsi="Courier New" w:cs="Courier New"/>
        </w:rPr>
      </w:pPr>
    </w:p>
    <w:p w:rsidR="0057590F" w:rsidRPr="001134C1" w:rsidRDefault="0057590F" w:rsidP="0057590F">
      <w:pPr>
        <w:rPr>
          <w:rFonts w:ascii="Courier New" w:hAnsi="Courier New" w:cs="Courier New"/>
        </w:rPr>
      </w:pPr>
      <w:r w:rsidRPr="001134C1">
        <w:rPr>
          <w:rFonts w:ascii="Courier New" w:hAnsi="Courier New" w:cs="Courier New"/>
        </w:rPr>
        <w:t xml:space="preserve">    def __str__(self):</w:t>
      </w:r>
    </w:p>
    <w:p w:rsidR="0057590F" w:rsidRPr="001134C1" w:rsidRDefault="0057590F" w:rsidP="0057590F">
      <w:pPr>
        <w:rPr>
          <w:rFonts w:ascii="Courier New" w:hAnsi="Courier New" w:cs="Courier New"/>
        </w:rPr>
      </w:pPr>
      <w:r w:rsidRPr="001134C1">
        <w:rPr>
          <w:rFonts w:ascii="Courier New" w:hAnsi="Courier New" w:cs="Courier New"/>
        </w:rPr>
        <w:t xml:space="preserve">        return "Name: " + self.name + ", Build Year: " +  str(self.build_year)</w:t>
      </w:r>
    </w:p>
    <w:p w:rsidR="0057590F" w:rsidRPr="001134C1" w:rsidRDefault="0057590F" w:rsidP="0057590F">
      <w:pPr>
        <w:rPr>
          <w:rFonts w:ascii="Courier New" w:hAnsi="Courier New" w:cs="Courier New"/>
        </w:rPr>
      </w:pPr>
    </w:p>
    <w:p w:rsidR="0057590F" w:rsidRPr="001134C1" w:rsidRDefault="0057590F" w:rsidP="0057590F">
      <w:pPr>
        <w:rPr>
          <w:rFonts w:ascii="Courier New" w:hAnsi="Courier New" w:cs="Courier New"/>
        </w:rPr>
      </w:pPr>
      <w:r w:rsidRPr="001134C1">
        <w:rPr>
          <w:rFonts w:ascii="Courier New" w:hAnsi="Courier New" w:cs="Courier New"/>
        </w:rPr>
        <w:t>if __name__ == "__main__":</w:t>
      </w:r>
    </w:p>
    <w:p w:rsidR="0057590F" w:rsidRPr="001134C1" w:rsidRDefault="0057590F" w:rsidP="0057590F">
      <w:pPr>
        <w:rPr>
          <w:rFonts w:ascii="Courier New" w:hAnsi="Courier New" w:cs="Courier New"/>
        </w:rPr>
      </w:pPr>
      <w:r w:rsidRPr="001134C1">
        <w:rPr>
          <w:rFonts w:ascii="Courier New" w:hAnsi="Courier New" w:cs="Courier New"/>
        </w:rPr>
        <w:t xml:space="preserve">    x = Robot("Marvin", 1979)</w:t>
      </w:r>
    </w:p>
    <w:p w:rsidR="0057590F" w:rsidRPr="001134C1" w:rsidRDefault="0057590F" w:rsidP="0057590F">
      <w:pPr>
        <w:rPr>
          <w:rFonts w:ascii="Courier New" w:hAnsi="Courier New" w:cs="Courier New"/>
        </w:rPr>
      </w:pPr>
    </w:p>
    <w:p w:rsidR="0057590F" w:rsidRPr="001134C1" w:rsidRDefault="0057590F" w:rsidP="0057590F">
      <w:pPr>
        <w:rPr>
          <w:rFonts w:ascii="Courier New" w:hAnsi="Courier New" w:cs="Courier New"/>
        </w:rPr>
      </w:pPr>
      <w:r w:rsidRPr="001134C1">
        <w:rPr>
          <w:rFonts w:ascii="Courier New" w:hAnsi="Courier New" w:cs="Courier New"/>
        </w:rPr>
        <w:t xml:space="preserve">    x_repr = repr(x)</w:t>
      </w:r>
    </w:p>
    <w:p w:rsidR="0057590F" w:rsidRPr="001134C1" w:rsidRDefault="0057590F" w:rsidP="0057590F">
      <w:pPr>
        <w:rPr>
          <w:rFonts w:ascii="Courier New" w:hAnsi="Courier New" w:cs="Courier New"/>
        </w:rPr>
      </w:pPr>
      <w:r w:rsidRPr="001134C1">
        <w:rPr>
          <w:rFonts w:ascii="Courier New" w:hAnsi="Courier New" w:cs="Courier New"/>
        </w:rPr>
        <w:t xml:space="preserve">    print(x_repr, type(x_repr))</w:t>
      </w:r>
    </w:p>
    <w:p w:rsidR="0057590F" w:rsidRPr="001134C1" w:rsidRDefault="0057590F" w:rsidP="0057590F">
      <w:pPr>
        <w:rPr>
          <w:rFonts w:ascii="Courier New" w:hAnsi="Courier New" w:cs="Courier New"/>
        </w:rPr>
      </w:pPr>
      <w:r w:rsidRPr="001134C1">
        <w:rPr>
          <w:rFonts w:ascii="Courier New" w:hAnsi="Courier New" w:cs="Courier New"/>
        </w:rPr>
        <w:t xml:space="preserve">    new = eval(x_repr)</w:t>
      </w:r>
    </w:p>
    <w:p w:rsidR="0057590F" w:rsidRPr="001134C1" w:rsidRDefault="0057590F" w:rsidP="0057590F">
      <w:pPr>
        <w:rPr>
          <w:rFonts w:ascii="Courier New" w:hAnsi="Courier New" w:cs="Courier New"/>
        </w:rPr>
      </w:pPr>
      <w:r w:rsidRPr="001134C1">
        <w:rPr>
          <w:rFonts w:ascii="Courier New" w:hAnsi="Courier New" w:cs="Courier New"/>
        </w:rPr>
        <w:t xml:space="preserve">    print(new)</w:t>
      </w:r>
    </w:p>
    <w:p w:rsidR="0057590F" w:rsidRPr="001134C1" w:rsidRDefault="0057590F" w:rsidP="0057590F">
      <w:pPr>
        <w:rPr>
          <w:rFonts w:ascii="Courier New" w:hAnsi="Courier New" w:cs="Courier New"/>
        </w:rPr>
      </w:pPr>
      <w:r w:rsidRPr="001134C1">
        <w:rPr>
          <w:rFonts w:ascii="Courier New" w:hAnsi="Courier New" w:cs="Courier New"/>
        </w:rPr>
        <w:t xml:space="preserve">    print("Type of new:", type(new))</w:t>
      </w:r>
    </w:p>
    <w:p w:rsidR="0057590F" w:rsidRPr="001134C1" w:rsidRDefault="0057590F" w:rsidP="0057590F">
      <w:pPr>
        <w:rPr>
          <w:rFonts w:ascii="Courier New" w:hAnsi="Courier New" w:cs="Courier New"/>
        </w:rPr>
      </w:pPr>
      <w:r w:rsidRPr="00253944">
        <w:rPr>
          <w:shd w:val="clear" w:color="auto" w:fill="FFFFFF"/>
        </w:rPr>
        <w:lastRenderedPageBreak/>
        <w:t>The output looks like this:</w:t>
      </w:r>
    </w:p>
    <w:p w:rsidR="0057590F" w:rsidRPr="001134C1" w:rsidRDefault="0057590F" w:rsidP="0057590F">
      <w:pPr>
        <w:rPr>
          <w:rFonts w:ascii="Courier New" w:hAnsi="Courier New" w:cs="Courier New"/>
        </w:rPr>
      </w:pPr>
      <w:r w:rsidRPr="001134C1">
        <w:rPr>
          <w:rFonts w:ascii="Courier New" w:hAnsi="Courier New" w:cs="Courier New"/>
        </w:rPr>
        <w:t xml:space="preserve">$ python3 robot_class6b.py </w:t>
      </w:r>
    </w:p>
    <w:p w:rsidR="0057590F" w:rsidRPr="001134C1" w:rsidRDefault="0057590F" w:rsidP="0057590F">
      <w:pPr>
        <w:rPr>
          <w:rFonts w:ascii="Courier New" w:hAnsi="Courier New" w:cs="Courier New"/>
        </w:rPr>
      </w:pPr>
      <w:r w:rsidRPr="001134C1">
        <w:rPr>
          <w:rFonts w:ascii="Courier New" w:hAnsi="Courier New" w:cs="Courier New"/>
        </w:rPr>
        <w:t>Robot("Marvin",1979) &lt;class 'str'&gt;</w:t>
      </w:r>
    </w:p>
    <w:p w:rsidR="0057590F" w:rsidRPr="001134C1" w:rsidRDefault="0057590F" w:rsidP="0057590F">
      <w:pPr>
        <w:rPr>
          <w:rFonts w:ascii="Courier New" w:hAnsi="Courier New" w:cs="Courier New"/>
        </w:rPr>
      </w:pPr>
      <w:r w:rsidRPr="001134C1">
        <w:rPr>
          <w:rFonts w:ascii="Courier New" w:hAnsi="Courier New" w:cs="Courier New"/>
        </w:rPr>
        <w:t>Name: Marvin, Build Year: 1979</w:t>
      </w:r>
    </w:p>
    <w:p w:rsidR="0057590F" w:rsidRPr="001134C1" w:rsidRDefault="0057590F" w:rsidP="0057590F">
      <w:pPr>
        <w:rPr>
          <w:rFonts w:ascii="Courier New" w:hAnsi="Courier New" w:cs="Courier New"/>
        </w:rPr>
      </w:pPr>
      <w:r w:rsidRPr="001134C1">
        <w:rPr>
          <w:rFonts w:ascii="Courier New" w:hAnsi="Courier New" w:cs="Courier New"/>
        </w:rPr>
        <w:t>Type of new: &lt;class '__main__.Robot'&gt;</w:t>
      </w:r>
    </w:p>
    <w:p w:rsidR="0057590F" w:rsidRDefault="0057590F" w:rsidP="0057590F">
      <w:pPr>
        <w:spacing w:after="0"/>
        <w:ind w:left="0"/>
        <w:rPr>
          <w:rFonts w:ascii="Times New Roman" w:hAnsi="Times New Roman"/>
          <w:sz w:val="24"/>
          <w:szCs w:val="24"/>
        </w:rPr>
      </w:pPr>
    </w:p>
    <w:p w:rsidR="0057590F" w:rsidRPr="00253944" w:rsidRDefault="0057590F" w:rsidP="0057590F">
      <w:pPr>
        <w:pStyle w:val="Heading3"/>
      </w:pPr>
      <w:bookmarkStart w:id="283" w:name="_Toc515031490"/>
      <w:bookmarkStart w:id="284" w:name="_Toc515037929"/>
      <w:r w:rsidRPr="00253944">
        <w:t>Public- Protected- and Private Attributes</w:t>
      </w:r>
      <w:bookmarkEnd w:id="283"/>
      <w:bookmarkEnd w:id="284"/>
    </w:p>
    <w:p w:rsidR="0057590F" w:rsidRDefault="0057590F" w:rsidP="0057590F">
      <w:pPr>
        <w:spacing w:after="0"/>
        <w:rPr>
          <w:rFonts w:ascii="Verdana" w:hAnsi="Verdana"/>
          <w:sz w:val="18"/>
          <w:szCs w:val="18"/>
          <w:shd w:val="clear" w:color="auto" w:fill="FFFFFF"/>
        </w:rPr>
      </w:pPr>
      <w:r w:rsidRPr="00253944">
        <w:rPr>
          <w:rFonts w:ascii="Times New Roman" w:hAnsi="Times New Roman"/>
          <w:noProof/>
          <w:sz w:val="24"/>
          <w:szCs w:val="24"/>
        </w:rPr>
        <w:drawing>
          <wp:inline distT="0" distB="0" distL="0" distR="0">
            <wp:extent cx="1424940" cy="1268730"/>
            <wp:effectExtent l="0" t="0" r="3810" b="0"/>
            <wp:docPr id="34" name="Picture 34" descr="No Trespa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 Trespassing"/>
                    <pic:cNvPicPr>
                      <a:picLocks noChangeAspect="1" noChangeArrowheads="1"/>
                    </pic:cNvPicPr>
                  </pic:nvPicPr>
                  <pic:blipFill>
                    <a:blip r:embed="rId186"/>
                    <a:srcRect/>
                    <a:stretch>
                      <a:fillRect/>
                    </a:stretch>
                  </pic:blipFill>
                  <pic:spPr bwMode="auto">
                    <a:xfrm>
                      <a:off x="0" y="0"/>
                      <a:ext cx="1424940" cy="1268730"/>
                    </a:xfrm>
                    <a:prstGeom prst="rect">
                      <a:avLst/>
                    </a:prstGeom>
                    <a:noFill/>
                    <a:ln w="9525">
                      <a:noFill/>
                      <a:miter lim="800000"/>
                      <a:headEnd/>
                      <a:tailEnd/>
                    </a:ln>
                  </pic:spPr>
                </pic:pic>
              </a:graphicData>
            </a:graphic>
          </wp:inline>
        </w:drawing>
      </w:r>
    </w:p>
    <w:p w:rsidR="0057590F" w:rsidRDefault="0057590F" w:rsidP="0057590F">
      <w:pPr>
        <w:spacing w:after="0"/>
        <w:rPr>
          <w:rFonts w:ascii="Verdana" w:hAnsi="Verdana"/>
          <w:sz w:val="18"/>
          <w:szCs w:val="18"/>
        </w:rPr>
      </w:pPr>
      <w:r w:rsidRPr="001134C1">
        <w:t>Who doesn't know those trigger-happy farmers from films. Shooting as soon as somebody enters their property. This "somebody" has of course neglected the "no trespassing" sign, indicating that the land is private property. Maybe he hasn't seen the sign, maybe the sign is hard to be seen? Imagine a jogger, running the same course five times a week for more than a year, but than he receives a $50 fine for trespassing in the Winchester Fells. Trespassing is a criminal offence in Massachusetts. He was innocent anyway, because the signage was inadequate in the area.4 </w:t>
      </w:r>
      <w:r w:rsidRPr="001134C1">
        <w:br/>
      </w:r>
      <w:r w:rsidRPr="001134C1">
        <w:br/>
        <w:t>Even though no trespassing signs and strict laws do protect the private property, some surround their property with fences to keep off unwanted "visitors". Should the fence keep the dog in the yard or the burglar in the street? Choose your fence: Wood panel fencing, post-and-rail fencing, chain-link fencing with or without barbed wire and so on. </w:t>
      </w:r>
      <w:r w:rsidRPr="001134C1">
        <w:br/>
      </w:r>
      <w:r w:rsidRPr="001134C1">
        <w:br/>
        <w:t>We have a similar situation in the design of object-oriented programming languages. The first decision to take is how to protect the data which should be private. The second decision is what to do if trespassing, i.e. accessing or changing private data, occurs. Of course, the private data may be protected in a way that it can't be accessed under no circumstances. This is hardly possible in practice, as we know from the old saying "Where there's a will, there's a way"! </w:t>
      </w:r>
      <w:r w:rsidRPr="001134C1">
        <w:br/>
      </w:r>
      <w:r w:rsidRPr="00253944">
        <w:rPr>
          <w:rFonts w:ascii="Verdana" w:hAnsi="Verdana"/>
          <w:sz w:val="18"/>
          <w:szCs w:val="18"/>
        </w:rPr>
        <w:br/>
      </w:r>
      <w:r w:rsidRPr="00253944">
        <w:rPr>
          <w:rFonts w:ascii="Times New Roman" w:hAnsi="Times New Roman"/>
          <w:noProof/>
          <w:sz w:val="24"/>
          <w:szCs w:val="24"/>
        </w:rPr>
        <w:drawing>
          <wp:inline distT="0" distB="0" distL="0" distR="0">
            <wp:extent cx="1424940" cy="1268730"/>
            <wp:effectExtent l="0" t="0" r="3810" b="0"/>
            <wp:docPr id="35" name="Picture 35" descr="Enter at your own ri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nter at your own risk"/>
                    <pic:cNvPicPr>
                      <a:picLocks noChangeAspect="1" noChangeArrowheads="1"/>
                    </pic:cNvPicPr>
                  </pic:nvPicPr>
                  <pic:blipFill>
                    <a:blip r:embed="rId187" cstate="print"/>
                    <a:srcRect/>
                    <a:stretch>
                      <a:fillRect/>
                    </a:stretch>
                  </pic:blipFill>
                  <pic:spPr bwMode="auto">
                    <a:xfrm>
                      <a:off x="0" y="0"/>
                      <a:ext cx="1424940" cy="1268730"/>
                    </a:xfrm>
                    <a:prstGeom prst="rect">
                      <a:avLst/>
                    </a:prstGeom>
                    <a:noFill/>
                    <a:ln w="9525">
                      <a:noFill/>
                      <a:miter lim="800000"/>
                      <a:headEnd/>
                      <a:tailEnd/>
                    </a:ln>
                  </pic:spPr>
                </pic:pic>
              </a:graphicData>
            </a:graphic>
          </wp:inline>
        </w:drawing>
      </w:r>
    </w:p>
    <w:p w:rsidR="0057590F" w:rsidRDefault="0057590F" w:rsidP="0057590F">
      <w:pPr>
        <w:rPr>
          <w:shd w:val="clear" w:color="auto" w:fill="FFFFFF"/>
        </w:rPr>
      </w:pPr>
      <w:r w:rsidRPr="00253944">
        <w:rPr>
          <w:shd w:val="clear" w:color="auto" w:fill="FFFFFF"/>
        </w:rPr>
        <w:t>Some owners allow a restricted access to their property. Joggers or hikers may find signs like "Enter at your own risk". A third kind of property might be public property like streets or parks, where it is perfectly legal to be.</w:t>
      </w:r>
      <w:r>
        <w:rPr>
          <w:shd w:val="clear" w:color="auto" w:fill="FFFFFF"/>
        </w:rPr>
        <w:br w:type="page"/>
      </w:r>
    </w:p>
    <w:p w:rsidR="0057590F" w:rsidRPr="00253944" w:rsidRDefault="0057590F" w:rsidP="0057590F">
      <w:pPr>
        <w:rPr>
          <w:rFonts w:ascii="Times New Roman" w:hAnsi="Times New Roman"/>
          <w:sz w:val="24"/>
          <w:szCs w:val="24"/>
        </w:rPr>
      </w:pPr>
      <w:r w:rsidRPr="00253944">
        <w:rPr>
          <w:shd w:val="clear" w:color="auto" w:fill="FFFFFF"/>
        </w:rPr>
        <w:lastRenderedPageBreak/>
        <w:t>We have the same classification again in object-oriented programming:</w:t>
      </w:r>
    </w:p>
    <w:p w:rsidR="0057590F" w:rsidRPr="00253944" w:rsidRDefault="0057590F" w:rsidP="00B629BA">
      <w:pPr>
        <w:pStyle w:val="ListParagraph"/>
        <w:numPr>
          <w:ilvl w:val="0"/>
          <w:numId w:val="86"/>
        </w:numPr>
      </w:pPr>
      <w:r w:rsidRPr="00253944">
        <w:t>Private attributes should only be used by the owner, i.e. inside of the class definition itself.</w:t>
      </w:r>
    </w:p>
    <w:p w:rsidR="0057590F" w:rsidRPr="00253944" w:rsidRDefault="0057590F" w:rsidP="00B629BA">
      <w:pPr>
        <w:pStyle w:val="ListParagraph"/>
        <w:numPr>
          <w:ilvl w:val="0"/>
          <w:numId w:val="86"/>
        </w:numPr>
      </w:pPr>
      <w:r w:rsidRPr="00253944">
        <w:t>Protected (restricted) Attributes may be used, but at your own risk. Essentially, this means that they should only be used under certain conditions.</w:t>
      </w:r>
    </w:p>
    <w:p w:rsidR="0057590F" w:rsidRPr="00253944" w:rsidRDefault="0057590F" w:rsidP="00B629BA">
      <w:pPr>
        <w:pStyle w:val="ListParagraph"/>
        <w:numPr>
          <w:ilvl w:val="0"/>
          <w:numId w:val="86"/>
        </w:numPr>
      </w:pPr>
      <w:r w:rsidRPr="00253944">
        <w:t>Public Attributes can and should be freely used.</w:t>
      </w:r>
    </w:p>
    <w:p w:rsidR="0057590F" w:rsidRDefault="0057590F" w:rsidP="0057590F">
      <w:pPr>
        <w:rPr>
          <w:shd w:val="clear" w:color="auto" w:fill="FFFFFF"/>
        </w:rPr>
      </w:pPr>
      <w:r w:rsidRPr="00253944">
        <w:rPr>
          <w:shd w:val="clear" w:color="auto" w:fill="FFFFFF"/>
        </w:rPr>
        <w:t>Python uses a special naming scheme for attributes to control the accessibility of the attributes. So far, we have used attribute names, which can be freely used inside or outside of a class definition, as we have seen. This corresponds to public attributes of course.</w:t>
      </w:r>
    </w:p>
    <w:p w:rsidR="0057590F" w:rsidRPr="00253944" w:rsidRDefault="0057590F" w:rsidP="0057590F">
      <w:pPr>
        <w:rPr>
          <w:rFonts w:ascii="Times New Roman" w:hAnsi="Times New Roman"/>
          <w:sz w:val="24"/>
          <w:szCs w:val="24"/>
        </w:rPr>
      </w:pPr>
      <w:r w:rsidRPr="00253944">
        <w:rPr>
          <w:shd w:val="clear" w:color="auto" w:fill="FFFFFF"/>
        </w:rPr>
        <w:t>There are two ways to restrict the access to class attributes:</w:t>
      </w:r>
    </w:p>
    <w:p w:rsidR="0057590F" w:rsidRPr="00253944" w:rsidRDefault="0057590F" w:rsidP="00B629BA">
      <w:pPr>
        <w:pStyle w:val="ListParagraph"/>
        <w:numPr>
          <w:ilvl w:val="0"/>
          <w:numId w:val="87"/>
        </w:numPr>
      </w:pPr>
      <w:r w:rsidRPr="00253944">
        <w:t>First, we can prefix an attribute name with a leading underscore "_". This marks the attribute as protected. It tells users of the class not to use this attribute unless, somebody writes a subclass. We will learn about inheritance and subclassing in the next chapter of our tutorial.</w:t>
      </w:r>
    </w:p>
    <w:p w:rsidR="0057590F" w:rsidRPr="00253944" w:rsidRDefault="0057590F" w:rsidP="00B629BA">
      <w:pPr>
        <w:pStyle w:val="ListParagraph"/>
        <w:numPr>
          <w:ilvl w:val="0"/>
          <w:numId w:val="87"/>
        </w:numPr>
      </w:pPr>
      <w:r w:rsidRPr="00253944">
        <w:t>Second, we can prefix an attribute name with two leading underscores "__". The attribute is now inaccessible and invisible from outside. It's neither possible to read nor write to those attributes except inside of the class definition itself.</w:t>
      </w:r>
      <w:r w:rsidRPr="001134C1">
        <w:rPr>
          <w:vertAlign w:val="superscript"/>
        </w:rPr>
        <w:t>5</w:t>
      </w:r>
    </w:p>
    <w:p w:rsidR="0057590F" w:rsidRPr="00253944" w:rsidRDefault="0057590F" w:rsidP="0057590F">
      <w:pPr>
        <w:rPr>
          <w:rFonts w:ascii="Times New Roman" w:hAnsi="Times New Roman"/>
          <w:sz w:val="24"/>
          <w:szCs w:val="24"/>
        </w:rPr>
      </w:pPr>
      <w:r w:rsidRPr="00253944">
        <w:rPr>
          <w:shd w:val="clear" w:color="auto" w:fill="FFFFFF"/>
        </w:rPr>
        <w:t>To summarize the attribute types:</w:t>
      </w:r>
    </w:p>
    <w:tbl>
      <w:tblPr>
        <w:tblStyle w:val="ListTable4"/>
        <w:tblW w:w="8076" w:type="dxa"/>
        <w:tblInd w:w="988" w:type="dxa"/>
        <w:tblLook w:val="04A0"/>
      </w:tblPr>
      <w:tblGrid>
        <w:gridCol w:w="1272"/>
        <w:gridCol w:w="1276"/>
        <w:gridCol w:w="5528"/>
      </w:tblGrid>
      <w:tr w:rsidR="0057590F" w:rsidRPr="00253944" w:rsidTr="00562D38">
        <w:trPr>
          <w:cnfStyle w:val="100000000000"/>
        </w:trPr>
        <w:tc>
          <w:tcPr>
            <w:cnfStyle w:val="001000000000"/>
            <w:tcW w:w="1272" w:type="dxa"/>
            <w:hideMark/>
          </w:tcPr>
          <w:p w:rsidR="0057590F" w:rsidRPr="00A651AB" w:rsidRDefault="0057590F" w:rsidP="00562D38">
            <w:pPr>
              <w:spacing w:after="0"/>
              <w:ind w:left="0"/>
              <w:rPr>
                <w:rFonts w:asciiTheme="majorHAnsi" w:hAnsiTheme="majorHAnsi"/>
                <w:bCs w:val="0"/>
              </w:rPr>
            </w:pPr>
            <w:r w:rsidRPr="00A651AB">
              <w:rPr>
                <w:rFonts w:asciiTheme="majorHAnsi" w:hAnsiTheme="majorHAnsi"/>
                <w:bCs w:val="0"/>
              </w:rPr>
              <w:t>Naming</w:t>
            </w:r>
          </w:p>
        </w:tc>
        <w:tc>
          <w:tcPr>
            <w:tcW w:w="1276" w:type="dxa"/>
            <w:hideMark/>
          </w:tcPr>
          <w:p w:rsidR="0057590F" w:rsidRPr="00A651AB" w:rsidRDefault="0057590F" w:rsidP="00562D38">
            <w:pPr>
              <w:spacing w:after="0"/>
              <w:ind w:left="0"/>
              <w:cnfStyle w:val="100000000000"/>
              <w:rPr>
                <w:rFonts w:asciiTheme="majorHAnsi" w:hAnsiTheme="majorHAnsi"/>
                <w:bCs w:val="0"/>
              </w:rPr>
            </w:pPr>
            <w:r w:rsidRPr="00A651AB">
              <w:rPr>
                <w:rFonts w:asciiTheme="majorHAnsi" w:hAnsiTheme="majorHAnsi"/>
                <w:bCs w:val="0"/>
              </w:rPr>
              <w:t>Type</w:t>
            </w:r>
          </w:p>
        </w:tc>
        <w:tc>
          <w:tcPr>
            <w:tcW w:w="5528" w:type="dxa"/>
            <w:hideMark/>
          </w:tcPr>
          <w:p w:rsidR="0057590F" w:rsidRPr="00A651AB" w:rsidRDefault="0057590F" w:rsidP="00562D38">
            <w:pPr>
              <w:spacing w:after="0"/>
              <w:ind w:left="0"/>
              <w:cnfStyle w:val="100000000000"/>
              <w:rPr>
                <w:rFonts w:asciiTheme="majorHAnsi" w:hAnsiTheme="majorHAnsi"/>
                <w:bCs w:val="0"/>
              </w:rPr>
            </w:pPr>
            <w:r w:rsidRPr="00A651AB">
              <w:rPr>
                <w:rFonts w:asciiTheme="majorHAnsi" w:hAnsiTheme="majorHAnsi"/>
                <w:bCs w:val="0"/>
              </w:rPr>
              <w:t>Meaning</w:t>
            </w:r>
          </w:p>
        </w:tc>
      </w:tr>
      <w:tr w:rsidR="0057590F" w:rsidRPr="00253944" w:rsidTr="00562D38">
        <w:trPr>
          <w:cnfStyle w:val="000000100000"/>
        </w:trPr>
        <w:tc>
          <w:tcPr>
            <w:cnfStyle w:val="001000000000"/>
            <w:tcW w:w="1272" w:type="dxa"/>
            <w:hideMark/>
          </w:tcPr>
          <w:p w:rsidR="0057590F" w:rsidRPr="00770A9D" w:rsidRDefault="0057590F" w:rsidP="00562D38">
            <w:pPr>
              <w:spacing w:after="0"/>
              <w:ind w:left="0"/>
              <w:rPr>
                <w:rFonts w:ascii="Courier New" w:hAnsi="Courier New" w:cs="Courier New"/>
                <w:b w:val="0"/>
                <w:bCs w:val="0"/>
                <w:shd w:val="clear" w:color="auto" w:fill="FFFFFF"/>
              </w:rPr>
            </w:pPr>
            <w:r w:rsidRPr="00770A9D">
              <w:rPr>
                <w:rFonts w:ascii="Courier New" w:hAnsi="Courier New" w:cs="Courier New"/>
                <w:b w:val="0"/>
              </w:rPr>
              <w:t>name</w:t>
            </w:r>
          </w:p>
        </w:tc>
        <w:tc>
          <w:tcPr>
            <w:tcW w:w="1276" w:type="dxa"/>
            <w:hideMark/>
          </w:tcPr>
          <w:p w:rsidR="0057590F" w:rsidRPr="00A651AB" w:rsidRDefault="0057590F" w:rsidP="00562D38">
            <w:pPr>
              <w:spacing w:after="0"/>
              <w:ind w:left="0"/>
              <w:cnfStyle w:val="000000100000"/>
              <w:rPr>
                <w:rFonts w:asciiTheme="majorHAnsi" w:hAnsiTheme="majorHAnsi"/>
              </w:rPr>
            </w:pPr>
            <w:r w:rsidRPr="00A651AB">
              <w:rPr>
                <w:rFonts w:asciiTheme="majorHAnsi" w:hAnsiTheme="majorHAnsi"/>
              </w:rPr>
              <w:t>Public</w:t>
            </w:r>
          </w:p>
        </w:tc>
        <w:tc>
          <w:tcPr>
            <w:tcW w:w="5528" w:type="dxa"/>
            <w:hideMark/>
          </w:tcPr>
          <w:p w:rsidR="0057590F" w:rsidRPr="00A651AB" w:rsidRDefault="0057590F" w:rsidP="00562D38">
            <w:pPr>
              <w:spacing w:after="0"/>
              <w:ind w:left="0"/>
              <w:cnfStyle w:val="000000100000"/>
              <w:rPr>
                <w:rFonts w:asciiTheme="majorHAnsi" w:hAnsiTheme="majorHAnsi"/>
              </w:rPr>
            </w:pPr>
            <w:r w:rsidRPr="00A651AB">
              <w:rPr>
                <w:rFonts w:asciiTheme="majorHAnsi" w:hAnsiTheme="majorHAnsi"/>
              </w:rPr>
              <w:t>These attributes can be freely used inside or outside of a class definition.</w:t>
            </w:r>
          </w:p>
        </w:tc>
      </w:tr>
      <w:tr w:rsidR="0057590F" w:rsidRPr="00253944" w:rsidTr="00562D38">
        <w:tc>
          <w:tcPr>
            <w:cnfStyle w:val="001000000000"/>
            <w:tcW w:w="1272" w:type="dxa"/>
            <w:hideMark/>
          </w:tcPr>
          <w:p w:rsidR="0057590F" w:rsidRPr="00770A9D" w:rsidRDefault="0057590F" w:rsidP="00562D38">
            <w:pPr>
              <w:spacing w:after="0"/>
              <w:ind w:left="0"/>
              <w:rPr>
                <w:rFonts w:ascii="Courier New" w:hAnsi="Courier New" w:cs="Courier New"/>
                <w:b w:val="0"/>
              </w:rPr>
            </w:pPr>
            <w:r w:rsidRPr="00770A9D">
              <w:rPr>
                <w:rFonts w:ascii="Courier New" w:hAnsi="Courier New" w:cs="Courier New"/>
                <w:b w:val="0"/>
              </w:rPr>
              <w:t>_name</w:t>
            </w:r>
          </w:p>
        </w:tc>
        <w:tc>
          <w:tcPr>
            <w:tcW w:w="1276" w:type="dxa"/>
            <w:hideMark/>
          </w:tcPr>
          <w:p w:rsidR="0057590F" w:rsidRPr="00A651AB" w:rsidRDefault="0057590F" w:rsidP="00562D38">
            <w:pPr>
              <w:spacing w:after="0"/>
              <w:ind w:left="0"/>
              <w:cnfStyle w:val="000000000000"/>
              <w:rPr>
                <w:rFonts w:asciiTheme="majorHAnsi" w:hAnsiTheme="majorHAnsi"/>
              </w:rPr>
            </w:pPr>
            <w:r w:rsidRPr="00A651AB">
              <w:rPr>
                <w:rFonts w:asciiTheme="majorHAnsi" w:hAnsiTheme="majorHAnsi"/>
              </w:rPr>
              <w:t>Protected</w:t>
            </w:r>
          </w:p>
        </w:tc>
        <w:tc>
          <w:tcPr>
            <w:tcW w:w="5528" w:type="dxa"/>
            <w:hideMark/>
          </w:tcPr>
          <w:p w:rsidR="0057590F" w:rsidRPr="00A651AB" w:rsidRDefault="0057590F" w:rsidP="00562D38">
            <w:pPr>
              <w:spacing w:after="0"/>
              <w:ind w:left="0"/>
              <w:cnfStyle w:val="000000000000"/>
              <w:rPr>
                <w:rFonts w:asciiTheme="majorHAnsi" w:hAnsiTheme="majorHAnsi"/>
              </w:rPr>
            </w:pPr>
            <w:r w:rsidRPr="00A651AB">
              <w:rPr>
                <w:rFonts w:asciiTheme="majorHAnsi" w:hAnsiTheme="majorHAnsi"/>
              </w:rPr>
              <w:t>Protected attributes should not be used outside of the class definition, unless inside of a subclass definition. </w:t>
            </w:r>
          </w:p>
        </w:tc>
      </w:tr>
      <w:tr w:rsidR="0057590F" w:rsidRPr="00253944" w:rsidTr="00562D38">
        <w:trPr>
          <w:cnfStyle w:val="000000100000"/>
        </w:trPr>
        <w:tc>
          <w:tcPr>
            <w:cnfStyle w:val="001000000000"/>
            <w:tcW w:w="1272" w:type="dxa"/>
            <w:hideMark/>
          </w:tcPr>
          <w:p w:rsidR="0057590F" w:rsidRPr="00770A9D" w:rsidRDefault="0057590F" w:rsidP="00562D38">
            <w:pPr>
              <w:spacing w:after="0"/>
              <w:ind w:left="0"/>
              <w:rPr>
                <w:rFonts w:ascii="Courier New" w:hAnsi="Courier New" w:cs="Courier New"/>
                <w:b w:val="0"/>
              </w:rPr>
            </w:pPr>
            <w:r w:rsidRPr="00770A9D">
              <w:rPr>
                <w:rFonts w:ascii="Courier New" w:hAnsi="Courier New" w:cs="Courier New"/>
                <w:b w:val="0"/>
              </w:rPr>
              <w:t>__name</w:t>
            </w:r>
          </w:p>
        </w:tc>
        <w:tc>
          <w:tcPr>
            <w:tcW w:w="1276" w:type="dxa"/>
            <w:hideMark/>
          </w:tcPr>
          <w:p w:rsidR="0057590F" w:rsidRPr="00A651AB" w:rsidRDefault="0057590F" w:rsidP="00562D38">
            <w:pPr>
              <w:spacing w:after="0"/>
              <w:ind w:left="0"/>
              <w:cnfStyle w:val="000000100000"/>
              <w:rPr>
                <w:rFonts w:asciiTheme="majorHAnsi" w:hAnsiTheme="majorHAnsi"/>
              </w:rPr>
            </w:pPr>
            <w:r w:rsidRPr="00A651AB">
              <w:rPr>
                <w:rFonts w:asciiTheme="majorHAnsi" w:hAnsiTheme="majorHAnsi"/>
              </w:rPr>
              <w:t>Private</w:t>
            </w:r>
          </w:p>
        </w:tc>
        <w:tc>
          <w:tcPr>
            <w:tcW w:w="5528" w:type="dxa"/>
            <w:hideMark/>
          </w:tcPr>
          <w:p w:rsidR="0057590F" w:rsidRPr="00A651AB" w:rsidRDefault="0057590F" w:rsidP="00562D38">
            <w:pPr>
              <w:spacing w:after="0"/>
              <w:ind w:left="0"/>
              <w:cnfStyle w:val="000000100000"/>
              <w:rPr>
                <w:rFonts w:asciiTheme="majorHAnsi" w:hAnsiTheme="majorHAnsi"/>
              </w:rPr>
            </w:pPr>
            <w:r w:rsidRPr="00A651AB">
              <w:rPr>
                <w:rFonts w:asciiTheme="majorHAnsi" w:hAnsiTheme="majorHAnsi"/>
              </w:rPr>
              <w:t>This kind of attribute is inaccessible and invisible. It's neither possible to read nor write to those attributes, except inside of the class definition itself.</w:t>
            </w:r>
          </w:p>
        </w:tc>
      </w:tr>
    </w:tbl>
    <w:p w:rsidR="0057590F" w:rsidRDefault="0057590F" w:rsidP="0057590F">
      <w:pPr>
        <w:rPr>
          <w:shd w:val="clear" w:color="auto" w:fill="FFFFFF"/>
        </w:rPr>
      </w:pPr>
    </w:p>
    <w:p w:rsidR="0057590F" w:rsidRPr="00A651AB" w:rsidRDefault="0057590F" w:rsidP="0057590F">
      <w:pPr>
        <w:rPr>
          <w:rFonts w:ascii="Courier New" w:hAnsi="Courier New" w:cs="Courier New"/>
          <w:sz w:val="20"/>
          <w:szCs w:val="20"/>
        </w:rPr>
      </w:pPr>
      <w:r w:rsidRPr="00253944">
        <w:rPr>
          <w:shd w:val="clear" w:color="auto" w:fill="FFFFFF"/>
        </w:rPr>
        <w:t>We want to demonstrate the behaviour of these attribute types with an example class:</w:t>
      </w:r>
    </w:p>
    <w:p w:rsidR="0057590F" w:rsidRPr="00A651AB" w:rsidRDefault="0057590F" w:rsidP="0057590F">
      <w:pPr>
        <w:rPr>
          <w:rFonts w:ascii="Courier New" w:hAnsi="Courier New" w:cs="Courier New"/>
          <w:sz w:val="20"/>
          <w:szCs w:val="20"/>
        </w:rPr>
      </w:pPr>
      <w:r w:rsidRPr="00A651AB">
        <w:rPr>
          <w:rFonts w:ascii="Courier New" w:hAnsi="Courier New" w:cs="Courier New"/>
          <w:sz w:val="20"/>
          <w:szCs w:val="20"/>
        </w:rPr>
        <w:t>class A():</w:t>
      </w:r>
    </w:p>
    <w:p w:rsidR="0057590F" w:rsidRPr="00A651AB" w:rsidRDefault="0057590F" w:rsidP="0057590F">
      <w:pPr>
        <w:rPr>
          <w:rFonts w:ascii="Courier New" w:hAnsi="Courier New" w:cs="Courier New"/>
          <w:sz w:val="20"/>
          <w:szCs w:val="20"/>
        </w:rPr>
      </w:pPr>
    </w:p>
    <w:p w:rsidR="0057590F" w:rsidRPr="00A651AB" w:rsidRDefault="0057590F" w:rsidP="0057590F">
      <w:pPr>
        <w:rPr>
          <w:rFonts w:ascii="Courier New" w:hAnsi="Courier New" w:cs="Courier New"/>
          <w:sz w:val="20"/>
          <w:szCs w:val="20"/>
        </w:rPr>
      </w:pPr>
      <w:r w:rsidRPr="00A651AB">
        <w:rPr>
          <w:rFonts w:ascii="Courier New" w:hAnsi="Courier New" w:cs="Courier New"/>
          <w:sz w:val="20"/>
          <w:szCs w:val="20"/>
        </w:rPr>
        <w:t xml:space="preserve">    def __init__(self):</w:t>
      </w:r>
    </w:p>
    <w:p w:rsidR="0057590F" w:rsidRPr="00A651AB" w:rsidRDefault="0057590F" w:rsidP="0057590F">
      <w:pPr>
        <w:rPr>
          <w:rFonts w:ascii="Courier New" w:hAnsi="Courier New" w:cs="Courier New"/>
          <w:sz w:val="20"/>
          <w:szCs w:val="20"/>
        </w:rPr>
      </w:pPr>
      <w:r w:rsidRPr="00A651AB">
        <w:rPr>
          <w:rFonts w:ascii="Courier New" w:hAnsi="Courier New" w:cs="Courier New"/>
          <w:sz w:val="20"/>
          <w:szCs w:val="20"/>
        </w:rPr>
        <w:t xml:space="preserve">        self.__priv = "I am private"</w:t>
      </w:r>
    </w:p>
    <w:p w:rsidR="0057590F" w:rsidRPr="00A651AB" w:rsidRDefault="0057590F" w:rsidP="0057590F">
      <w:pPr>
        <w:rPr>
          <w:rFonts w:ascii="Courier New" w:hAnsi="Courier New" w:cs="Courier New"/>
          <w:sz w:val="20"/>
          <w:szCs w:val="20"/>
        </w:rPr>
      </w:pPr>
      <w:r w:rsidRPr="00A651AB">
        <w:rPr>
          <w:rFonts w:ascii="Courier New" w:hAnsi="Courier New" w:cs="Courier New"/>
          <w:sz w:val="20"/>
          <w:szCs w:val="20"/>
        </w:rPr>
        <w:t xml:space="preserve">        self._prot = "I am protected"</w:t>
      </w:r>
    </w:p>
    <w:p w:rsidR="0057590F" w:rsidRPr="00A651AB" w:rsidRDefault="0057590F" w:rsidP="0057590F">
      <w:pPr>
        <w:rPr>
          <w:rFonts w:ascii="Courier New" w:hAnsi="Courier New" w:cs="Courier New"/>
          <w:sz w:val="20"/>
          <w:szCs w:val="20"/>
        </w:rPr>
      </w:pPr>
      <w:r w:rsidRPr="00A651AB">
        <w:rPr>
          <w:rFonts w:ascii="Courier New" w:hAnsi="Courier New" w:cs="Courier New"/>
          <w:sz w:val="20"/>
          <w:szCs w:val="20"/>
        </w:rPr>
        <w:t xml:space="preserve">        self.pub = "I am public"</w:t>
      </w:r>
    </w:p>
    <w:p w:rsidR="0057590F" w:rsidRDefault="0057590F" w:rsidP="0057590F">
      <w:pPr>
        <w:spacing w:after="0"/>
        <w:ind w:left="0"/>
        <w:rPr>
          <w:shd w:val="clear" w:color="auto" w:fill="FFFFFF"/>
        </w:rPr>
      </w:pPr>
      <w:r>
        <w:rPr>
          <w:shd w:val="clear" w:color="auto" w:fill="FFFFFF"/>
        </w:rPr>
        <w:br w:type="page"/>
      </w:r>
    </w:p>
    <w:p w:rsidR="0057590F" w:rsidRPr="00253944" w:rsidRDefault="0057590F" w:rsidP="0057590F">
      <w:pPr>
        <w:rPr>
          <w:rFonts w:ascii="Times New Roman" w:hAnsi="Times New Roman"/>
          <w:sz w:val="24"/>
          <w:szCs w:val="24"/>
        </w:rPr>
      </w:pPr>
      <w:r w:rsidRPr="00253944">
        <w:rPr>
          <w:shd w:val="clear" w:color="auto" w:fill="FFFFFF"/>
        </w:rPr>
        <w:lastRenderedPageBreak/>
        <w:t>We store this class (</w:t>
      </w:r>
      <w:r w:rsidRPr="00B65906">
        <w:rPr>
          <w:rFonts w:ascii="Courier New" w:hAnsi="Courier New" w:cs="Courier New"/>
          <w:shd w:val="clear" w:color="auto" w:fill="FFFFFF"/>
        </w:rPr>
        <w:t>attribute_tests.py</w:t>
      </w:r>
      <w:r w:rsidRPr="00253944">
        <w:rPr>
          <w:shd w:val="clear" w:color="auto" w:fill="FFFFFF"/>
        </w:rPr>
        <w:t>) and test its behaviour in the following interactive Python shell:</w:t>
      </w:r>
    </w:p>
    <w:p w:rsidR="0057590F" w:rsidRPr="00A651AB" w:rsidRDefault="0057590F" w:rsidP="0057590F">
      <w:pPr>
        <w:rPr>
          <w:rFonts w:ascii="Courier New" w:hAnsi="Courier New" w:cs="Courier New"/>
        </w:rPr>
      </w:pPr>
      <w:r w:rsidRPr="00A651AB">
        <w:rPr>
          <w:rFonts w:ascii="Courier New" w:hAnsi="Courier New" w:cs="Courier New"/>
        </w:rPr>
        <w:t>&gt;&gt;&gt; from attribute_tests import A</w:t>
      </w:r>
    </w:p>
    <w:p w:rsidR="0057590F" w:rsidRPr="00A651AB" w:rsidRDefault="0057590F" w:rsidP="0057590F">
      <w:pPr>
        <w:rPr>
          <w:rFonts w:ascii="Courier New" w:hAnsi="Courier New" w:cs="Courier New"/>
        </w:rPr>
      </w:pPr>
      <w:r w:rsidRPr="00A651AB">
        <w:rPr>
          <w:rFonts w:ascii="Courier New" w:hAnsi="Courier New" w:cs="Courier New"/>
        </w:rPr>
        <w:t>&gt;&gt;&gt; x = A()</w:t>
      </w:r>
    </w:p>
    <w:p w:rsidR="0057590F" w:rsidRPr="00A651AB" w:rsidRDefault="0057590F" w:rsidP="0057590F">
      <w:pPr>
        <w:rPr>
          <w:rFonts w:ascii="Courier New" w:hAnsi="Courier New" w:cs="Courier New"/>
        </w:rPr>
      </w:pPr>
      <w:r w:rsidRPr="00A651AB">
        <w:rPr>
          <w:rFonts w:ascii="Courier New" w:hAnsi="Courier New" w:cs="Courier New"/>
        </w:rPr>
        <w:t>&gt;&gt;&gt; x.pub</w:t>
      </w:r>
    </w:p>
    <w:p w:rsidR="0057590F" w:rsidRPr="00A651AB" w:rsidRDefault="0057590F" w:rsidP="0057590F">
      <w:pPr>
        <w:rPr>
          <w:rFonts w:ascii="Courier New" w:hAnsi="Courier New" w:cs="Courier New"/>
        </w:rPr>
      </w:pPr>
      <w:r w:rsidRPr="00A651AB">
        <w:rPr>
          <w:rFonts w:ascii="Courier New" w:hAnsi="Courier New" w:cs="Courier New"/>
        </w:rPr>
        <w:t>'I am public'</w:t>
      </w:r>
    </w:p>
    <w:p w:rsidR="0057590F" w:rsidRPr="00A651AB" w:rsidRDefault="0057590F" w:rsidP="0057590F">
      <w:pPr>
        <w:rPr>
          <w:rFonts w:ascii="Courier New" w:hAnsi="Courier New" w:cs="Courier New"/>
        </w:rPr>
      </w:pPr>
      <w:r w:rsidRPr="00A651AB">
        <w:rPr>
          <w:rFonts w:ascii="Courier New" w:hAnsi="Courier New" w:cs="Courier New"/>
        </w:rPr>
        <w:t>&gt;&gt;&gt; x.pub = x.pub + " and my value can be changed"</w:t>
      </w:r>
    </w:p>
    <w:p w:rsidR="0057590F" w:rsidRPr="00A651AB" w:rsidRDefault="0057590F" w:rsidP="0057590F">
      <w:pPr>
        <w:rPr>
          <w:rFonts w:ascii="Courier New" w:hAnsi="Courier New" w:cs="Courier New"/>
        </w:rPr>
      </w:pPr>
      <w:r w:rsidRPr="00A651AB">
        <w:rPr>
          <w:rFonts w:ascii="Courier New" w:hAnsi="Courier New" w:cs="Courier New"/>
        </w:rPr>
        <w:t>&gt;&gt;&gt; x.pub</w:t>
      </w:r>
    </w:p>
    <w:p w:rsidR="0057590F" w:rsidRPr="00A651AB" w:rsidRDefault="0057590F" w:rsidP="0057590F">
      <w:pPr>
        <w:rPr>
          <w:rFonts w:ascii="Courier New" w:hAnsi="Courier New" w:cs="Courier New"/>
        </w:rPr>
      </w:pPr>
      <w:r w:rsidRPr="00A651AB">
        <w:rPr>
          <w:rFonts w:ascii="Courier New" w:hAnsi="Courier New" w:cs="Courier New"/>
        </w:rPr>
        <w:t>'I am public and my value can be changed'</w:t>
      </w:r>
    </w:p>
    <w:p w:rsidR="0057590F" w:rsidRPr="00A651AB" w:rsidRDefault="0057590F" w:rsidP="0057590F">
      <w:pPr>
        <w:rPr>
          <w:rFonts w:ascii="Courier New" w:hAnsi="Courier New" w:cs="Courier New"/>
        </w:rPr>
      </w:pPr>
      <w:r w:rsidRPr="00A651AB">
        <w:rPr>
          <w:rFonts w:ascii="Courier New" w:hAnsi="Courier New" w:cs="Courier New"/>
        </w:rPr>
        <w:t>&gt;&gt;&gt; x._prot</w:t>
      </w:r>
    </w:p>
    <w:p w:rsidR="0057590F" w:rsidRPr="00A651AB" w:rsidRDefault="0057590F" w:rsidP="0057590F">
      <w:pPr>
        <w:rPr>
          <w:rFonts w:ascii="Courier New" w:hAnsi="Courier New" w:cs="Courier New"/>
        </w:rPr>
      </w:pPr>
      <w:r w:rsidRPr="00A651AB">
        <w:rPr>
          <w:rFonts w:ascii="Courier New" w:hAnsi="Courier New" w:cs="Courier New"/>
        </w:rPr>
        <w:t>'I am protected'</w:t>
      </w:r>
    </w:p>
    <w:p w:rsidR="0057590F" w:rsidRPr="00A651AB" w:rsidRDefault="0057590F" w:rsidP="0057590F">
      <w:pPr>
        <w:rPr>
          <w:rFonts w:ascii="Courier New" w:hAnsi="Courier New" w:cs="Courier New"/>
        </w:rPr>
      </w:pPr>
      <w:r w:rsidRPr="00A651AB">
        <w:rPr>
          <w:rFonts w:ascii="Courier New" w:hAnsi="Courier New" w:cs="Courier New"/>
        </w:rPr>
        <w:t>&gt;&gt;&gt; x.__priv</w:t>
      </w:r>
    </w:p>
    <w:p w:rsidR="0057590F" w:rsidRPr="00A651AB" w:rsidRDefault="0057590F" w:rsidP="0057590F">
      <w:pPr>
        <w:rPr>
          <w:rFonts w:ascii="Courier New" w:hAnsi="Courier New" w:cs="Courier New"/>
        </w:rPr>
      </w:pPr>
      <w:r w:rsidRPr="00A651AB">
        <w:rPr>
          <w:rFonts w:ascii="Courier New" w:hAnsi="Courier New" w:cs="Courier New"/>
        </w:rPr>
        <w:t>Traceback (most recent call last):</w:t>
      </w:r>
    </w:p>
    <w:p w:rsidR="0057590F" w:rsidRPr="00A651AB" w:rsidRDefault="0057590F" w:rsidP="0057590F">
      <w:pPr>
        <w:rPr>
          <w:rFonts w:ascii="Courier New" w:hAnsi="Courier New" w:cs="Courier New"/>
        </w:rPr>
      </w:pPr>
      <w:r w:rsidRPr="00A651AB">
        <w:rPr>
          <w:rFonts w:ascii="Courier New" w:hAnsi="Courier New" w:cs="Courier New"/>
        </w:rPr>
        <w:t xml:space="preserve">  File "&lt;stdin&gt;", line 1, in &lt;module&gt;</w:t>
      </w:r>
    </w:p>
    <w:p w:rsidR="0057590F" w:rsidRPr="00A651AB" w:rsidRDefault="0057590F" w:rsidP="0057590F">
      <w:pPr>
        <w:rPr>
          <w:rFonts w:ascii="Courier New" w:hAnsi="Courier New" w:cs="Courier New"/>
        </w:rPr>
      </w:pPr>
      <w:r w:rsidRPr="00A651AB">
        <w:rPr>
          <w:rFonts w:ascii="Courier New" w:hAnsi="Courier New" w:cs="Courier New"/>
        </w:rPr>
        <w:t>AttributeError: 'A' object has no attribute '__priv'</w:t>
      </w:r>
    </w:p>
    <w:p w:rsidR="0057590F" w:rsidRPr="00A651AB" w:rsidRDefault="0057590F" w:rsidP="0057590F">
      <w:pPr>
        <w:rPr>
          <w:rFonts w:ascii="Courier New" w:hAnsi="Courier New" w:cs="Courier New"/>
        </w:rPr>
      </w:pPr>
      <w:r w:rsidRPr="00A651AB">
        <w:rPr>
          <w:rFonts w:ascii="Courier New" w:hAnsi="Courier New" w:cs="Courier New"/>
        </w:rPr>
        <w:t>&gt;&gt;&gt;</w:t>
      </w:r>
    </w:p>
    <w:p w:rsidR="0057590F" w:rsidRDefault="0057590F" w:rsidP="0057590F">
      <w:pPr>
        <w:rPr>
          <w:shd w:val="clear" w:color="auto" w:fill="FFFFFF"/>
        </w:rPr>
      </w:pPr>
      <w:r w:rsidRPr="00253944">
        <w:rPr>
          <w:shd w:val="clear" w:color="auto" w:fill="FFFFFF"/>
        </w:rPr>
        <w:t xml:space="preserve">The error message is very interesting. One might have expected a message like </w:t>
      </w:r>
      <w:r w:rsidRPr="00B65906">
        <w:rPr>
          <w:rFonts w:ascii="Courier New" w:hAnsi="Courier New" w:cs="Courier New"/>
          <w:shd w:val="clear" w:color="auto" w:fill="FFFFFF"/>
        </w:rPr>
        <w:t>"__priv is private</w:t>
      </w:r>
      <w:r w:rsidRPr="00253944">
        <w:rPr>
          <w:shd w:val="clear" w:color="auto" w:fill="FFFFFF"/>
        </w:rPr>
        <w:t>". We get the message "</w:t>
      </w:r>
      <w:r w:rsidRPr="00B65906">
        <w:rPr>
          <w:rFonts w:ascii="Courier New" w:hAnsi="Courier New" w:cs="Courier New"/>
          <w:shd w:val="clear" w:color="auto" w:fill="FFFFFF"/>
        </w:rPr>
        <w:t>AttributeError</w:t>
      </w:r>
      <w:r w:rsidRPr="00253944">
        <w:rPr>
          <w:shd w:val="clear" w:color="auto" w:fill="FFFFFF"/>
        </w:rPr>
        <w:t>: '</w:t>
      </w:r>
      <w:r w:rsidRPr="00B65906">
        <w:rPr>
          <w:rFonts w:ascii="Courier New" w:hAnsi="Courier New" w:cs="Courier New"/>
          <w:shd w:val="clear" w:color="auto" w:fill="FFFFFF"/>
        </w:rPr>
        <w:t>A</w:t>
      </w:r>
      <w:r w:rsidRPr="00253944">
        <w:rPr>
          <w:shd w:val="clear" w:color="auto" w:fill="FFFFFF"/>
        </w:rPr>
        <w:t>' object has no attribute '</w:t>
      </w:r>
      <w:r w:rsidRPr="00B65906">
        <w:rPr>
          <w:rFonts w:ascii="Courier New" w:hAnsi="Courier New" w:cs="Courier New"/>
          <w:shd w:val="clear" w:color="auto" w:fill="FFFFFF"/>
        </w:rPr>
        <w:t>__priv'</w:t>
      </w:r>
      <w:r w:rsidRPr="00253944">
        <w:rPr>
          <w:shd w:val="clear" w:color="auto" w:fill="FFFFFF"/>
        </w:rPr>
        <w:t>" instead, which looks like a "lie". There is such an attribute, but we are told that there isn't. This is perfect information hiding. Telling a user that an attribute name is private, means that we make some information visible, i.e. the existence or non-existence of a private variable.</w:t>
      </w:r>
    </w:p>
    <w:p w:rsidR="0057590F" w:rsidRDefault="0057590F" w:rsidP="0057590F">
      <w:pPr>
        <w:rPr>
          <w:shd w:val="clear" w:color="auto" w:fill="FFFFFF"/>
        </w:rPr>
      </w:pPr>
      <w:r w:rsidRPr="00253944">
        <w:rPr>
          <w:shd w:val="clear" w:color="auto" w:fill="FFFFFF"/>
        </w:rPr>
        <w:t xml:space="preserve">Our next task consists in rewriting our Robot class. Though we have Getter and Setter methods for the name and the </w:t>
      </w:r>
      <w:r w:rsidRPr="00B65906">
        <w:rPr>
          <w:rFonts w:ascii="Courier New" w:hAnsi="Courier New" w:cs="Courier New"/>
          <w:shd w:val="clear" w:color="auto" w:fill="FFFFFF"/>
        </w:rPr>
        <w:t>build_year</w:t>
      </w:r>
      <w:r w:rsidRPr="00253944">
        <w:rPr>
          <w:shd w:val="clear" w:color="auto" w:fill="FFFFFF"/>
        </w:rPr>
        <w:t>, we can access the attributes directly as well, because we have defined them as public attributes. Data Encapsulation means, that we should only be able to access private attributes via getters and setters.</w:t>
      </w:r>
    </w:p>
    <w:p w:rsidR="0057590F" w:rsidRDefault="0057590F" w:rsidP="0057590F">
      <w:pPr>
        <w:rPr>
          <w:shd w:val="clear" w:color="auto" w:fill="FFFFFF"/>
        </w:rPr>
      </w:pPr>
      <w:r w:rsidRPr="00253944">
        <w:rPr>
          <w:shd w:val="clear" w:color="auto" w:fill="FFFFFF"/>
        </w:rPr>
        <w:t xml:space="preserve">We have to replace each occurrence of self.name and </w:t>
      </w:r>
      <w:r w:rsidRPr="00B65906">
        <w:rPr>
          <w:rFonts w:ascii="Courier New" w:hAnsi="Courier New" w:cs="Courier New"/>
          <w:shd w:val="clear" w:color="auto" w:fill="FFFFFF"/>
        </w:rPr>
        <w:t>self.build_year</w:t>
      </w:r>
      <w:r w:rsidRPr="00253944">
        <w:rPr>
          <w:shd w:val="clear" w:color="auto" w:fill="FFFFFF"/>
        </w:rPr>
        <w:t xml:space="preserve"> by </w:t>
      </w:r>
      <w:r w:rsidRPr="00B65906">
        <w:rPr>
          <w:rFonts w:ascii="Courier New" w:hAnsi="Courier New" w:cs="Courier New"/>
          <w:shd w:val="clear" w:color="auto" w:fill="FFFFFF"/>
        </w:rPr>
        <w:t>self.__name</w:t>
      </w:r>
      <w:r w:rsidRPr="00253944">
        <w:rPr>
          <w:shd w:val="clear" w:color="auto" w:fill="FFFFFF"/>
        </w:rPr>
        <w:t xml:space="preserve"> and </w:t>
      </w:r>
      <w:r w:rsidRPr="00B65906">
        <w:rPr>
          <w:rFonts w:ascii="Courier New" w:hAnsi="Courier New" w:cs="Courier New"/>
          <w:shd w:val="clear" w:color="auto" w:fill="FFFFFF"/>
        </w:rPr>
        <w:t>self.__build_year</w:t>
      </w:r>
      <w:r w:rsidRPr="00253944">
        <w:rPr>
          <w:shd w:val="clear" w:color="auto" w:fill="FFFFFF"/>
        </w:rPr>
        <w:t>.</w:t>
      </w:r>
    </w:p>
    <w:p w:rsidR="0057590F" w:rsidRDefault="0057590F" w:rsidP="0057590F">
      <w:pPr>
        <w:spacing w:after="0"/>
        <w:ind w:left="0"/>
        <w:rPr>
          <w:shd w:val="clear" w:color="auto" w:fill="FFFFFF"/>
        </w:rPr>
      </w:pPr>
      <w:r>
        <w:rPr>
          <w:shd w:val="clear" w:color="auto" w:fill="FFFFFF"/>
        </w:rPr>
        <w:br w:type="page"/>
      </w:r>
    </w:p>
    <w:p w:rsidR="0057590F" w:rsidRPr="003B7A46" w:rsidRDefault="0057590F" w:rsidP="0057590F">
      <w:pPr>
        <w:rPr>
          <w:shd w:val="clear" w:color="auto" w:fill="FFFFFF"/>
        </w:rPr>
      </w:pPr>
      <w:r w:rsidRPr="00253944">
        <w:rPr>
          <w:shd w:val="clear" w:color="auto" w:fill="FFFFFF"/>
        </w:rPr>
        <w:lastRenderedPageBreak/>
        <w:t>The listing of our revised class:</w:t>
      </w:r>
    </w:p>
    <w:p w:rsidR="0057590F" w:rsidRPr="00A651AB" w:rsidRDefault="0057590F" w:rsidP="0057590F">
      <w:pPr>
        <w:rPr>
          <w:rFonts w:ascii="Courier New" w:hAnsi="Courier New" w:cs="Courier New"/>
        </w:rPr>
      </w:pPr>
      <w:r w:rsidRPr="00A651AB">
        <w:rPr>
          <w:rFonts w:ascii="Courier New" w:hAnsi="Courier New" w:cs="Courier New"/>
        </w:rPr>
        <w:t>class Robot:</w:t>
      </w:r>
    </w:p>
    <w:p w:rsidR="0057590F" w:rsidRPr="00A651AB" w:rsidRDefault="0057590F" w:rsidP="0057590F">
      <w:pPr>
        <w:rPr>
          <w:rFonts w:ascii="Courier New" w:hAnsi="Courier New" w:cs="Courier New"/>
        </w:rPr>
      </w:pPr>
    </w:p>
    <w:p w:rsidR="0057590F" w:rsidRPr="00A651AB" w:rsidRDefault="0057590F" w:rsidP="0057590F">
      <w:pPr>
        <w:rPr>
          <w:rFonts w:ascii="Courier New" w:hAnsi="Courier New" w:cs="Courier New"/>
        </w:rPr>
      </w:pPr>
      <w:r w:rsidRPr="00A651AB">
        <w:rPr>
          <w:rFonts w:ascii="Courier New" w:hAnsi="Courier New" w:cs="Courier New"/>
        </w:rPr>
        <w:t xml:space="preserve">    def __init__(self, name=None, build_year=2000):</w:t>
      </w:r>
    </w:p>
    <w:p w:rsidR="0057590F" w:rsidRPr="00A651AB" w:rsidRDefault="0057590F" w:rsidP="0057590F">
      <w:pPr>
        <w:rPr>
          <w:rFonts w:ascii="Courier New" w:hAnsi="Courier New" w:cs="Courier New"/>
        </w:rPr>
      </w:pPr>
      <w:r w:rsidRPr="00A651AB">
        <w:rPr>
          <w:rFonts w:ascii="Courier New" w:hAnsi="Courier New" w:cs="Courier New"/>
        </w:rPr>
        <w:t xml:space="preserve">        self.__name = name</w:t>
      </w:r>
    </w:p>
    <w:p w:rsidR="0057590F" w:rsidRPr="00A651AB" w:rsidRDefault="0057590F" w:rsidP="0057590F">
      <w:pPr>
        <w:rPr>
          <w:rFonts w:ascii="Courier New" w:hAnsi="Courier New" w:cs="Courier New"/>
        </w:rPr>
      </w:pPr>
      <w:r w:rsidRPr="00A651AB">
        <w:rPr>
          <w:rFonts w:ascii="Courier New" w:hAnsi="Courier New" w:cs="Courier New"/>
        </w:rPr>
        <w:t xml:space="preserve">        self.__build_year = build_year</w:t>
      </w:r>
    </w:p>
    <w:p w:rsidR="0057590F" w:rsidRPr="00A651AB" w:rsidRDefault="0057590F" w:rsidP="0057590F">
      <w:pPr>
        <w:rPr>
          <w:rFonts w:ascii="Courier New" w:hAnsi="Courier New" w:cs="Courier New"/>
        </w:rPr>
      </w:pPr>
    </w:p>
    <w:p w:rsidR="0057590F" w:rsidRPr="00A651AB" w:rsidRDefault="0057590F" w:rsidP="0057590F">
      <w:pPr>
        <w:rPr>
          <w:rFonts w:ascii="Courier New" w:hAnsi="Courier New" w:cs="Courier New"/>
        </w:rPr>
      </w:pPr>
      <w:r w:rsidRPr="00A651AB">
        <w:rPr>
          <w:rFonts w:ascii="Courier New" w:hAnsi="Courier New" w:cs="Courier New"/>
        </w:rPr>
        <w:t xml:space="preserve">    def say_hi(self):</w:t>
      </w:r>
    </w:p>
    <w:p w:rsidR="0057590F" w:rsidRPr="00A651AB" w:rsidRDefault="0057590F" w:rsidP="0057590F">
      <w:pPr>
        <w:rPr>
          <w:rFonts w:ascii="Courier New" w:hAnsi="Courier New" w:cs="Courier New"/>
        </w:rPr>
      </w:pPr>
      <w:r w:rsidRPr="00A651AB">
        <w:rPr>
          <w:rFonts w:ascii="Courier New" w:hAnsi="Courier New" w:cs="Courier New"/>
        </w:rPr>
        <w:t xml:space="preserve">        if self.__name:</w:t>
      </w:r>
    </w:p>
    <w:p w:rsidR="0057590F" w:rsidRPr="00A651AB" w:rsidRDefault="0057590F" w:rsidP="0057590F">
      <w:pPr>
        <w:rPr>
          <w:rFonts w:ascii="Courier New" w:hAnsi="Courier New" w:cs="Courier New"/>
        </w:rPr>
      </w:pPr>
      <w:r w:rsidRPr="00A651AB">
        <w:rPr>
          <w:rFonts w:ascii="Courier New" w:hAnsi="Courier New" w:cs="Courier New"/>
        </w:rPr>
        <w:t xml:space="preserve">            print("Hi, I am " + self.__name)</w:t>
      </w:r>
    </w:p>
    <w:p w:rsidR="0057590F" w:rsidRPr="00A651AB" w:rsidRDefault="0057590F" w:rsidP="0057590F">
      <w:pPr>
        <w:rPr>
          <w:rFonts w:ascii="Courier New" w:hAnsi="Courier New" w:cs="Courier New"/>
        </w:rPr>
      </w:pPr>
      <w:r w:rsidRPr="00A651AB">
        <w:rPr>
          <w:rFonts w:ascii="Courier New" w:hAnsi="Courier New" w:cs="Courier New"/>
        </w:rPr>
        <w:t xml:space="preserve">        else:</w:t>
      </w:r>
    </w:p>
    <w:p w:rsidR="0057590F" w:rsidRPr="00A651AB" w:rsidRDefault="0057590F" w:rsidP="0057590F">
      <w:pPr>
        <w:rPr>
          <w:rFonts w:ascii="Courier New" w:hAnsi="Courier New" w:cs="Courier New"/>
        </w:rPr>
      </w:pPr>
      <w:r w:rsidRPr="00A651AB">
        <w:rPr>
          <w:rFonts w:ascii="Courier New" w:hAnsi="Courier New" w:cs="Courier New"/>
        </w:rPr>
        <w:t xml:space="preserve">            print("Hi, I am a robot without a name")</w:t>
      </w:r>
    </w:p>
    <w:p w:rsidR="0057590F" w:rsidRPr="00A651AB" w:rsidRDefault="0057590F" w:rsidP="0057590F">
      <w:pPr>
        <w:rPr>
          <w:rFonts w:ascii="Courier New" w:hAnsi="Courier New" w:cs="Courier New"/>
        </w:rPr>
      </w:pPr>
    </w:p>
    <w:p w:rsidR="0057590F" w:rsidRPr="00A651AB" w:rsidRDefault="0057590F" w:rsidP="0057590F">
      <w:pPr>
        <w:rPr>
          <w:rFonts w:ascii="Courier New" w:hAnsi="Courier New" w:cs="Courier New"/>
        </w:rPr>
      </w:pPr>
      <w:r w:rsidRPr="00A651AB">
        <w:rPr>
          <w:rFonts w:ascii="Courier New" w:hAnsi="Courier New" w:cs="Courier New"/>
        </w:rPr>
        <w:t xml:space="preserve">    def set_name(self, name):</w:t>
      </w:r>
    </w:p>
    <w:p w:rsidR="0057590F" w:rsidRPr="00A651AB" w:rsidRDefault="0057590F" w:rsidP="0057590F">
      <w:pPr>
        <w:rPr>
          <w:rFonts w:ascii="Courier New" w:hAnsi="Courier New" w:cs="Courier New"/>
        </w:rPr>
      </w:pPr>
      <w:r w:rsidRPr="00A651AB">
        <w:rPr>
          <w:rFonts w:ascii="Courier New" w:hAnsi="Courier New" w:cs="Courier New"/>
        </w:rPr>
        <w:t xml:space="preserve">        self.__name = name</w:t>
      </w:r>
    </w:p>
    <w:p w:rsidR="0057590F" w:rsidRPr="00A651AB" w:rsidRDefault="0057590F" w:rsidP="0057590F">
      <w:pPr>
        <w:rPr>
          <w:rFonts w:ascii="Courier New" w:hAnsi="Courier New" w:cs="Courier New"/>
        </w:rPr>
      </w:pPr>
    </w:p>
    <w:p w:rsidR="0057590F" w:rsidRPr="00A651AB" w:rsidRDefault="0057590F" w:rsidP="0057590F">
      <w:pPr>
        <w:rPr>
          <w:rFonts w:ascii="Courier New" w:hAnsi="Courier New" w:cs="Courier New"/>
        </w:rPr>
      </w:pPr>
      <w:r w:rsidRPr="00A651AB">
        <w:rPr>
          <w:rFonts w:ascii="Courier New" w:hAnsi="Courier New" w:cs="Courier New"/>
        </w:rPr>
        <w:t xml:space="preserve">    def get_name(self):</w:t>
      </w:r>
    </w:p>
    <w:p w:rsidR="0057590F" w:rsidRPr="00A651AB" w:rsidRDefault="0057590F" w:rsidP="0057590F">
      <w:pPr>
        <w:rPr>
          <w:rFonts w:ascii="Courier New" w:hAnsi="Courier New" w:cs="Courier New"/>
        </w:rPr>
      </w:pPr>
      <w:r w:rsidRPr="00A651AB">
        <w:rPr>
          <w:rFonts w:ascii="Courier New" w:hAnsi="Courier New" w:cs="Courier New"/>
        </w:rPr>
        <w:t xml:space="preserve">        return self.__name    </w:t>
      </w:r>
    </w:p>
    <w:p w:rsidR="0057590F" w:rsidRPr="00A651AB" w:rsidRDefault="0057590F" w:rsidP="0057590F">
      <w:pPr>
        <w:rPr>
          <w:rFonts w:ascii="Courier New" w:hAnsi="Courier New" w:cs="Courier New"/>
        </w:rPr>
      </w:pPr>
    </w:p>
    <w:p w:rsidR="0057590F" w:rsidRPr="00A651AB" w:rsidRDefault="0057590F" w:rsidP="0057590F">
      <w:pPr>
        <w:rPr>
          <w:rFonts w:ascii="Courier New" w:hAnsi="Courier New" w:cs="Courier New"/>
        </w:rPr>
      </w:pPr>
      <w:r w:rsidRPr="00A651AB">
        <w:rPr>
          <w:rFonts w:ascii="Courier New" w:hAnsi="Courier New" w:cs="Courier New"/>
        </w:rPr>
        <w:t xml:space="preserve">    def set_build_year(self, by):</w:t>
      </w:r>
    </w:p>
    <w:p w:rsidR="0057590F" w:rsidRPr="00A651AB" w:rsidRDefault="0057590F" w:rsidP="0057590F">
      <w:pPr>
        <w:rPr>
          <w:rFonts w:ascii="Courier New" w:hAnsi="Courier New" w:cs="Courier New"/>
        </w:rPr>
      </w:pPr>
      <w:r w:rsidRPr="00A651AB">
        <w:rPr>
          <w:rFonts w:ascii="Courier New" w:hAnsi="Courier New" w:cs="Courier New"/>
        </w:rPr>
        <w:t xml:space="preserve">        self.__build_year = by</w:t>
      </w:r>
    </w:p>
    <w:p w:rsidR="0057590F" w:rsidRPr="00A651AB" w:rsidRDefault="0057590F" w:rsidP="0057590F">
      <w:pPr>
        <w:rPr>
          <w:rFonts w:ascii="Courier New" w:hAnsi="Courier New" w:cs="Courier New"/>
        </w:rPr>
      </w:pPr>
    </w:p>
    <w:p w:rsidR="0057590F" w:rsidRPr="00A651AB" w:rsidRDefault="0057590F" w:rsidP="0057590F">
      <w:pPr>
        <w:rPr>
          <w:rFonts w:ascii="Courier New" w:hAnsi="Courier New" w:cs="Courier New"/>
        </w:rPr>
      </w:pPr>
      <w:r w:rsidRPr="00A651AB">
        <w:rPr>
          <w:rFonts w:ascii="Courier New" w:hAnsi="Courier New" w:cs="Courier New"/>
        </w:rPr>
        <w:t xml:space="preserve">    def get_build_year(self):</w:t>
      </w:r>
    </w:p>
    <w:p w:rsidR="0057590F" w:rsidRPr="00A651AB" w:rsidRDefault="0057590F" w:rsidP="0057590F">
      <w:pPr>
        <w:rPr>
          <w:rFonts w:ascii="Courier New" w:hAnsi="Courier New" w:cs="Courier New"/>
        </w:rPr>
      </w:pPr>
      <w:r w:rsidRPr="00A651AB">
        <w:rPr>
          <w:rFonts w:ascii="Courier New" w:hAnsi="Courier New" w:cs="Courier New"/>
        </w:rPr>
        <w:t xml:space="preserve">        return self.__build_year    </w:t>
      </w:r>
    </w:p>
    <w:p w:rsidR="0057590F" w:rsidRPr="00A651AB" w:rsidRDefault="0057590F" w:rsidP="0057590F">
      <w:pPr>
        <w:rPr>
          <w:rFonts w:ascii="Courier New" w:hAnsi="Courier New" w:cs="Courier New"/>
        </w:rPr>
      </w:pPr>
    </w:p>
    <w:p w:rsidR="0057590F" w:rsidRPr="00A651AB" w:rsidRDefault="0057590F" w:rsidP="0057590F">
      <w:pPr>
        <w:rPr>
          <w:rFonts w:ascii="Courier New" w:hAnsi="Courier New" w:cs="Courier New"/>
        </w:rPr>
      </w:pPr>
      <w:r w:rsidRPr="00A651AB">
        <w:rPr>
          <w:rFonts w:ascii="Courier New" w:hAnsi="Courier New" w:cs="Courier New"/>
        </w:rPr>
        <w:t xml:space="preserve">    def __repr__(self):</w:t>
      </w:r>
    </w:p>
    <w:p w:rsidR="0057590F" w:rsidRPr="00A651AB" w:rsidRDefault="0057590F" w:rsidP="0057590F">
      <w:pPr>
        <w:rPr>
          <w:rFonts w:ascii="Courier New" w:hAnsi="Courier New" w:cs="Courier New"/>
        </w:rPr>
      </w:pPr>
      <w:r w:rsidRPr="00A651AB">
        <w:rPr>
          <w:rFonts w:ascii="Courier New" w:hAnsi="Courier New" w:cs="Courier New"/>
        </w:rPr>
        <w:t xml:space="preserve">        return "Robot('" + self.__name + "', " +  str(self.__build_year) +  ")"</w:t>
      </w:r>
    </w:p>
    <w:p w:rsidR="0057590F" w:rsidRPr="00A651AB" w:rsidRDefault="0057590F" w:rsidP="0057590F">
      <w:pPr>
        <w:rPr>
          <w:rFonts w:ascii="Courier New" w:hAnsi="Courier New" w:cs="Courier New"/>
        </w:rPr>
      </w:pPr>
    </w:p>
    <w:p w:rsidR="0057590F" w:rsidRPr="00A651AB" w:rsidRDefault="0057590F" w:rsidP="0057590F">
      <w:pPr>
        <w:rPr>
          <w:rFonts w:ascii="Courier New" w:hAnsi="Courier New" w:cs="Courier New"/>
        </w:rPr>
      </w:pPr>
      <w:r w:rsidRPr="00A651AB">
        <w:rPr>
          <w:rFonts w:ascii="Courier New" w:hAnsi="Courier New" w:cs="Courier New"/>
        </w:rPr>
        <w:t xml:space="preserve">    def __str__(self):</w:t>
      </w:r>
    </w:p>
    <w:p w:rsidR="0057590F" w:rsidRPr="00A651AB" w:rsidRDefault="0057590F" w:rsidP="0057590F">
      <w:pPr>
        <w:rPr>
          <w:rFonts w:ascii="Courier New" w:hAnsi="Courier New" w:cs="Courier New"/>
        </w:rPr>
      </w:pPr>
      <w:r w:rsidRPr="00A651AB">
        <w:rPr>
          <w:rFonts w:ascii="Courier New" w:hAnsi="Courier New" w:cs="Courier New"/>
        </w:rPr>
        <w:t xml:space="preserve">        return "Name: " + self.__name + ", Build Year: " +  str(self.__build_year)</w:t>
      </w:r>
    </w:p>
    <w:p w:rsidR="0057590F" w:rsidRPr="00A651AB" w:rsidRDefault="0057590F" w:rsidP="0057590F">
      <w:pPr>
        <w:rPr>
          <w:rFonts w:ascii="Courier New" w:hAnsi="Courier New" w:cs="Courier New"/>
        </w:rPr>
      </w:pPr>
    </w:p>
    <w:p w:rsidR="0057590F" w:rsidRPr="00A651AB" w:rsidRDefault="0057590F" w:rsidP="0057590F">
      <w:pPr>
        <w:rPr>
          <w:rFonts w:ascii="Courier New" w:hAnsi="Courier New" w:cs="Courier New"/>
        </w:rPr>
      </w:pPr>
    </w:p>
    <w:p w:rsidR="0057590F" w:rsidRPr="00A651AB" w:rsidRDefault="0057590F" w:rsidP="0057590F">
      <w:pPr>
        <w:rPr>
          <w:rFonts w:ascii="Courier New" w:hAnsi="Courier New" w:cs="Courier New"/>
        </w:rPr>
      </w:pPr>
      <w:r w:rsidRPr="00A651AB">
        <w:rPr>
          <w:rFonts w:ascii="Courier New" w:hAnsi="Courier New" w:cs="Courier New"/>
        </w:rPr>
        <w:t>if __name__ == "__main__":</w:t>
      </w:r>
    </w:p>
    <w:p w:rsidR="0057590F" w:rsidRPr="00A651AB" w:rsidRDefault="0057590F" w:rsidP="0057590F">
      <w:pPr>
        <w:rPr>
          <w:rFonts w:ascii="Courier New" w:hAnsi="Courier New" w:cs="Courier New"/>
        </w:rPr>
      </w:pPr>
      <w:r w:rsidRPr="00A651AB">
        <w:rPr>
          <w:rFonts w:ascii="Courier New" w:hAnsi="Courier New" w:cs="Courier New"/>
        </w:rPr>
        <w:t xml:space="preserve">    x = Robot("Marvin", 1979)</w:t>
      </w:r>
    </w:p>
    <w:p w:rsidR="0057590F" w:rsidRPr="00A651AB" w:rsidRDefault="0057590F" w:rsidP="0057590F">
      <w:pPr>
        <w:rPr>
          <w:rFonts w:ascii="Courier New" w:hAnsi="Courier New" w:cs="Courier New"/>
        </w:rPr>
      </w:pPr>
      <w:r w:rsidRPr="00A651AB">
        <w:rPr>
          <w:rFonts w:ascii="Courier New" w:hAnsi="Courier New" w:cs="Courier New"/>
        </w:rPr>
        <w:t xml:space="preserve">    y = Robot("Caliban", 1943)</w:t>
      </w:r>
    </w:p>
    <w:p w:rsidR="0057590F" w:rsidRPr="00A651AB" w:rsidRDefault="0057590F" w:rsidP="0057590F">
      <w:pPr>
        <w:rPr>
          <w:rFonts w:ascii="Courier New" w:hAnsi="Courier New" w:cs="Courier New"/>
        </w:rPr>
      </w:pPr>
      <w:r w:rsidRPr="00A651AB">
        <w:rPr>
          <w:rFonts w:ascii="Courier New" w:hAnsi="Courier New" w:cs="Courier New"/>
        </w:rPr>
        <w:lastRenderedPageBreak/>
        <w:t xml:space="preserve">    for rob in [x, y]:</w:t>
      </w:r>
    </w:p>
    <w:p w:rsidR="0057590F" w:rsidRPr="00A651AB" w:rsidRDefault="0057590F" w:rsidP="0057590F">
      <w:pPr>
        <w:rPr>
          <w:rFonts w:ascii="Courier New" w:hAnsi="Courier New" w:cs="Courier New"/>
        </w:rPr>
      </w:pPr>
      <w:r w:rsidRPr="00A651AB">
        <w:rPr>
          <w:rFonts w:ascii="Courier New" w:hAnsi="Courier New" w:cs="Courier New"/>
        </w:rPr>
        <w:t xml:space="preserve">        rob.say_hi()</w:t>
      </w:r>
    </w:p>
    <w:p w:rsidR="0057590F" w:rsidRPr="00A651AB" w:rsidRDefault="0057590F" w:rsidP="0057590F">
      <w:pPr>
        <w:rPr>
          <w:rFonts w:ascii="Courier New" w:hAnsi="Courier New" w:cs="Courier New"/>
        </w:rPr>
      </w:pPr>
      <w:r w:rsidRPr="00A651AB">
        <w:rPr>
          <w:rFonts w:ascii="Courier New" w:hAnsi="Courier New" w:cs="Courier New"/>
        </w:rPr>
        <w:t xml:space="preserve">        if rob.get_name() == "Caliban":</w:t>
      </w:r>
    </w:p>
    <w:p w:rsidR="0057590F" w:rsidRPr="00A651AB" w:rsidRDefault="0057590F" w:rsidP="0057590F">
      <w:pPr>
        <w:rPr>
          <w:rFonts w:ascii="Courier New" w:hAnsi="Courier New" w:cs="Courier New"/>
        </w:rPr>
      </w:pPr>
      <w:r w:rsidRPr="00A651AB">
        <w:rPr>
          <w:rFonts w:ascii="Courier New" w:hAnsi="Courier New" w:cs="Courier New"/>
        </w:rPr>
        <w:t xml:space="preserve">            rob.set_build_year(1993)</w:t>
      </w:r>
    </w:p>
    <w:p w:rsidR="0057590F" w:rsidRDefault="0057590F" w:rsidP="0057590F">
      <w:pPr>
        <w:rPr>
          <w:rFonts w:ascii="Courier New" w:hAnsi="Courier New" w:cs="Courier New"/>
        </w:rPr>
      </w:pPr>
      <w:r w:rsidRPr="00A651AB">
        <w:rPr>
          <w:rFonts w:ascii="Courier New" w:hAnsi="Courier New" w:cs="Courier New"/>
        </w:rPr>
        <w:t xml:space="preserve">        print("I was built in the year " + str(rob.get_build_year()) + "!")</w:t>
      </w:r>
    </w:p>
    <w:p w:rsidR="0057590F" w:rsidRPr="00A651AB" w:rsidRDefault="0057590F" w:rsidP="0057590F">
      <w:pPr>
        <w:rPr>
          <w:rFonts w:ascii="Courier New" w:hAnsi="Courier New" w:cs="Courier New"/>
        </w:rPr>
      </w:pPr>
      <w:r w:rsidRPr="00253944">
        <w:rPr>
          <w:shd w:val="clear" w:color="auto" w:fill="FFFFFF"/>
        </w:rPr>
        <w:t>We get the following out, if we call this program:</w:t>
      </w:r>
    </w:p>
    <w:p w:rsidR="0057590F" w:rsidRPr="00A651AB" w:rsidRDefault="0057590F" w:rsidP="0057590F">
      <w:pPr>
        <w:rPr>
          <w:rFonts w:ascii="Courier New" w:hAnsi="Courier New" w:cs="Courier New"/>
        </w:rPr>
      </w:pPr>
      <w:r w:rsidRPr="00A651AB">
        <w:rPr>
          <w:rFonts w:ascii="Courier New" w:hAnsi="Courier New" w:cs="Courier New"/>
        </w:rPr>
        <w:t>Hi, I am Marvin</w:t>
      </w:r>
    </w:p>
    <w:p w:rsidR="0057590F" w:rsidRPr="00A651AB" w:rsidRDefault="0057590F" w:rsidP="0057590F">
      <w:pPr>
        <w:rPr>
          <w:rFonts w:ascii="Courier New" w:hAnsi="Courier New" w:cs="Courier New"/>
        </w:rPr>
      </w:pPr>
      <w:r w:rsidRPr="00A651AB">
        <w:rPr>
          <w:rFonts w:ascii="Courier New" w:hAnsi="Courier New" w:cs="Courier New"/>
        </w:rPr>
        <w:t>I was built in the year 1979!</w:t>
      </w:r>
    </w:p>
    <w:p w:rsidR="0057590F" w:rsidRPr="00A651AB" w:rsidRDefault="0057590F" w:rsidP="0057590F">
      <w:pPr>
        <w:rPr>
          <w:rFonts w:ascii="Courier New" w:hAnsi="Courier New" w:cs="Courier New"/>
        </w:rPr>
      </w:pPr>
      <w:r w:rsidRPr="00A651AB">
        <w:rPr>
          <w:rFonts w:ascii="Courier New" w:hAnsi="Courier New" w:cs="Courier New"/>
        </w:rPr>
        <w:t>Hi, I am Caliban</w:t>
      </w:r>
    </w:p>
    <w:p w:rsidR="0057590F" w:rsidRPr="00A651AB" w:rsidRDefault="0057590F" w:rsidP="0057590F">
      <w:pPr>
        <w:rPr>
          <w:rFonts w:ascii="Courier New" w:hAnsi="Courier New" w:cs="Courier New"/>
        </w:rPr>
      </w:pPr>
      <w:r w:rsidRPr="00A651AB">
        <w:rPr>
          <w:rFonts w:ascii="Courier New" w:hAnsi="Courier New" w:cs="Courier New"/>
        </w:rPr>
        <w:t>I was built in the year 1993!</w:t>
      </w:r>
    </w:p>
    <w:p w:rsidR="0057590F" w:rsidRDefault="0057590F" w:rsidP="0057590F">
      <w:pPr>
        <w:rPr>
          <w:shd w:val="clear" w:color="auto" w:fill="FFFFFF"/>
        </w:rPr>
      </w:pPr>
      <w:r w:rsidRPr="00253944">
        <w:rPr>
          <w:shd w:val="clear" w:color="auto" w:fill="FFFFFF"/>
        </w:rPr>
        <w:t>Every private attribute of our class has a getter and a setter. There are IDEs for object-oriented programming languages, who automatically provide getters and setters for every private attribute as soon as an attribute is created.</w:t>
      </w:r>
    </w:p>
    <w:p w:rsidR="0057590F" w:rsidRDefault="0057590F" w:rsidP="0057590F">
      <w:pPr>
        <w:rPr>
          <w:shd w:val="clear" w:color="auto" w:fill="FFFFFF"/>
        </w:rPr>
      </w:pPr>
      <w:r w:rsidRPr="00253944">
        <w:rPr>
          <w:shd w:val="clear" w:color="auto" w:fill="FFFFFF"/>
        </w:rPr>
        <w:t>This may look like the following class:</w:t>
      </w:r>
    </w:p>
    <w:p w:rsidR="0057590F" w:rsidRPr="00A651AB" w:rsidRDefault="0057590F" w:rsidP="0057590F">
      <w:pPr>
        <w:rPr>
          <w:rFonts w:ascii="Courier New" w:hAnsi="Courier New" w:cs="Courier New"/>
        </w:rPr>
      </w:pPr>
      <w:r w:rsidRPr="00A651AB">
        <w:rPr>
          <w:rFonts w:ascii="Courier New" w:hAnsi="Courier New" w:cs="Courier New"/>
        </w:rPr>
        <w:t>class A():</w:t>
      </w:r>
    </w:p>
    <w:p w:rsidR="0057590F" w:rsidRPr="00A651AB" w:rsidRDefault="0057590F" w:rsidP="0057590F">
      <w:pPr>
        <w:rPr>
          <w:rFonts w:ascii="Courier New" w:hAnsi="Courier New" w:cs="Courier New"/>
        </w:rPr>
      </w:pPr>
    </w:p>
    <w:p w:rsidR="0057590F" w:rsidRPr="00A651AB" w:rsidRDefault="0057590F" w:rsidP="0057590F">
      <w:pPr>
        <w:rPr>
          <w:rFonts w:ascii="Courier New" w:hAnsi="Courier New" w:cs="Courier New"/>
        </w:rPr>
      </w:pPr>
      <w:r w:rsidRPr="00A651AB">
        <w:rPr>
          <w:rFonts w:ascii="Courier New" w:hAnsi="Courier New" w:cs="Courier New"/>
        </w:rPr>
        <w:t xml:space="preserve">    def __init__(self, x, y):</w:t>
      </w:r>
    </w:p>
    <w:p w:rsidR="0057590F" w:rsidRPr="00A651AB" w:rsidRDefault="0057590F" w:rsidP="0057590F">
      <w:pPr>
        <w:rPr>
          <w:rFonts w:ascii="Courier New" w:hAnsi="Courier New" w:cs="Courier New"/>
        </w:rPr>
      </w:pPr>
      <w:r w:rsidRPr="00A651AB">
        <w:rPr>
          <w:rFonts w:ascii="Courier New" w:hAnsi="Courier New" w:cs="Courier New"/>
        </w:rPr>
        <w:t xml:space="preserve">        self.__x = x</w:t>
      </w:r>
    </w:p>
    <w:p w:rsidR="0057590F" w:rsidRPr="00A651AB" w:rsidRDefault="0057590F" w:rsidP="0057590F">
      <w:pPr>
        <w:rPr>
          <w:rFonts w:ascii="Courier New" w:hAnsi="Courier New" w:cs="Courier New"/>
        </w:rPr>
      </w:pPr>
      <w:r w:rsidRPr="00A651AB">
        <w:rPr>
          <w:rFonts w:ascii="Courier New" w:hAnsi="Courier New" w:cs="Courier New"/>
        </w:rPr>
        <w:t xml:space="preserve">        self.__y = y</w:t>
      </w:r>
    </w:p>
    <w:p w:rsidR="0057590F" w:rsidRPr="00A651AB" w:rsidRDefault="0057590F" w:rsidP="0057590F">
      <w:pPr>
        <w:rPr>
          <w:rFonts w:ascii="Courier New" w:hAnsi="Courier New" w:cs="Courier New"/>
        </w:rPr>
      </w:pPr>
    </w:p>
    <w:p w:rsidR="0057590F" w:rsidRPr="00A651AB" w:rsidRDefault="0057590F" w:rsidP="0057590F">
      <w:pPr>
        <w:rPr>
          <w:rFonts w:ascii="Courier New" w:hAnsi="Courier New" w:cs="Courier New"/>
        </w:rPr>
      </w:pPr>
      <w:r w:rsidRPr="00A651AB">
        <w:rPr>
          <w:rFonts w:ascii="Courier New" w:hAnsi="Courier New" w:cs="Courier New"/>
        </w:rPr>
        <w:t xml:space="preserve">    def GetX(self):</w:t>
      </w:r>
    </w:p>
    <w:p w:rsidR="0057590F" w:rsidRPr="00A651AB" w:rsidRDefault="0057590F" w:rsidP="0057590F">
      <w:pPr>
        <w:rPr>
          <w:rFonts w:ascii="Courier New" w:hAnsi="Courier New" w:cs="Courier New"/>
        </w:rPr>
      </w:pPr>
      <w:r w:rsidRPr="00A651AB">
        <w:rPr>
          <w:rFonts w:ascii="Courier New" w:hAnsi="Courier New" w:cs="Courier New"/>
        </w:rPr>
        <w:t xml:space="preserve">        return self.__x</w:t>
      </w:r>
    </w:p>
    <w:p w:rsidR="0057590F" w:rsidRPr="00A651AB" w:rsidRDefault="0057590F" w:rsidP="0057590F">
      <w:pPr>
        <w:rPr>
          <w:rFonts w:ascii="Courier New" w:hAnsi="Courier New" w:cs="Courier New"/>
        </w:rPr>
      </w:pPr>
    </w:p>
    <w:p w:rsidR="0057590F" w:rsidRPr="00A651AB" w:rsidRDefault="0057590F" w:rsidP="0057590F">
      <w:pPr>
        <w:rPr>
          <w:rFonts w:ascii="Courier New" w:hAnsi="Courier New" w:cs="Courier New"/>
        </w:rPr>
      </w:pPr>
      <w:r w:rsidRPr="00A651AB">
        <w:rPr>
          <w:rFonts w:ascii="Courier New" w:hAnsi="Courier New" w:cs="Courier New"/>
        </w:rPr>
        <w:t xml:space="preserve">    def GetY(self):</w:t>
      </w:r>
    </w:p>
    <w:p w:rsidR="0057590F" w:rsidRPr="00A651AB" w:rsidRDefault="0057590F" w:rsidP="0057590F">
      <w:pPr>
        <w:rPr>
          <w:rFonts w:ascii="Courier New" w:hAnsi="Courier New" w:cs="Courier New"/>
        </w:rPr>
      </w:pPr>
      <w:r w:rsidRPr="00A651AB">
        <w:rPr>
          <w:rFonts w:ascii="Courier New" w:hAnsi="Courier New" w:cs="Courier New"/>
        </w:rPr>
        <w:t xml:space="preserve">        return self.__y</w:t>
      </w:r>
    </w:p>
    <w:p w:rsidR="0057590F" w:rsidRPr="00A651AB" w:rsidRDefault="0057590F" w:rsidP="0057590F">
      <w:pPr>
        <w:rPr>
          <w:rFonts w:ascii="Courier New" w:hAnsi="Courier New" w:cs="Courier New"/>
        </w:rPr>
      </w:pPr>
    </w:p>
    <w:p w:rsidR="0057590F" w:rsidRPr="00A651AB" w:rsidRDefault="0057590F" w:rsidP="0057590F">
      <w:pPr>
        <w:rPr>
          <w:rFonts w:ascii="Courier New" w:hAnsi="Courier New" w:cs="Courier New"/>
        </w:rPr>
      </w:pPr>
      <w:r w:rsidRPr="00A651AB">
        <w:rPr>
          <w:rFonts w:ascii="Courier New" w:hAnsi="Courier New" w:cs="Courier New"/>
        </w:rPr>
        <w:t xml:space="preserve">    def SetX(self, x):</w:t>
      </w:r>
    </w:p>
    <w:p w:rsidR="0057590F" w:rsidRPr="00A651AB" w:rsidRDefault="0057590F" w:rsidP="0057590F">
      <w:pPr>
        <w:rPr>
          <w:rFonts w:ascii="Courier New" w:hAnsi="Courier New" w:cs="Courier New"/>
        </w:rPr>
      </w:pPr>
      <w:r w:rsidRPr="00A651AB">
        <w:rPr>
          <w:rFonts w:ascii="Courier New" w:hAnsi="Courier New" w:cs="Courier New"/>
        </w:rPr>
        <w:t xml:space="preserve">        self.__x = x</w:t>
      </w:r>
    </w:p>
    <w:p w:rsidR="0057590F" w:rsidRPr="00A651AB" w:rsidRDefault="0057590F" w:rsidP="0057590F">
      <w:pPr>
        <w:rPr>
          <w:rFonts w:ascii="Courier New" w:hAnsi="Courier New" w:cs="Courier New"/>
        </w:rPr>
      </w:pPr>
    </w:p>
    <w:p w:rsidR="0057590F" w:rsidRPr="00A651AB" w:rsidRDefault="0057590F" w:rsidP="0057590F">
      <w:pPr>
        <w:rPr>
          <w:rFonts w:ascii="Courier New" w:hAnsi="Courier New" w:cs="Courier New"/>
        </w:rPr>
      </w:pPr>
      <w:r w:rsidRPr="00A651AB">
        <w:rPr>
          <w:rFonts w:ascii="Courier New" w:hAnsi="Courier New" w:cs="Courier New"/>
        </w:rPr>
        <w:t xml:space="preserve">    def SetY(self, y):</w:t>
      </w:r>
    </w:p>
    <w:p w:rsidR="0057590F" w:rsidRPr="00A651AB" w:rsidRDefault="0057590F" w:rsidP="0057590F">
      <w:pPr>
        <w:rPr>
          <w:rFonts w:ascii="Courier New" w:hAnsi="Courier New" w:cs="Courier New"/>
        </w:rPr>
      </w:pPr>
      <w:r w:rsidRPr="00A651AB">
        <w:rPr>
          <w:rFonts w:ascii="Courier New" w:hAnsi="Courier New" w:cs="Courier New"/>
        </w:rPr>
        <w:t xml:space="preserve">        self.__y = y</w:t>
      </w:r>
    </w:p>
    <w:p w:rsidR="0057590F" w:rsidRPr="00253944" w:rsidRDefault="0057590F" w:rsidP="0057590F">
      <w:pPr>
        <w:rPr>
          <w:rFonts w:ascii="Times New Roman" w:hAnsi="Times New Roman"/>
          <w:sz w:val="24"/>
          <w:szCs w:val="24"/>
        </w:rPr>
      </w:pPr>
      <w:r w:rsidRPr="00253944">
        <w:rPr>
          <w:shd w:val="clear" w:color="auto" w:fill="FFFFFF"/>
        </w:rPr>
        <w:t>There are at least two good reasons against such an approach. First of all not every private attribute needs to be accessed from outside. Second, we will create non-pythonic Code this way, as you will learn soon.</w:t>
      </w:r>
    </w:p>
    <w:p w:rsidR="0057590F" w:rsidRPr="00253944" w:rsidRDefault="0057590F" w:rsidP="0057590F">
      <w:pPr>
        <w:pStyle w:val="Heading3"/>
      </w:pPr>
      <w:bookmarkStart w:id="285" w:name="_Toc515031491"/>
      <w:bookmarkStart w:id="286" w:name="_Toc515037930"/>
      <w:r w:rsidRPr="00253944">
        <w:lastRenderedPageBreak/>
        <w:t>Destructor</w:t>
      </w:r>
      <w:bookmarkEnd w:id="285"/>
      <w:bookmarkEnd w:id="286"/>
    </w:p>
    <w:p w:rsidR="0057590F" w:rsidRDefault="0057590F" w:rsidP="0057590F">
      <w:pPr>
        <w:rPr>
          <w:shd w:val="clear" w:color="auto" w:fill="FFFFFF"/>
        </w:rPr>
      </w:pPr>
      <w:r w:rsidRPr="00253944">
        <w:rPr>
          <w:shd w:val="clear" w:color="auto" w:fill="FFFFFF"/>
        </w:rPr>
        <w:t xml:space="preserve">What we said about constructors holds true for destructors as well. There is no "real" destructor, but something similar, i.e. the method </w:t>
      </w:r>
      <w:r w:rsidRPr="00B65906">
        <w:rPr>
          <w:rFonts w:ascii="Courier New" w:hAnsi="Courier New" w:cs="Courier New"/>
          <w:shd w:val="clear" w:color="auto" w:fill="FFFFFF"/>
        </w:rPr>
        <w:t>__del__</w:t>
      </w:r>
      <w:r w:rsidRPr="00253944">
        <w:rPr>
          <w:shd w:val="clear" w:color="auto" w:fill="FFFFFF"/>
        </w:rPr>
        <w:t xml:space="preserve">. It is called when the instance is about to be destroyed and if there is no other reference to this instance. If a base class has a </w:t>
      </w:r>
      <w:r w:rsidRPr="00B65906">
        <w:rPr>
          <w:rFonts w:ascii="Courier New" w:hAnsi="Courier New" w:cs="Courier New"/>
          <w:shd w:val="clear" w:color="auto" w:fill="FFFFFF"/>
        </w:rPr>
        <w:t>__del__()</w:t>
      </w:r>
      <w:r w:rsidRPr="00253944">
        <w:rPr>
          <w:shd w:val="clear" w:color="auto" w:fill="FFFFFF"/>
        </w:rPr>
        <w:t xml:space="preserve"> method, the derived class's </w:t>
      </w:r>
      <w:r w:rsidRPr="00B65906">
        <w:rPr>
          <w:rFonts w:ascii="Courier New" w:hAnsi="Courier New" w:cs="Courier New"/>
          <w:shd w:val="clear" w:color="auto" w:fill="FFFFFF"/>
        </w:rPr>
        <w:t>__del__()</w:t>
      </w:r>
      <w:r w:rsidRPr="00253944">
        <w:rPr>
          <w:shd w:val="clear" w:color="auto" w:fill="FFFFFF"/>
        </w:rPr>
        <w:t xml:space="preserve"> method, if any, must explicitly call it to ensure proper deletion of the base class part of the instance.</w:t>
      </w:r>
    </w:p>
    <w:p w:rsidR="0057590F" w:rsidRPr="00A651AB" w:rsidRDefault="0057590F" w:rsidP="0057590F">
      <w:pPr>
        <w:rPr>
          <w:rFonts w:ascii="Courier New" w:hAnsi="Courier New" w:cs="Courier New"/>
        </w:rPr>
      </w:pPr>
      <w:r w:rsidRPr="00253944">
        <w:rPr>
          <w:shd w:val="clear" w:color="auto" w:fill="FFFFFF"/>
        </w:rPr>
        <w:t xml:space="preserve">The following script is an example with </w:t>
      </w:r>
      <w:r w:rsidRPr="00B65906">
        <w:rPr>
          <w:rFonts w:ascii="Courier New" w:hAnsi="Courier New" w:cs="Courier New"/>
          <w:shd w:val="clear" w:color="auto" w:fill="FFFFFF"/>
        </w:rPr>
        <w:t>__init__</w:t>
      </w:r>
      <w:r w:rsidRPr="00253944">
        <w:rPr>
          <w:shd w:val="clear" w:color="auto" w:fill="FFFFFF"/>
        </w:rPr>
        <w:t xml:space="preserve"> and </w:t>
      </w:r>
      <w:r w:rsidRPr="00B65906">
        <w:rPr>
          <w:rFonts w:ascii="Courier New" w:hAnsi="Courier New" w:cs="Courier New"/>
          <w:shd w:val="clear" w:color="auto" w:fill="FFFFFF"/>
        </w:rPr>
        <w:t>__del__</w:t>
      </w:r>
      <w:r w:rsidRPr="00253944">
        <w:rPr>
          <w:shd w:val="clear" w:color="auto" w:fill="FFFFFF"/>
        </w:rPr>
        <w:t>:</w:t>
      </w:r>
    </w:p>
    <w:p w:rsidR="0057590F" w:rsidRPr="00A651AB" w:rsidRDefault="0057590F" w:rsidP="0057590F">
      <w:pPr>
        <w:rPr>
          <w:rFonts w:ascii="Courier New" w:hAnsi="Courier New" w:cs="Courier New"/>
        </w:rPr>
      </w:pPr>
      <w:r w:rsidRPr="00A651AB">
        <w:rPr>
          <w:rFonts w:ascii="Courier New" w:hAnsi="Courier New" w:cs="Courier New"/>
        </w:rPr>
        <w:t>class Robot():</w:t>
      </w:r>
    </w:p>
    <w:p w:rsidR="0057590F" w:rsidRPr="00A651AB" w:rsidRDefault="0057590F" w:rsidP="0057590F">
      <w:pPr>
        <w:rPr>
          <w:rFonts w:ascii="Courier New" w:hAnsi="Courier New" w:cs="Courier New"/>
        </w:rPr>
      </w:pPr>
    </w:p>
    <w:p w:rsidR="0057590F" w:rsidRPr="00A651AB" w:rsidRDefault="0057590F" w:rsidP="0057590F">
      <w:pPr>
        <w:rPr>
          <w:rFonts w:ascii="Courier New" w:hAnsi="Courier New" w:cs="Courier New"/>
        </w:rPr>
      </w:pPr>
      <w:r w:rsidRPr="00A651AB">
        <w:rPr>
          <w:rFonts w:ascii="Courier New" w:hAnsi="Courier New" w:cs="Courier New"/>
        </w:rPr>
        <w:t xml:space="preserve">    def __init__(self, name):</w:t>
      </w:r>
    </w:p>
    <w:p w:rsidR="0057590F" w:rsidRPr="00A651AB" w:rsidRDefault="0057590F" w:rsidP="0057590F">
      <w:pPr>
        <w:rPr>
          <w:rFonts w:ascii="Courier New" w:hAnsi="Courier New" w:cs="Courier New"/>
        </w:rPr>
      </w:pPr>
      <w:r w:rsidRPr="00A651AB">
        <w:rPr>
          <w:rFonts w:ascii="Courier New" w:hAnsi="Courier New" w:cs="Courier New"/>
        </w:rPr>
        <w:t xml:space="preserve">        print(name + " has been created!")</w:t>
      </w:r>
    </w:p>
    <w:p w:rsidR="0057590F" w:rsidRPr="00A651AB" w:rsidRDefault="0057590F" w:rsidP="0057590F">
      <w:pPr>
        <w:rPr>
          <w:rFonts w:ascii="Courier New" w:hAnsi="Courier New" w:cs="Courier New"/>
        </w:rPr>
      </w:pPr>
    </w:p>
    <w:p w:rsidR="0057590F" w:rsidRPr="00A651AB" w:rsidRDefault="0057590F" w:rsidP="0057590F">
      <w:pPr>
        <w:rPr>
          <w:rFonts w:ascii="Courier New" w:hAnsi="Courier New" w:cs="Courier New"/>
        </w:rPr>
      </w:pPr>
      <w:r w:rsidRPr="00A651AB">
        <w:rPr>
          <w:rFonts w:ascii="Courier New" w:hAnsi="Courier New" w:cs="Courier New"/>
        </w:rPr>
        <w:t xml:space="preserve">    def __del__(self):</w:t>
      </w:r>
    </w:p>
    <w:p w:rsidR="0057590F" w:rsidRPr="00A651AB" w:rsidRDefault="0057590F" w:rsidP="0057590F">
      <w:pPr>
        <w:rPr>
          <w:rFonts w:ascii="Courier New" w:hAnsi="Courier New" w:cs="Courier New"/>
        </w:rPr>
      </w:pPr>
      <w:r w:rsidRPr="00A651AB">
        <w:rPr>
          <w:rFonts w:ascii="Courier New" w:hAnsi="Courier New" w:cs="Courier New"/>
        </w:rPr>
        <w:t xml:space="preserve">        print ("Robot has been destroyed")</w:t>
      </w:r>
    </w:p>
    <w:p w:rsidR="0057590F" w:rsidRPr="00A651AB" w:rsidRDefault="0057590F" w:rsidP="0057590F">
      <w:pPr>
        <w:rPr>
          <w:rFonts w:ascii="Courier New" w:hAnsi="Courier New" w:cs="Courier New"/>
        </w:rPr>
      </w:pPr>
    </w:p>
    <w:p w:rsidR="0057590F" w:rsidRPr="00A651AB" w:rsidRDefault="0057590F" w:rsidP="0057590F">
      <w:pPr>
        <w:rPr>
          <w:rFonts w:ascii="Courier New" w:hAnsi="Courier New" w:cs="Courier New"/>
        </w:rPr>
      </w:pPr>
    </w:p>
    <w:p w:rsidR="0057590F" w:rsidRPr="00A651AB" w:rsidRDefault="0057590F" w:rsidP="0057590F">
      <w:pPr>
        <w:rPr>
          <w:rFonts w:ascii="Courier New" w:hAnsi="Courier New" w:cs="Courier New"/>
        </w:rPr>
      </w:pPr>
      <w:r w:rsidRPr="00A651AB">
        <w:rPr>
          <w:rFonts w:ascii="Courier New" w:hAnsi="Courier New" w:cs="Courier New"/>
        </w:rPr>
        <w:t>if __name__ == "__main__":</w:t>
      </w:r>
    </w:p>
    <w:p w:rsidR="0057590F" w:rsidRPr="00A651AB" w:rsidRDefault="0057590F" w:rsidP="0057590F">
      <w:pPr>
        <w:rPr>
          <w:rFonts w:ascii="Courier New" w:hAnsi="Courier New" w:cs="Courier New"/>
        </w:rPr>
      </w:pPr>
      <w:r w:rsidRPr="00A651AB">
        <w:rPr>
          <w:rFonts w:ascii="Courier New" w:hAnsi="Courier New" w:cs="Courier New"/>
        </w:rPr>
        <w:t xml:space="preserve">    x = Robot("Tik-Tok")</w:t>
      </w:r>
    </w:p>
    <w:p w:rsidR="0057590F" w:rsidRPr="00A651AB" w:rsidRDefault="0057590F" w:rsidP="0057590F">
      <w:pPr>
        <w:rPr>
          <w:rFonts w:ascii="Courier New" w:hAnsi="Courier New" w:cs="Courier New"/>
        </w:rPr>
      </w:pPr>
      <w:r w:rsidRPr="00A651AB">
        <w:rPr>
          <w:rFonts w:ascii="Courier New" w:hAnsi="Courier New" w:cs="Courier New"/>
        </w:rPr>
        <w:t xml:space="preserve">    y = Robot("Jenkins")</w:t>
      </w:r>
    </w:p>
    <w:p w:rsidR="0057590F" w:rsidRPr="00A651AB" w:rsidRDefault="0057590F" w:rsidP="0057590F">
      <w:pPr>
        <w:rPr>
          <w:rFonts w:ascii="Courier New" w:hAnsi="Courier New" w:cs="Courier New"/>
        </w:rPr>
      </w:pPr>
      <w:r w:rsidRPr="00A651AB">
        <w:rPr>
          <w:rFonts w:ascii="Courier New" w:hAnsi="Courier New" w:cs="Courier New"/>
        </w:rPr>
        <w:t xml:space="preserve">    z = x</w:t>
      </w:r>
    </w:p>
    <w:p w:rsidR="0057590F" w:rsidRPr="00A651AB" w:rsidRDefault="0057590F" w:rsidP="0057590F">
      <w:pPr>
        <w:rPr>
          <w:rFonts w:ascii="Courier New" w:hAnsi="Courier New" w:cs="Courier New"/>
        </w:rPr>
      </w:pPr>
      <w:r w:rsidRPr="00A651AB">
        <w:rPr>
          <w:rFonts w:ascii="Courier New" w:hAnsi="Courier New" w:cs="Courier New"/>
        </w:rPr>
        <w:t xml:space="preserve">    print("Deleting x")</w:t>
      </w:r>
    </w:p>
    <w:p w:rsidR="0057590F" w:rsidRPr="00A651AB" w:rsidRDefault="0057590F" w:rsidP="0057590F">
      <w:pPr>
        <w:rPr>
          <w:rFonts w:ascii="Courier New" w:hAnsi="Courier New" w:cs="Courier New"/>
        </w:rPr>
      </w:pPr>
      <w:r w:rsidRPr="00A651AB">
        <w:rPr>
          <w:rFonts w:ascii="Courier New" w:hAnsi="Courier New" w:cs="Courier New"/>
        </w:rPr>
        <w:t xml:space="preserve">    del x</w:t>
      </w:r>
    </w:p>
    <w:p w:rsidR="0057590F" w:rsidRPr="00A651AB" w:rsidRDefault="0057590F" w:rsidP="0057590F">
      <w:pPr>
        <w:rPr>
          <w:rFonts w:ascii="Courier New" w:hAnsi="Courier New" w:cs="Courier New"/>
        </w:rPr>
      </w:pPr>
      <w:r w:rsidRPr="00A651AB">
        <w:rPr>
          <w:rFonts w:ascii="Courier New" w:hAnsi="Courier New" w:cs="Courier New"/>
        </w:rPr>
        <w:t xml:space="preserve">    print("Deleting z")</w:t>
      </w:r>
    </w:p>
    <w:p w:rsidR="0057590F" w:rsidRPr="00A651AB" w:rsidRDefault="0057590F" w:rsidP="0057590F">
      <w:pPr>
        <w:rPr>
          <w:rFonts w:ascii="Courier New" w:hAnsi="Courier New" w:cs="Courier New"/>
        </w:rPr>
      </w:pPr>
      <w:r w:rsidRPr="00A651AB">
        <w:rPr>
          <w:rFonts w:ascii="Courier New" w:hAnsi="Courier New" w:cs="Courier New"/>
        </w:rPr>
        <w:t xml:space="preserve">    del z</w:t>
      </w:r>
    </w:p>
    <w:p w:rsidR="0057590F" w:rsidRPr="00A651AB" w:rsidRDefault="0057590F" w:rsidP="0057590F">
      <w:pPr>
        <w:rPr>
          <w:rFonts w:ascii="Courier New" w:hAnsi="Courier New" w:cs="Courier New"/>
        </w:rPr>
      </w:pPr>
      <w:r w:rsidRPr="00A651AB">
        <w:rPr>
          <w:rFonts w:ascii="Courier New" w:hAnsi="Courier New" w:cs="Courier New"/>
        </w:rPr>
        <w:t xml:space="preserve">    del y</w:t>
      </w:r>
    </w:p>
    <w:p w:rsidR="0057590F" w:rsidRPr="00A651AB" w:rsidRDefault="0057590F" w:rsidP="0057590F">
      <w:r w:rsidRPr="00253944">
        <w:rPr>
          <w:shd w:val="clear" w:color="auto" w:fill="FFFFFF"/>
        </w:rPr>
        <w:t>The output of the previous program:</w:t>
      </w:r>
    </w:p>
    <w:p w:rsidR="0057590F" w:rsidRPr="00A651AB" w:rsidRDefault="0057590F" w:rsidP="0057590F">
      <w:pPr>
        <w:rPr>
          <w:rFonts w:ascii="Courier New" w:hAnsi="Courier New" w:cs="Courier New"/>
        </w:rPr>
      </w:pPr>
      <w:r w:rsidRPr="00A651AB">
        <w:rPr>
          <w:rFonts w:ascii="Courier New" w:hAnsi="Courier New" w:cs="Courier New"/>
        </w:rPr>
        <w:t xml:space="preserve">$ python3 del_example.py </w:t>
      </w:r>
    </w:p>
    <w:p w:rsidR="0057590F" w:rsidRPr="00A651AB" w:rsidRDefault="0057590F" w:rsidP="0057590F">
      <w:pPr>
        <w:rPr>
          <w:rFonts w:ascii="Courier New" w:hAnsi="Courier New" w:cs="Courier New"/>
        </w:rPr>
      </w:pPr>
      <w:r w:rsidRPr="00A651AB">
        <w:rPr>
          <w:rFonts w:ascii="Courier New" w:hAnsi="Courier New" w:cs="Courier New"/>
        </w:rPr>
        <w:t>Tik-Tok has been created!</w:t>
      </w:r>
    </w:p>
    <w:p w:rsidR="0057590F" w:rsidRPr="00A651AB" w:rsidRDefault="0057590F" w:rsidP="0057590F">
      <w:pPr>
        <w:rPr>
          <w:rFonts w:ascii="Courier New" w:hAnsi="Courier New" w:cs="Courier New"/>
        </w:rPr>
      </w:pPr>
      <w:r w:rsidRPr="00A651AB">
        <w:rPr>
          <w:rFonts w:ascii="Courier New" w:hAnsi="Courier New" w:cs="Courier New"/>
        </w:rPr>
        <w:t>Jenkins has been created!</w:t>
      </w:r>
    </w:p>
    <w:p w:rsidR="0057590F" w:rsidRPr="00A651AB" w:rsidRDefault="0057590F" w:rsidP="0057590F">
      <w:pPr>
        <w:rPr>
          <w:rFonts w:ascii="Courier New" w:hAnsi="Courier New" w:cs="Courier New"/>
        </w:rPr>
      </w:pPr>
      <w:r w:rsidRPr="00A651AB">
        <w:rPr>
          <w:rFonts w:ascii="Courier New" w:hAnsi="Courier New" w:cs="Courier New"/>
        </w:rPr>
        <w:t>Deleting x</w:t>
      </w:r>
    </w:p>
    <w:p w:rsidR="0057590F" w:rsidRPr="00A651AB" w:rsidRDefault="0057590F" w:rsidP="0057590F">
      <w:pPr>
        <w:rPr>
          <w:rFonts w:ascii="Courier New" w:hAnsi="Courier New" w:cs="Courier New"/>
        </w:rPr>
      </w:pPr>
      <w:r w:rsidRPr="00A651AB">
        <w:rPr>
          <w:rFonts w:ascii="Courier New" w:hAnsi="Courier New" w:cs="Courier New"/>
        </w:rPr>
        <w:t>Deleting z</w:t>
      </w:r>
    </w:p>
    <w:p w:rsidR="0057590F" w:rsidRPr="00A651AB" w:rsidRDefault="0057590F" w:rsidP="0057590F">
      <w:pPr>
        <w:rPr>
          <w:rFonts w:ascii="Courier New" w:hAnsi="Courier New" w:cs="Courier New"/>
        </w:rPr>
      </w:pPr>
      <w:r w:rsidRPr="00A651AB">
        <w:rPr>
          <w:rFonts w:ascii="Courier New" w:hAnsi="Courier New" w:cs="Courier New"/>
        </w:rPr>
        <w:t>Robot has been destroyed</w:t>
      </w:r>
    </w:p>
    <w:p w:rsidR="0057590F" w:rsidRPr="00A651AB" w:rsidRDefault="0057590F" w:rsidP="0057590F">
      <w:pPr>
        <w:rPr>
          <w:rFonts w:ascii="Courier New" w:hAnsi="Courier New" w:cs="Courier New"/>
        </w:rPr>
      </w:pPr>
      <w:r w:rsidRPr="00A651AB">
        <w:rPr>
          <w:rFonts w:ascii="Courier New" w:hAnsi="Courier New" w:cs="Courier New"/>
        </w:rPr>
        <w:t>Robot has been destroyed</w:t>
      </w:r>
    </w:p>
    <w:p w:rsidR="0057590F" w:rsidRPr="00A651AB" w:rsidRDefault="0057590F" w:rsidP="0057590F">
      <w:r w:rsidRPr="00253944">
        <w:rPr>
          <w:shd w:val="clear" w:color="auto" w:fill="FFFFFF"/>
        </w:rPr>
        <w:t xml:space="preserve">The usage of the </w:t>
      </w:r>
      <w:r w:rsidRPr="00B65906">
        <w:rPr>
          <w:rFonts w:ascii="Courier New" w:hAnsi="Courier New" w:cs="Courier New"/>
          <w:shd w:val="clear" w:color="auto" w:fill="FFFFFF"/>
        </w:rPr>
        <w:t>__del__</w:t>
      </w:r>
      <w:r w:rsidRPr="00253944">
        <w:rPr>
          <w:shd w:val="clear" w:color="auto" w:fill="FFFFFF"/>
        </w:rPr>
        <w:t>method is very problematic. If we change the previous code to personalize the deletion of a robot, we create an error:</w:t>
      </w:r>
    </w:p>
    <w:p w:rsidR="0057590F" w:rsidRPr="00A651AB" w:rsidRDefault="0057590F" w:rsidP="0057590F">
      <w:pPr>
        <w:rPr>
          <w:rFonts w:ascii="Courier New" w:hAnsi="Courier New" w:cs="Courier New"/>
        </w:rPr>
      </w:pPr>
      <w:r w:rsidRPr="00A651AB">
        <w:rPr>
          <w:rFonts w:ascii="Courier New" w:hAnsi="Courier New" w:cs="Courier New"/>
        </w:rPr>
        <w:t>class Robot():</w:t>
      </w:r>
    </w:p>
    <w:p w:rsidR="0057590F" w:rsidRPr="00A651AB" w:rsidRDefault="0057590F" w:rsidP="0057590F">
      <w:pPr>
        <w:rPr>
          <w:rFonts w:ascii="Courier New" w:hAnsi="Courier New" w:cs="Courier New"/>
        </w:rPr>
      </w:pPr>
    </w:p>
    <w:p w:rsidR="0057590F" w:rsidRPr="00A651AB" w:rsidRDefault="0057590F" w:rsidP="0057590F">
      <w:pPr>
        <w:rPr>
          <w:rFonts w:ascii="Courier New" w:hAnsi="Courier New" w:cs="Courier New"/>
        </w:rPr>
      </w:pPr>
      <w:r w:rsidRPr="00A651AB">
        <w:rPr>
          <w:rFonts w:ascii="Courier New" w:hAnsi="Courier New" w:cs="Courier New"/>
        </w:rPr>
        <w:lastRenderedPageBreak/>
        <w:t xml:space="preserve">    def __init__(self, name):</w:t>
      </w:r>
    </w:p>
    <w:p w:rsidR="0057590F" w:rsidRPr="00A651AB" w:rsidRDefault="0057590F" w:rsidP="0057590F">
      <w:pPr>
        <w:rPr>
          <w:rFonts w:ascii="Courier New" w:hAnsi="Courier New" w:cs="Courier New"/>
        </w:rPr>
      </w:pPr>
      <w:r w:rsidRPr="00A651AB">
        <w:rPr>
          <w:rFonts w:ascii="Courier New" w:hAnsi="Courier New" w:cs="Courier New"/>
        </w:rPr>
        <w:t xml:space="preserve">        print(name + " has been created!")</w:t>
      </w:r>
    </w:p>
    <w:p w:rsidR="0057590F" w:rsidRPr="00A651AB" w:rsidRDefault="0057590F" w:rsidP="0057590F">
      <w:pPr>
        <w:rPr>
          <w:rFonts w:ascii="Courier New" w:hAnsi="Courier New" w:cs="Courier New"/>
        </w:rPr>
      </w:pPr>
    </w:p>
    <w:p w:rsidR="0057590F" w:rsidRPr="00A651AB" w:rsidRDefault="0057590F" w:rsidP="0057590F">
      <w:pPr>
        <w:rPr>
          <w:rFonts w:ascii="Courier New" w:hAnsi="Courier New" w:cs="Courier New"/>
        </w:rPr>
      </w:pPr>
      <w:r w:rsidRPr="00A651AB">
        <w:rPr>
          <w:rFonts w:ascii="Courier New" w:hAnsi="Courier New" w:cs="Courier New"/>
        </w:rPr>
        <w:t xml:space="preserve">    def __del__(self):</w:t>
      </w:r>
    </w:p>
    <w:p w:rsidR="0057590F" w:rsidRPr="00A651AB" w:rsidRDefault="0057590F" w:rsidP="0057590F">
      <w:pPr>
        <w:rPr>
          <w:rFonts w:ascii="Courier New" w:hAnsi="Courier New" w:cs="Courier New"/>
        </w:rPr>
      </w:pPr>
      <w:r w:rsidRPr="00A651AB">
        <w:rPr>
          <w:rFonts w:ascii="Courier New" w:hAnsi="Courier New" w:cs="Courier New"/>
        </w:rPr>
        <w:t xml:space="preserve">        print (self.name + " says bye-bye!")</w:t>
      </w:r>
    </w:p>
    <w:p w:rsidR="0057590F" w:rsidRPr="00A651AB" w:rsidRDefault="0057590F" w:rsidP="0057590F">
      <w:pPr>
        <w:rPr>
          <w:rFonts w:ascii="Courier New" w:hAnsi="Courier New" w:cs="Courier New"/>
        </w:rPr>
      </w:pPr>
    </w:p>
    <w:p w:rsidR="0057590F" w:rsidRPr="00A651AB" w:rsidRDefault="0057590F" w:rsidP="0057590F">
      <w:pPr>
        <w:rPr>
          <w:rFonts w:ascii="Courier New" w:hAnsi="Courier New" w:cs="Courier New"/>
        </w:rPr>
      </w:pPr>
    </w:p>
    <w:p w:rsidR="0057590F" w:rsidRPr="00A651AB" w:rsidRDefault="0057590F" w:rsidP="0057590F">
      <w:pPr>
        <w:rPr>
          <w:rFonts w:ascii="Courier New" w:hAnsi="Courier New" w:cs="Courier New"/>
        </w:rPr>
      </w:pPr>
      <w:r w:rsidRPr="00A651AB">
        <w:rPr>
          <w:rFonts w:ascii="Courier New" w:hAnsi="Courier New" w:cs="Courier New"/>
        </w:rPr>
        <w:t>if __name__ == "__main__":</w:t>
      </w:r>
    </w:p>
    <w:p w:rsidR="0057590F" w:rsidRPr="00A651AB" w:rsidRDefault="0057590F" w:rsidP="0057590F">
      <w:pPr>
        <w:rPr>
          <w:rFonts w:ascii="Courier New" w:hAnsi="Courier New" w:cs="Courier New"/>
        </w:rPr>
      </w:pPr>
      <w:r w:rsidRPr="00A651AB">
        <w:rPr>
          <w:rFonts w:ascii="Courier New" w:hAnsi="Courier New" w:cs="Courier New"/>
        </w:rPr>
        <w:t xml:space="preserve">    x = Robot("Tik-Tok")</w:t>
      </w:r>
    </w:p>
    <w:p w:rsidR="0057590F" w:rsidRPr="00A651AB" w:rsidRDefault="0057590F" w:rsidP="0057590F">
      <w:pPr>
        <w:rPr>
          <w:rFonts w:ascii="Courier New" w:hAnsi="Courier New" w:cs="Courier New"/>
        </w:rPr>
      </w:pPr>
      <w:r w:rsidRPr="00A651AB">
        <w:rPr>
          <w:rFonts w:ascii="Courier New" w:hAnsi="Courier New" w:cs="Courier New"/>
        </w:rPr>
        <w:t xml:space="preserve">    y = Robot("Jenkins")</w:t>
      </w:r>
    </w:p>
    <w:p w:rsidR="0057590F" w:rsidRPr="00A651AB" w:rsidRDefault="0057590F" w:rsidP="0057590F">
      <w:pPr>
        <w:rPr>
          <w:rFonts w:ascii="Courier New" w:hAnsi="Courier New" w:cs="Courier New"/>
        </w:rPr>
      </w:pPr>
      <w:r w:rsidRPr="00A651AB">
        <w:rPr>
          <w:rFonts w:ascii="Courier New" w:hAnsi="Courier New" w:cs="Courier New"/>
        </w:rPr>
        <w:t xml:space="preserve">    z = x</w:t>
      </w:r>
    </w:p>
    <w:p w:rsidR="0057590F" w:rsidRPr="00A651AB" w:rsidRDefault="0057590F" w:rsidP="0057590F">
      <w:pPr>
        <w:rPr>
          <w:rFonts w:ascii="Courier New" w:hAnsi="Courier New" w:cs="Courier New"/>
        </w:rPr>
      </w:pPr>
      <w:r w:rsidRPr="00A651AB">
        <w:rPr>
          <w:rFonts w:ascii="Courier New" w:hAnsi="Courier New" w:cs="Courier New"/>
        </w:rPr>
        <w:t xml:space="preserve">    print("Deleting x")</w:t>
      </w:r>
    </w:p>
    <w:p w:rsidR="0057590F" w:rsidRPr="00A651AB" w:rsidRDefault="0057590F" w:rsidP="0057590F">
      <w:pPr>
        <w:rPr>
          <w:rFonts w:ascii="Courier New" w:hAnsi="Courier New" w:cs="Courier New"/>
        </w:rPr>
      </w:pPr>
      <w:r w:rsidRPr="00A651AB">
        <w:rPr>
          <w:rFonts w:ascii="Courier New" w:hAnsi="Courier New" w:cs="Courier New"/>
        </w:rPr>
        <w:t xml:space="preserve">    del x</w:t>
      </w:r>
    </w:p>
    <w:p w:rsidR="0057590F" w:rsidRPr="00A651AB" w:rsidRDefault="0057590F" w:rsidP="0057590F">
      <w:pPr>
        <w:rPr>
          <w:rFonts w:ascii="Courier New" w:hAnsi="Courier New" w:cs="Courier New"/>
        </w:rPr>
      </w:pPr>
      <w:r w:rsidRPr="00A651AB">
        <w:rPr>
          <w:rFonts w:ascii="Courier New" w:hAnsi="Courier New" w:cs="Courier New"/>
        </w:rPr>
        <w:t xml:space="preserve">    print("Deleting z")</w:t>
      </w:r>
    </w:p>
    <w:p w:rsidR="0057590F" w:rsidRPr="00A651AB" w:rsidRDefault="0057590F" w:rsidP="0057590F">
      <w:pPr>
        <w:rPr>
          <w:rFonts w:ascii="Courier New" w:hAnsi="Courier New" w:cs="Courier New"/>
        </w:rPr>
      </w:pPr>
      <w:r w:rsidRPr="00A651AB">
        <w:rPr>
          <w:rFonts w:ascii="Courier New" w:hAnsi="Courier New" w:cs="Courier New"/>
        </w:rPr>
        <w:t xml:space="preserve">    del z</w:t>
      </w:r>
    </w:p>
    <w:p w:rsidR="0057590F" w:rsidRPr="00A651AB" w:rsidRDefault="0057590F" w:rsidP="0057590F">
      <w:pPr>
        <w:rPr>
          <w:rFonts w:ascii="Courier New" w:hAnsi="Courier New" w:cs="Courier New"/>
        </w:rPr>
      </w:pPr>
      <w:r w:rsidRPr="00A651AB">
        <w:rPr>
          <w:rFonts w:ascii="Courier New" w:hAnsi="Courier New" w:cs="Courier New"/>
        </w:rPr>
        <w:t xml:space="preserve">    del y</w:t>
      </w:r>
    </w:p>
    <w:p w:rsidR="0057590F" w:rsidRPr="00A651AB" w:rsidRDefault="0057590F" w:rsidP="0057590F">
      <w:r w:rsidRPr="00253944">
        <w:rPr>
          <w:shd w:val="clear" w:color="auto" w:fill="FFFFFF"/>
        </w:rPr>
        <w:t>We get the following output with error messages:</w:t>
      </w:r>
    </w:p>
    <w:p w:rsidR="0057590F" w:rsidRPr="00A651AB" w:rsidRDefault="0057590F" w:rsidP="0057590F">
      <w:pPr>
        <w:rPr>
          <w:rFonts w:ascii="Courier New" w:hAnsi="Courier New" w:cs="Courier New"/>
        </w:rPr>
      </w:pPr>
      <w:r w:rsidRPr="00A651AB">
        <w:rPr>
          <w:rFonts w:ascii="Courier New" w:hAnsi="Courier New" w:cs="Courier New"/>
        </w:rPr>
        <w:t xml:space="preserve">$ python3 del_example.py </w:t>
      </w:r>
    </w:p>
    <w:p w:rsidR="0057590F" w:rsidRPr="00A651AB" w:rsidRDefault="0057590F" w:rsidP="0057590F">
      <w:pPr>
        <w:rPr>
          <w:rFonts w:ascii="Courier New" w:hAnsi="Courier New" w:cs="Courier New"/>
        </w:rPr>
      </w:pPr>
      <w:r w:rsidRPr="00A651AB">
        <w:rPr>
          <w:rFonts w:ascii="Courier New" w:hAnsi="Courier New" w:cs="Courier New"/>
        </w:rPr>
        <w:t>Tik-Tok has been created!</w:t>
      </w:r>
    </w:p>
    <w:p w:rsidR="0057590F" w:rsidRPr="00A651AB" w:rsidRDefault="0057590F" w:rsidP="0057590F">
      <w:pPr>
        <w:rPr>
          <w:rFonts w:ascii="Courier New" w:hAnsi="Courier New" w:cs="Courier New"/>
        </w:rPr>
      </w:pPr>
      <w:r w:rsidRPr="00A651AB">
        <w:rPr>
          <w:rFonts w:ascii="Courier New" w:hAnsi="Courier New" w:cs="Courier New"/>
        </w:rPr>
        <w:t>Jenkins has been created!</w:t>
      </w:r>
    </w:p>
    <w:p w:rsidR="0057590F" w:rsidRPr="00A651AB" w:rsidRDefault="0057590F" w:rsidP="0057590F">
      <w:pPr>
        <w:rPr>
          <w:rFonts w:ascii="Courier New" w:hAnsi="Courier New" w:cs="Courier New"/>
        </w:rPr>
      </w:pPr>
      <w:r w:rsidRPr="00A651AB">
        <w:rPr>
          <w:rFonts w:ascii="Courier New" w:hAnsi="Courier New" w:cs="Courier New"/>
        </w:rPr>
        <w:t>Deleting x</w:t>
      </w:r>
    </w:p>
    <w:p w:rsidR="0057590F" w:rsidRPr="00A651AB" w:rsidRDefault="0057590F" w:rsidP="0057590F">
      <w:pPr>
        <w:rPr>
          <w:rFonts w:ascii="Courier New" w:hAnsi="Courier New" w:cs="Courier New"/>
        </w:rPr>
      </w:pPr>
      <w:r w:rsidRPr="00A651AB">
        <w:rPr>
          <w:rFonts w:ascii="Courier New" w:hAnsi="Courier New" w:cs="Courier New"/>
        </w:rPr>
        <w:t>Deleting z</w:t>
      </w:r>
    </w:p>
    <w:p w:rsidR="0057590F" w:rsidRPr="00A651AB" w:rsidRDefault="0057590F" w:rsidP="0057590F">
      <w:pPr>
        <w:rPr>
          <w:rFonts w:ascii="Courier New" w:hAnsi="Courier New" w:cs="Courier New"/>
        </w:rPr>
      </w:pPr>
      <w:r w:rsidRPr="00A651AB">
        <w:rPr>
          <w:rFonts w:ascii="Courier New" w:hAnsi="Courier New" w:cs="Courier New"/>
        </w:rPr>
        <w:t>Exception AttributeError: "'Robot' object has no attribute 'name'" in &lt;bound method Robot.__del__ of &lt;__main__.Robot object at 0xb71da3cc&gt;&gt; ignored</w:t>
      </w:r>
    </w:p>
    <w:p w:rsidR="0057590F" w:rsidRPr="00A651AB" w:rsidRDefault="0057590F" w:rsidP="0057590F">
      <w:pPr>
        <w:rPr>
          <w:rFonts w:ascii="Courier New" w:hAnsi="Courier New" w:cs="Courier New"/>
        </w:rPr>
      </w:pPr>
      <w:r w:rsidRPr="00A651AB">
        <w:rPr>
          <w:rFonts w:ascii="Courier New" w:hAnsi="Courier New" w:cs="Courier New"/>
        </w:rPr>
        <w:t>Exception AttributeError: "'Robot' object has no attribute 'name'" in &lt;bound method Robot.__del__ of &lt;__main__.Robot object at 0xb71da36c&gt;&gt; ignored</w:t>
      </w:r>
    </w:p>
    <w:p w:rsidR="0057590F" w:rsidRPr="00253944" w:rsidRDefault="0057590F" w:rsidP="0057590F">
      <w:r w:rsidRPr="00253944">
        <w:rPr>
          <w:shd w:val="clear" w:color="auto" w:fill="FFFFFF"/>
        </w:rPr>
        <w:t>We are accessing an attribute which doesn't exist anymore. We will learn later, why this is the case.</w:t>
      </w:r>
    </w:p>
    <w:p w:rsidR="0057590F" w:rsidRDefault="0057590F">
      <w:pPr>
        <w:spacing w:after="0"/>
        <w:ind w:left="0"/>
      </w:pPr>
      <w:r>
        <w:br w:type="page"/>
      </w:r>
    </w:p>
    <w:p w:rsidR="0057590F" w:rsidRPr="00324E44" w:rsidRDefault="0057590F" w:rsidP="0057590F">
      <w:pPr>
        <w:pStyle w:val="Heading1"/>
        <w:spacing w:line="276" w:lineRule="auto"/>
        <w:rPr>
          <w:rFonts w:asciiTheme="majorHAnsi" w:hAnsiTheme="majorHAnsi"/>
        </w:rPr>
      </w:pPr>
      <w:bookmarkStart w:id="287" w:name="_Toc514341550"/>
      <w:bookmarkStart w:id="288" w:name="_Toc515037931"/>
      <w:r>
        <w:rPr>
          <w:rFonts w:asciiTheme="majorHAnsi" w:hAnsiTheme="majorHAnsi"/>
        </w:rPr>
        <w:lastRenderedPageBreak/>
        <w:t>Chapter 11 – Advance Python Concepts</w:t>
      </w:r>
      <w:bookmarkEnd w:id="287"/>
      <w:bookmarkEnd w:id="288"/>
    </w:p>
    <w:p w:rsidR="0057590F" w:rsidRDefault="0057590F" w:rsidP="0057590F">
      <w:pPr>
        <w:pStyle w:val="Heading2"/>
      </w:pPr>
      <w:bookmarkStart w:id="289" w:name="_Toc515037932"/>
      <w:bookmarkStart w:id="290" w:name="_Toc514341551"/>
      <w:r w:rsidRPr="00683738">
        <w:t>Command Line Arguments</w:t>
      </w:r>
      <w:bookmarkEnd w:id="289"/>
      <w:bookmarkEnd w:id="290"/>
    </w:p>
    <w:p w:rsidR="0057590F" w:rsidRDefault="0057590F" w:rsidP="0057590F">
      <w:pPr>
        <w:pStyle w:val="Heading3"/>
        <w:rPr>
          <w:rFonts w:ascii="Courier New" w:hAnsi="Courier New" w:cs="Courier New"/>
        </w:rPr>
      </w:pPr>
      <w:bookmarkStart w:id="291" w:name="_Toc514341552"/>
      <w:bookmarkStart w:id="292" w:name="_Toc515037933"/>
      <w:r w:rsidRPr="00683738">
        <w:rPr>
          <w:rFonts w:ascii="Courier New" w:hAnsi="Courier New" w:cs="Courier New"/>
        </w:rPr>
        <w:t>sys.argv</w:t>
      </w:r>
      <w:bookmarkEnd w:id="291"/>
      <w:bookmarkEnd w:id="292"/>
    </w:p>
    <w:p w:rsidR="0057590F" w:rsidRDefault="0057590F" w:rsidP="0057590F">
      <w:r w:rsidRPr="00D03C5F">
        <w:rPr>
          <w:rFonts w:ascii="Courier New" w:hAnsi="Courier New" w:cs="Courier New"/>
        </w:rPr>
        <w:t>sys.argv</w:t>
      </w:r>
      <w:r>
        <w:t xml:space="preserve"> is the list of command line arguments passed to a Python script. </w:t>
      </w:r>
      <w:r w:rsidRPr="00D03C5F">
        <w:rPr>
          <w:rFonts w:ascii="Courier New" w:hAnsi="Courier New" w:cs="Courier New"/>
        </w:rPr>
        <w:t>argv[0]</w:t>
      </w:r>
      <w:r w:rsidRPr="00D03C5F">
        <w:t xml:space="preserve"> is the script name (it is operating system dependent whether this is a full pathname or not). If the command was executed using the </w:t>
      </w:r>
      <w:r w:rsidRPr="00D03C5F">
        <w:rPr>
          <w:rFonts w:ascii="Courier New" w:hAnsi="Courier New" w:cs="Courier New"/>
        </w:rPr>
        <w:t>-c</w:t>
      </w:r>
      <w:r w:rsidRPr="00D03C5F">
        <w:t xml:space="preserve"> command line option to the interpreter, </w:t>
      </w:r>
      <w:r w:rsidRPr="00D03C5F">
        <w:rPr>
          <w:rFonts w:ascii="Courier New" w:hAnsi="Courier New" w:cs="Courier New"/>
        </w:rPr>
        <w:t>argv[0]</w:t>
      </w:r>
      <w:r w:rsidRPr="00D03C5F">
        <w:t xml:space="preserve"> is set to the string </w:t>
      </w:r>
      <w:r w:rsidRPr="00D03C5F">
        <w:rPr>
          <w:rFonts w:ascii="Courier New" w:hAnsi="Courier New" w:cs="Courier New"/>
        </w:rPr>
        <w:t>'-c'</w:t>
      </w:r>
      <w:r w:rsidRPr="00D03C5F">
        <w:t xml:space="preserve">. If no script name was passed to the Python interpreter, </w:t>
      </w:r>
      <w:r w:rsidRPr="00D03C5F">
        <w:rPr>
          <w:rFonts w:ascii="Courier New" w:hAnsi="Courier New" w:cs="Courier New"/>
        </w:rPr>
        <w:t>argv[0]</w:t>
      </w:r>
      <w:r w:rsidRPr="00D03C5F">
        <w:t xml:space="preserve"> is the empty string.</w:t>
      </w:r>
    </w:p>
    <w:p w:rsidR="0057590F" w:rsidRDefault="0057590F" w:rsidP="0057590F">
      <w:pPr>
        <w:pStyle w:val="Heading3"/>
      </w:pPr>
      <w:bookmarkStart w:id="293" w:name="_Toc514341553"/>
      <w:bookmarkStart w:id="294" w:name="_Toc515037934"/>
      <w:r>
        <w:t xml:space="preserve">Parsing Command-line Arguments in </w:t>
      </w:r>
      <w:r w:rsidRPr="00D03C5F">
        <w:rPr>
          <w:rFonts w:ascii="Courier New" w:hAnsi="Courier New" w:cs="Courier New"/>
        </w:rPr>
        <w:t>sys.argv</w:t>
      </w:r>
      <w:bookmarkEnd w:id="293"/>
      <w:bookmarkEnd w:id="294"/>
    </w:p>
    <w:p w:rsidR="0057590F" w:rsidRDefault="0057590F" w:rsidP="0057590F">
      <w:r>
        <w:t xml:space="preserve">The </w:t>
      </w:r>
      <w:r w:rsidRPr="00D03C5F">
        <w:rPr>
          <w:rFonts w:ascii="Courier New" w:hAnsi="Courier New" w:cs="Courier New"/>
        </w:rPr>
        <w:t>getopt</w:t>
      </w:r>
      <w:r>
        <w:t xml:space="preserve"> module helps scripts to parse the command line arguments in </w:t>
      </w:r>
      <w:r w:rsidRPr="000D03F7">
        <w:rPr>
          <w:rFonts w:ascii="Courier New" w:hAnsi="Courier New" w:cs="Courier New"/>
        </w:rPr>
        <w:t>sys.argv</w:t>
      </w:r>
      <w:r>
        <w:t xml:space="preserve">. It supports the same conventions as the Unix </w:t>
      </w:r>
      <w:r w:rsidRPr="000D03F7">
        <w:rPr>
          <w:rFonts w:ascii="Courier New" w:hAnsi="Courier New" w:cs="Courier New"/>
        </w:rPr>
        <w:t>getopt()</w:t>
      </w:r>
      <w:r>
        <w:t xml:space="preserve"> function (including the special meanings of arguments of the form ‘</w:t>
      </w:r>
      <w:r w:rsidRPr="000D03F7">
        <w:rPr>
          <w:rFonts w:ascii="Courier New" w:hAnsi="Courier New" w:cs="Courier New"/>
        </w:rPr>
        <w:t>-</w:t>
      </w:r>
      <w:r>
        <w:t>‘ and ‘</w:t>
      </w:r>
      <w:r w:rsidRPr="000D03F7">
        <w:rPr>
          <w:rFonts w:ascii="Courier New" w:hAnsi="Courier New" w:cs="Courier New"/>
        </w:rPr>
        <w:t>--</w:t>
      </w:r>
      <w:r>
        <w:t>‘). Long options similar to those supported by GNU software may be used as well via an optional third argument.</w:t>
      </w:r>
    </w:p>
    <w:p w:rsidR="0057590F" w:rsidRPr="000D03F7" w:rsidRDefault="0057590F" w:rsidP="0057590F">
      <w:pPr>
        <w:rPr>
          <w:i/>
          <w:sz w:val="20"/>
        </w:rPr>
      </w:pPr>
      <w:r w:rsidRPr="00D03C5F">
        <w:rPr>
          <w:b/>
          <w:sz w:val="20"/>
        </w:rPr>
        <w:t>Note:</w:t>
      </w:r>
      <w:r w:rsidRPr="000D03F7">
        <w:rPr>
          <w:i/>
          <w:sz w:val="20"/>
          <w:szCs w:val="20"/>
        </w:rPr>
        <w:t xml:space="preserve"> The </w:t>
      </w:r>
      <w:r w:rsidRPr="000D03F7">
        <w:rPr>
          <w:rFonts w:ascii="Courier New" w:hAnsi="Courier New" w:cs="Courier New"/>
          <w:i/>
          <w:sz w:val="20"/>
          <w:szCs w:val="20"/>
        </w:rPr>
        <w:t>getopt</w:t>
      </w:r>
      <w:r w:rsidRPr="000D03F7">
        <w:rPr>
          <w:i/>
          <w:sz w:val="20"/>
          <w:szCs w:val="20"/>
        </w:rPr>
        <w:t xml:space="preserve"> module is a parser for command line options whose API is designed to be familiar to users of the C </w:t>
      </w:r>
      <w:r w:rsidRPr="000D03F7">
        <w:rPr>
          <w:rFonts w:ascii="Courier New" w:hAnsi="Courier New" w:cs="Courier New"/>
          <w:i/>
          <w:sz w:val="20"/>
          <w:szCs w:val="20"/>
        </w:rPr>
        <w:t>getopt()</w:t>
      </w:r>
      <w:r w:rsidRPr="000D03F7">
        <w:rPr>
          <w:i/>
          <w:sz w:val="20"/>
          <w:szCs w:val="20"/>
        </w:rPr>
        <w:t xml:space="preserve">function. Users who are unfamiliar with the C </w:t>
      </w:r>
      <w:r w:rsidRPr="000D03F7">
        <w:rPr>
          <w:rFonts w:ascii="Courier New" w:hAnsi="Courier New" w:cs="Courier New"/>
          <w:i/>
          <w:sz w:val="20"/>
          <w:szCs w:val="20"/>
        </w:rPr>
        <w:t>getopt()</w:t>
      </w:r>
      <w:r w:rsidRPr="000D03F7">
        <w:rPr>
          <w:i/>
          <w:sz w:val="20"/>
          <w:szCs w:val="20"/>
        </w:rPr>
        <w:t xml:space="preserve"> function or who would like to write less code and get better help and error messages should consider using the </w:t>
      </w:r>
      <w:r w:rsidRPr="000D03F7">
        <w:rPr>
          <w:rFonts w:ascii="Courier New" w:hAnsi="Courier New" w:cs="Courier New"/>
          <w:i/>
          <w:sz w:val="20"/>
          <w:szCs w:val="20"/>
        </w:rPr>
        <w:t>argparse</w:t>
      </w:r>
      <w:r w:rsidRPr="000D03F7">
        <w:rPr>
          <w:i/>
          <w:sz w:val="20"/>
          <w:szCs w:val="20"/>
        </w:rPr>
        <w:t xml:space="preserve"> module instead.</w:t>
      </w:r>
    </w:p>
    <w:p w:rsidR="0057590F" w:rsidRDefault="0057590F" w:rsidP="0057590F">
      <w:r>
        <w:t xml:space="preserve">The </w:t>
      </w:r>
      <w:r w:rsidRPr="00D03C5F">
        <w:rPr>
          <w:rFonts w:ascii="Courier New" w:hAnsi="Courier New" w:cs="Courier New"/>
        </w:rPr>
        <w:t>getopt</w:t>
      </w:r>
      <w:r>
        <w:t xml:space="preserve"> module provides two functions and an exception:</w:t>
      </w:r>
    </w:p>
    <w:p w:rsidR="0057590F" w:rsidRPr="000D03F7" w:rsidRDefault="0057590F" w:rsidP="0057590F">
      <w:pPr>
        <w:rPr>
          <w:b/>
          <w:u w:val="single"/>
        </w:rPr>
      </w:pPr>
      <w:r w:rsidRPr="000D03F7">
        <w:rPr>
          <w:b/>
          <w:u w:val="single"/>
        </w:rPr>
        <w:t>Functions</w:t>
      </w:r>
    </w:p>
    <w:p w:rsidR="0057590F" w:rsidRPr="000D03F7" w:rsidRDefault="0057590F" w:rsidP="00B629BA">
      <w:pPr>
        <w:pStyle w:val="ListParagraph"/>
        <w:numPr>
          <w:ilvl w:val="0"/>
          <w:numId w:val="89"/>
        </w:numPr>
        <w:rPr>
          <w:rFonts w:ascii="Courier New" w:hAnsi="Courier New" w:cs="Courier New"/>
        </w:rPr>
      </w:pPr>
      <w:r w:rsidRPr="000D03F7">
        <w:rPr>
          <w:rFonts w:ascii="Courier New" w:hAnsi="Courier New" w:cs="Courier New"/>
        </w:rPr>
        <w:t>getopt.getopt(args, shortopts, longopts=[])</w:t>
      </w:r>
    </w:p>
    <w:p w:rsidR="0057590F" w:rsidRDefault="0057590F" w:rsidP="0057590F">
      <w:pPr>
        <w:ind w:left="1368"/>
      </w:pPr>
      <w:r>
        <w:t xml:space="preserve">Parses command line options and parameter list. </w:t>
      </w:r>
      <w:r w:rsidRPr="000D03F7">
        <w:rPr>
          <w:rFonts w:ascii="Courier New" w:hAnsi="Courier New" w:cs="Courier New"/>
        </w:rPr>
        <w:t>args</w:t>
      </w:r>
      <w:r>
        <w:t xml:space="preserve"> is the argument list to be parsed, without the leading reference to the running program. Typically, this means </w:t>
      </w:r>
      <w:r w:rsidRPr="000D03F7">
        <w:rPr>
          <w:rFonts w:ascii="Courier New" w:hAnsi="Courier New" w:cs="Courier New"/>
        </w:rPr>
        <w:t>sys.argv[1:]</w:t>
      </w:r>
      <w:r>
        <w:t xml:space="preserve">. </w:t>
      </w:r>
      <w:r w:rsidRPr="000D03F7">
        <w:rPr>
          <w:rFonts w:ascii="Courier New" w:hAnsi="Courier New" w:cs="Courier New"/>
        </w:rPr>
        <w:t>shortopts</w:t>
      </w:r>
      <w:r>
        <w:t xml:space="preserve"> is the string of option letters that the script wants to recognize, with options that require an argument followed by a colon </w:t>
      </w:r>
      <w:r w:rsidRPr="000D03F7">
        <w:rPr>
          <w:rFonts w:asciiTheme="majorHAnsi" w:hAnsiTheme="majorHAnsi" w:cs="Courier New"/>
        </w:rPr>
        <w:t>(</w:t>
      </w:r>
      <w:r w:rsidRPr="000D03F7">
        <w:rPr>
          <w:rFonts w:ascii="Courier New" w:hAnsi="Courier New" w:cs="Courier New"/>
        </w:rPr>
        <w:t>':';</w:t>
      </w:r>
      <w:r>
        <w:t xml:space="preserve"> i.e., the same format that Unix </w:t>
      </w:r>
      <w:r w:rsidRPr="000D03F7">
        <w:rPr>
          <w:rFonts w:ascii="Courier New" w:hAnsi="Courier New" w:cs="Courier New"/>
        </w:rPr>
        <w:t>getopt()</w:t>
      </w:r>
      <w:r>
        <w:t xml:space="preserve"> uses).</w:t>
      </w:r>
    </w:p>
    <w:p w:rsidR="0057590F" w:rsidRPr="001F3FF9" w:rsidRDefault="0057590F" w:rsidP="0057590F">
      <w:pPr>
        <w:ind w:left="1368"/>
        <w:rPr>
          <w:i/>
          <w:sz w:val="20"/>
        </w:rPr>
      </w:pPr>
      <w:r w:rsidRPr="001F3FF9">
        <w:rPr>
          <w:b/>
          <w:sz w:val="20"/>
        </w:rPr>
        <w:t>Note</w:t>
      </w:r>
      <w:r w:rsidRPr="001F3FF9">
        <w:rPr>
          <w:b/>
          <w:i/>
          <w:sz w:val="20"/>
        </w:rPr>
        <w:t>:</w:t>
      </w:r>
      <w:r w:rsidRPr="001F3FF9">
        <w:rPr>
          <w:i/>
          <w:sz w:val="20"/>
        </w:rPr>
        <w:t xml:space="preserve"> Unlike GNU </w:t>
      </w:r>
      <w:r w:rsidRPr="001F3FF9">
        <w:rPr>
          <w:rFonts w:ascii="Courier New" w:hAnsi="Courier New" w:cs="Courier New"/>
          <w:i/>
          <w:sz w:val="20"/>
        </w:rPr>
        <w:t>getopt()</w:t>
      </w:r>
      <w:r w:rsidRPr="001F3FF9">
        <w:rPr>
          <w:i/>
          <w:sz w:val="20"/>
        </w:rPr>
        <w:t>, after a non-option argument, all further arguments are considered also non-options. This is similar to the way non-GNU Unix systems work.</w:t>
      </w:r>
    </w:p>
    <w:p w:rsidR="0057590F" w:rsidRDefault="0057590F" w:rsidP="0057590F">
      <w:pPr>
        <w:ind w:left="1368"/>
      </w:pPr>
      <w:r w:rsidRPr="000D03F7">
        <w:rPr>
          <w:rFonts w:ascii="Courier New" w:hAnsi="Courier New" w:cs="Courier New"/>
        </w:rPr>
        <w:t>longopts</w:t>
      </w:r>
      <w:r>
        <w:t>, if specified, must be a list of strings with the names of the long options which should be supported. The leading '</w:t>
      </w:r>
      <w:r w:rsidRPr="000D03F7">
        <w:rPr>
          <w:rFonts w:ascii="Courier New" w:hAnsi="Courier New" w:cs="Courier New"/>
        </w:rPr>
        <w:t>--</w:t>
      </w:r>
      <w:r>
        <w:t>' characters should not be included in the option name. Long options which require an argument should be followed by an equal sign (</w:t>
      </w:r>
      <w:r w:rsidRPr="000D03F7">
        <w:rPr>
          <w:rFonts w:ascii="Courier New" w:hAnsi="Courier New" w:cs="Courier New"/>
        </w:rPr>
        <w:t>'='</w:t>
      </w:r>
      <w:r>
        <w:t xml:space="preserve">). Optional arguments are not supported. To accept only long options, </w:t>
      </w:r>
      <w:r w:rsidRPr="000D03F7">
        <w:rPr>
          <w:rFonts w:ascii="Courier New" w:hAnsi="Courier New" w:cs="Courier New"/>
        </w:rPr>
        <w:t>shortopts</w:t>
      </w:r>
      <w:r>
        <w:t xml:space="preserve"> should be an empty string. Long options on the command line can be recognized so long as they provide a prefix of the option name that matches exactly one of the accepted options. For example, if </w:t>
      </w:r>
      <w:r w:rsidRPr="000D03F7">
        <w:rPr>
          <w:rFonts w:ascii="Courier New" w:hAnsi="Courier New" w:cs="Courier New"/>
        </w:rPr>
        <w:t>longopts</w:t>
      </w:r>
      <w:r>
        <w:t xml:space="preserve"> is [</w:t>
      </w:r>
      <w:r w:rsidRPr="000D03F7">
        <w:rPr>
          <w:rFonts w:ascii="Courier New" w:hAnsi="Courier New" w:cs="Courier New"/>
        </w:rPr>
        <w:t>'foo', 'frob'</w:t>
      </w:r>
      <w:r>
        <w:t xml:space="preserve">], the option </w:t>
      </w:r>
      <w:r w:rsidRPr="000D03F7">
        <w:rPr>
          <w:rFonts w:ascii="Courier New" w:hAnsi="Courier New" w:cs="Courier New"/>
        </w:rPr>
        <w:t>--fo</w:t>
      </w:r>
      <w:r>
        <w:t xml:space="preserve"> will match as </w:t>
      </w:r>
      <w:r w:rsidRPr="000D03F7">
        <w:rPr>
          <w:rFonts w:ascii="Courier New" w:hAnsi="Courier New" w:cs="Courier New"/>
        </w:rPr>
        <w:t>--foo</w:t>
      </w:r>
      <w:r>
        <w:t xml:space="preserve">, but </w:t>
      </w:r>
      <w:r w:rsidRPr="000D03F7">
        <w:rPr>
          <w:rFonts w:ascii="Courier New" w:hAnsi="Courier New" w:cs="Courier New"/>
        </w:rPr>
        <w:t>--f</w:t>
      </w:r>
      <w:r>
        <w:t xml:space="preserve"> will not match uniquely, so </w:t>
      </w:r>
      <w:r w:rsidRPr="000D03F7">
        <w:rPr>
          <w:rFonts w:ascii="Courier New" w:hAnsi="Courier New" w:cs="Courier New"/>
        </w:rPr>
        <w:t>GetoptError</w:t>
      </w:r>
      <w:r>
        <w:t xml:space="preserve"> will be raised.</w:t>
      </w:r>
    </w:p>
    <w:p w:rsidR="0057590F" w:rsidRDefault="0057590F" w:rsidP="0057590F">
      <w:pPr>
        <w:ind w:left="1368"/>
      </w:pPr>
      <w:r>
        <w:t xml:space="preserve">The return value consists of two elements: </w:t>
      </w:r>
    </w:p>
    <w:p w:rsidR="0057590F" w:rsidRDefault="0057590F" w:rsidP="00B629BA">
      <w:pPr>
        <w:pStyle w:val="ListParagraph"/>
        <w:numPr>
          <w:ilvl w:val="0"/>
          <w:numId w:val="91"/>
        </w:numPr>
      </w:pPr>
      <w:r>
        <w:t xml:space="preserve">The first is a list of (option, value) pairs; </w:t>
      </w:r>
    </w:p>
    <w:p w:rsidR="0057590F" w:rsidRDefault="0057590F" w:rsidP="00B629BA">
      <w:pPr>
        <w:pStyle w:val="ListParagraph"/>
        <w:numPr>
          <w:ilvl w:val="0"/>
          <w:numId w:val="91"/>
        </w:numPr>
      </w:pPr>
      <w:r>
        <w:t xml:space="preserve">The second is the list of program arguments left after the option list was stripped (this is a trailing slice of </w:t>
      </w:r>
      <w:r w:rsidRPr="001F3FF9">
        <w:rPr>
          <w:rFonts w:ascii="Courier New" w:hAnsi="Courier New" w:cs="Courier New"/>
        </w:rPr>
        <w:t>args</w:t>
      </w:r>
      <w:r>
        <w:t xml:space="preserve">). </w:t>
      </w:r>
    </w:p>
    <w:p w:rsidR="0057590F" w:rsidRDefault="0057590F" w:rsidP="0057590F">
      <w:pPr>
        <w:ind w:left="1368"/>
      </w:pPr>
      <w:r>
        <w:lastRenderedPageBreak/>
        <w:t>Each option-and-value pair returned has the option as its first element, prefixed with a hyphen for short options (e.g., '</w:t>
      </w:r>
      <w:r w:rsidRPr="000D03F7">
        <w:rPr>
          <w:rFonts w:ascii="Courier New" w:hAnsi="Courier New" w:cs="Courier New"/>
        </w:rPr>
        <w:t>-x</w:t>
      </w:r>
      <w:r>
        <w:t>') or two hyphens for long options (e.g., '</w:t>
      </w:r>
      <w:r w:rsidRPr="000D03F7">
        <w:rPr>
          <w:rFonts w:ascii="Courier New" w:hAnsi="Courier New" w:cs="Courier New"/>
        </w:rPr>
        <w:t>--long-option</w:t>
      </w:r>
      <w:r>
        <w:t>'), and the option argument as its second element, or an empty string if the option has no argument. The options occur in the list in the same order in which they were found, thus allowing multiple occurrences. Long and short options may be mixed.</w:t>
      </w:r>
    </w:p>
    <w:p w:rsidR="0057590F" w:rsidRDefault="0057590F" w:rsidP="00B629BA">
      <w:pPr>
        <w:pStyle w:val="ListParagraph"/>
        <w:numPr>
          <w:ilvl w:val="0"/>
          <w:numId w:val="89"/>
        </w:numPr>
      </w:pPr>
      <w:r w:rsidRPr="000D03F7">
        <w:rPr>
          <w:rFonts w:ascii="Courier New" w:hAnsi="Courier New" w:cs="Courier New"/>
        </w:rPr>
        <w:t>getopt.gnu_getopt(args, shortopts, longopts=[])</w:t>
      </w:r>
    </w:p>
    <w:p w:rsidR="0057590F" w:rsidRDefault="0057590F" w:rsidP="0057590F">
      <w:pPr>
        <w:ind w:left="1368"/>
      </w:pPr>
      <w:r>
        <w:t xml:space="preserve">This function works like </w:t>
      </w:r>
      <w:r w:rsidRPr="000D03F7">
        <w:rPr>
          <w:rFonts w:ascii="Courier New" w:hAnsi="Courier New" w:cs="Courier New"/>
        </w:rPr>
        <w:t>getopt()</w:t>
      </w:r>
      <w:r>
        <w:t xml:space="preserve">, except that GNU style scanning mode is used by default. This means that option and non-option arguments may be intermixed. The </w:t>
      </w:r>
      <w:r w:rsidRPr="000D03F7">
        <w:rPr>
          <w:rFonts w:ascii="Courier New" w:hAnsi="Courier New" w:cs="Courier New"/>
        </w:rPr>
        <w:t>getopt()</w:t>
      </w:r>
      <w:r>
        <w:t xml:space="preserve"> function stops processing options as soon as a non-option argument is encountered.</w:t>
      </w:r>
    </w:p>
    <w:p w:rsidR="0057590F" w:rsidRPr="00BD601E" w:rsidRDefault="0057590F" w:rsidP="0057590F">
      <w:pPr>
        <w:ind w:left="1368"/>
      </w:pPr>
      <w:r>
        <w:t>If the first character of the option string is '</w:t>
      </w:r>
      <w:r w:rsidRPr="000D03F7">
        <w:rPr>
          <w:rFonts w:ascii="Courier New" w:hAnsi="Courier New" w:cs="Courier New"/>
        </w:rPr>
        <w:t>+</w:t>
      </w:r>
      <w:r>
        <w:t xml:space="preserve">', or if the environment variable </w:t>
      </w:r>
      <w:r w:rsidRPr="000D03F7">
        <w:rPr>
          <w:rFonts w:ascii="Courier New" w:hAnsi="Courier New" w:cs="Courier New"/>
        </w:rPr>
        <w:t>POSIXLY_CORRECT</w:t>
      </w:r>
      <w:r>
        <w:t xml:space="preserve"> is set, then option processing stops as soon as a non-option argument is encountered.</w:t>
      </w:r>
    </w:p>
    <w:p w:rsidR="0057590F" w:rsidRPr="000D03F7" w:rsidRDefault="0057590F" w:rsidP="0057590F">
      <w:pPr>
        <w:rPr>
          <w:b/>
          <w:u w:val="single"/>
        </w:rPr>
      </w:pPr>
      <w:r>
        <w:rPr>
          <w:b/>
          <w:u w:val="single"/>
        </w:rPr>
        <w:t>Exception</w:t>
      </w:r>
    </w:p>
    <w:p w:rsidR="0057590F" w:rsidRPr="000D03F7" w:rsidRDefault="0057590F" w:rsidP="00B629BA">
      <w:pPr>
        <w:pStyle w:val="ListParagraph"/>
        <w:numPr>
          <w:ilvl w:val="0"/>
          <w:numId w:val="90"/>
        </w:numPr>
        <w:shd w:val="clear" w:color="auto" w:fill="FFFFFF"/>
        <w:spacing w:after="0"/>
        <w:rPr>
          <w:rFonts w:ascii="Lucida Grande" w:hAnsi="Lucida Grande" w:cs="Lucida Grande"/>
          <w:color w:val="222222"/>
          <w:kern w:val="0"/>
          <w:sz w:val="24"/>
          <w:szCs w:val="24"/>
          <w:lang w:val="en-IN" w:eastAsia="en-IN"/>
        </w:rPr>
      </w:pPr>
      <w:r w:rsidRPr="000D03F7">
        <w:rPr>
          <w:rFonts w:ascii="Courier New" w:hAnsi="Courier New" w:cs="Courier New"/>
        </w:rPr>
        <w:t>exception getopt.GetoptError</w:t>
      </w:r>
    </w:p>
    <w:p w:rsidR="0057590F" w:rsidRPr="000D03F7" w:rsidRDefault="0057590F" w:rsidP="0057590F">
      <w:pPr>
        <w:ind w:left="1368"/>
      </w:pPr>
      <w:r w:rsidRPr="000D03F7">
        <w:t xml:space="preserve">This </w:t>
      </w:r>
      <w:r>
        <w:t xml:space="preserve">exception </w:t>
      </w:r>
      <w:r w:rsidRPr="000D03F7">
        <w:t>is raised when an unrecognized option is found in the argument list or when an option requiring an argument is given none. The argument to the exception is a string indicating the cause of the error. For long options, an argument given to an option which does not require one will also cause this exception to be raised. The attributes </w:t>
      </w:r>
      <w:r w:rsidRPr="001F3FF9">
        <w:rPr>
          <w:rFonts w:ascii="Courier New" w:hAnsi="Courier New" w:cs="Courier New"/>
        </w:rPr>
        <w:t>msg</w:t>
      </w:r>
      <w:r w:rsidRPr="000D03F7">
        <w:t> and </w:t>
      </w:r>
      <w:r w:rsidRPr="001F3FF9">
        <w:rPr>
          <w:rFonts w:ascii="Courier New" w:hAnsi="Courier New" w:cs="Courier New"/>
        </w:rPr>
        <w:t>opt</w:t>
      </w:r>
      <w:r w:rsidRPr="000D03F7">
        <w:t> give the error message and related option; if there is no specific option to which the exception relates, </w:t>
      </w:r>
      <w:r w:rsidRPr="001F3FF9">
        <w:rPr>
          <w:rFonts w:ascii="Courier New" w:hAnsi="Courier New" w:cs="Courier New"/>
        </w:rPr>
        <w:t>opt</w:t>
      </w:r>
      <w:r w:rsidRPr="000D03F7">
        <w:t> is an empty string.</w:t>
      </w:r>
    </w:p>
    <w:p w:rsidR="0057590F" w:rsidRPr="000D03F7" w:rsidRDefault="0057590F" w:rsidP="0057590F">
      <w:pPr>
        <w:pStyle w:val="ListParagraph"/>
        <w:shd w:val="clear" w:color="auto" w:fill="FFFFFF"/>
        <w:spacing w:after="0"/>
        <w:ind w:left="1368"/>
        <w:rPr>
          <w:sz w:val="20"/>
        </w:rPr>
      </w:pPr>
      <w:r w:rsidRPr="000D03F7">
        <w:rPr>
          <w:rFonts w:asciiTheme="majorHAnsi" w:hAnsiTheme="majorHAnsi" w:cs="Courier New"/>
          <w:b/>
          <w:sz w:val="20"/>
        </w:rPr>
        <w:t>Note:</w:t>
      </w:r>
      <w:r w:rsidRPr="001F3FF9">
        <w:rPr>
          <w:rFonts w:ascii="Courier New" w:hAnsi="Courier New" w:cs="Courier New"/>
          <w:i/>
          <w:sz w:val="20"/>
        </w:rPr>
        <w:t xml:space="preserve">exception getopt.error </w:t>
      </w:r>
      <w:r w:rsidRPr="001F3FF9">
        <w:rPr>
          <w:rFonts w:asciiTheme="majorHAnsi" w:hAnsiTheme="majorHAnsi" w:cs="Courier New"/>
          <w:i/>
          <w:sz w:val="20"/>
        </w:rPr>
        <w:t>is a</w:t>
      </w:r>
      <w:r w:rsidRPr="000D03F7">
        <w:rPr>
          <w:i/>
          <w:sz w:val="20"/>
        </w:rPr>
        <w:t>lias for </w:t>
      </w:r>
      <w:hyperlink r:id="rId188" w:anchor="getopt.GetoptError" w:tooltip="getopt.GetoptError" w:history="1">
        <w:r w:rsidRPr="001F3FF9">
          <w:rPr>
            <w:rFonts w:ascii="Courier New" w:hAnsi="Courier New" w:cs="Courier New"/>
            <w:i/>
            <w:sz w:val="20"/>
          </w:rPr>
          <w:t>GetoptError</w:t>
        </w:r>
      </w:hyperlink>
      <w:r w:rsidRPr="000D03F7">
        <w:rPr>
          <w:i/>
          <w:sz w:val="20"/>
        </w:rPr>
        <w:t>; for backward compatibility.</w:t>
      </w:r>
    </w:p>
    <w:p w:rsidR="0057590F" w:rsidRDefault="0057590F" w:rsidP="0057590F">
      <w:pPr>
        <w:ind w:left="1368"/>
      </w:pPr>
    </w:p>
    <w:p w:rsidR="0057590F" w:rsidRDefault="0057590F" w:rsidP="0057590F">
      <w:pPr>
        <w:spacing w:after="0"/>
        <w:ind w:left="0"/>
      </w:pPr>
      <w:r>
        <w:br w:type="page"/>
      </w:r>
    </w:p>
    <w:p w:rsidR="0057590F" w:rsidRDefault="0057590F" w:rsidP="0057590F">
      <w:r>
        <w:lastRenderedPageBreak/>
        <w:t>In a script, typical usage is something like this:</w:t>
      </w:r>
    </w:p>
    <w:p w:rsidR="0057590F" w:rsidRPr="00BD601E" w:rsidRDefault="0057590F" w:rsidP="0057590F">
      <w:pPr>
        <w:ind w:left="1368"/>
        <w:rPr>
          <w:rFonts w:ascii="Courier New" w:hAnsi="Courier New" w:cs="Courier New"/>
        </w:rPr>
      </w:pPr>
      <w:r w:rsidRPr="00BD601E">
        <w:rPr>
          <w:rFonts w:ascii="Courier New" w:hAnsi="Courier New" w:cs="Courier New"/>
        </w:rPr>
        <w:t>import getopt, sys</w:t>
      </w:r>
    </w:p>
    <w:p w:rsidR="0057590F" w:rsidRPr="00BD601E" w:rsidRDefault="0057590F" w:rsidP="0057590F">
      <w:pPr>
        <w:ind w:left="1368"/>
        <w:rPr>
          <w:rFonts w:ascii="Courier New" w:hAnsi="Courier New" w:cs="Courier New"/>
        </w:rPr>
      </w:pPr>
    </w:p>
    <w:p w:rsidR="0057590F" w:rsidRPr="00BD601E" w:rsidRDefault="0057590F" w:rsidP="0057590F">
      <w:pPr>
        <w:ind w:left="1368"/>
        <w:rPr>
          <w:rFonts w:ascii="Courier New" w:hAnsi="Courier New" w:cs="Courier New"/>
        </w:rPr>
      </w:pPr>
      <w:r w:rsidRPr="00BD601E">
        <w:rPr>
          <w:rFonts w:ascii="Courier New" w:hAnsi="Courier New" w:cs="Courier New"/>
        </w:rPr>
        <w:t>def main():</w:t>
      </w:r>
    </w:p>
    <w:p w:rsidR="0057590F" w:rsidRPr="00BD601E" w:rsidRDefault="0057590F" w:rsidP="0057590F">
      <w:pPr>
        <w:ind w:left="1368"/>
        <w:rPr>
          <w:rFonts w:ascii="Courier New" w:hAnsi="Courier New" w:cs="Courier New"/>
        </w:rPr>
      </w:pPr>
      <w:r w:rsidRPr="00BD601E">
        <w:rPr>
          <w:rFonts w:ascii="Courier New" w:hAnsi="Courier New" w:cs="Courier New"/>
        </w:rPr>
        <w:t xml:space="preserve">    try:</w:t>
      </w:r>
    </w:p>
    <w:p w:rsidR="0057590F" w:rsidRPr="00BD601E" w:rsidRDefault="0057590F" w:rsidP="0057590F">
      <w:pPr>
        <w:ind w:left="1368"/>
        <w:rPr>
          <w:rFonts w:ascii="Courier New" w:hAnsi="Courier New" w:cs="Courier New"/>
        </w:rPr>
      </w:pPr>
      <w:r w:rsidRPr="00BD601E">
        <w:rPr>
          <w:rFonts w:ascii="Courier New" w:hAnsi="Courier New" w:cs="Courier New"/>
        </w:rPr>
        <w:t xml:space="preserve">        opts, args = getopt.getopt(sys.argv[1:], "ho:v", ["help", "output="])</w:t>
      </w:r>
    </w:p>
    <w:p w:rsidR="0057590F" w:rsidRPr="00BD601E" w:rsidRDefault="0057590F" w:rsidP="0057590F">
      <w:pPr>
        <w:ind w:left="1368"/>
        <w:rPr>
          <w:rFonts w:ascii="Courier New" w:hAnsi="Courier New" w:cs="Courier New"/>
        </w:rPr>
      </w:pPr>
      <w:r w:rsidRPr="00BD601E">
        <w:rPr>
          <w:rFonts w:ascii="Courier New" w:hAnsi="Courier New" w:cs="Courier New"/>
        </w:rPr>
        <w:t xml:space="preserve">    except getopt.GetoptError as err:</w:t>
      </w:r>
    </w:p>
    <w:p w:rsidR="0057590F" w:rsidRPr="00BD601E" w:rsidRDefault="0057590F" w:rsidP="0057590F">
      <w:pPr>
        <w:ind w:left="1368"/>
        <w:rPr>
          <w:rFonts w:ascii="Courier New" w:hAnsi="Courier New" w:cs="Courier New"/>
        </w:rPr>
      </w:pPr>
      <w:r w:rsidRPr="00BD601E">
        <w:rPr>
          <w:rFonts w:ascii="Courier New" w:hAnsi="Courier New" w:cs="Courier New"/>
        </w:rPr>
        <w:t xml:space="preserve">        # print help information and exit:</w:t>
      </w:r>
    </w:p>
    <w:p w:rsidR="0057590F" w:rsidRPr="00BD601E" w:rsidRDefault="0057590F" w:rsidP="0057590F">
      <w:pPr>
        <w:ind w:left="1368"/>
        <w:rPr>
          <w:rFonts w:ascii="Courier New" w:hAnsi="Courier New" w:cs="Courier New"/>
        </w:rPr>
      </w:pPr>
      <w:r w:rsidRPr="00BD601E">
        <w:rPr>
          <w:rFonts w:ascii="Courier New" w:hAnsi="Courier New" w:cs="Courier New"/>
        </w:rPr>
        <w:t xml:space="preserve">        print(err)  # will print something like "option -a not recognized"</w:t>
      </w:r>
    </w:p>
    <w:p w:rsidR="0057590F" w:rsidRPr="00BD601E" w:rsidRDefault="0057590F" w:rsidP="0057590F">
      <w:pPr>
        <w:ind w:left="1368"/>
        <w:rPr>
          <w:rFonts w:ascii="Courier New" w:hAnsi="Courier New" w:cs="Courier New"/>
        </w:rPr>
      </w:pPr>
      <w:r w:rsidRPr="00BD601E">
        <w:rPr>
          <w:rFonts w:ascii="Courier New" w:hAnsi="Courier New" w:cs="Courier New"/>
        </w:rPr>
        <w:t xml:space="preserve">        usage()</w:t>
      </w:r>
    </w:p>
    <w:p w:rsidR="0057590F" w:rsidRPr="00BD601E" w:rsidRDefault="0057590F" w:rsidP="0057590F">
      <w:pPr>
        <w:ind w:left="1368"/>
        <w:rPr>
          <w:rFonts w:ascii="Courier New" w:hAnsi="Courier New" w:cs="Courier New"/>
        </w:rPr>
      </w:pPr>
      <w:r w:rsidRPr="00BD601E">
        <w:rPr>
          <w:rFonts w:ascii="Courier New" w:hAnsi="Courier New" w:cs="Courier New"/>
        </w:rPr>
        <w:t xml:space="preserve">        sys.exit(2)</w:t>
      </w:r>
    </w:p>
    <w:p w:rsidR="0057590F" w:rsidRPr="00BD601E" w:rsidRDefault="0057590F" w:rsidP="0057590F">
      <w:pPr>
        <w:ind w:left="1368"/>
        <w:rPr>
          <w:rFonts w:ascii="Courier New" w:hAnsi="Courier New" w:cs="Courier New"/>
        </w:rPr>
      </w:pPr>
      <w:r w:rsidRPr="00BD601E">
        <w:rPr>
          <w:rFonts w:ascii="Courier New" w:hAnsi="Courier New" w:cs="Courier New"/>
        </w:rPr>
        <w:t xml:space="preserve">    output = None</w:t>
      </w:r>
    </w:p>
    <w:p w:rsidR="0057590F" w:rsidRPr="00BD601E" w:rsidRDefault="0057590F" w:rsidP="0057590F">
      <w:pPr>
        <w:ind w:left="1368"/>
        <w:rPr>
          <w:rFonts w:ascii="Courier New" w:hAnsi="Courier New" w:cs="Courier New"/>
        </w:rPr>
      </w:pPr>
      <w:r w:rsidRPr="00BD601E">
        <w:rPr>
          <w:rFonts w:ascii="Courier New" w:hAnsi="Courier New" w:cs="Courier New"/>
        </w:rPr>
        <w:t xml:space="preserve">    verbose = False</w:t>
      </w:r>
    </w:p>
    <w:p w:rsidR="0057590F" w:rsidRPr="00BD601E" w:rsidRDefault="0057590F" w:rsidP="0057590F">
      <w:pPr>
        <w:ind w:left="1368"/>
        <w:rPr>
          <w:rFonts w:ascii="Courier New" w:hAnsi="Courier New" w:cs="Courier New"/>
        </w:rPr>
      </w:pPr>
      <w:r w:rsidRPr="00BD601E">
        <w:rPr>
          <w:rFonts w:ascii="Courier New" w:hAnsi="Courier New" w:cs="Courier New"/>
        </w:rPr>
        <w:t xml:space="preserve">    for o, a in opts:</w:t>
      </w:r>
    </w:p>
    <w:p w:rsidR="0057590F" w:rsidRPr="00BD601E" w:rsidRDefault="0057590F" w:rsidP="0057590F">
      <w:pPr>
        <w:ind w:left="1368"/>
        <w:rPr>
          <w:rFonts w:ascii="Courier New" w:hAnsi="Courier New" w:cs="Courier New"/>
        </w:rPr>
      </w:pPr>
      <w:r w:rsidRPr="00BD601E">
        <w:rPr>
          <w:rFonts w:ascii="Courier New" w:hAnsi="Courier New" w:cs="Courier New"/>
        </w:rPr>
        <w:t xml:space="preserve">        if o == "-v":</w:t>
      </w:r>
    </w:p>
    <w:p w:rsidR="0057590F" w:rsidRPr="00BD601E" w:rsidRDefault="0057590F" w:rsidP="0057590F">
      <w:pPr>
        <w:ind w:left="1368"/>
        <w:rPr>
          <w:rFonts w:ascii="Courier New" w:hAnsi="Courier New" w:cs="Courier New"/>
        </w:rPr>
      </w:pPr>
      <w:r w:rsidRPr="00BD601E">
        <w:rPr>
          <w:rFonts w:ascii="Courier New" w:hAnsi="Courier New" w:cs="Courier New"/>
        </w:rPr>
        <w:t xml:space="preserve">            verbose = True</w:t>
      </w:r>
    </w:p>
    <w:p w:rsidR="0057590F" w:rsidRPr="00BD601E" w:rsidRDefault="0057590F" w:rsidP="0057590F">
      <w:pPr>
        <w:ind w:left="1368"/>
        <w:rPr>
          <w:rFonts w:ascii="Courier New" w:hAnsi="Courier New" w:cs="Courier New"/>
        </w:rPr>
      </w:pPr>
      <w:r w:rsidRPr="00BD601E">
        <w:rPr>
          <w:rFonts w:ascii="Courier New" w:hAnsi="Courier New" w:cs="Courier New"/>
        </w:rPr>
        <w:t xml:space="preserve">        elif o in ("-h", "--help"):</w:t>
      </w:r>
    </w:p>
    <w:p w:rsidR="0057590F" w:rsidRPr="00BD601E" w:rsidRDefault="0057590F" w:rsidP="0057590F">
      <w:pPr>
        <w:ind w:left="1368"/>
        <w:rPr>
          <w:rFonts w:ascii="Courier New" w:hAnsi="Courier New" w:cs="Courier New"/>
        </w:rPr>
      </w:pPr>
      <w:r w:rsidRPr="00BD601E">
        <w:rPr>
          <w:rFonts w:ascii="Courier New" w:hAnsi="Courier New" w:cs="Courier New"/>
        </w:rPr>
        <w:t xml:space="preserve">            usage()</w:t>
      </w:r>
    </w:p>
    <w:p w:rsidR="0057590F" w:rsidRPr="00BD601E" w:rsidRDefault="0057590F" w:rsidP="0057590F">
      <w:pPr>
        <w:ind w:left="1368"/>
        <w:rPr>
          <w:rFonts w:ascii="Courier New" w:hAnsi="Courier New" w:cs="Courier New"/>
        </w:rPr>
      </w:pPr>
      <w:r w:rsidRPr="00BD601E">
        <w:rPr>
          <w:rFonts w:ascii="Courier New" w:hAnsi="Courier New" w:cs="Courier New"/>
        </w:rPr>
        <w:t xml:space="preserve">            sys.exit()</w:t>
      </w:r>
    </w:p>
    <w:p w:rsidR="0057590F" w:rsidRPr="00BD601E" w:rsidRDefault="0057590F" w:rsidP="0057590F">
      <w:pPr>
        <w:ind w:left="1368"/>
        <w:rPr>
          <w:rFonts w:ascii="Courier New" w:hAnsi="Courier New" w:cs="Courier New"/>
        </w:rPr>
      </w:pPr>
      <w:r w:rsidRPr="00BD601E">
        <w:rPr>
          <w:rFonts w:ascii="Courier New" w:hAnsi="Courier New" w:cs="Courier New"/>
        </w:rPr>
        <w:t xml:space="preserve">        elif o in ("-o", "--output"):</w:t>
      </w:r>
    </w:p>
    <w:p w:rsidR="0057590F" w:rsidRPr="00BD601E" w:rsidRDefault="0057590F" w:rsidP="0057590F">
      <w:pPr>
        <w:ind w:left="1368"/>
        <w:rPr>
          <w:rFonts w:ascii="Courier New" w:hAnsi="Courier New" w:cs="Courier New"/>
        </w:rPr>
      </w:pPr>
      <w:r w:rsidRPr="00BD601E">
        <w:rPr>
          <w:rFonts w:ascii="Courier New" w:hAnsi="Courier New" w:cs="Courier New"/>
        </w:rPr>
        <w:t xml:space="preserve">            output = a</w:t>
      </w:r>
    </w:p>
    <w:p w:rsidR="0057590F" w:rsidRPr="00BD601E" w:rsidRDefault="0057590F" w:rsidP="0057590F">
      <w:pPr>
        <w:ind w:left="1368"/>
        <w:rPr>
          <w:rFonts w:ascii="Courier New" w:hAnsi="Courier New" w:cs="Courier New"/>
        </w:rPr>
      </w:pPr>
      <w:r w:rsidRPr="00BD601E">
        <w:rPr>
          <w:rFonts w:ascii="Courier New" w:hAnsi="Courier New" w:cs="Courier New"/>
        </w:rPr>
        <w:t xml:space="preserve">        else:</w:t>
      </w:r>
    </w:p>
    <w:p w:rsidR="0057590F" w:rsidRPr="00BD601E" w:rsidRDefault="0057590F" w:rsidP="0057590F">
      <w:pPr>
        <w:ind w:left="1368"/>
        <w:rPr>
          <w:rFonts w:ascii="Courier New" w:hAnsi="Courier New" w:cs="Courier New"/>
        </w:rPr>
      </w:pPr>
      <w:r w:rsidRPr="00BD601E">
        <w:rPr>
          <w:rFonts w:ascii="Courier New" w:hAnsi="Courier New" w:cs="Courier New"/>
        </w:rPr>
        <w:t xml:space="preserve">            assert False, "unhandled option"</w:t>
      </w:r>
    </w:p>
    <w:p w:rsidR="0057590F" w:rsidRPr="00BD601E" w:rsidRDefault="0057590F" w:rsidP="0057590F">
      <w:pPr>
        <w:ind w:left="1368"/>
        <w:rPr>
          <w:rFonts w:ascii="Courier New" w:hAnsi="Courier New" w:cs="Courier New"/>
        </w:rPr>
      </w:pPr>
      <w:r w:rsidRPr="00BD601E">
        <w:rPr>
          <w:rFonts w:ascii="Courier New" w:hAnsi="Courier New" w:cs="Courier New"/>
        </w:rPr>
        <w:t xml:space="preserve">    # ...</w:t>
      </w:r>
    </w:p>
    <w:p w:rsidR="0057590F" w:rsidRPr="00BD601E" w:rsidRDefault="0057590F" w:rsidP="0057590F">
      <w:pPr>
        <w:ind w:left="1368"/>
        <w:rPr>
          <w:rFonts w:ascii="Courier New" w:hAnsi="Courier New" w:cs="Courier New"/>
        </w:rPr>
      </w:pPr>
    </w:p>
    <w:p w:rsidR="0057590F" w:rsidRPr="00BD601E" w:rsidRDefault="0057590F" w:rsidP="0057590F">
      <w:pPr>
        <w:ind w:left="1368"/>
        <w:rPr>
          <w:rFonts w:ascii="Courier New" w:hAnsi="Courier New" w:cs="Courier New"/>
        </w:rPr>
      </w:pPr>
      <w:r w:rsidRPr="00BD601E">
        <w:rPr>
          <w:rFonts w:ascii="Courier New" w:hAnsi="Courier New" w:cs="Courier New"/>
        </w:rPr>
        <w:t>if __name__ == "__main__":</w:t>
      </w:r>
    </w:p>
    <w:p w:rsidR="0057590F" w:rsidRDefault="0057590F" w:rsidP="0057590F">
      <w:pPr>
        <w:ind w:left="1368"/>
      </w:pPr>
      <w:r w:rsidRPr="00BD601E">
        <w:rPr>
          <w:rFonts w:ascii="Courier New" w:hAnsi="Courier New" w:cs="Courier New"/>
        </w:rPr>
        <w:t xml:space="preserve">    main()</w:t>
      </w:r>
    </w:p>
    <w:p w:rsidR="0057590F" w:rsidRDefault="0057590F" w:rsidP="0057590F">
      <w:pPr>
        <w:spacing w:after="0"/>
        <w:ind w:left="0"/>
      </w:pPr>
      <w:r>
        <w:br w:type="page"/>
      </w:r>
    </w:p>
    <w:p w:rsidR="0057590F" w:rsidRDefault="0057590F" w:rsidP="0057590F">
      <w:r>
        <w:lastRenderedPageBreak/>
        <w:t xml:space="preserve">An equivalent command line interface could be produced with less code and more informative help and error messages by using the </w:t>
      </w:r>
      <w:r w:rsidRPr="00BD601E">
        <w:rPr>
          <w:rFonts w:ascii="Courier New" w:hAnsi="Courier New" w:cs="Courier New"/>
        </w:rPr>
        <w:t>argparse</w:t>
      </w:r>
      <w:r>
        <w:t xml:space="preserve"> module:</w:t>
      </w:r>
    </w:p>
    <w:p w:rsidR="0057590F" w:rsidRPr="00BD601E" w:rsidRDefault="0057590F" w:rsidP="0057590F">
      <w:pPr>
        <w:rPr>
          <w:b/>
        </w:rPr>
      </w:pPr>
      <w:r w:rsidRPr="00BD601E">
        <w:rPr>
          <w:b/>
        </w:rPr>
        <w:t>Example:</w:t>
      </w:r>
    </w:p>
    <w:p w:rsidR="0057590F" w:rsidRPr="00BD601E" w:rsidRDefault="0057590F" w:rsidP="0057590F">
      <w:pPr>
        <w:rPr>
          <w:rFonts w:ascii="Courier New" w:hAnsi="Courier New" w:cs="Courier New"/>
        </w:rPr>
      </w:pPr>
      <w:r w:rsidRPr="00BD601E">
        <w:rPr>
          <w:rFonts w:ascii="Courier New" w:hAnsi="Courier New" w:cs="Courier New"/>
        </w:rPr>
        <w:t>import argparse</w:t>
      </w:r>
    </w:p>
    <w:p w:rsidR="0057590F" w:rsidRPr="00BD601E" w:rsidRDefault="0057590F" w:rsidP="0057590F">
      <w:pPr>
        <w:rPr>
          <w:rFonts w:ascii="Courier New" w:hAnsi="Courier New" w:cs="Courier New"/>
        </w:rPr>
      </w:pPr>
    </w:p>
    <w:p w:rsidR="0057590F" w:rsidRPr="00BD601E" w:rsidRDefault="0057590F" w:rsidP="0057590F">
      <w:pPr>
        <w:rPr>
          <w:rFonts w:ascii="Courier New" w:hAnsi="Courier New" w:cs="Courier New"/>
        </w:rPr>
      </w:pPr>
      <w:r w:rsidRPr="00BD601E">
        <w:rPr>
          <w:rFonts w:ascii="Courier New" w:hAnsi="Courier New" w:cs="Courier New"/>
        </w:rPr>
        <w:t>if __name__ == '__main__':</w:t>
      </w:r>
    </w:p>
    <w:p w:rsidR="0057590F" w:rsidRPr="00BD601E" w:rsidRDefault="0057590F" w:rsidP="0057590F">
      <w:pPr>
        <w:rPr>
          <w:rFonts w:ascii="Courier New" w:hAnsi="Courier New" w:cs="Courier New"/>
        </w:rPr>
      </w:pPr>
      <w:r w:rsidRPr="00BD601E">
        <w:rPr>
          <w:rFonts w:ascii="Courier New" w:hAnsi="Courier New" w:cs="Courier New"/>
        </w:rPr>
        <w:t xml:space="preserve">    parser = argparse.ArgumentParser()</w:t>
      </w:r>
    </w:p>
    <w:p w:rsidR="0057590F" w:rsidRPr="00BD601E" w:rsidRDefault="0057590F" w:rsidP="0057590F">
      <w:pPr>
        <w:rPr>
          <w:rFonts w:ascii="Courier New" w:hAnsi="Courier New" w:cs="Courier New"/>
        </w:rPr>
      </w:pPr>
      <w:r w:rsidRPr="00BD601E">
        <w:rPr>
          <w:rFonts w:ascii="Courier New" w:hAnsi="Courier New" w:cs="Courier New"/>
        </w:rPr>
        <w:t xml:space="preserve">    parser.add_argument('-o', '--output')</w:t>
      </w:r>
    </w:p>
    <w:p w:rsidR="0057590F" w:rsidRPr="00BD601E" w:rsidRDefault="0057590F" w:rsidP="0057590F">
      <w:pPr>
        <w:rPr>
          <w:rFonts w:ascii="Courier New" w:hAnsi="Courier New" w:cs="Courier New"/>
        </w:rPr>
      </w:pPr>
      <w:r w:rsidRPr="00BD601E">
        <w:rPr>
          <w:rFonts w:ascii="Courier New" w:hAnsi="Courier New" w:cs="Courier New"/>
        </w:rPr>
        <w:t xml:space="preserve">    parser.add_argument('-v', dest='verbose', action='store_true')</w:t>
      </w:r>
    </w:p>
    <w:p w:rsidR="0057590F" w:rsidRPr="00BD601E" w:rsidRDefault="0057590F" w:rsidP="0057590F">
      <w:pPr>
        <w:rPr>
          <w:rFonts w:ascii="Courier New" w:hAnsi="Courier New" w:cs="Courier New"/>
        </w:rPr>
      </w:pPr>
      <w:r w:rsidRPr="00BD601E">
        <w:rPr>
          <w:rFonts w:ascii="Courier New" w:hAnsi="Courier New" w:cs="Courier New"/>
        </w:rPr>
        <w:t xml:space="preserve">    args = parser.parse_args()</w:t>
      </w:r>
    </w:p>
    <w:p w:rsidR="0057590F" w:rsidRPr="00BD601E" w:rsidRDefault="0057590F" w:rsidP="0057590F">
      <w:pPr>
        <w:rPr>
          <w:rFonts w:ascii="Courier New" w:hAnsi="Courier New" w:cs="Courier New"/>
        </w:rPr>
      </w:pPr>
      <w:r w:rsidRPr="00BD601E">
        <w:rPr>
          <w:rFonts w:ascii="Courier New" w:hAnsi="Courier New" w:cs="Courier New"/>
        </w:rPr>
        <w:t xml:space="preserve">    # ... do something with args.output ...</w:t>
      </w:r>
    </w:p>
    <w:p w:rsidR="0057590F" w:rsidRPr="00BD601E" w:rsidRDefault="0057590F" w:rsidP="0057590F">
      <w:pPr>
        <w:rPr>
          <w:rFonts w:ascii="Courier New" w:hAnsi="Courier New" w:cs="Courier New"/>
        </w:rPr>
      </w:pPr>
      <w:r w:rsidRPr="00BD601E">
        <w:rPr>
          <w:rFonts w:ascii="Courier New" w:hAnsi="Courier New" w:cs="Courier New"/>
        </w:rPr>
        <w:t xml:space="preserve">    # ... do something with args.verbose ..</w:t>
      </w:r>
    </w:p>
    <w:p w:rsidR="0057590F" w:rsidRDefault="0057590F" w:rsidP="0057590F">
      <w:pPr>
        <w:spacing w:after="0"/>
        <w:ind w:left="0"/>
        <w:rPr>
          <w:rFonts w:asciiTheme="majorHAnsi" w:hAnsiTheme="majorHAnsi"/>
          <w:color w:val="003366"/>
          <w:kern w:val="28"/>
          <w:sz w:val="32"/>
          <w:szCs w:val="32"/>
        </w:rPr>
      </w:pPr>
      <w:r>
        <w:br w:type="page"/>
      </w:r>
    </w:p>
    <w:p w:rsidR="0057590F" w:rsidRDefault="0057590F" w:rsidP="0057590F">
      <w:pPr>
        <w:pStyle w:val="Heading2"/>
      </w:pPr>
      <w:bookmarkStart w:id="295" w:name="_Toc514341554"/>
      <w:bookmarkStart w:id="296" w:name="_Toc515037935"/>
      <w:r>
        <w:lastRenderedPageBreak/>
        <w:t>Working with Iterators, Generators, Closure, Decorators</w:t>
      </w:r>
      <w:bookmarkEnd w:id="295"/>
      <w:bookmarkEnd w:id="296"/>
    </w:p>
    <w:p w:rsidR="0057590F" w:rsidRDefault="0057590F" w:rsidP="0057590F">
      <w:pPr>
        <w:pStyle w:val="Heading3"/>
      </w:pPr>
      <w:bookmarkStart w:id="297" w:name="_Toc514341555"/>
      <w:bookmarkStart w:id="298" w:name="_Toc515037936"/>
      <w:r>
        <w:t>Iterators</w:t>
      </w:r>
      <w:bookmarkEnd w:id="297"/>
      <w:bookmarkEnd w:id="298"/>
    </w:p>
    <w:p w:rsidR="0057590F" w:rsidRDefault="0057590F" w:rsidP="0057590F">
      <w:r>
        <w:t xml:space="preserve">An iterator is an object representing a stream of data. This object returns the data one element at a time. A Python iterator must support a method called </w:t>
      </w:r>
      <w:r w:rsidRPr="009438C5">
        <w:rPr>
          <w:rFonts w:ascii="Courier New" w:hAnsi="Courier New" w:cs="Courier New"/>
        </w:rPr>
        <w:t>__next__()</w:t>
      </w:r>
      <w:r>
        <w:t xml:space="preserve"> that takes no arguments and always returns the next element of the stream. If there are no more elements in the stream, </w:t>
      </w:r>
      <w:r w:rsidRPr="009438C5">
        <w:rPr>
          <w:rFonts w:ascii="Courier New" w:hAnsi="Courier New" w:cs="Courier New"/>
        </w:rPr>
        <w:t>__next__()</w:t>
      </w:r>
      <w:r>
        <w:t xml:space="preserve"> must raise the </w:t>
      </w:r>
      <w:r w:rsidRPr="009438C5">
        <w:rPr>
          <w:rFonts w:ascii="Courier New" w:hAnsi="Courier New" w:cs="Courier New"/>
        </w:rPr>
        <w:t>StopIteration</w:t>
      </w:r>
      <w:r>
        <w:t xml:space="preserve"> exception. Iterators don’t have to be finite, though; it’s perfectly reasonable to write an iterator that produces an infinite stream of data.</w:t>
      </w:r>
    </w:p>
    <w:p w:rsidR="0057590F" w:rsidRDefault="0057590F" w:rsidP="0057590F">
      <w:r>
        <w:t xml:space="preserve">The built-in </w:t>
      </w:r>
      <w:r w:rsidRPr="009438C5">
        <w:rPr>
          <w:rFonts w:ascii="Courier New" w:hAnsi="Courier New" w:cs="Courier New"/>
        </w:rPr>
        <w:t>iter()</w:t>
      </w:r>
      <w:r>
        <w:t xml:space="preserve"> function takes an arbitrary object and tries to return an iterator that will return the object’s contents or elements, raising </w:t>
      </w:r>
      <w:r w:rsidRPr="009438C5">
        <w:rPr>
          <w:rFonts w:ascii="Courier New" w:hAnsi="Courier New" w:cs="Courier New"/>
        </w:rPr>
        <w:t>TypeError</w:t>
      </w:r>
      <w:r>
        <w:t xml:space="preserve"> if the object doesn’t support iteration. Several of Python’s built-in data types support iteration, the most common being lists and dictionaries. An object is called iterable if you can get an iterator for it.</w:t>
      </w:r>
    </w:p>
    <w:p w:rsidR="0057590F" w:rsidRDefault="0057590F" w:rsidP="0057590F">
      <w:r>
        <w:t>Example:</w:t>
      </w:r>
    </w:p>
    <w:p w:rsidR="0057590F" w:rsidRPr="009438C5" w:rsidRDefault="0057590F" w:rsidP="0057590F">
      <w:pPr>
        <w:rPr>
          <w:rFonts w:ascii="Courier New" w:hAnsi="Courier New" w:cs="Courier New"/>
        </w:rPr>
      </w:pPr>
      <w:r w:rsidRPr="009438C5">
        <w:rPr>
          <w:rFonts w:ascii="Courier New" w:hAnsi="Courier New" w:cs="Courier New"/>
        </w:rPr>
        <w:t>&gt;&gt;&gt; L = [1,2,3]</w:t>
      </w:r>
    </w:p>
    <w:p w:rsidR="0057590F" w:rsidRPr="009438C5" w:rsidRDefault="0057590F" w:rsidP="0057590F">
      <w:pPr>
        <w:rPr>
          <w:rFonts w:ascii="Courier New" w:hAnsi="Courier New" w:cs="Courier New"/>
        </w:rPr>
      </w:pPr>
      <w:r w:rsidRPr="009438C5">
        <w:rPr>
          <w:rFonts w:ascii="Courier New" w:hAnsi="Courier New" w:cs="Courier New"/>
        </w:rPr>
        <w:t>&gt;&gt;&gt; it = iter(L)</w:t>
      </w:r>
    </w:p>
    <w:p w:rsidR="0057590F" w:rsidRPr="009438C5" w:rsidRDefault="0057590F" w:rsidP="0057590F">
      <w:pPr>
        <w:rPr>
          <w:rFonts w:ascii="Courier New" w:hAnsi="Courier New" w:cs="Courier New"/>
        </w:rPr>
      </w:pPr>
      <w:r w:rsidRPr="009438C5">
        <w:rPr>
          <w:rFonts w:ascii="Courier New" w:hAnsi="Courier New" w:cs="Courier New"/>
        </w:rPr>
        <w:t xml:space="preserve">&gt;&gt;&gt; it  </w:t>
      </w:r>
    </w:p>
    <w:p w:rsidR="0057590F" w:rsidRPr="009438C5" w:rsidRDefault="0057590F" w:rsidP="0057590F">
      <w:pPr>
        <w:rPr>
          <w:rFonts w:ascii="Courier New" w:hAnsi="Courier New" w:cs="Courier New"/>
        </w:rPr>
      </w:pPr>
      <w:r w:rsidRPr="009438C5">
        <w:rPr>
          <w:rFonts w:ascii="Courier New" w:hAnsi="Courier New" w:cs="Courier New"/>
        </w:rPr>
        <w:t>&lt;...iterator object at ...&gt;</w:t>
      </w:r>
    </w:p>
    <w:p w:rsidR="0057590F" w:rsidRPr="009438C5" w:rsidRDefault="0057590F" w:rsidP="0057590F">
      <w:pPr>
        <w:rPr>
          <w:rFonts w:ascii="Courier New" w:hAnsi="Courier New" w:cs="Courier New"/>
        </w:rPr>
      </w:pPr>
      <w:r w:rsidRPr="009438C5">
        <w:rPr>
          <w:rFonts w:ascii="Courier New" w:hAnsi="Courier New" w:cs="Courier New"/>
        </w:rPr>
        <w:t>&gt;&gt;&gt; it.__next__()  # same as next(it)</w:t>
      </w:r>
    </w:p>
    <w:p w:rsidR="0057590F" w:rsidRPr="009438C5" w:rsidRDefault="0057590F" w:rsidP="0057590F">
      <w:pPr>
        <w:rPr>
          <w:rFonts w:ascii="Courier New" w:hAnsi="Courier New" w:cs="Courier New"/>
        </w:rPr>
      </w:pPr>
      <w:r w:rsidRPr="009438C5">
        <w:rPr>
          <w:rFonts w:ascii="Courier New" w:hAnsi="Courier New" w:cs="Courier New"/>
        </w:rPr>
        <w:t>1</w:t>
      </w:r>
    </w:p>
    <w:p w:rsidR="0057590F" w:rsidRPr="009438C5" w:rsidRDefault="0057590F" w:rsidP="0057590F">
      <w:pPr>
        <w:rPr>
          <w:rFonts w:ascii="Courier New" w:hAnsi="Courier New" w:cs="Courier New"/>
        </w:rPr>
      </w:pPr>
      <w:r w:rsidRPr="009438C5">
        <w:rPr>
          <w:rFonts w:ascii="Courier New" w:hAnsi="Courier New" w:cs="Courier New"/>
        </w:rPr>
        <w:t>&gt;&gt;&gt; next(it)</w:t>
      </w:r>
    </w:p>
    <w:p w:rsidR="0057590F" w:rsidRPr="009438C5" w:rsidRDefault="0057590F" w:rsidP="0057590F">
      <w:pPr>
        <w:rPr>
          <w:rFonts w:ascii="Courier New" w:hAnsi="Courier New" w:cs="Courier New"/>
        </w:rPr>
      </w:pPr>
      <w:r w:rsidRPr="009438C5">
        <w:rPr>
          <w:rFonts w:ascii="Courier New" w:hAnsi="Courier New" w:cs="Courier New"/>
        </w:rPr>
        <w:t>2</w:t>
      </w:r>
    </w:p>
    <w:p w:rsidR="0057590F" w:rsidRPr="009438C5" w:rsidRDefault="0057590F" w:rsidP="0057590F">
      <w:pPr>
        <w:rPr>
          <w:rFonts w:ascii="Courier New" w:hAnsi="Courier New" w:cs="Courier New"/>
        </w:rPr>
      </w:pPr>
      <w:r w:rsidRPr="009438C5">
        <w:rPr>
          <w:rFonts w:ascii="Courier New" w:hAnsi="Courier New" w:cs="Courier New"/>
        </w:rPr>
        <w:t>&gt;&gt;&gt; next(it)</w:t>
      </w:r>
    </w:p>
    <w:p w:rsidR="0057590F" w:rsidRPr="009438C5" w:rsidRDefault="0057590F" w:rsidP="0057590F">
      <w:pPr>
        <w:rPr>
          <w:rFonts w:ascii="Courier New" w:hAnsi="Courier New" w:cs="Courier New"/>
        </w:rPr>
      </w:pPr>
      <w:r w:rsidRPr="009438C5">
        <w:rPr>
          <w:rFonts w:ascii="Courier New" w:hAnsi="Courier New" w:cs="Courier New"/>
        </w:rPr>
        <w:t>3</w:t>
      </w:r>
    </w:p>
    <w:p w:rsidR="0057590F" w:rsidRPr="009438C5" w:rsidRDefault="0057590F" w:rsidP="0057590F">
      <w:pPr>
        <w:rPr>
          <w:rFonts w:ascii="Courier New" w:hAnsi="Courier New" w:cs="Courier New"/>
        </w:rPr>
      </w:pPr>
      <w:r w:rsidRPr="009438C5">
        <w:rPr>
          <w:rFonts w:ascii="Courier New" w:hAnsi="Courier New" w:cs="Courier New"/>
        </w:rPr>
        <w:t>&gt;&gt;&gt; next(it)</w:t>
      </w:r>
    </w:p>
    <w:p w:rsidR="0057590F" w:rsidRPr="009438C5" w:rsidRDefault="0057590F" w:rsidP="0057590F">
      <w:pPr>
        <w:rPr>
          <w:rFonts w:ascii="Courier New" w:hAnsi="Courier New" w:cs="Courier New"/>
        </w:rPr>
      </w:pPr>
      <w:r w:rsidRPr="009438C5">
        <w:rPr>
          <w:rFonts w:ascii="Courier New" w:hAnsi="Courier New" w:cs="Courier New"/>
        </w:rPr>
        <w:t>Traceback (most recent call last):</w:t>
      </w:r>
    </w:p>
    <w:p w:rsidR="0057590F" w:rsidRPr="009438C5" w:rsidRDefault="0057590F" w:rsidP="0057590F">
      <w:pPr>
        <w:rPr>
          <w:rFonts w:ascii="Courier New" w:hAnsi="Courier New" w:cs="Courier New"/>
        </w:rPr>
      </w:pPr>
      <w:r w:rsidRPr="009438C5">
        <w:rPr>
          <w:rFonts w:ascii="Courier New" w:hAnsi="Courier New" w:cs="Courier New"/>
        </w:rPr>
        <w:t xml:space="preserve">  File "&lt;stdin&gt;", line 1, in &lt;module&gt;</w:t>
      </w:r>
    </w:p>
    <w:p w:rsidR="0057590F" w:rsidRPr="009438C5" w:rsidRDefault="0057590F" w:rsidP="0057590F">
      <w:pPr>
        <w:rPr>
          <w:rFonts w:ascii="Courier New" w:hAnsi="Courier New" w:cs="Courier New"/>
        </w:rPr>
      </w:pPr>
      <w:r w:rsidRPr="009438C5">
        <w:rPr>
          <w:rFonts w:ascii="Courier New" w:hAnsi="Courier New" w:cs="Courier New"/>
        </w:rPr>
        <w:t>StopIteration</w:t>
      </w:r>
    </w:p>
    <w:p w:rsidR="0057590F" w:rsidRDefault="0057590F" w:rsidP="0057590F">
      <w:r w:rsidRPr="009438C5">
        <w:rPr>
          <w:rFonts w:ascii="Courier New" w:hAnsi="Courier New" w:cs="Courier New"/>
        </w:rPr>
        <w:t>&gt;&gt;&gt;</w:t>
      </w:r>
    </w:p>
    <w:p w:rsidR="0057590F" w:rsidRDefault="0057590F" w:rsidP="0057590F">
      <w:r>
        <w:t xml:space="preserve">Python expects iterable objects in several different contexts, the most important being the </w:t>
      </w:r>
      <w:r w:rsidRPr="009438C5">
        <w:rPr>
          <w:rFonts w:ascii="Courier New" w:hAnsi="Courier New" w:cs="Courier New"/>
        </w:rPr>
        <w:t>for</w:t>
      </w:r>
      <w:r>
        <w:t xml:space="preserve"> statement. In the statement for </w:t>
      </w:r>
      <w:r w:rsidRPr="009438C5">
        <w:rPr>
          <w:rFonts w:ascii="Courier New" w:hAnsi="Courier New" w:cs="Courier New"/>
        </w:rPr>
        <w:t>X</w:t>
      </w:r>
      <w:r>
        <w:t xml:space="preserve"> in </w:t>
      </w:r>
      <w:r w:rsidRPr="009438C5">
        <w:rPr>
          <w:rFonts w:ascii="Courier New" w:hAnsi="Courier New" w:cs="Courier New"/>
        </w:rPr>
        <w:t>Y</w:t>
      </w:r>
      <w:r>
        <w:t xml:space="preserve">, </w:t>
      </w:r>
      <w:r w:rsidRPr="009438C5">
        <w:rPr>
          <w:rFonts w:ascii="Courier New" w:hAnsi="Courier New" w:cs="Courier New"/>
        </w:rPr>
        <w:t>Y</w:t>
      </w:r>
      <w:r>
        <w:t xml:space="preserve"> must be an iterator or some object for which </w:t>
      </w:r>
      <w:r w:rsidRPr="009438C5">
        <w:rPr>
          <w:rFonts w:ascii="Courier New" w:hAnsi="Courier New" w:cs="Courier New"/>
        </w:rPr>
        <w:t>iter()</w:t>
      </w:r>
      <w:r>
        <w:t xml:space="preserve"> can create an iterator. These two statements are equivalent:</w:t>
      </w:r>
    </w:p>
    <w:p w:rsidR="0057590F" w:rsidRPr="001A4BD7" w:rsidRDefault="0057590F" w:rsidP="00B629BA">
      <w:pPr>
        <w:pStyle w:val="ListParagraph"/>
        <w:numPr>
          <w:ilvl w:val="0"/>
          <w:numId w:val="92"/>
        </w:numPr>
        <w:rPr>
          <w:rFonts w:ascii="Courier New" w:hAnsi="Courier New" w:cs="Courier New"/>
        </w:rPr>
      </w:pPr>
      <w:r w:rsidRPr="001A4BD7">
        <w:rPr>
          <w:rFonts w:ascii="Courier New" w:hAnsi="Courier New" w:cs="Courier New"/>
        </w:rPr>
        <w:t>for i in iter(obj):</w:t>
      </w:r>
    </w:p>
    <w:p w:rsidR="0057590F" w:rsidRPr="009438C5" w:rsidRDefault="0057590F" w:rsidP="0057590F">
      <w:pPr>
        <w:ind w:left="1296" w:firstLine="432"/>
        <w:rPr>
          <w:rFonts w:ascii="Courier New" w:hAnsi="Courier New" w:cs="Courier New"/>
        </w:rPr>
      </w:pPr>
      <w:r w:rsidRPr="009438C5">
        <w:rPr>
          <w:rFonts w:ascii="Courier New" w:hAnsi="Courier New" w:cs="Courier New"/>
        </w:rPr>
        <w:t xml:space="preserve">    print(i)</w:t>
      </w:r>
    </w:p>
    <w:p w:rsidR="0057590F" w:rsidRPr="009438C5" w:rsidRDefault="0057590F" w:rsidP="0057590F">
      <w:pPr>
        <w:rPr>
          <w:rFonts w:ascii="Courier New" w:hAnsi="Courier New" w:cs="Courier New"/>
        </w:rPr>
      </w:pPr>
    </w:p>
    <w:p w:rsidR="0057590F" w:rsidRPr="009438C5" w:rsidRDefault="0057590F" w:rsidP="00B629BA">
      <w:pPr>
        <w:pStyle w:val="ListParagraph"/>
        <w:numPr>
          <w:ilvl w:val="0"/>
          <w:numId w:val="92"/>
        </w:numPr>
        <w:rPr>
          <w:rFonts w:ascii="Courier New" w:hAnsi="Courier New" w:cs="Courier New"/>
        </w:rPr>
      </w:pPr>
      <w:r w:rsidRPr="009438C5">
        <w:rPr>
          <w:rFonts w:ascii="Courier New" w:hAnsi="Courier New" w:cs="Courier New"/>
        </w:rPr>
        <w:t>for i in obj:</w:t>
      </w:r>
    </w:p>
    <w:p w:rsidR="0057590F" w:rsidRPr="009438C5" w:rsidRDefault="0057590F" w:rsidP="0057590F">
      <w:pPr>
        <w:ind w:left="1296" w:firstLine="432"/>
        <w:rPr>
          <w:rFonts w:ascii="Courier New" w:hAnsi="Courier New" w:cs="Courier New"/>
        </w:rPr>
      </w:pPr>
      <w:r w:rsidRPr="009438C5">
        <w:rPr>
          <w:rFonts w:ascii="Courier New" w:hAnsi="Courier New" w:cs="Courier New"/>
        </w:rPr>
        <w:t xml:space="preserve">    print(i)</w:t>
      </w:r>
    </w:p>
    <w:p w:rsidR="0057590F" w:rsidRDefault="0057590F" w:rsidP="0057590F">
      <w:r>
        <w:lastRenderedPageBreak/>
        <w:t xml:space="preserve">Iterators can be materialized as lists or tuples by using the </w:t>
      </w:r>
      <w:r w:rsidRPr="009438C5">
        <w:rPr>
          <w:rFonts w:ascii="Courier New" w:hAnsi="Courier New" w:cs="Courier New"/>
        </w:rPr>
        <w:t>list()</w:t>
      </w:r>
      <w:r>
        <w:t xml:space="preserve"> or </w:t>
      </w:r>
      <w:r w:rsidRPr="009438C5">
        <w:rPr>
          <w:rFonts w:ascii="Courier New" w:hAnsi="Courier New" w:cs="Courier New"/>
        </w:rPr>
        <w:t>tuple()</w:t>
      </w:r>
      <w:r>
        <w:t xml:space="preserve"> constructor functions:</w:t>
      </w:r>
    </w:p>
    <w:p w:rsidR="0057590F" w:rsidRPr="001A4BD7" w:rsidRDefault="0057590F" w:rsidP="0057590F">
      <w:pPr>
        <w:rPr>
          <w:rFonts w:ascii="Courier New" w:hAnsi="Courier New" w:cs="Courier New"/>
          <w:b/>
        </w:rPr>
      </w:pPr>
      <w:r w:rsidRPr="001A4BD7">
        <w:rPr>
          <w:b/>
        </w:rPr>
        <w:t>Example:</w:t>
      </w:r>
    </w:p>
    <w:p w:rsidR="0057590F" w:rsidRPr="009438C5" w:rsidRDefault="0057590F" w:rsidP="0057590F">
      <w:pPr>
        <w:rPr>
          <w:rFonts w:ascii="Courier New" w:hAnsi="Courier New" w:cs="Courier New"/>
        </w:rPr>
      </w:pPr>
      <w:r w:rsidRPr="009438C5">
        <w:rPr>
          <w:rFonts w:ascii="Courier New" w:hAnsi="Courier New" w:cs="Courier New"/>
        </w:rPr>
        <w:t>&gt;&gt;&gt; L = [1,2,3]</w:t>
      </w:r>
    </w:p>
    <w:p w:rsidR="0057590F" w:rsidRPr="009438C5" w:rsidRDefault="0057590F" w:rsidP="0057590F">
      <w:pPr>
        <w:rPr>
          <w:rFonts w:ascii="Courier New" w:hAnsi="Courier New" w:cs="Courier New"/>
        </w:rPr>
      </w:pPr>
      <w:r w:rsidRPr="009438C5">
        <w:rPr>
          <w:rFonts w:ascii="Courier New" w:hAnsi="Courier New" w:cs="Courier New"/>
        </w:rPr>
        <w:t>&gt;&gt;&gt; iterator = iter(L)</w:t>
      </w:r>
    </w:p>
    <w:p w:rsidR="0057590F" w:rsidRPr="009438C5" w:rsidRDefault="0057590F" w:rsidP="0057590F">
      <w:pPr>
        <w:rPr>
          <w:rFonts w:ascii="Courier New" w:hAnsi="Courier New" w:cs="Courier New"/>
        </w:rPr>
      </w:pPr>
      <w:r w:rsidRPr="009438C5">
        <w:rPr>
          <w:rFonts w:ascii="Courier New" w:hAnsi="Courier New" w:cs="Courier New"/>
        </w:rPr>
        <w:t>&gt;&gt;&gt; t = tuple(iterator)</w:t>
      </w:r>
    </w:p>
    <w:p w:rsidR="0057590F" w:rsidRPr="009438C5" w:rsidRDefault="0057590F" w:rsidP="0057590F">
      <w:pPr>
        <w:rPr>
          <w:rFonts w:ascii="Courier New" w:hAnsi="Courier New" w:cs="Courier New"/>
        </w:rPr>
      </w:pPr>
      <w:r w:rsidRPr="009438C5">
        <w:rPr>
          <w:rFonts w:ascii="Courier New" w:hAnsi="Courier New" w:cs="Courier New"/>
        </w:rPr>
        <w:t>&gt;&gt;&gt; t</w:t>
      </w:r>
    </w:p>
    <w:p w:rsidR="0057590F" w:rsidRPr="009438C5" w:rsidRDefault="0057590F" w:rsidP="0057590F">
      <w:pPr>
        <w:rPr>
          <w:rFonts w:ascii="Courier New" w:hAnsi="Courier New" w:cs="Courier New"/>
        </w:rPr>
      </w:pPr>
      <w:r w:rsidRPr="009438C5">
        <w:rPr>
          <w:rFonts w:ascii="Courier New" w:hAnsi="Courier New" w:cs="Courier New"/>
        </w:rPr>
        <w:t>(1, 2, 3)</w:t>
      </w:r>
    </w:p>
    <w:p w:rsidR="0057590F" w:rsidRDefault="0057590F" w:rsidP="0057590F">
      <w:r>
        <w:t>Sequence unpacking also supports iterators. If you know an iterator will return N elements, you can unpack them into an N-tuple.</w:t>
      </w:r>
    </w:p>
    <w:p w:rsidR="0057590F" w:rsidRPr="001A4BD7" w:rsidRDefault="0057590F" w:rsidP="0057590F">
      <w:pPr>
        <w:rPr>
          <w:rFonts w:asciiTheme="majorHAnsi" w:hAnsiTheme="majorHAnsi" w:cs="Courier New"/>
          <w:b/>
        </w:rPr>
      </w:pPr>
      <w:r w:rsidRPr="001A4BD7">
        <w:rPr>
          <w:rFonts w:asciiTheme="majorHAnsi" w:hAnsiTheme="majorHAnsi" w:cs="Courier New"/>
          <w:b/>
        </w:rPr>
        <w:t>Example:</w:t>
      </w:r>
    </w:p>
    <w:p w:rsidR="0057590F" w:rsidRPr="009438C5" w:rsidRDefault="0057590F" w:rsidP="0057590F">
      <w:pPr>
        <w:rPr>
          <w:rFonts w:ascii="Courier New" w:hAnsi="Courier New" w:cs="Courier New"/>
        </w:rPr>
      </w:pPr>
      <w:r w:rsidRPr="009438C5">
        <w:rPr>
          <w:rFonts w:ascii="Courier New" w:hAnsi="Courier New" w:cs="Courier New"/>
        </w:rPr>
        <w:t>&gt;&gt;&gt; L = [1,2,3]</w:t>
      </w:r>
    </w:p>
    <w:p w:rsidR="0057590F" w:rsidRPr="009438C5" w:rsidRDefault="0057590F" w:rsidP="0057590F">
      <w:pPr>
        <w:rPr>
          <w:rFonts w:ascii="Courier New" w:hAnsi="Courier New" w:cs="Courier New"/>
        </w:rPr>
      </w:pPr>
      <w:r w:rsidRPr="009438C5">
        <w:rPr>
          <w:rFonts w:ascii="Courier New" w:hAnsi="Courier New" w:cs="Courier New"/>
        </w:rPr>
        <w:t>&gt;&gt;&gt; iterator = iter(L)</w:t>
      </w:r>
    </w:p>
    <w:p w:rsidR="0057590F" w:rsidRPr="009438C5" w:rsidRDefault="0057590F" w:rsidP="0057590F">
      <w:pPr>
        <w:rPr>
          <w:rFonts w:ascii="Courier New" w:hAnsi="Courier New" w:cs="Courier New"/>
        </w:rPr>
      </w:pPr>
      <w:r w:rsidRPr="009438C5">
        <w:rPr>
          <w:rFonts w:ascii="Courier New" w:hAnsi="Courier New" w:cs="Courier New"/>
        </w:rPr>
        <w:t>&gt;&gt;&gt; a,b,c = iterator</w:t>
      </w:r>
    </w:p>
    <w:p w:rsidR="0057590F" w:rsidRPr="009438C5" w:rsidRDefault="0057590F" w:rsidP="0057590F">
      <w:pPr>
        <w:rPr>
          <w:rFonts w:ascii="Courier New" w:hAnsi="Courier New" w:cs="Courier New"/>
        </w:rPr>
      </w:pPr>
      <w:r w:rsidRPr="009438C5">
        <w:rPr>
          <w:rFonts w:ascii="Courier New" w:hAnsi="Courier New" w:cs="Courier New"/>
        </w:rPr>
        <w:t>&gt;&gt;&gt; a,b,c</w:t>
      </w:r>
    </w:p>
    <w:p w:rsidR="0057590F" w:rsidRPr="009438C5" w:rsidRDefault="0057590F" w:rsidP="0057590F">
      <w:pPr>
        <w:rPr>
          <w:rFonts w:ascii="Courier New" w:hAnsi="Courier New" w:cs="Courier New"/>
        </w:rPr>
      </w:pPr>
      <w:r w:rsidRPr="009438C5">
        <w:rPr>
          <w:rFonts w:ascii="Courier New" w:hAnsi="Courier New" w:cs="Courier New"/>
        </w:rPr>
        <w:t>(1, 2, 3)</w:t>
      </w:r>
    </w:p>
    <w:p w:rsidR="0057590F" w:rsidRDefault="0057590F" w:rsidP="0057590F">
      <w:r>
        <w:t xml:space="preserve">Built-in functions such as </w:t>
      </w:r>
      <w:r w:rsidRPr="009438C5">
        <w:rPr>
          <w:rFonts w:ascii="Courier New" w:hAnsi="Courier New" w:cs="Courier New"/>
        </w:rPr>
        <w:t>max()</w:t>
      </w:r>
      <w:r>
        <w:t xml:space="preserve"> and </w:t>
      </w:r>
      <w:r w:rsidRPr="009438C5">
        <w:rPr>
          <w:rFonts w:ascii="Courier New" w:hAnsi="Courier New" w:cs="Courier New"/>
        </w:rPr>
        <w:t>min()</w:t>
      </w:r>
      <w:r>
        <w:t xml:space="preserve"> can take a single iterator argument and will return the largest or smallest element. </w:t>
      </w:r>
    </w:p>
    <w:p w:rsidR="0057590F" w:rsidRDefault="0057590F" w:rsidP="0057590F">
      <w:r>
        <w:t>The "</w:t>
      </w:r>
      <w:r w:rsidRPr="009438C5">
        <w:rPr>
          <w:rFonts w:ascii="Courier New" w:hAnsi="Courier New" w:cs="Courier New"/>
        </w:rPr>
        <w:t>in</w:t>
      </w:r>
      <w:r>
        <w:t>" and "</w:t>
      </w:r>
      <w:r w:rsidRPr="009438C5">
        <w:rPr>
          <w:rFonts w:ascii="Courier New" w:hAnsi="Courier New" w:cs="Courier New"/>
        </w:rPr>
        <w:t>not in</w:t>
      </w:r>
      <w:r>
        <w:t xml:space="preserve">" operators also support iterators: </w:t>
      </w:r>
      <w:r w:rsidRPr="009438C5">
        <w:rPr>
          <w:rFonts w:ascii="Courier New" w:hAnsi="Courier New" w:cs="Courier New"/>
        </w:rPr>
        <w:t>X</w:t>
      </w:r>
      <w:r>
        <w:t xml:space="preserve"> in iterator is true if </w:t>
      </w:r>
      <w:r w:rsidRPr="009438C5">
        <w:rPr>
          <w:rFonts w:ascii="Courier New" w:hAnsi="Courier New" w:cs="Courier New"/>
        </w:rPr>
        <w:t>X</w:t>
      </w:r>
      <w:r>
        <w:t xml:space="preserve"> is found in the stream returned by the iterator. You’ll run into obvious problems if the iterator is infinite; </w:t>
      </w:r>
      <w:r w:rsidRPr="009438C5">
        <w:rPr>
          <w:rFonts w:ascii="Courier New" w:hAnsi="Courier New" w:cs="Courier New"/>
        </w:rPr>
        <w:t>max()</w:t>
      </w:r>
      <w:r>
        <w:t xml:space="preserve">, </w:t>
      </w:r>
      <w:r w:rsidRPr="009438C5">
        <w:rPr>
          <w:rFonts w:ascii="Courier New" w:hAnsi="Courier New" w:cs="Courier New"/>
        </w:rPr>
        <w:t>min()</w:t>
      </w:r>
      <w:r>
        <w:t xml:space="preserve"> will never return, and if the element </w:t>
      </w:r>
      <w:r w:rsidRPr="009438C5">
        <w:rPr>
          <w:rFonts w:ascii="Courier New" w:hAnsi="Courier New" w:cs="Courier New"/>
        </w:rPr>
        <w:t>X</w:t>
      </w:r>
      <w:r>
        <w:t xml:space="preserve"> never appears in the stream, the "</w:t>
      </w:r>
      <w:r w:rsidRPr="009438C5">
        <w:rPr>
          <w:rFonts w:ascii="Courier New" w:hAnsi="Courier New" w:cs="Courier New"/>
        </w:rPr>
        <w:t>in</w:t>
      </w:r>
      <w:r>
        <w:t>" and "</w:t>
      </w:r>
      <w:r w:rsidRPr="009438C5">
        <w:rPr>
          <w:rFonts w:ascii="Courier New" w:hAnsi="Courier New" w:cs="Courier New"/>
        </w:rPr>
        <w:t>not in</w:t>
      </w:r>
      <w:r>
        <w:t>" operators won’t return either.</w:t>
      </w:r>
    </w:p>
    <w:p w:rsidR="0057590F" w:rsidRPr="001A4BD7" w:rsidRDefault="0057590F" w:rsidP="0057590F">
      <w:pPr>
        <w:rPr>
          <w:sz w:val="20"/>
        </w:rPr>
      </w:pPr>
      <w:r w:rsidRPr="001A4BD7">
        <w:rPr>
          <w:b/>
          <w:sz w:val="20"/>
        </w:rPr>
        <w:t>Note:</w:t>
      </w:r>
      <w:r w:rsidRPr="001A4BD7">
        <w:rPr>
          <w:i/>
          <w:sz w:val="20"/>
        </w:rPr>
        <w:t xml:space="preserve">You can only go forward in an iterator; there’s no way to get the previous element, reset the iterator, or make a copy of it. Iterator objects can optionally provide these additional capabilities, but the iterator protocol only specifies the </w:t>
      </w:r>
      <w:r w:rsidRPr="001A4BD7">
        <w:rPr>
          <w:rFonts w:ascii="Courier New" w:hAnsi="Courier New" w:cs="Courier New"/>
          <w:i/>
          <w:sz w:val="20"/>
        </w:rPr>
        <w:t>__next__()</w:t>
      </w:r>
      <w:r w:rsidRPr="001A4BD7">
        <w:rPr>
          <w:i/>
          <w:sz w:val="20"/>
        </w:rPr>
        <w:t xml:space="preserve"> method. Functions may therefore consume all of the iterator’s output, and if you need to do something different with the same stream, you’ll have to create a new iterator.</w:t>
      </w:r>
    </w:p>
    <w:p w:rsidR="0057590F" w:rsidRDefault="0057590F" w:rsidP="0057590F">
      <w:pPr>
        <w:spacing w:after="0"/>
        <w:ind w:left="0"/>
      </w:pPr>
      <w:r>
        <w:br w:type="page"/>
      </w:r>
    </w:p>
    <w:p w:rsidR="0057590F" w:rsidRDefault="0057590F" w:rsidP="0057590F">
      <w:pPr>
        <w:ind w:left="0"/>
      </w:pPr>
      <w:r>
        <w:lastRenderedPageBreak/>
        <w:t>Data Types that Support Iterators</w:t>
      </w:r>
    </w:p>
    <w:p w:rsidR="0057590F" w:rsidRDefault="0057590F" w:rsidP="0057590F">
      <w:r>
        <w:t>We’ve already seen how lists and tuples support iterators. In fact, any Python sequence type, such as strings, will automatically support creation of an iterator.</w:t>
      </w:r>
    </w:p>
    <w:p w:rsidR="0057590F" w:rsidRDefault="0057590F" w:rsidP="0057590F">
      <w:r>
        <w:t xml:space="preserve">Calling </w:t>
      </w:r>
      <w:r w:rsidRPr="009438C5">
        <w:rPr>
          <w:rFonts w:ascii="Courier New" w:hAnsi="Courier New" w:cs="Courier New"/>
        </w:rPr>
        <w:t>iter()</w:t>
      </w:r>
      <w:r>
        <w:t xml:space="preserve"> on a dictionary returns an iterator that will loop over the dictionary’s keys.</w:t>
      </w:r>
    </w:p>
    <w:p w:rsidR="0057590F" w:rsidRPr="001A4BD7" w:rsidRDefault="0057590F" w:rsidP="0057590F">
      <w:pPr>
        <w:rPr>
          <w:b/>
        </w:rPr>
      </w:pPr>
      <w:r w:rsidRPr="001A4BD7">
        <w:rPr>
          <w:b/>
        </w:rPr>
        <w:t>Example:</w:t>
      </w:r>
    </w:p>
    <w:p w:rsidR="0057590F" w:rsidRPr="009438C5" w:rsidRDefault="0057590F" w:rsidP="0057590F">
      <w:pPr>
        <w:rPr>
          <w:rFonts w:ascii="Courier New" w:hAnsi="Courier New" w:cs="Courier New"/>
        </w:rPr>
      </w:pPr>
      <w:r w:rsidRPr="009438C5">
        <w:rPr>
          <w:rFonts w:ascii="Courier New" w:hAnsi="Courier New" w:cs="Courier New"/>
        </w:rPr>
        <w:t>&gt;&gt;&gt;</w:t>
      </w:r>
    </w:p>
    <w:p w:rsidR="0057590F" w:rsidRPr="009438C5" w:rsidRDefault="0057590F" w:rsidP="0057590F">
      <w:pPr>
        <w:rPr>
          <w:rFonts w:ascii="Courier New" w:hAnsi="Courier New" w:cs="Courier New"/>
        </w:rPr>
      </w:pPr>
      <w:r w:rsidRPr="009438C5">
        <w:rPr>
          <w:rFonts w:ascii="Courier New" w:hAnsi="Courier New" w:cs="Courier New"/>
        </w:rPr>
        <w:t>&gt;&gt;&gt; m = {'Jan': 1, 'Feb': 2, 'Mar': 3, 'Apr': 4, 'May': 5, 'Jun': 6,</w:t>
      </w:r>
    </w:p>
    <w:p w:rsidR="0057590F" w:rsidRPr="009438C5" w:rsidRDefault="0057590F" w:rsidP="0057590F">
      <w:pPr>
        <w:rPr>
          <w:rFonts w:ascii="Courier New" w:hAnsi="Courier New" w:cs="Courier New"/>
        </w:rPr>
      </w:pPr>
      <w:r w:rsidRPr="009438C5">
        <w:rPr>
          <w:rFonts w:ascii="Courier New" w:hAnsi="Courier New" w:cs="Courier New"/>
        </w:rPr>
        <w:t>...      'Jul': 7, 'Aug': 8, 'Sep': 9, 'Oct': 10, 'Nov': 11, 'Dec': 12}</w:t>
      </w:r>
    </w:p>
    <w:p w:rsidR="0057590F" w:rsidRPr="009438C5" w:rsidRDefault="0057590F" w:rsidP="0057590F">
      <w:pPr>
        <w:rPr>
          <w:rFonts w:ascii="Courier New" w:hAnsi="Courier New" w:cs="Courier New"/>
        </w:rPr>
      </w:pPr>
      <w:r w:rsidRPr="009438C5">
        <w:rPr>
          <w:rFonts w:ascii="Courier New" w:hAnsi="Courier New" w:cs="Courier New"/>
        </w:rPr>
        <w:t xml:space="preserve">&gt;&gt;&gt; for key in m:  </w:t>
      </w:r>
    </w:p>
    <w:p w:rsidR="0057590F" w:rsidRPr="009438C5" w:rsidRDefault="0057590F" w:rsidP="0057590F">
      <w:pPr>
        <w:rPr>
          <w:rFonts w:ascii="Courier New" w:hAnsi="Courier New" w:cs="Courier New"/>
        </w:rPr>
      </w:pPr>
      <w:r w:rsidRPr="009438C5">
        <w:rPr>
          <w:rFonts w:ascii="Courier New" w:hAnsi="Courier New" w:cs="Courier New"/>
        </w:rPr>
        <w:t>...     print(key, m[key])</w:t>
      </w:r>
    </w:p>
    <w:p w:rsidR="0057590F" w:rsidRPr="009438C5" w:rsidRDefault="0057590F" w:rsidP="0057590F">
      <w:pPr>
        <w:rPr>
          <w:rFonts w:ascii="Courier New" w:hAnsi="Courier New" w:cs="Courier New"/>
        </w:rPr>
      </w:pPr>
      <w:r w:rsidRPr="009438C5">
        <w:rPr>
          <w:rFonts w:ascii="Courier New" w:hAnsi="Courier New" w:cs="Courier New"/>
        </w:rPr>
        <w:t>Mar 3</w:t>
      </w:r>
    </w:p>
    <w:p w:rsidR="0057590F" w:rsidRPr="009438C5" w:rsidRDefault="0057590F" w:rsidP="0057590F">
      <w:pPr>
        <w:rPr>
          <w:rFonts w:ascii="Courier New" w:hAnsi="Courier New" w:cs="Courier New"/>
        </w:rPr>
      </w:pPr>
      <w:r w:rsidRPr="009438C5">
        <w:rPr>
          <w:rFonts w:ascii="Courier New" w:hAnsi="Courier New" w:cs="Courier New"/>
        </w:rPr>
        <w:t>Feb 2</w:t>
      </w:r>
    </w:p>
    <w:p w:rsidR="0057590F" w:rsidRPr="009438C5" w:rsidRDefault="0057590F" w:rsidP="0057590F">
      <w:pPr>
        <w:rPr>
          <w:rFonts w:ascii="Courier New" w:hAnsi="Courier New" w:cs="Courier New"/>
        </w:rPr>
      </w:pPr>
      <w:r w:rsidRPr="009438C5">
        <w:rPr>
          <w:rFonts w:ascii="Courier New" w:hAnsi="Courier New" w:cs="Courier New"/>
        </w:rPr>
        <w:t>Aug 8</w:t>
      </w:r>
    </w:p>
    <w:p w:rsidR="0057590F" w:rsidRPr="009438C5" w:rsidRDefault="0057590F" w:rsidP="0057590F">
      <w:pPr>
        <w:rPr>
          <w:rFonts w:ascii="Courier New" w:hAnsi="Courier New" w:cs="Courier New"/>
        </w:rPr>
      </w:pPr>
      <w:r w:rsidRPr="009438C5">
        <w:rPr>
          <w:rFonts w:ascii="Courier New" w:hAnsi="Courier New" w:cs="Courier New"/>
        </w:rPr>
        <w:t>Sep 9</w:t>
      </w:r>
    </w:p>
    <w:p w:rsidR="0057590F" w:rsidRPr="009438C5" w:rsidRDefault="0057590F" w:rsidP="0057590F">
      <w:pPr>
        <w:rPr>
          <w:rFonts w:ascii="Courier New" w:hAnsi="Courier New" w:cs="Courier New"/>
        </w:rPr>
      </w:pPr>
      <w:r w:rsidRPr="009438C5">
        <w:rPr>
          <w:rFonts w:ascii="Courier New" w:hAnsi="Courier New" w:cs="Courier New"/>
        </w:rPr>
        <w:t>Apr 4</w:t>
      </w:r>
    </w:p>
    <w:p w:rsidR="0057590F" w:rsidRPr="009438C5" w:rsidRDefault="0057590F" w:rsidP="0057590F">
      <w:pPr>
        <w:rPr>
          <w:rFonts w:ascii="Courier New" w:hAnsi="Courier New" w:cs="Courier New"/>
        </w:rPr>
      </w:pPr>
      <w:r w:rsidRPr="009438C5">
        <w:rPr>
          <w:rFonts w:ascii="Courier New" w:hAnsi="Courier New" w:cs="Courier New"/>
        </w:rPr>
        <w:t>Jun 6</w:t>
      </w:r>
    </w:p>
    <w:p w:rsidR="0057590F" w:rsidRPr="009438C5" w:rsidRDefault="0057590F" w:rsidP="0057590F">
      <w:pPr>
        <w:rPr>
          <w:rFonts w:ascii="Courier New" w:hAnsi="Courier New" w:cs="Courier New"/>
        </w:rPr>
      </w:pPr>
      <w:r w:rsidRPr="009438C5">
        <w:rPr>
          <w:rFonts w:ascii="Courier New" w:hAnsi="Courier New" w:cs="Courier New"/>
        </w:rPr>
        <w:t>Jul 7</w:t>
      </w:r>
    </w:p>
    <w:p w:rsidR="0057590F" w:rsidRPr="009438C5" w:rsidRDefault="0057590F" w:rsidP="0057590F">
      <w:pPr>
        <w:rPr>
          <w:rFonts w:ascii="Courier New" w:hAnsi="Courier New" w:cs="Courier New"/>
        </w:rPr>
      </w:pPr>
      <w:r w:rsidRPr="009438C5">
        <w:rPr>
          <w:rFonts w:ascii="Courier New" w:hAnsi="Courier New" w:cs="Courier New"/>
        </w:rPr>
        <w:t>Jan 1</w:t>
      </w:r>
    </w:p>
    <w:p w:rsidR="0057590F" w:rsidRPr="009438C5" w:rsidRDefault="0057590F" w:rsidP="0057590F">
      <w:pPr>
        <w:rPr>
          <w:rFonts w:ascii="Courier New" w:hAnsi="Courier New" w:cs="Courier New"/>
        </w:rPr>
      </w:pPr>
      <w:r w:rsidRPr="009438C5">
        <w:rPr>
          <w:rFonts w:ascii="Courier New" w:hAnsi="Courier New" w:cs="Courier New"/>
        </w:rPr>
        <w:t>May 5</w:t>
      </w:r>
    </w:p>
    <w:p w:rsidR="0057590F" w:rsidRPr="009438C5" w:rsidRDefault="0057590F" w:rsidP="0057590F">
      <w:pPr>
        <w:rPr>
          <w:rFonts w:ascii="Courier New" w:hAnsi="Courier New" w:cs="Courier New"/>
        </w:rPr>
      </w:pPr>
      <w:r w:rsidRPr="009438C5">
        <w:rPr>
          <w:rFonts w:ascii="Courier New" w:hAnsi="Courier New" w:cs="Courier New"/>
        </w:rPr>
        <w:t>Nov 11</w:t>
      </w:r>
    </w:p>
    <w:p w:rsidR="0057590F" w:rsidRPr="009438C5" w:rsidRDefault="0057590F" w:rsidP="0057590F">
      <w:pPr>
        <w:rPr>
          <w:rFonts w:ascii="Courier New" w:hAnsi="Courier New" w:cs="Courier New"/>
        </w:rPr>
      </w:pPr>
      <w:r w:rsidRPr="009438C5">
        <w:rPr>
          <w:rFonts w:ascii="Courier New" w:hAnsi="Courier New" w:cs="Courier New"/>
        </w:rPr>
        <w:t>Dec 12</w:t>
      </w:r>
    </w:p>
    <w:p w:rsidR="0057590F" w:rsidRDefault="0057590F" w:rsidP="0057590F">
      <w:r w:rsidRPr="009438C5">
        <w:rPr>
          <w:rFonts w:ascii="Courier New" w:hAnsi="Courier New" w:cs="Courier New"/>
        </w:rPr>
        <w:t>Oct 10</w:t>
      </w:r>
    </w:p>
    <w:p w:rsidR="0057590F" w:rsidRPr="001A4BD7" w:rsidRDefault="0057590F" w:rsidP="0057590F">
      <w:pPr>
        <w:rPr>
          <w:sz w:val="20"/>
        </w:rPr>
      </w:pPr>
      <w:r w:rsidRPr="001A4BD7">
        <w:rPr>
          <w:b/>
          <w:sz w:val="20"/>
        </w:rPr>
        <w:t>Note:</w:t>
      </w:r>
      <w:r w:rsidRPr="001A4BD7">
        <w:rPr>
          <w:i/>
          <w:sz w:val="20"/>
        </w:rPr>
        <w:t>The order is essentially random, because it’s based on the hash ordering of the objects in the dictionary.</w:t>
      </w:r>
    </w:p>
    <w:p w:rsidR="0057590F" w:rsidRDefault="0057590F" w:rsidP="0057590F">
      <w:r>
        <w:t xml:space="preserve">Applying </w:t>
      </w:r>
      <w:r w:rsidRPr="009438C5">
        <w:rPr>
          <w:rFonts w:ascii="Courier New" w:hAnsi="Courier New" w:cs="Courier New"/>
        </w:rPr>
        <w:t>iter()</w:t>
      </w:r>
      <w:r>
        <w:t xml:space="preserve"> to a dictionary always loops over the keys, but dictionaries have methods that return other iterators. If you want to iterate over values or key/value pairs, you can explicitly call the </w:t>
      </w:r>
      <w:r w:rsidRPr="009438C5">
        <w:rPr>
          <w:rFonts w:ascii="Courier New" w:hAnsi="Courier New" w:cs="Courier New"/>
        </w:rPr>
        <w:t>values()</w:t>
      </w:r>
      <w:r>
        <w:t xml:space="preserve"> or </w:t>
      </w:r>
      <w:r w:rsidRPr="009438C5">
        <w:rPr>
          <w:rFonts w:ascii="Courier New" w:hAnsi="Courier New" w:cs="Courier New"/>
        </w:rPr>
        <w:t>items()</w:t>
      </w:r>
      <w:r>
        <w:t xml:space="preserve"> methods to get an appropriate iterator.</w:t>
      </w:r>
    </w:p>
    <w:p w:rsidR="0057590F" w:rsidRDefault="0057590F" w:rsidP="0057590F">
      <w:r>
        <w:t xml:space="preserve">The </w:t>
      </w:r>
      <w:r w:rsidRPr="009438C5">
        <w:rPr>
          <w:rFonts w:ascii="Courier New" w:hAnsi="Courier New" w:cs="Courier New"/>
        </w:rPr>
        <w:t>dict()</w:t>
      </w:r>
      <w:r>
        <w:t xml:space="preserve"> constructor can accept an iterator that returns a finite stream of (key, value) tuples:</w:t>
      </w:r>
    </w:p>
    <w:p w:rsidR="0057590F" w:rsidRPr="001A4BD7" w:rsidRDefault="0057590F" w:rsidP="0057590F">
      <w:pPr>
        <w:rPr>
          <w:b/>
        </w:rPr>
      </w:pPr>
      <w:r w:rsidRPr="001A4BD7">
        <w:rPr>
          <w:b/>
        </w:rPr>
        <w:t>Example:</w:t>
      </w:r>
    </w:p>
    <w:p w:rsidR="0057590F" w:rsidRPr="009438C5" w:rsidRDefault="0057590F" w:rsidP="0057590F">
      <w:pPr>
        <w:rPr>
          <w:rFonts w:ascii="Courier New" w:hAnsi="Courier New" w:cs="Courier New"/>
        </w:rPr>
      </w:pPr>
      <w:r w:rsidRPr="009438C5">
        <w:rPr>
          <w:rFonts w:ascii="Courier New" w:hAnsi="Courier New" w:cs="Courier New"/>
        </w:rPr>
        <w:t>&gt;&gt;&gt; L = [('Italy', 'Rome'), ('France', 'Paris'), ('US', 'Washington DC')]</w:t>
      </w:r>
    </w:p>
    <w:p w:rsidR="0057590F" w:rsidRPr="009438C5" w:rsidRDefault="0057590F" w:rsidP="0057590F">
      <w:pPr>
        <w:rPr>
          <w:rFonts w:ascii="Courier New" w:hAnsi="Courier New" w:cs="Courier New"/>
        </w:rPr>
      </w:pPr>
      <w:r w:rsidRPr="009438C5">
        <w:rPr>
          <w:rFonts w:ascii="Courier New" w:hAnsi="Courier New" w:cs="Courier New"/>
        </w:rPr>
        <w:t xml:space="preserve">&gt;&gt;&gt; dict(iter(L))  </w:t>
      </w:r>
    </w:p>
    <w:p w:rsidR="0057590F" w:rsidRPr="009438C5" w:rsidRDefault="0057590F" w:rsidP="0057590F">
      <w:pPr>
        <w:rPr>
          <w:rFonts w:ascii="Courier New" w:hAnsi="Courier New" w:cs="Courier New"/>
        </w:rPr>
      </w:pPr>
      <w:r w:rsidRPr="009438C5">
        <w:rPr>
          <w:rFonts w:ascii="Courier New" w:hAnsi="Courier New" w:cs="Courier New"/>
        </w:rPr>
        <w:t>{'Italy': 'Rome', 'US': 'Washington DC', 'France': 'Paris'}</w:t>
      </w:r>
    </w:p>
    <w:p w:rsidR="0057590F" w:rsidRDefault="0057590F" w:rsidP="0057590F">
      <w:r>
        <w:lastRenderedPageBreak/>
        <w:t xml:space="preserve">Files also support iteration by calling the </w:t>
      </w:r>
      <w:r w:rsidRPr="009438C5">
        <w:rPr>
          <w:rFonts w:ascii="Courier New" w:hAnsi="Courier New" w:cs="Courier New"/>
        </w:rPr>
        <w:t>readline()</w:t>
      </w:r>
      <w:r>
        <w:t xml:space="preserve"> method until there are no more lines in the file. This means you can read each line of a file like this:</w:t>
      </w:r>
    </w:p>
    <w:p w:rsidR="0057590F" w:rsidRPr="001A4BD7" w:rsidRDefault="0057590F" w:rsidP="0057590F">
      <w:pPr>
        <w:rPr>
          <w:b/>
        </w:rPr>
      </w:pPr>
      <w:r w:rsidRPr="001A4BD7">
        <w:rPr>
          <w:b/>
        </w:rPr>
        <w:t>Example:</w:t>
      </w:r>
    </w:p>
    <w:p w:rsidR="0057590F" w:rsidRPr="009438C5" w:rsidRDefault="0057590F" w:rsidP="0057590F">
      <w:pPr>
        <w:rPr>
          <w:rFonts w:ascii="Courier New" w:hAnsi="Courier New" w:cs="Courier New"/>
        </w:rPr>
      </w:pPr>
      <w:r w:rsidRPr="009438C5">
        <w:rPr>
          <w:rFonts w:ascii="Courier New" w:hAnsi="Courier New" w:cs="Courier New"/>
        </w:rPr>
        <w:t>for line in file:</w:t>
      </w:r>
    </w:p>
    <w:p w:rsidR="0057590F" w:rsidRPr="009438C5" w:rsidRDefault="0057590F" w:rsidP="0057590F">
      <w:pPr>
        <w:rPr>
          <w:rFonts w:ascii="Courier New" w:hAnsi="Courier New" w:cs="Courier New"/>
        </w:rPr>
      </w:pPr>
      <w:r w:rsidRPr="009438C5">
        <w:rPr>
          <w:rFonts w:ascii="Courier New" w:hAnsi="Courier New" w:cs="Courier New"/>
        </w:rPr>
        <w:t xml:space="preserve">    # do something for each line</w:t>
      </w:r>
    </w:p>
    <w:p w:rsidR="0057590F" w:rsidRPr="009438C5" w:rsidRDefault="0057590F" w:rsidP="0057590F">
      <w:pPr>
        <w:rPr>
          <w:rFonts w:ascii="Courier New" w:hAnsi="Courier New" w:cs="Courier New"/>
        </w:rPr>
      </w:pPr>
      <w:r w:rsidRPr="009438C5">
        <w:rPr>
          <w:rFonts w:ascii="Courier New" w:hAnsi="Courier New" w:cs="Courier New"/>
        </w:rPr>
        <w:t xml:space="preserve">    ...</w:t>
      </w:r>
    </w:p>
    <w:p w:rsidR="0057590F" w:rsidRDefault="0057590F" w:rsidP="0057590F">
      <w:r>
        <w:t>Sets can take their contents from an iterable and let you iterate over the set’s elements.</w:t>
      </w:r>
    </w:p>
    <w:p w:rsidR="0057590F" w:rsidRDefault="0057590F" w:rsidP="0057590F">
      <w:r>
        <w:t>Example:</w:t>
      </w:r>
    </w:p>
    <w:p w:rsidR="0057590F" w:rsidRPr="009438C5" w:rsidRDefault="0057590F" w:rsidP="0057590F">
      <w:pPr>
        <w:rPr>
          <w:rFonts w:ascii="Courier New" w:hAnsi="Courier New" w:cs="Courier New"/>
        </w:rPr>
      </w:pPr>
      <w:r w:rsidRPr="009438C5">
        <w:rPr>
          <w:rFonts w:ascii="Courier New" w:hAnsi="Courier New" w:cs="Courier New"/>
        </w:rPr>
        <w:t>S = {2, 3, 5, 7, 11, 13}</w:t>
      </w:r>
    </w:p>
    <w:p w:rsidR="0057590F" w:rsidRPr="009438C5" w:rsidRDefault="0057590F" w:rsidP="0057590F">
      <w:pPr>
        <w:rPr>
          <w:rFonts w:ascii="Courier New" w:hAnsi="Courier New" w:cs="Courier New"/>
        </w:rPr>
      </w:pPr>
      <w:r w:rsidRPr="009438C5">
        <w:rPr>
          <w:rFonts w:ascii="Courier New" w:hAnsi="Courier New" w:cs="Courier New"/>
        </w:rPr>
        <w:t>for i in S:</w:t>
      </w:r>
    </w:p>
    <w:p w:rsidR="0057590F" w:rsidRPr="00C81A8B" w:rsidRDefault="0057590F" w:rsidP="0057590F">
      <w:r w:rsidRPr="009438C5">
        <w:rPr>
          <w:rFonts w:ascii="Courier New" w:hAnsi="Courier New" w:cs="Courier New"/>
        </w:rPr>
        <w:t xml:space="preserve">    print(i)</w:t>
      </w:r>
    </w:p>
    <w:p w:rsidR="0057590F" w:rsidRDefault="0057590F" w:rsidP="0057590F">
      <w:pPr>
        <w:pStyle w:val="Heading3"/>
      </w:pPr>
      <w:bookmarkStart w:id="299" w:name="_Toc514341556"/>
      <w:bookmarkStart w:id="300" w:name="_Toc515037937"/>
      <w:r>
        <w:t>Generators</w:t>
      </w:r>
      <w:bookmarkEnd w:id="299"/>
      <w:bookmarkEnd w:id="300"/>
    </w:p>
    <w:p w:rsidR="0057590F" w:rsidRDefault="0057590F" w:rsidP="0057590F">
      <w:r>
        <w:t xml:space="preserve">Generators are a simple and powerful tool for creating iterators. They are written like regular functions but use the </w:t>
      </w:r>
      <w:r w:rsidRPr="00F35861">
        <w:rPr>
          <w:rFonts w:ascii="Courier New" w:hAnsi="Courier New" w:cs="Courier New"/>
        </w:rPr>
        <w:t>yield</w:t>
      </w:r>
      <w:r>
        <w:t xml:space="preserve"> statement whenever they want to return data. Each time </w:t>
      </w:r>
      <w:r w:rsidRPr="00F35861">
        <w:rPr>
          <w:rFonts w:ascii="Courier New" w:hAnsi="Courier New" w:cs="Courier New"/>
        </w:rPr>
        <w:t>next()</w:t>
      </w:r>
      <w:r>
        <w:t xml:space="preserve"> is called on it, the generator resumes where it left off (it remembers all the data values and which statement was last executed). </w:t>
      </w:r>
    </w:p>
    <w:p w:rsidR="0057590F" w:rsidRPr="00F35861" w:rsidRDefault="0057590F" w:rsidP="0057590F">
      <w:pPr>
        <w:rPr>
          <w:b/>
        </w:rPr>
      </w:pPr>
      <w:r w:rsidRPr="00F35861">
        <w:rPr>
          <w:b/>
        </w:rPr>
        <w:t xml:space="preserve">Example: </w:t>
      </w:r>
    </w:p>
    <w:p w:rsidR="0057590F" w:rsidRPr="009B1450" w:rsidRDefault="0057590F" w:rsidP="0057590F">
      <w:pPr>
        <w:rPr>
          <w:rFonts w:ascii="Courier New" w:hAnsi="Courier New" w:cs="Courier New"/>
        </w:rPr>
      </w:pPr>
      <w:r w:rsidRPr="009B1450">
        <w:rPr>
          <w:rFonts w:ascii="Courier New" w:hAnsi="Courier New" w:cs="Courier New"/>
        </w:rPr>
        <w:t>def reverse(data):</w:t>
      </w:r>
    </w:p>
    <w:p w:rsidR="0057590F" w:rsidRPr="009B1450" w:rsidRDefault="0057590F" w:rsidP="0057590F">
      <w:pPr>
        <w:rPr>
          <w:rFonts w:ascii="Courier New" w:hAnsi="Courier New" w:cs="Courier New"/>
        </w:rPr>
      </w:pPr>
      <w:r w:rsidRPr="009B1450">
        <w:rPr>
          <w:rFonts w:ascii="Courier New" w:hAnsi="Courier New" w:cs="Courier New"/>
        </w:rPr>
        <w:t xml:space="preserve">    for index in range(len(data)-1, -1, -1):</w:t>
      </w:r>
    </w:p>
    <w:p w:rsidR="0057590F" w:rsidRPr="009B1450" w:rsidRDefault="0057590F" w:rsidP="0057590F">
      <w:pPr>
        <w:rPr>
          <w:rFonts w:ascii="Courier New" w:hAnsi="Courier New" w:cs="Courier New"/>
        </w:rPr>
      </w:pPr>
      <w:r w:rsidRPr="009B1450">
        <w:rPr>
          <w:rFonts w:ascii="Courier New" w:hAnsi="Courier New" w:cs="Courier New"/>
        </w:rPr>
        <w:t xml:space="preserve">        yield data[index]</w:t>
      </w:r>
    </w:p>
    <w:p w:rsidR="0057590F" w:rsidRPr="009B1450" w:rsidRDefault="0057590F" w:rsidP="0057590F">
      <w:pPr>
        <w:rPr>
          <w:rFonts w:ascii="Courier New" w:hAnsi="Courier New" w:cs="Courier New"/>
        </w:rPr>
      </w:pPr>
      <w:r w:rsidRPr="009B1450">
        <w:rPr>
          <w:rFonts w:ascii="Courier New" w:hAnsi="Courier New" w:cs="Courier New"/>
        </w:rPr>
        <w:t>&gt;&gt;&gt;</w:t>
      </w:r>
    </w:p>
    <w:p w:rsidR="0057590F" w:rsidRPr="009B1450" w:rsidRDefault="0057590F" w:rsidP="0057590F">
      <w:pPr>
        <w:rPr>
          <w:rFonts w:ascii="Courier New" w:hAnsi="Courier New" w:cs="Courier New"/>
        </w:rPr>
      </w:pPr>
      <w:r w:rsidRPr="009B1450">
        <w:rPr>
          <w:rFonts w:ascii="Courier New" w:hAnsi="Courier New" w:cs="Courier New"/>
        </w:rPr>
        <w:t>&gt;&gt;&gt; for char in reverse('golf'):</w:t>
      </w:r>
    </w:p>
    <w:p w:rsidR="0057590F" w:rsidRPr="009B1450" w:rsidRDefault="0057590F" w:rsidP="0057590F">
      <w:pPr>
        <w:rPr>
          <w:rFonts w:ascii="Courier New" w:hAnsi="Courier New" w:cs="Courier New"/>
        </w:rPr>
      </w:pPr>
      <w:r w:rsidRPr="009B1450">
        <w:rPr>
          <w:rFonts w:ascii="Courier New" w:hAnsi="Courier New" w:cs="Courier New"/>
        </w:rPr>
        <w:t>...     print(char)</w:t>
      </w:r>
    </w:p>
    <w:p w:rsidR="0057590F" w:rsidRPr="009B1450" w:rsidRDefault="0057590F" w:rsidP="0057590F">
      <w:pPr>
        <w:rPr>
          <w:rFonts w:ascii="Courier New" w:hAnsi="Courier New" w:cs="Courier New"/>
        </w:rPr>
      </w:pPr>
      <w:r w:rsidRPr="009B1450">
        <w:rPr>
          <w:rFonts w:ascii="Courier New" w:hAnsi="Courier New" w:cs="Courier New"/>
        </w:rPr>
        <w:t>...</w:t>
      </w:r>
    </w:p>
    <w:p w:rsidR="0057590F" w:rsidRPr="009B1450" w:rsidRDefault="0057590F" w:rsidP="0057590F">
      <w:pPr>
        <w:rPr>
          <w:rFonts w:ascii="Courier New" w:hAnsi="Courier New" w:cs="Courier New"/>
        </w:rPr>
      </w:pPr>
      <w:r w:rsidRPr="009B1450">
        <w:rPr>
          <w:rFonts w:ascii="Courier New" w:hAnsi="Courier New" w:cs="Courier New"/>
        </w:rPr>
        <w:t>f</w:t>
      </w:r>
    </w:p>
    <w:p w:rsidR="0057590F" w:rsidRPr="009B1450" w:rsidRDefault="0057590F" w:rsidP="0057590F">
      <w:pPr>
        <w:rPr>
          <w:rFonts w:ascii="Courier New" w:hAnsi="Courier New" w:cs="Courier New"/>
        </w:rPr>
      </w:pPr>
      <w:r w:rsidRPr="009B1450">
        <w:rPr>
          <w:rFonts w:ascii="Courier New" w:hAnsi="Courier New" w:cs="Courier New"/>
        </w:rPr>
        <w:t>l</w:t>
      </w:r>
    </w:p>
    <w:p w:rsidR="0057590F" w:rsidRPr="009B1450" w:rsidRDefault="0057590F" w:rsidP="0057590F">
      <w:pPr>
        <w:rPr>
          <w:rFonts w:ascii="Courier New" w:hAnsi="Courier New" w:cs="Courier New"/>
        </w:rPr>
      </w:pPr>
      <w:r w:rsidRPr="009B1450">
        <w:rPr>
          <w:rFonts w:ascii="Courier New" w:hAnsi="Courier New" w:cs="Courier New"/>
        </w:rPr>
        <w:t>o</w:t>
      </w:r>
    </w:p>
    <w:p w:rsidR="0057590F" w:rsidRPr="009B1450" w:rsidRDefault="0057590F" w:rsidP="0057590F">
      <w:pPr>
        <w:rPr>
          <w:rFonts w:ascii="Courier New" w:hAnsi="Courier New" w:cs="Courier New"/>
        </w:rPr>
      </w:pPr>
      <w:r w:rsidRPr="009B1450">
        <w:rPr>
          <w:rFonts w:ascii="Courier New" w:hAnsi="Courier New" w:cs="Courier New"/>
        </w:rPr>
        <w:t>g</w:t>
      </w:r>
    </w:p>
    <w:p w:rsidR="0057590F" w:rsidRDefault="0057590F" w:rsidP="0057590F">
      <w:r>
        <w:t xml:space="preserve">Anything that can be done with generators can also be done with class-based iterators. What makes generators so compact is that the </w:t>
      </w:r>
      <w:r w:rsidRPr="00F35861">
        <w:rPr>
          <w:rFonts w:ascii="Courier New" w:hAnsi="Courier New" w:cs="Courier New"/>
        </w:rPr>
        <w:t>__iter__()</w:t>
      </w:r>
      <w:r>
        <w:t xml:space="preserve"> and </w:t>
      </w:r>
      <w:r w:rsidRPr="00F35861">
        <w:rPr>
          <w:rFonts w:ascii="Courier New" w:hAnsi="Courier New" w:cs="Courier New"/>
        </w:rPr>
        <w:t>__next__()</w:t>
      </w:r>
      <w:r>
        <w:t xml:space="preserve"> methods are created automatically.</w:t>
      </w:r>
    </w:p>
    <w:p w:rsidR="0057590F" w:rsidRDefault="0057590F" w:rsidP="0057590F">
      <w:r>
        <w:t xml:space="preserve">Another key feature is that the local variables and execution state are automatically saved between calls. This made the function easier to write and much clearer than an approach using instance variables like </w:t>
      </w:r>
      <w:r w:rsidRPr="00F35861">
        <w:rPr>
          <w:rFonts w:ascii="Courier New" w:hAnsi="Courier New" w:cs="Courier New"/>
        </w:rPr>
        <w:t>self.index</w:t>
      </w:r>
      <w:r>
        <w:t xml:space="preserve"> and </w:t>
      </w:r>
      <w:r w:rsidRPr="00F35861">
        <w:rPr>
          <w:rFonts w:ascii="Courier New" w:hAnsi="Courier New" w:cs="Courier New"/>
        </w:rPr>
        <w:t>self.data</w:t>
      </w:r>
      <w:r>
        <w:t>.</w:t>
      </w:r>
    </w:p>
    <w:p w:rsidR="0057590F" w:rsidRDefault="0057590F" w:rsidP="0057590F">
      <w:r>
        <w:t xml:space="preserve">In addition to automatic method creation and saving program state, when generators terminate, they automatically raise </w:t>
      </w:r>
      <w:r w:rsidRPr="00F35861">
        <w:rPr>
          <w:rFonts w:ascii="Courier New" w:hAnsi="Courier New" w:cs="Courier New"/>
        </w:rPr>
        <w:t>StopIteration</w:t>
      </w:r>
      <w:r>
        <w:t>. In combination, these features make it easy to create iterators with no more effort than writing a regular function.</w:t>
      </w:r>
    </w:p>
    <w:p w:rsidR="0057590F" w:rsidRDefault="0057590F" w:rsidP="0057590F">
      <w:pPr>
        <w:pStyle w:val="Heading4"/>
        <w:ind w:left="0"/>
      </w:pPr>
      <w:r>
        <w:lastRenderedPageBreak/>
        <w:t>Generator Expressions</w:t>
      </w:r>
    </w:p>
    <w:p w:rsidR="0057590F" w:rsidRDefault="0057590F" w:rsidP="0057590F">
      <w:r>
        <w:t>Some simple generators can be coded as expressions using a syntax similar to list comprehensions but with parentheses instead of square brackets. These expressions are designed for situations where the generator is used right away by an enclosing function. Generator expressions are more compact but less versatile than full generator definitions and tend to be more memory friendly than equivalent list comprehensions.</w:t>
      </w:r>
    </w:p>
    <w:p w:rsidR="0057590F" w:rsidRDefault="0057590F" w:rsidP="0057590F">
      <w:r>
        <w:t>Example:</w:t>
      </w:r>
    </w:p>
    <w:p w:rsidR="0057590F" w:rsidRPr="009B1450" w:rsidRDefault="0057590F" w:rsidP="0057590F">
      <w:pPr>
        <w:rPr>
          <w:rFonts w:ascii="Courier New" w:hAnsi="Courier New" w:cs="Courier New"/>
        </w:rPr>
      </w:pPr>
      <w:r w:rsidRPr="009B1450">
        <w:rPr>
          <w:rFonts w:ascii="Courier New" w:hAnsi="Courier New" w:cs="Courier New"/>
        </w:rPr>
        <w:t xml:space="preserve">&gt;&gt;&gt; sum(i*i for </w:t>
      </w:r>
      <w:r>
        <w:rPr>
          <w:rFonts w:ascii="Courier New" w:hAnsi="Courier New" w:cs="Courier New"/>
        </w:rPr>
        <w:t xml:space="preserve">i in range(10))      </w:t>
      </w:r>
      <w:r w:rsidRPr="009B1450">
        <w:rPr>
          <w:rFonts w:ascii="Courier New" w:hAnsi="Courier New" w:cs="Courier New"/>
        </w:rPr>
        <w:t># sum of squares</w:t>
      </w:r>
    </w:p>
    <w:p w:rsidR="0057590F" w:rsidRPr="009B1450" w:rsidRDefault="0057590F" w:rsidP="0057590F">
      <w:pPr>
        <w:rPr>
          <w:rFonts w:ascii="Courier New" w:hAnsi="Courier New" w:cs="Courier New"/>
        </w:rPr>
      </w:pPr>
      <w:r w:rsidRPr="009B1450">
        <w:rPr>
          <w:rFonts w:ascii="Courier New" w:hAnsi="Courier New" w:cs="Courier New"/>
        </w:rPr>
        <w:t>285</w:t>
      </w:r>
    </w:p>
    <w:p w:rsidR="0057590F" w:rsidRPr="009B1450" w:rsidRDefault="0057590F" w:rsidP="0057590F">
      <w:pPr>
        <w:rPr>
          <w:rFonts w:ascii="Courier New" w:hAnsi="Courier New" w:cs="Courier New"/>
        </w:rPr>
      </w:pPr>
    </w:p>
    <w:p w:rsidR="0057590F" w:rsidRPr="009B1450" w:rsidRDefault="0057590F" w:rsidP="0057590F">
      <w:pPr>
        <w:rPr>
          <w:rFonts w:ascii="Courier New" w:hAnsi="Courier New" w:cs="Courier New"/>
        </w:rPr>
      </w:pPr>
      <w:r w:rsidRPr="009B1450">
        <w:rPr>
          <w:rFonts w:ascii="Courier New" w:hAnsi="Courier New" w:cs="Courier New"/>
        </w:rPr>
        <w:t>&gt;&gt;&gt; xvec = [10, 20, 30]</w:t>
      </w:r>
    </w:p>
    <w:p w:rsidR="0057590F" w:rsidRPr="009B1450" w:rsidRDefault="0057590F" w:rsidP="0057590F">
      <w:pPr>
        <w:rPr>
          <w:rFonts w:ascii="Courier New" w:hAnsi="Courier New" w:cs="Courier New"/>
        </w:rPr>
      </w:pPr>
      <w:r w:rsidRPr="009B1450">
        <w:rPr>
          <w:rFonts w:ascii="Courier New" w:hAnsi="Courier New" w:cs="Courier New"/>
        </w:rPr>
        <w:t>&gt;&gt;&gt; yvec = [7, 5, 3]</w:t>
      </w:r>
    </w:p>
    <w:p w:rsidR="0057590F" w:rsidRPr="009B1450" w:rsidRDefault="0057590F" w:rsidP="0057590F">
      <w:pPr>
        <w:rPr>
          <w:rFonts w:ascii="Courier New" w:hAnsi="Courier New" w:cs="Courier New"/>
        </w:rPr>
      </w:pPr>
      <w:r w:rsidRPr="009B1450">
        <w:rPr>
          <w:rFonts w:ascii="Courier New" w:hAnsi="Courier New" w:cs="Courier New"/>
        </w:rPr>
        <w:t xml:space="preserve">&gt;&gt;&gt; sum(x*y for </w:t>
      </w:r>
      <w:r>
        <w:rPr>
          <w:rFonts w:ascii="Courier New" w:hAnsi="Courier New" w:cs="Courier New"/>
        </w:rPr>
        <w:t xml:space="preserve">x,y in zip(xvec, yvec)) </w:t>
      </w:r>
      <w:r w:rsidRPr="009B1450">
        <w:rPr>
          <w:rFonts w:ascii="Courier New" w:hAnsi="Courier New" w:cs="Courier New"/>
        </w:rPr>
        <w:t># dot product</w:t>
      </w:r>
    </w:p>
    <w:p w:rsidR="0057590F" w:rsidRPr="009B1450" w:rsidRDefault="0057590F" w:rsidP="0057590F">
      <w:pPr>
        <w:rPr>
          <w:rFonts w:ascii="Courier New" w:hAnsi="Courier New" w:cs="Courier New"/>
        </w:rPr>
      </w:pPr>
      <w:r w:rsidRPr="009B1450">
        <w:rPr>
          <w:rFonts w:ascii="Courier New" w:hAnsi="Courier New" w:cs="Courier New"/>
        </w:rPr>
        <w:t>260</w:t>
      </w:r>
    </w:p>
    <w:p w:rsidR="0057590F" w:rsidRPr="009B1450" w:rsidRDefault="0057590F" w:rsidP="0057590F">
      <w:pPr>
        <w:rPr>
          <w:rFonts w:ascii="Courier New" w:hAnsi="Courier New" w:cs="Courier New"/>
        </w:rPr>
      </w:pPr>
    </w:p>
    <w:p w:rsidR="0057590F" w:rsidRPr="009B1450" w:rsidRDefault="0057590F" w:rsidP="0057590F">
      <w:pPr>
        <w:rPr>
          <w:rFonts w:ascii="Courier New" w:hAnsi="Courier New" w:cs="Courier New"/>
        </w:rPr>
      </w:pPr>
      <w:r w:rsidRPr="009B1450">
        <w:rPr>
          <w:rFonts w:ascii="Courier New" w:hAnsi="Courier New" w:cs="Courier New"/>
        </w:rPr>
        <w:t>&gt;&gt;&gt; from math import pi, sin</w:t>
      </w:r>
    </w:p>
    <w:p w:rsidR="0057590F" w:rsidRPr="009B1450" w:rsidRDefault="0057590F" w:rsidP="0057590F">
      <w:pPr>
        <w:rPr>
          <w:rFonts w:ascii="Courier New" w:hAnsi="Courier New" w:cs="Courier New"/>
        </w:rPr>
      </w:pPr>
      <w:r w:rsidRPr="009B1450">
        <w:rPr>
          <w:rFonts w:ascii="Courier New" w:hAnsi="Courier New" w:cs="Courier New"/>
        </w:rPr>
        <w:t>&gt;&gt;&gt; sine_table = {x: sin(x*pi/180) for x in range(0, 91)}</w:t>
      </w:r>
    </w:p>
    <w:p w:rsidR="0057590F" w:rsidRPr="009B1450" w:rsidRDefault="0057590F" w:rsidP="0057590F">
      <w:pPr>
        <w:rPr>
          <w:rFonts w:ascii="Courier New" w:hAnsi="Courier New" w:cs="Courier New"/>
        </w:rPr>
      </w:pPr>
    </w:p>
    <w:p w:rsidR="0057590F" w:rsidRPr="009B1450" w:rsidRDefault="0057590F" w:rsidP="0057590F">
      <w:pPr>
        <w:rPr>
          <w:rFonts w:ascii="Courier New" w:hAnsi="Courier New" w:cs="Courier New"/>
        </w:rPr>
      </w:pPr>
      <w:r w:rsidRPr="009B1450">
        <w:rPr>
          <w:rFonts w:ascii="Courier New" w:hAnsi="Courier New" w:cs="Courier New"/>
        </w:rPr>
        <w:t>&gt;&gt;&gt; unique_words = set(word  for line in page  for word in line.split())</w:t>
      </w:r>
    </w:p>
    <w:p w:rsidR="0057590F" w:rsidRPr="009B1450" w:rsidRDefault="0057590F" w:rsidP="0057590F">
      <w:pPr>
        <w:rPr>
          <w:rFonts w:ascii="Courier New" w:hAnsi="Courier New" w:cs="Courier New"/>
        </w:rPr>
      </w:pPr>
    </w:p>
    <w:p w:rsidR="0057590F" w:rsidRPr="009B1450" w:rsidRDefault="0057590F" w:rsidP="0057590F">
      <w:pPr>
        <w:rPr>
          <w:rFonts w:ascii="Courier New" w:hAnsi="Courier New" w:cs="Courier New"/>
        </w:rPr>
      </w:pPr>
      <w:r w:rsidRPr="009B1450">
        <w:rPr>
          <w:rFonts w:ascii="Courier New" w:hAnsi="Courier New" w:cs="Courier New"/>
        </w:rPr>
        <w:t>&gt;&gt;&gt; valedictorian = max((student.gpa, student.name) for student in graduates)</w:t>
      </w:r>
    </w:p>
    <w:p w:rsidR="0057590F" w:rsidRPr="009B1450" w:rsidRDefault="0057590F" w:rsidP="0057590F">
      <w:pPr>
        <w:rPr>
          <w:rFonts w:ascii="Courier New" w:hAnsi="Courier New" w:cs="Courier New"/>
        </w:rPr>
      </w:pPr>
    </w:p>
    <w:p w:rsidR="0057590F" w:rsidRPr="009B1450" w:rsidRDefault="0057590F" w:rsidP="0057590F">
      <w:pPr>
        <w:rPr>
          <w:rFonts w:ascii="Courier New" w:hAnsi="Courier New" w:cs="Courier New"/>
        </w:rPr>
      </w:pPr>
      <w:r w:rsidRPr="009B1450">
        <w:rPr>
          <w:rFonts w:ascii="Courier New" w:hAnsi="Courier New" w:cs="Courier New"/>
        </w:rPr>
        <w:t>&gt;&gt;&gt; data = 'golf'</w:t>
      </w:r>
    </w:p>
    <w:p w:rsidR="0057590F" w:rsidRPr="009B1450" w:rsidRDefault="0057590F" w:rsidP="0057590F">
      <w:pPr>
        <w:rPr>
          <w:rFonts w:ascii="Courier New" w:hAnsi="Courier New" w:cs="Courier New"/>
        </w:rPr>
      </w:pPr>
      <w:r w:rsidRPr="009B1450">
        <w:rPr>
          <w:rFonts w:ascii="Courier New" w:hAnsi="Courier New" w:cs="Courier New"/>
        </w:rPr>
        <w:t>&gt;&gt;&gt; list(data[i] for i in range(len(data)-1, -1, -1))</w:t>
      </w:r>
    </w:p>
    <w:p w:rsidR="0057590F" w:rsidRPr="009B1450" w:rsidRDefault="0057590F" w:rsidP="0057590F">
      <w:r w:rsidRPr="009B1450">
        <w:rPr>
          <w:rFonts w:ascii="Courier New" w:hAnsi="Courier New" w:cs="Courier New"/>
        </w:rPr>
        <w:t>['f', 'l', 'o', 'g']</w:t>
      </w:r>
    </w:p>
    <w:p w:rsidR="0057590F" w:rsidRDefault="0057590F" w:rsidP="0057590F">
      <w:pPr>
        <w:spacing w:after="0"/>
        <w:ind w:left="0"/>
        <w:rPr>
          <w:rFonts w:asciiTheme="majorHAnsi" w:hAnsiTheme="majorHAnsi"/>
          <w:kern w:val="28"/>
          <w:sz w:val="28"/>
          <w:szCs w:val="28"/>
        </w:rPr>
      </w:pPr>
      <w:bookmarkStart w:id="301" w:name="_Toc514341557"/>
      <w:r>
        <w:br w:type="page"/>
      </w:r>
    </w:p>
    <w:p w:rsidR="0057590F" w:rsidRDefault="0057590F" w:rsidP="0057590F">
      <w:pPr>
        <w:pStyle w:val="Heading3"/>
      </w:pPr>
      <w:bookmarkStart w:id="302" w:name="_Toc515037938"/>
      <w:r>
        <w:lastRenderedPageBreak/>
        <w:t>Closure</w:t>
      </w:r>
      <w:bookmarkEnd w:id="301"/>
      <w:bookmarkEnd w:id="302"/>
    </w:p>
    <w:p w:rsidR="0057590F" w:rsidRPr="001052B0" w:rsidRDefault="0057590F" w:rsidP="0057590F">
      <w:pPr>
        <w:pStyle w:val="Heading4"/>
        <w:ind w:left="0"/>
      </w:pPr>
      <w:r w:rsidRPr="001052B0">
        <w:t>Nonlocal Variable in a Nested Function</w:t>
      </w:r>
    </w:p>
    <w:p w:rsidR="0057590F" w:rsidRDefault="0057590F" w:rsidP="0057590F">
      <w:r>
        <w:t>Before seeing what a closure is, we have to first understand what are nested functions and non-local variables.</w:t>
      </w:r>
    </w:p>
    <w:p w:rsidR="0057590F" w:rsidRDefault="0057590F" w:rsidP="0057590F">
      <w:r>
        <w:t>A function which is defined inside another function is known as nested function. Nested functions are able to access variables of the enclosing scope.</w:t>
      </w:r>
    </w:p>
    <w:p w:rsidR="0057590F" w:rsidRDefault="0057590F" w:rsidP="0057590F">
      <w:r>
        <w:t>In Python, these non-local variables are read only by default and we must declare them explicitly as non-local (using nonlocal keyword) in order to modify them.</w:t>
      </w:r>
    </w:p>
    <w:p w:rsidR="0057590F" w:rsidRDefault="0057590F" w:rsidP="0057590F">
      <w:pPr>
        <w:rPr>
          <w:b/>
        </w:rPr>
      </w:pPr>
      <w:r>
        <w:t xml:space="preserve">Following is an example of a nested function accessing a non-local variable. </w:t>
      </w:r>
    </w:p>
    <w:p w:rsidR="0057590F" w:rsidRPr="006A062E" w:rsidRDefault="0057590F" w:rsidP="0057590F">
      <w:pPr>
        <w:rPr>
          <w:b/>
        </w:rPr>
      </w:pPr>
      <w:r w:rsidRPr="006A062E">
        <w:rPr>
          <w:b/>
        </w:rPr>
        <w:t>Example:</w:t>
      </w:r>
    </w:p>
    <w:p w:rsidR="0057590F" w:rsidRPr="001052B0" w:rsidRDefault="0057590F" w:rsidP="0057590F">
      <w:pPr>
        <w:shd w:val="clear" w:color="auto" w:fill="FFFFFF"/>
        <w:spacing w:line="240" w:lineRule="atLeast"/>
        <w:rPr>
          <w:rFonts w:ascii="Courier New" w:hAnsi="Courier New" w:cs="Courier New"/>
        </w:rPr>
      </w:pPr>
      <w:r w:rsidRPr="001052B0">
        <w:rPr>
          <w:rStyle w:val="acekeyword"/>
          <w:rFonts w:ascii="Courier New" w:hAnsi="Courier New" w:cs="Courier New"/>
        </w:rPr>
        <w:t>def</w:t>
      </w:r>
      <w:r w:rsidRPr="001052B0">
        <w:rPr>
          <w:rStyle w:val="aceidentifier"/>
          <w:rFonts w:ascii="Courier New" w:hAnsi="Courier New" w:cs="Courier New"/>
        </w:rPr>
        <w:t>print_msg</w:t>
      </w:r>
      <w:r w:rsidRPr="001052B0">
        <w:rPr>
          <w:rStyle w:val="aceparen"/>
          <w:rFonts w:ascii="Courier New" w:hAnsi="Courier New" w:cs="Courier New"/>
        </w:rPr>
        <w:t>(</w:t>
      </w:r>
      <w:r w:rsidRPr="001052B0">
        <w:rPr>
          <w:rStyle w:val="aceidentifier"/>
          <w:rFonts w:ascii="Courier New" w:hAnsi="Courier New" w:cs="Courier New"/>
        </w:rPr>
        <w:t>msg</w:t>
      </w:r>
      <w:r w:rsidRPr="001052B0">
        <w:rPr>
          <w:rStyle w:val="aceparen"/>
          <w:rFonts w:ascii="Courier New" w:hAnsi="Courier New" w:cs="Courier New"/>
        </w:rPr>
        <w:t>)</w:t>
      </w:r>
      <w:r w:rsidRPr="001052B0">
        <w:rPr>
          <w:rFonts w:ascii="Courier New" w:hAnsi="Courier New" w:cs="Courier New"/>
        </w:rPr>
        <w:t>:</w:t>
      </w:r>
    </w:p>
    <w:p w:rsidR="0057590F" w:rsidRPr="001052B0" w:rsidRDefault="0057590F" w:rsidP="0057590F">
      <w:pPr>
        <w:shd w:val="clear" w:color="auto" w:fill="FFFFFF"/>
        <w:spacing w:line="240" w:lineRule="atLeast"/>
        <w:rPr>
          <w:rFonts w:ascii="Courier New" w:hAnsi="Courier New" w:cs="Courier New"/>
        </w:rPr>
      </w:pPr>
      <w:r w:rsidRPr="001052B0">
        <w:rPr>
          <w:rStyle w:val="acecomment"/>
        </w:rPr>
        <w:t># This is the outer enclosing function</w:t>
      </w:r>
    </w:p>
    <w:p w:rsidR="0057590F" w:rsidRPr="001052B0" w:rsidRDefault="0057590F" w:rsidP="0057590F">
      <w:pPr>
        <w:shd w:val="clear" w:color="auto" w:fill="FFFFFF"/>
        <w:spacing w:line="240" w:lineRule="atLeast"/>
        <w:rPr>
          <w:rFonts w:ascii="Courier New" w:hAnsi="Courier New" w:cs="Courier New"/>
        </w:rPr>
      </w:pPr>
      <w:r w:rsidRPr="001052B0">
        <w:rPr>
          <w:rStyle w:val="acekeyword"/>
          <w:rFonts w:ascii="Courier New" w:hAnsi="Courier New" w:cs="Courier New"/>
        </w:rPr>
        <w:t>def</w:t>
      </w:r>
      <w:r w:rsidRPr="001052B0">
        <w:rPr>
          <w:rStyle w:val="aceidentifier"/>
          <w:rFonts w:ascii="Courier New" w:hAnsi="Courier New" w:cs="Courier New"/>
        </w:rPr>
        <w:t>printer</w:t>
      </w:r>
      <w:r w:rsidRPr="001052B0">
        <w:rPr>
          <w:rStyle w:val="aceparen"/>
          <w:rFonts w:ascii="Courier New" w:hAnsi="Courier New" w:cs="Courier New"/>
        </w:rPr>
        <w:t>()</w:t>
      </w:r>
      <w:r w:rsidRPr="001052B0">
        <w:rPr>
          <w:rFonts w:ascii="Courier New" w:hAnsi="Courier New" w:cs="Courier New"/>
        </w:rPr>
        <w:t>:</w:t>
      </w:r>
    </w:p>
    <w:p w:rsidR="0057590F" w:rsidRPr="001052B0" w:rsidRDefault="0057590F" w:rsidP="0057590F">
      <w:pPr>
        <w:shd w:val="clear" w:color="auto" w:fill="FFFFFF"/>
        <w:spacing w:line="240" w:lineRule="atLeast"/>
        <w:rPr>
          <w:rFonts w:ascii="Courier New" w:hAnsi="Courier New" w:cs="Courier New"/>
        </w:rPr>
      </w:pPr>
      <w:r w:rsidRPr="001052B0">
        <w:rPr>
          <w:rStyle w:val="acecomment"/>
        </w:rPr>
        <w:t># This is the nested function</w:t>
      </w:r>
    </w:p>
    <w:p w:rsidR="0057590F" w:rsidRPr="001052B0" w:rsidRDefault="0057590F" w:rsidP="0057590F">
      <w:pPr>
        <w:shd w:val="clear" w:color="auto" w:fill="FFFFFF"/>
        <w:spacing w:line="240" w:lineRule="atLeast"/>
        <w:rPr>
          <w:rFonts w:ascii="Courier New" w:hAnsi="Courier New" w:cs="Courier New"/>
        </w:rPr>
      </w:pPr>
      <w:r w:rsidRPr="001052B0">
        <w:rPr>
          <w:rStyle w:val="acekeyword"/>
          <w:rFonts w:ascii="Courier New" w:hAnsi="Courier New" w:cs="Courier New"/>
        </w:rPr>
        <w:t>print</w:t>
      </w:r>
      <w:r w:rsidRPr="001052B0">
        <w:rPr>
          <w:rStyle w:val="aceparen"/>
          <w:rFonts w:ascii="Courier New" w:hAnsi="Courier New" w:cs="Courier New"/>
        </w:rPr>
        <w:t>(</w:t>
      </w:r>
      <w:r w:rsidRPr="001052B0">
        <w:rPr>
          <w:rStyle w:val="aceidentifier"/>
          <w:rFonts w:ascii="Courier New" w:hAnsi="Courier New" w:cs="Courier New"/>
        </w:rPr>
        <w:t>msg</w:t>
      </w:r>
      <w:r w:rsidRPr="001052B0">
        <w:rPr>
          <w:rStyle w:val="aceparen"/>
          <w:rFonts w:ascii="Courier New" w:hAnsi="Courier New" w:cs="Courier New"/>
        </w:rPr>
        <w:t>)</w:t>
      </w:r>
    </w:p>
    <w:p w:rsidR="0057590F" w:rsidRPr="001052B0" w:rsidRDefault="0057590F" w:rsidP="0057590F">
      <w:pPr>
        <w:shd w:val="clear" w:color="auto" w:fill="FFFFFF"/>
        <w:spacing w:line="240" w:lineRule="atLeast"/>
        <w:rPr>
          <w:rFonts w:ascii="Courier New" w:hAnsi="Courier New" w:cs="Courier New"/>
        </w:rPr>
      </w:pPr>
      <w:r w:rsidRPr="001052B0">
        <w:rPr>
          <w:rStyle w:val="aceidentifier"/>
          <w:rFonts w:ascii="Courier New" w:hAnsi="Courier New" w:cs="Courier New"/>
        </w:rPr>
        <w:t>printer</w:t>
      </w:r>
      <w:r w:rsidRPr="001052B0">
        <w:rPr>
          <w:rStyle w:val="aceparen"/>
          <w:rFonts w:ascii="Courier New" w:hAnsi="Courier New" w:cs="Courier New"/>
        </w:rPr>
        <w:t>()</w:t>
      </w:r>
    </w:p>
    <w:p w:rsidR="0057590F" w:rsidRPr="001052B0" w:rsidRDefault="0057590F" w:rsidP="0057590F">
      <w:pPr>
        <w:shd w:val="clear" w:color="auto" w:fill="FFFFFF"/>
        <w:spacing w:line="240" w:lineRule="atLeast"/>
        <w:rPr>
          <w:rFonts w:ascii="Courier New" w:hAnsi="Courier New" w:cs="Courier New"/>
        </w:rPr>
      </w:pPr>
      <w:r w:rsidRPr="001052B0">
        <w:rPr>
          <w:rStyle w:val="acecomment"/>
        </w:rPr>
        <w:t># We execute the function</w:t>
      </w:r>
    </w:p>
    <w:p w:rsidR="0057590F" w:rsidRPr="001052B0" w:rsidRDefault="0057590F" w:rsidP="0057590F">
      <w:pPr>
        <w:shd w:val="clear" w:color="auto" w:fill="FFFFFF"/>
        <w:spacing w:line="240" w:lineRule="atLeast"/>
        <w:rPr>
          <w:rFonts w:ascii="Courier New" w:hAnsi="Courier New" w:cs="Courier New"/>
        </w:rPr>
      </w:pPr>
      <w:r w:rsidRPr="001052B0">
        <w:rPr>
          <w:rStyle w:val="acecomment"/>
        </w:rPr>
        <w:t># Output: Hello</w:t>
      </w:r>
    </w:p>
    <w:p w:rsidR="0057590F" w:rsidRPr="001052B0" w:rsidRDefault="0057590F" w:rsidP="0057590F">
      <w:pPr>
        <w:shd w:val="clear" w:color="auto" w:fill="FFFFFF"/>
        <w:spacing w:line="240" w:lineRule="atLeast"/>
        <w:rPr>
          <w:rFonts w:ascii="Courier New" w:hAnsi="Courier New" w:cs="Courier New"/>
        </w:rPr>
      </w:pPr>
      <w:r w:rsidRPr="001052B0">
        <w:rPr>
          <w:rStyle w:val="aceidentifier"/>
          <w:rFonts w:ascii="Courier New" w:hAnsi="Courier New" w:cs="Courier New"/>
        </w:rPr>
        <w:t>print_msg</w:t>
      </w:r>
      <w:r w:rsidRPr="001052B0">
        <w:rPr>
          <w:rStyle w:val="aceparen"/>
          <w:rFonts w:ascii="Courier New" w:hAnsi="Courier New" w:cs="Courier New"/>
        </w:rPr>
        <w:t>(</w:t>
      </w:r>
      <w:r w:rsidRPr="001052B0">
        <w:rPr>
          <w:rStyle w:val="acestring"/>
          <w:rFonts w:ascii="Courier New" w:hAnsi="Courier New" w:cs="Courier New"/>
        </w:rPr>
        <w:t>"Hello"</w:t>
      </w:r>
      <w:r w:rsidRPr="001052B0">
        <w:rPr>
          <w:rStyle w:val="aceparen"/>
          <w:rFonts w:ascii="Courier New" w:hAnsi="Courier New" w:cs="Courier New"/>
        </w:rPr>
        <w:t>)</w:t>
      </w:r>
    </w:p>
    <w:p w:rsidR="0057590F" w:rsidRPr="001052B0" w:rsidRDefault="0057590F" w:rsidP="0057590F">
      <w:pPr>
        <w:rPr>
          <w:rFonts w:asciiTheme="majorHAnsi" w:hAnsiTheme="majorHAnsi"/>
        </w:rPr>
      </w:pPr>
      <w:r w:rsidRPr="001052B0">
        <w:rPr>
          <w:rFonts w:asciiTheme="majorHAnsi" w:hAnsiTheme="majorHAnsi" w:cs="Arial"/>
          <w:color w:val="252830"/>
        </w:rPr>
        <w:t>We can see that the nested function </w:t>
      </w:r>
      <w:r w:rsidRPr="001052B0">
        <w:rPr>
          <w:rStyle w:val="HTMLCode"/>
          <w:color w:val="252830"/>
          <w:shd w:val="clear" w:color="auto" w:fill="EFF0F1"/>
        </w:rPr>
        <w:t>printer()</w:t>
      </w:r>
      <w:r w:rsidRPr="001052B0">
        <w:rPr>
          <w:rFonts w:asciiTheme="majorHAnsi" w:hAnsiTheme="majorHAnsi" w:cs="Arial"/>
          <w:color w:val="252830"/>
        </w:rPr>
        <w:t> was able to access the non-local variable </w:t>
      </w:r>
      <w:r w:rsidRPr="001052B0">
        <w:rPr>
          <w:rStyle w:val="HTMLCode"/>
        </w:rPr>
        <w:t>msg</w:t>
      </w:r>
      <w:r w:rsidRPr="001052B0">
        <w:rPr>
          <w:rStyle w:val="HTMLCode"/>
          <w:rFonts w:asciiTheme="majorHAnsi" w:hAnsiTheme="majorHAnsi"/>
        </w:rPr>
        <w:t xml:space="preserve"> of</w:t>
      </w:r>
      <w:r w:rsidRPr="001052B0">
        <w:rPr>
          <w:rFonts w:asciiTheme="majorHAnsi" w:hAnsiTheme="majorHAnsi" w:cs="Arial"/>
          <w:color w:val="252830"/>
        </w:rPr>
        <w:t xml:space="preserve"> the enclosing function.</w:t>
      </w:r>
    </w:p>
    <w:p w:rsidR="0057590F" w:rsidRDefault="0057590F" w:rsidP="0057590F">
      <w:pPr>
        <w:pStyle w:val="Heading4"/>
        <w:ind w:left="0"/>
      </w:pPr>
      <w:r>
        <w:t>Defining a Closure Function</w:t>
      </w:r>
    </w:p>
    <w:p w:rsidR="0057590F" w:rsidRPr="001052B0" w:rsidRDefault="0057590F" w:rsidP="0057590F">
      <w:r w:rsidRPr="001052B0">
        <w:t xml:space="preserve">In the example above, what would happen if the last line of the function </w:t>
      </w:r>
      <w:r w:rsidRPr="001052B0">
        <w:rPr>
          <w:rStyle w:val="HTMLCode"/>
          <w:color w:val="252830"/>
          <w:shd w:val="clear" w:color="auto" w:fill="EFF0F1"/>
        </w:rPr>
        <w:t>print_msg()</w:t>
      </w:r>
      <w:r w:rsidRPr="001052B0">
        <w:t xml:space="preserve">returned the </w:t>
      </w:r>
      <w:r w:rsidRPr="001052B0">
        <w:rPr>
          <w:rStyle w:val="HTMLCode"/>
          <w:color w:val="252830"/>
          <w:shd w:val="clear" w:color="auto" w:fill="EFF0F1"/>
        </w:rPr>
        <w:t>printer()</w:t>
      </w:r>
      <w:r w:rsidRPr="001052B0">
        <w:t xml:space="preserve"> function instead of calling it? This means the function was defined as follows.</w:t>
      </w:r>
    </w:p>
    <w:p w:rsidR="0057590F" w:rsidRPr="001052B0" w:rsidRDefault="0057590F" w:rsidP="0057590F">
      <w:pPr>
        <w:rPr>
          <w:rFonts w:ascii="Courier New" w:hAnsi="Courier New" w:cs="Courier New"/>
        </w:rPr>
      </w:pPr>
      <w:r w:rsidRPr="001052B0">
        <w:rPr>
          <w:rStyle w:val="acekeyword"/>
          <w:rFonts w:ascii="Courier New" w:hAnsi="Courier New" w:cs="Courier New"/>
        </w:rPr>
        <w:t>def</w:t>
      </w:r>
      <w:r w:rsidRPr="001052B0">
        <w:rPr>
          <w:rStyle w:val="aceidentifier"/>
          <w:rFonts w:ascii="Courier New" w:hAnsi="Courier New" w:cs="Courier New"/>
        </w:rPr>
        <w:t>print_msg</w:t>
      </w:r>
      <w:r w:rsidRPr="001052B0">
        <w:rPr>
          <w:rStyle w:val="aceparen"/>
          <w:rFonts w:ascii="Courier New" w:hAnsi="Courier New" w:cs="Courier New"/>
        </w:rPr>
        <w:t>(</w:t>
      </w:r>
      <w:r w:rsidRPr="001052B0">
        <w:rPr>
          <w:rStyle w:val="aceidentifier"/>
          <w:rFonts w:ascii="Courier New" w:hAnsi="Courier New" w:cs="Courier New"/>
        </w:rPr>
        <w:t>msg</w:t>
      </w:r>
      <w:r w:rsidRPr="001052B0">
        <w:rPr>
          <w:rStyle w:val="aceparen"/>
          <w:rFonts w:ascii="Courier New" w:hAnsi="Courier New" w:cs="Courier New"/>
        </w:rPr>
        <w:t>)</w:t>
      </w:r>
      <w:r w:rsidRPr="001052B0">
        <w:rPr>
          <w:rFonts w:ascii="Courier New" w:hAnsi="Courier New" w:cs="Courier New"/>
        </w:rPr>
        <w:t>:</w:t>
      </w:r>
    </w:p>
    <w:p w:rsidR="0057590F" w:rsidRPr="001052B0" w:rsidRDefault="0057590F" w:rsidP="0057590F">
      <w:pPr>
        <w:rPr>
          <w:rFonts w:ascii="Courier New" w:hAnsi="Courier New" w:cs="Courier New"/>
        </w:rPr>
      </w:pPr>
      <w:r w:rsidRPr="001052B0">
        <w:rPr>
          <w:rStyle w:val="acecomment"/>
        </w:rPr>
        <w:t># This is the outer enclosing function</w:t>
      </w:r>
    </w:p>
    <w:p w:rsidR="0057590F" w:rsidRPr="001052B0" w:rsidRDefault="0057590F" w:rsidP="0057590F">
      <w:pPr>
        <w:rPr>
          <w:rFonts w:ascii="Courier New" w:hAnsi="Courier New" w:cs="Courier New"/>
        </w:rPr>
      </w:pPr>
      <w:r w:rsidRPr="001052B0">
        <w:rPr>
          <w:rStyle w:val="acekeyword"/>
          <w:rFonts w:ascii="Courier New" w:hAnsi="Courier New" w:cs="Courier New"/>
        </w:rPr>
        <w:t>def</w:t>
      </w:r>
      <w:r w:rsidRPr="001052B0">
        <w:rPr>
          <w:rStyle w:val="aceidentifier"/>
          <w:rFonts w:ascii="Courier New" w:hAnsi="Courier New" w:cs="Courier New"/>
        </w:rPr>
        <w:t>printer</w:t>
      </w:r>
      <w:r w:rsidRPr="001052B0">
        <w:rPr>
          <w:rStyle w:val="aceparen"/>
          <w:rFonts w:ascii="Courier New" w:hAnsi="Courier New" w:cs="Courier New"/>
        </w:rPr>
        <w:t>()</w:t>
      </w:r>
      <w:r w:rsidRPr="001052B0">
        <w:rPr>
          <w:rFonts w:ascii="Courier New" w:hAnsi="Courier New" w:cs="Courier New"/>
        </w:rPr>
        <w:t>:</w:t>
      </w:r>
    </w:p>
    <w:p w:rsidR="0057590F" w:rsidRPr="001052B0" w:rsidRDefault="0057590F" w:rsidP="0057590F">
      <w:pPr>
        <w:rPr>
          <w:rFonts w:ascii="Courier New" w:hAnsi="Courier New" w:cs="Courier New"/>
        </w:rPr>
      </w:pPr>
      <w:r w:rsidRPr="001052B0">
        <w:rPr>
          <w:rStyle w:val="acecomment"/>
        </w:rPr>
        <w:t># This is the nested function</w:t>
      </w:r>
    </w:p>
    <w:p w:rsidR="0057590F" w:rsidRPr="001052B0" w:rsidRDefault="0057590F" w:rsidP="0057590F">
      <w:pPr>
        <w:rPr>
          <w:rFonts w:ascii="Courier New" w:hAnsi="Courier New" w:cs="Courier New"/>
        </w:rPr>
      </w:pPr>
      <w:r w:rsidRPr="001052B0">
        <w:rPr>
          <w:rStyle w:val="acekeyword"/>
          <w:rFonts w:ascii="Courier New" w:hAnsi="Courier New" w:cs="Courier New"/>
        </w:rPr>
        <w:t>print</w:t>
      </w:r>
      <w:r w:rsidRPr="001052B0">
        <w:rPr>
          <w:rStyle w:val="aceparen"/>
          <w:rFonts w:ascii="Courier New" w:hAnsi="Courier New" w:cs="Courier New"/>
        </w:rPr>
        <w:t>(</w:t>
      </w:r>
      <w:r w:rsidRPr="001052B0">
        <w:rPr>
          <w:rStyle w:val="aceidentifier"/>
          <w:rFonts w:ascii="Courier New" w:hAnsi="Courier New" w:cs="Courier New"/>
        </w:rPr>
        <w:t>msg</w:t>
      </w:r>
      <w:r w:rsidRPr="001052B0">
        <w:rPr>
          <w:rStyle w:val="aceparen"/>
          <w:rFonts w:ascii="Courier New" w:hAnsi="Courier New" w:cs="Courier New"/>
        </w:rPr>
        <w:t>)</w:t>
      </w:r>
    </w:p>
    <w:p w:rsidR="0057590F" w:rsidRPr="001052B0" w:rsidRDefault="0057590F" w:rsidP="0057590F">
      <w:pPr>
        <w:rPr>
          <w:rFonts w:ascii="Courier New" w:hAnsi="Courier New" w:cs="Courier New"/>
        </w:rPr>
      </w:pPr>
      <w:r w:rsidRPr="001052B0">
        <w:rPr>
          <w:rStyle w:val="acekeyword"/>
          <w:rFonts w:ascii="Courier New" w:hAnsi="Courier New" w:cs="Courier New"/>
        </w:rPr>
        <w:t>return</w:t>
      </w:r>
      <w:r w:rsidRPr="001052B0">
        <w:rPr>
          <w:rStyle w:val="aceidentifier"/>
          <w:rFonts w:ascii="Courier New" w:hAnsi="Courier New" w:cs="Courier New"/>
        </w:rPr>
        <w:t>printer</w:t>
      </w:r>
      <w:r w:rsidRPr="001052B0">
        <w:rPr>
          <w:rStyle w:val="acecomment"/>
        </w:rPr>
        <w:t># this got changed</w:t>
      </w:r>
    </w:p>
    <w:p w:rsidR="0057590F" w:rsidRPr="001052B0" w:rsidRDefault="0057590F" w:rsidP="0057590F">
      <w:pPr>
        <w:rPr>
          <w:rFonts w:ascii="Courier New" w:hAnsi="Courier New" w:cs="Courier New"/>
        </w:rPr>
      </w:pPr>
      <w:r w:rsidRPr="001052B0">
        <w:rPr>
          <w:rStyle w:val="acecomment"/>
        </w:rPr>
        <w:t># Now let's try calling this function.</w:t>
      </w:r>
    </w:p>
    <w:p w:rsidR="0057590F" w:rsidRPr="001052B0" w:rsidRDefault="0057590F" w:rsidP="0057590F">
      <w:pPr>
        <w:rPr>
          <w:rFonts w:ascii="Courier New" w:hAnsi="Courier New" w:cs="Courier New"/>
        </w:rPr>
      </w:pPr>
      <w:r w:rsidRPr="001052B0">
        <w:rPr>
          <w:rStyle w:val="acecomment"/>
        </w:rPr>
        <w:t># Output: Hello</w:t>
      </w:r>
    </w:p>
    <w:p w:rsidR="0057590F" w:rsidRPr="001052B0" w:rsidRDefault="0057590F" w:rsidP="0057590F">
      <w:pPr>
        <w:rPr>
          <w:rFonts w:ascii="Courier New" w:hAnsi="Courier New" w:cs="Courier New"/>
        </w:rPr>
      </w:pPr>
      <w:r w:rsidRPr="001052B0">
        <w:rPr>
          <w:rStyle w:val="aceidentifier"/>
          <w:rFonts w:ascii="Courier New" w:hAnsi="Courier New" w:cs="Courier New"/>
        </w:rPr>
        <w:t>another</w:t>
      </w:r>
      <w:r w:rsidRPr="001052B0">
        <w:rPr>
          <w:rStyle w:val="acekeyword"/>
          <w:rFonts w:ascii="Courier New" w:hAnsi="Courier New" w:cs="Courier New"/>
        </w:rPr>
        <w:t>=</w:t>
      </w:r>
      <w:r w:rsidRPr="001052B0">
        <w:rPr>
          <w:rStyle w:val="aceidentifier"/>
          <w:rFonts w:ascii="Courier New" w:hAnsi="Courier New" w:cs="Courier New"/>
        </w:rPr>
        <w:t>print_msg</w:t>
      </w:r>
      <w:r w:rsidRPr="001052B0">
        <w:rPr>
          <w:rStyle w:val="aceparen"/>
          <w:rFonts w:ascii="Courier New" w:hAnsi="Courier New" w:cs="Courier New"/>
        </w:rPr>
        <w:t>(</w:t>
      </w:r>
      <w:r w:rsidRPr="001052B0">
        <w:rPr>
          <w:rStyle w:val="acestring"/>
          <w:rFonts w:ascii="Courier New" w:hAnsi="Courier New" w:cs="Courier New"/>
        </w:rPr>
        <w:t>"Hello"</w:t>
      </w:r>
      <w:r w:rsidRPr="001052B0">
        <w:rPr>
          <w:rStyle w:val="aceparen"/>
          <w:rFonts w:ascii="Courier New" w:hAnsi="Courier New" w:cs="Courier New"/>
        </w:rPr>
        <w:t>)</w:t>
      </w:r>
    </w:p>
    <w:p w:rsidR="0057590F" w:rsidRPr="001052B0" w:rsidRDefault="0057590F" w:rsidP="0057590F">
      <w:pPr>
        <w:rPr>
          <w:rFonts w:ascii="Courier New" w:hAnsi="Courier New" w:cs="Courier New"/>
        </w:rPr>
      </w:pPr>
      <w:r w:rsidRPr="001052B0">
        <w:rPr>
          <w:rStyle w:val="aceidentifier"/>
          <w:rFonts w:ascii="Courier New" w:hAnsi="Courier New" w:cs="Courier New"/>
        </w:rPr>
        <w:t>another</w:t>
      </w:r>
      <w:r w:rsidRPr="001052B0">
        <w:rPr>
          <w:rStyle w:val="aceparen"/>
          <w:rFonts w:ascii="Courier New" w:hAnsi="Courier New" w:cs="Courier New"/>
        </w:rPr>
        <w:t>()</w:t>
      </w:r>
    </w:p>
    <w:p w:rsidR="0057590F" w:rsidRPr="001052B0" w:rsidRDefault="0057590F" w:rsidP="0057590F">
      <w:r w:rsidRPr="001052B0">
        <w:t>That's unusual.</w:t>
      </w:r>
    </w:p>
    <w:p w:rsidR="0057590F" w:rsidRPr="001052B0" w:rsidRDefault="0057590F" w:rsidP="0057590F">
      <w:r w:rsidRPr="001052B0">
        <w:lastRenderedPageBreak/>
        <w:t>The</w:t>
      </w:r>
      <w:r w:rsidRPr="001052B0">
        <w:rPr>
          <w:rFonts w:ascii="Courier New" w:hAnsi="Courier New" w:cs="Courier New"/>
        </w:rPr>
        <w:t>print_msg()</w:t>
      </w:r>
      <w:r w:rsidRPr="001052B0">
        <w:t>function was called with the string</w:t>
      </w:r>
      <w:r w:rsidRPr="001052B0">
        <w:rPr>
          <w:rFonts w:ascii="Courier New" w:hAnsi="Courier New"/>
        </w:rPr>
        <w:t>"Hello"</w:t>
      </w:r>
      <w:r w:rsidRPr="001052B0">
        <w:t>and the returned function was bound to the name</w:t>
      </w:r>
      <w:r w:rsidRPr="005A5D92">
        <w:rPr>
          <w:rFonts w:ascii="Courier New" w:hAnsi="Courier New" w:cs="Courier New"/>
          <w:iCs/>
        </w:rPr>
        <w:t>another</w:t>
      </w:r>
      <w:r w:rsidRPr="001052B0">
        <w:t>. On calling</w:t>
      </w:r>
      <w:r w:rsidRPr="001052B0">
        <w:rPr>
          <w:rFonts w:ascii="Courier New" w:hAnsi="Courier New"/>
        </w:rPr>
        <w:t>another()</w:t>
      </w:r>
      <w:r w:rsidRPr="001052B0">
        <w:t>, the message was still remembered although we had already finished executing the</w:t>
      </w:r>
      <w:r w:rsidRPr="001052B0">
        <w:rPr>
          <w:rFonts w:ascii="Courier New" w:hAnsi="Courier New"/>
        </w:rPr>
        <w:t>print_msg()</w:t>
      </w:r>
      <w:r w:rsidRPr="001052B0">
        <w:t>function.</w:t>
      </w:r>
    </w:p>
    <w:p w:rsidR="0057590F" w:rsidRPr="005A5D92" w:rsidRDefault="0057590F" w:rsidP="0057590F">
      <w:pPr>
        <w:rPr>
          <w:rFonts w:asciiTheme="majorHAnsi" w:hAnsiTheme="majorHAnsi"/>
        </w:rPr>
      </w:pPr>
      <w:r w:rsidRPr="001052B0">
        <w:t xml:space="preserve">This technique by which some data </w:t>
      </w:r>
      <w:r w:rsidRPr="001052B0">
        <w:rPr>
          <w:rFonts w:ascii="Courier New" w:hAnsi="Courier New"/>
        </w:rPr>
        <w:t>("Hello")</w:t>
      </w:r>
      <w:r w:rsidRPr="001052B0">
        <w:t xml:space="preserve"> gets attached to the code is called</w:t>
      </w:r>
      <w:r w:rsidRPr="005A5D92">
        <w:rPr>
          <w:rStyle w:val="Strong"/>
          <w:rFonts w:asciiTheme="majorHAnsi" w:hAnsiTheme="majorHAnsi" w:cs="Arial"/>
          <w:color w:val="555555"/>
        </w:rPr>
        <w:t>closure in Python</w:t>
      </w:r>
      <w:r w:rsidRPr="005A5D92">
        <w:rPr>
          <w:rFonts w:asciiTheme="majorHAnsi" w:hAnsiTheme="majorHAnsi"/>
        </w:rPr>
        <w:t>.</w:t>
      </w:r>
    </w:p>
    <w:p w:rsidR="0057590F" w:rsidRPr="001052B0" w:rsidRDefault="0057590F" w:rsidP="0057590F">
      <w:r w:rsidRPr="001052B0">
        <w:t>This value in the enclosing scope is remembered even when the variable goes out of scope or the function itself is removed from the current namespace.</w:t>
      </w:r>
    </w:p>
    <w:p w:rsidR="0057590F" w:rsidRPr="001052B0" w:rsidRDefault="0057590F" w:rsidP="0057590F">
      <w:r w:rsidRPr="001052B0">
        <w:t>Try running the following in the Python shell to see the output.</w:t>
      </w:r>
    </w:p>
    <w:p w:rsidR="0057590F" w:rsidRPr="001052B0" w:rsidRDefault="0057590F" w:rsidP="0057590F">
      <w:pPr>
        <w:rPr>
          <w:rStyle w:val="pln"/>
          <w:rFonts w:ascii="Courier New" w:hAnsi="Courier New" w:cs="Courier New"/>
        </w:rPr>
      </w:pPr>
      <w:r w:rsidRPr="001052B0">
        <w:rPr>
          <w:rStyle w:val="pun"/>
          <w:rFonts w:ascii="Courier New" w:hAnsi="Courier New" w:cs="Courier New"/>
        </w:rPr>
        <w:t>&gt;&gt;&gt;</w:t>
      </w:r>
      <w:r w:rsidRPr="001052B0">
        <w:rPr>
          <w:rStyle w:val="kwd"/>
          <w:rFonts w:ascii="Courier New" w:hAnsi="Courier New" w:cs="Courier New"/>
        </w:rPr>
        <w:t>del</w:t>
      </w:r>
      <w:r w:rsidRPr="001052B0">
        <w:rPr>
          <w:rStyle w:val="pln"/>
          <w:rFonts w:ascii="Courier New" w:hAnsi="Courier New" w:cs="Courier New"/>
        </w:rPr>
        <w:t xml:space="preserve"> print_msg</w:t>
      </w:r>
    </w:p>
    <w:p w:rsidR="0057590F" w:rsidRPr="001052B0" w:rsidRDefault="0057590F" w:rsidP="0057590F">
      <w:pPr>
        <w:rPr>
          <w:rStyle w:val="pln"/>
          <w:rFonts w:ascii="Courier New" w:hAnsi="Courier New" w:cs="Courier New"/>
        </w:rPr>
      </w:pPr>
      <w:r w:rsidRPr="001052B0">
        <w:rPr>
          <w:rStyle w:val="pun"/>
          <w:rFonts w:ascii="Courier New" w:hAnsi="Courier New" w:cs="Courier New"/>
        </w:rPr>
        <w:t>&gt;&gt;&gt;</w:t>
      </w:r>
      <w:r w:rsidRPr="001052B0">
        <w:rPr>
          <w:rStyle w:val="pln"/>
          <w:rFonts w:ascii="Courier New" w:hAnsi="Courier New" w:cs="Courier New"/>
        </w:rPr>
        <w:t xml:space="preserve"> another</w:t>
      </w:r>
      <w:r w:rsidRPr="001052B0">
        <w:rPr>
          <w:rStyle w:val="pun"/>
          <w:rFonts w:ascii="Courier New" w:hAnsi="Courier New" w:cs="Courier New"/>
        </w:rPr>
        <w:t>()</w:t>
      </w:r>
    </w:p>
    <w:p w:rsidR="0057590F" w:rsidRPr="001052B0" w:rsidRDefault="0057590F" w:rsidP="0057590F">
      <w:pPr>
        <w:rPr>
          <w:rStyle w:val="pln"/>
          <w:rFonts w:ascii="Courier New" w:hAnsi="Courier New" w:cs="Courier New"/>
        </w:rPr>
      </w:pPr>
      <w:r w:rsidRPr="001052B0">
        <w:rPr>
          <w:rStyle w:val="typ"/>
        </w:rPr>
        <w:t>Hello</w:t>
      </w:r>
    </w:p>
    <w:p w:rsidR="0057590F" w:rsidRPr="001052B0" w:rsidRDefault="0057590F" w:rsidP="0057590F">
      <w:pPr>
        <w:rPr>
          <w:rStyle w:val="pln"/>
          <w:rFonts w:ascii="Courier New" w:hAnsi="Courier New" w:cs="Courier New"/>
        </w:rPr>
      </w:pPr>
      <w:r w:rsidRPr="001052B0">
        <w:rPr>
          <w:rStyle w:val="pun"/>
          <w:rFonts w:ascii="Courier New" w:hAnsi="Courier New" w:cs="Courier New"/>
        </w:rPr>
        <w:t>&gt;&gt;&gt;</w:t>
      </w:r>
      <w:r w:rsidRPr="001052B0">
        <w:rPr>
          <w:rStyle w:val="pln"/>
          <w:rFonts w:ascii="Courier New" w:hAnsi="Courier New" w:cs="Courier New"/>
        </w:rPr>
        <w:t xml:space="preserve"> print_msg</w:t>
      </w:r>
      <w:r w:rsidRPr="001052B0">
        <w:rPr>
          <w:rStyle w:val="pun"/>
          <w:rFonts w:ascii="Courier New" w:hAnsi="Courier New" w:cs="Courier New"/>
        </w:rPr>
        <w:t>(</w:t>
      </w:r>
      <w:r w:rsidRPr="001052B0">
        <w:rPr>
          <w:rStyle w:val="str"/>
          <w:rFonts w:ascii="Courier New" w:hAnsi="Courier New" w:cs="Courier New"/>
        </w:rPr>
        <w:t>"Hello"</w:t>
      </w:r>
      <w:r w:rsidRPr="001052B0">
        <w:rPr>
          <w:rStyle w:val="pun"/>
          <w:rFonts w:ascii="Courier New" w:hAnsi="Courier New" w:cs="Courier New"/>
        </w:rPr>
        <w:t>)</w:t>
      </w:r>
    </w:p>
    <w:p w:rsidR="0057590F" w:rsidRPr="001052B0" w:rsidRDefault="0057590F" w:rsidP="0057590F">
      <w:pPr>
        <w:rPr>
          <w:rStyle w:val="pln"/>
          <w:rFonts w:ascii="Courier New" w:hAnsi="Courier New" w:cs="Courier New"/>
        </w:rPr>
      </w:pPr>
      <w:r w:rsidRPr="001052B0">
        <w:rPr>
          <w:rStyle w:val="typ"/>
        </w:rPr>
        <w:t>Traceback</w:t>
      </w:r>
      <w:r w:rsidRPr="001052B0">
        <w:rPr>
          <w:rStyle w:val="pun"/>
          <w:rFonts w:ascii="Courier New" w:hAnsi="Courier New" w:cs="Courier New"/>
        </w:rPr>
        <w:t>(</w:t>
      </w:r>
      <w:r w:rsidRPr="001052B0">
        <w:rPr>
          <w:rStyle w:val="pln"/>
          <w:rFonts w:ascii="Courier New" w:hAnsi="Courier New" w:cs="Courier New"/>
        </w:rPr>
        <w:t xml:space="preserve">most recent call </w:t>
      </w:r>
      <w:r w:rsidRPr="001052B0">
        <w:rPr>
          <w:rStyle w:val="kwd"/>
          <w:rFonts w:ascii="Courier New" w:hAnsi="Courier New" w:cs="Courier New"/>
        </w:rPr>
        <w:t>last</w:t>
      </w:r>
      <w:r w:rsidRPr="001052B0">
        <w:rPr>
          <w:rStyle w:val="pun"/>
          <w:rFonts w:ascii="Courier New" w:hAnsi="Courier New" w:cs="Courier New"/>
        </w:rPr>
        <w:t>):</w:t>
      </w:r>
    </w:p>
    <w:p w:rsidR="0057590F" w:rsidRPr="001052B0" w:rsidRDefault="0057590F" w:rsidP="0057590F">
      <w:pPr>
        <w:rPr>
          <w:rStyle w:val="pln"/>
          <w:rFonts w:ascii="Courier New" w:hAnsi="Courier New" w:cs="Courier New"/>
        </w:rPr>
      </w:pPr>
      <w:r w:rsidRPr="001052B0">
        <w:rPr>
          <w:rStyle w:val="pun"/>
          <w:rFonts w:ascii="Courier New" w:hAnsi="Courier New" w:cs="Courier New"/>
        </w:rPr>
        <w:t>...</w:t>
      </w:r>
    </w:p>
    <w:p w:rsidR="0057590F" w:rsidRPr="001052B0" w:rsidRDefault="0057590F" w:rsidP="0057590F">
      <w:pPr>
        <w:rPr>
          <w:rFonts w:ascii="Courier New" w:hAnsi="Courier New" w:cs="Courier New"/>
        </w:rPr>
      </w:pPr>
      <w:r w:rsidRPr="001052B0">
        <w:rPr>
          <w:rStyle w:val="typ"/>
        </w:rPr>
        <w:t>NameError</w:t>
      </w:r>
      <w:r w:rsidRPr="001052B0">
        <w:rPr>
          <w:rStyle w:val="pun"/>
          <w:rFonts w:ascii="Courier New" w:hAnsi="Courier New" w:cs="Courier New"/>
        </w:rPr>
        <w:t>:</w:t>
      </w:r>
      <w:r w:rsidRPr="001052B0">
        <w:rPr>
          <w:rStyle w:val="pln"/>
          <w:rFonts w:ascii="Courier New" w:hAnsi="Courier New" w:cs="Courier New"/>
        </w:rPr>
        <w:t xml:space="preserve"> name </w:t>
      </w:r>
      <w:r w:rsidRPr="001052B0">
        <w:rPr>
          <w:rStyle w:val="str"/>
          <w:rFonts w:ascii="Courier New" w:hAnsi="Courier New" w:cs="Courier New"/>
        </w:rPr>
        <w:t>'print_msg'</w:t>
      </w:r>
      <w:r w:rsidRPr="001052B0">
        <w:rPr>
          <w:rStyle w:val="kwd"/>
          <w:rFonts w:ascii="Courier New" w:hAnsi="Courier New" w:cs="Courier New"/>
        </w:rPr>
        <w:t>isnotdefined</w:t>
      </w:r>
    </w:p>
    <w:p w:rsidR="0057590F" w:rsidRPr="001052B0" w:rsidRDefault="0057590F" w:rsidP="0057590F">
      <w:pPr>
        <w:rPr>
          <w:rFonts w:ascii="Times New Roman" w:hAnsi="Times New Roman"/>
        </w:rPr>
      </w:pPr>
    </w:p>
    <w:p w:rsidR="0057590F" w:rsidRPr="001052B0" w:rsidRDefault="0057590F" w:rsidP="0057590F">
      <w:pPr>
        <w:pStyle w:val="Heading4"/>
        <w:ind w:left="0"/>
      </w:pPr>
      <w:bookmarkStart w:id="303" w:name="when"/>
      <w:bookmarkEnd w:id="303"/>
      <w:r w:rsidRPr="001052B0">
        <w:t>When do we have a Closure?</w:t>
      </w:r>
    </w:p>
    <w:p w:rsidR="0057590F" w:rsidRPr="001052B0" w:rsidRDefault="0057590F" w:rsidP="0057590F">
      <w:r w:rsidRPr="001052B0">
        <w:t>As seen from the above example, we have a closure in Python when a nested function references a value in its enclosing scope.</w:t>
      </w:r>
    </w:p>
    <w:p w:rsidR="0057590F" w:rsidRPr="001052B0" w:rsidRDefault="0057590F" w:rsidP="0057590F">
      <w:r w:rsidRPr="001052B0">
        <w:t>The criteria that must be met to create closure in Python are summarized in the following points.</w:t>
      </w:r>
    </w:p>
    <w:p w:rsidR="0057590F" w:rsidRPr="001052B0" w:rsidRDefault="0057590F" w:rsidP="00B629BA">
      <w:pPr>
        <w:pStyle w:val="ListParagraph"/>
        <w:numPr>
          <w:ilvl w:val="0"/>
          <w:numId w:val="92"/>
        </w:numPr>
      </w:pPr>
      <w:r w:rsidRPr="001052B0">
        <w:t>We must have a nested function (function inside a function).</w:t>
      </w:r>
    </w:p>
    <w:p w:rsidR="0057590F" w:rsidRPr="001052B0" w:rsidRDefault="0057590F" w:rsidP="00B629BA">
      <w:pPr>
        <w:pStyle w:val="ListParagraph"/>
        <w:numPr>
          <w:ilvl w:val="0"/>
          <w:numId w:val="92"/>
        </w:numPr>
      </w:pPr>
      <w:r w:rsidRPr="001052B0">
        <w:t>The nested function must refer to a value defined in the enclosing function.</w:t>
      </w:r>
    </w:p>
    <w:p w:rsidR="0057590F" w:rsidRPr="001052B0" w:rsidRDefault="0057590F" w:rsidP="00B629BA">
      <w:pPr>
        <w:pStyle w:val="ListParagraph"/>
        <w:numPr>
          <w:ilvl w:val="0"/>
          <w:numId w:val="92"/>
        </w:numPr>
      </w:pPr>
      <w:r w:rsidRPr="001052B0">
        <w:t>The enclosing function must return the nested function.</w:t>
      </w:r>
    </w:p>
    <w:p w:rsidR="0057590F" w:rsidRPr="001052B0" w:rsidRDefault="0057590F" w:rsidP="0057590F">
      <w:pPr>
        <w:ind w:left="0"/>
        <w:rPr>
          <w:rFonts w:ascii="Times New Roman" w:hAnsi="Times New Roman"/>
        </w:rPr>
      </w:pPr>
    </w:p>
    <w:p w:rsidR="0057590F" w:rsidRDefault="0057590F" w:rsidP="0057590F">
      <w:pPr>
        <w:spacing w:after="0"/>
        <w:ind w:left="0"/>
        <w:rPr>
          <w:rFonts w:asciiTheme="majorHAnsi" w:hAnsiTheme="majorHAnsi"/>
          <w:kern w:val="28"/>
          <w:sz w:val="24"/>
          <w:szCs w:val="24"/>
        </w:rPr>
      </w:pPr>
      <w:bookmarkStart w:id="304" w:name="use"/>
      <w:bookmarkEnd w:id="304"/>
      <w:r>
        <w:br w:type="page"/>
      </w:r>
    </w:p>
    <w:p w:rsidR="0057590F" w:rsidRPr="001052B0" w:rsidRDefault="0057590F" w:rsidP="0057590F">
      <w:pPr>
        <w:pStyle w:val="Heading4"/>
        <w:ind w:left="0"/>
      </w:pPr>
      <w:r w:rsidRPr="001052B0">
        <w:lastRenderedPageBreak/>
        <w:t>When to use Closures?</w:t>
      </w:r>
    </w:p>
    <w:p w:rsidR="0057590F" w:rsidRPr="001052B0" w:rsidRDefault="0057590F" w:rsidP="0057590F">
      <w:r w:rsidRPr="001052B0">
        <w:t>Closures can avoid the use of global values and provides some form of data hiding. It can also provide an object oriented solution to the problem.</w:t>
      </w:r>
    </w:p>
    <w:p w:rsidR="0057590F" w:rsidRPr="001052B0" w:rsidRDefault="0057590F" w:rsidP="0057590F">
      <w:r w:rsidRPr="001052B0">
        <w:t>When there are few methods (one method in most cases) to be implemented in a class, closures can provide an alternate and more elegant solutions. But when the number of attributes and methods get larger, better implement a class.</w:t>
      </w:r>
    </w:p>
    <w:p w:rsidR="0057590F" w:rsidRPr="001052B0" w:rsidRDefault="0057590F" w:rsidP="0057590F">
      <w:r w:rsidRPr="001052B0">
        <w:t>Here is a simple example where a closure might be more preferable than defining a class and making objects. But the preference is all yours.</w:t>
      </w:r>
    </w:p>
    <w:p w:rsidR="0057590F" w:rsidRPr="005A5D92" w:rsidRDefault="0057590F" w:rsidP="0057590F">
      <w:pPr>
        <w:rPr>
          <w:rFonts w:ascii="Courier New" w:hAnsi="Courier New" w:cs="Courier New"/>
        </w:rPr>
      </w:pPr>
      <w:r w:rsidRPr="005A5D92">
        <w:rPr>
          <w:rStyle w:val="acekeyword"/>
          <w:rFonts w:ascii="Courier New" w:hAnsi="Courier New" w:cs="Courier New"/>
        </w:rPr>
        <w:t>def</w:t>
      </w:r>
      <w:r w:rsidRPr="005A5D92">
        <w:rPr>
          <w:rStyle w:val="aceidentifier"/>
          <w:rFonts w:ascii="Courier New" w:hAnsi="Courier New" w:cs="Courier New"/>
        </w:rPr>
        <w:t>make_multiplier_of</w:t>
      </w:r>
      <w:r w:rsidRPr="005A5D92">
        <w:rPr>
          <w:rStyle w:val="aceparen"/>
          <w:rFonts w:ascii="Courier New" w:hAnsi="Courier New" w:cs="Courier New"/>
        </w:rPr>
        <w:t>(</w:t>
      </w:r>
      <w:r w:rsidRPr="005A5D92">
        <w:rPr>
          <w:rStyle w:val="aceidentifier"/>
          <w:rFonts w:ascii="Courier New" w:hAnsi="Courier New" w:cs="Courier New"/>
        </w:rPr>
        <w:t>n</w:t>
      </w:r>
      <w:r w:rsidRPr="005A5D92">
        <w:rPr>
          <w:rStyle w:val="aceparen"/>
          <w:rFonts w:ascii="Courier New" w:hAnsi="Courier New" w:cs="Courier New"/>
        </w:rPr>
        <w:t>)</w:t>
      </w:r>
      <w:r w:rsidRPr="005A5D92">
        <w:rPr>
          <w:rFonts w:ascii="Courier New" w:hAnsi="Courier New" w:cs="Courier New"/>
        </w:rPr>
        <w:t>:</w:t>
      </w:r>
    </w:p>
    <w:p w:rsidR="0057590F" w:rsidRPr="005A5D92" w:rsidRDefault="0057590F" w:rsidP="0057590F">
      <w:pPr>
        <w:rPr>
          <w:rFonts w:ascii="Courier New" w:hAnsi="Courier New" w:cs="Courier New"/>
        </w:rPr>
      </w:pPr>
      <w:r w:rsidRPr="005A5D92">
        <w:rPr>
          <w:rStyle w:val="acekeyword"/>
          <w:rFonts w:ascii="Courier New" w:hAnsi="Courier New" w:cs="Courier New"/>
        </w:rPr>
        <w:t>def</w:t>
      </w:r>
      <w:r w:rsidRPr="005A5D92">
        <w:rPr>
          <w:rStyle w:val="aceidentifier"/>
          <w:rFonts w:ascii="Courier New" w:hAnsi="Courier New" w:cs="Courier New"/>
        </w:rPr>
        <w:t>multiplier</w:t>
      </w:r>
      <w:r w:rsidRPr="005A5D92">
        <w:rPr>
          <w:rStyle w:val="aceparen"/>
          <w:rFonts w:ascii="Courier New" w:hAnsi="Courier New" w:cs="Courier New"/>
        </w:rPr>
        <w:t>(</w:t>
      </w:r>
      <w:r w:rsidRPr="005A5D92">
        <w:rPr>
          <w:rStyle w:val="aceidentifier"/>
          <w:rFonts w:ascii="Courier New" w:hAnsi="Courier New" w:cs="Courier New"/>
        </w:rPr>
        <w:t>x</w:t>
      </w:r>
      <w:r w:rsidRPr="005A5D92">
        <w:rPr>
          <w:rStyle w:val="aceparen"/>
          <w:rFonts w:ascii="Courier New" w:hAnsi="Courier New" w:cs="Courier New"/>
        </w:rPr>
        <w:t>)</w:t>
      </w:r>
      <w:r w:rsidRPr="005A5D92">
        <w:rPr>
          <w:rFonts w:ascii="Courier New" w:hAnsi="Courier New" w:cs="Courier New"/>
        </w:rPr>
        <w:t>:</w:t>
      </w:r>
    </w:p>
    <w:p w:rsidR="0057590F" w:rsidRPr="005A5D92" w:rsidRDefault="0057590F" w:rsidP="0057590F">
      <w:pPr>
        <w:rPr>
          <w:rFonts w:ascii="Courier New" w:hAnsi="Courier New" w:cs="Courier New"/>
        </w:rPr>
      </w:pPr>
      <w:r w:rsidRPr="005A5D92">
        <w:rPr>
          <w:rStyle w:val="acekeyword"/>
          <w:rFonts w:ascii="Courier New" w:hAnsi="Courier New" w:cs="Courier New"/>
        </w:rPr>
        <w:t>return</w:t>
      </w:r>
      <w:r w:rsidRPr="005A5D92">
        <w:rPr>
          <w:rStyle w:val="aceidentifier"/>
          <w:rFonts w:ascii="Courier New" w:hAnsi="Courier New" w:cs="Courier New"/>
        </w:rPr>
        <w:t>x</w:t>
      </w:r>
      <w:r w:rsidRPr="005A5D92">
        <w:rPr>
          <w:rStyle w:val="acekeyword"/>
          <w:rFonts w:ascii="Courier New" w:hAnsi="Courier New" w:cs="Courier New"/>
        </w:rPr>
        <w:t>*</w:t>
      </w:r>
      <w:r w:rsidRPr="005A5D92">
        <w:rPr>
          <w:rStyle w:val="aceidentifier"/>
          <w:rFonts w:ascii="Courier New" w:hAnsi="Courier New" w:cs="Courier New"/>
        </w:rPr>
        <w:t>n</w:t>
      </w:r>
    </w:p>
    <w:p w:rsidR="0057590F" w:rsidRPr="005A5D92" w:rsidRDefault="0057590F" w:rsidP="0057590F">
      <w:pPr>
        <w:rPr>
          <w:rFonts w:ascii="Courier New" w:hAnsi="Courier New" w:cs="Courier New"/>
        </w:rPr>
      </w:pPr>
      <w:r w:rsidRPr="005A5D92">
        <w:rPr>
          <w:rStyle w:val="acekeyword"/>
          <w:rFonts w:ascii="Courier New" w:hAnsi="Courier New" w:cs="Courier New"/>
        </w:rPr>
        <w:t>return</w:t>
      </w:r>
      <w:r w:rsidRPr="005A5D92">
        <w:rPr>
          <w:rStyle w:val="aceidentifier"/>
          <w:rFonts w:ascii="Courier New" w:hAnsi="Courier New" w:cs="Courier New"/>
        </w:rPr>
        <w:t>multiplier</w:t>
      </w:r>
    </w:p>
    <w:p w:rsidR="0057590F" w:rsidRPr="005A5D92" w:rsidRDefault="0057590F" w:rsidP="0057590F">
      <w:pPr>
        <w:rPr>
          <w:rFonts w:ascii="Courier New" w:hAnsi="Courier New" w:cs="Courier New"/>
        </w:rPr>
      </w:pPr>
      <w:r w:rsidRPr="005A5D92">
        <w:rPr>
          <w:rStyle w:val="acecomment"/>
        </w:rPr>
        <w:t># Multiplier of 3</w:t>
      </w:r>
    </w:p>
    <w:p w:rsidR="0057590F" w:rsidRPr="005A5D92" w:rsidRDefault="0057590F" w:rsidP="0057590F">
      <w:pPr>
        <w:rPr>
          <w:rFonts w:ascii="Courier New" w:hAnsi="Courier New" w:cs="Courier New"/>
        </w:rPr>
      </w:pPr>
      <w:r w:rsidRPr="005A5D92">
        <w:rPr>
          <w:rStyle w:val="aceidentifier"/>
          <w:rFonts w:ascii="Courier New" w:hAnsi="Courier New" w:cs="Courier New"/>
        </w:rPr>
        <w:t>times3</w:t>
      </w:r>
      <w:r w:rsidRPr="005A5D92">
        <w:rPr>
          <w:rStyle w:val="acekeyword"/>
          <w:rFonts w:ascii="Courier New" w:hAnsi="Courier New" w:cs="Courier New"/>
        </w:rPr>
        <w:t>=</w:t>
      </w:r>
      <w:r w:rsidRPr="005A5D92">
        <w:rPr>
          <w:rStyle w:val="aceidentifier"/>
          <w:rFonts w:ascii="Courier New" w:hAnsi="Courier New" w:cs="Courier New"/>
        </w:rPr>
        <w:t>make_multiplier_of</w:t>
      </w:r>
      <w:r w:rsidRPr="005A5D92">
        <w:rPr>
          <w:rStyle w:val="aceparen"/>
          <w:rFonts w:ascii="Courier New" w:hAnsi="Courier New" w:cs="Courier New"/>
        </w:rPr>
        <w:t>(</w:t>
      </w:r>
      <w:r w:rsidRPr="005A5D92">
        <w:rPr>
          <w:rStyle w:val="aceconstant"/>
          <w:rFonts w:ascii="Courier New" w:hAnsi="Courier New" w:cs="Courier New"/>
        </w:rPr>
        <w:t>3</w:t>
      </w:r>
      <w:r w:rsidRPr="005A5D92">
        <w:rPr>
          <w:rStyle w:val="aceparen"/>
          <w:rFonts w:ascii="Courier New" w:hAnsi="Courier New" w:cs="Courier New"/>
        </w:rPr>
        <w:t>)</w:t>
      </w:r>
    </w:p>
    <w:p w:rsidR="0057590F" w:rsidRPr="005A5D92" w:rsidRDefault="0057590F" w:rsidP="0057590F">
      <w:pPr>
        <w:rPr>
          <w:rFonts w:ascii="Courier New" w:hAnsi="Courier New" w:cs="Courier New"/>
        </w:rPr>
      </w:pPr>
      <w:r w:rsidRPr="005A5D92">
        <w:rPr>
          <w:rStyle w:val="acecomment"/>
        </w:rPr>
        <w:t># Multiplier of 5</w:t>
      </w:r>
    </w:p>
    <w:p w:rsidR="0057590F" w:rsidRPr="005A5D92" w:rsidRDefault="0057590F" w:rsidP="0057590F">
      <w:pPr>
        <w:rPr>
          <w:rFonts w:ascii="Courier New" w:hAnsi="Courier New" w:cs="Courier New"/>
        </w:rPr>
      </w:pPr>
      <w:r w:rsidRPr="005A5D92">
        <w:rPr>
          <w:rStyle w:val="aceidentifier"/>
          <w:rFonts w:ascii="Courier New" w:hAnsi="Courier New" w:cs="Courier New"/>
        </w:rPr>
        <w:t>times5</w:t>
      </w:r>
      <w:r w:rsidRPr="005A5D92">
        <w:rPr>
          <w:rStyle w:val="acekeyword"/>
          <w:rFonts w:ascii="Courier New" w:hAnsi="Courier New" w:cs="Courier New"/>
        </w:rPr>
        <w:t>=</w:t>
      </w:r>
      <w:r w:rsidRPr="005A5D92">
        <w:rPr>
          <w:rStyle w:val="aceidentifier"/>
          <w:rFonts w:ascii="Courier New" w:hAnsi="Courier New" w:cs="Courier New"/>
        </w:rPr>
        <w:t>make_multiplier_of</w:t>
      </w:r>
      <w:r w:rsidRPr="005A5D92">
        <w:rPr>
          <w:rStyle w:val="aceparen"/>
          <w:rFonts w:ascii="Courier New" w:hAnsi="Courier New" w:cs="Courier New"/>
        </w:rPr>
        <w:t>(</w:t>
      </w:r>
      <w:r w:rsidRPr="005A5D92">
        <w:rPr>
          <w:rStyle w:val="aceconstant"/>
          <w:rFonts w:ascii="Courier New" w:hAnsi="Courier New" w:cs="Courier New"/>
        </w:rPr>
        <w:t>5</w:t>
      </w:r>
      <w:r w:rsidRPr="005A5D92">
        <w:rPr>
          <w:rStyle w:val="aceparen"/>
          <w:rFonts w:ascii="Courier New" w:hAnsi="Courier New" w:cs="Courier New"/>
        </w:rPr>
        <w:t>)</w:t>
      </w:r>
    </w:p>
    <w:p w:rsidR="0057590F" w:rsidRPr="005A5D92" w:rsidRDefault="0057590F" w:rsidP="0057590F">
      <w:pPr>
        <w:rPr>
          <w:rFonts w:ascii="Courier New" w:hAnsi="Courier New" w:cs="Courier New"/>
        </w:rPr>
      </w:pPr>
      <w:r w:rsidRPr="005A5D92">
        <w:rPr>
          <w:rStyle w:val="acecomment"/>
        </w:rPr>
        <w:t># Output: 27</w:t>
      </w:r>
    </w:p>
    <w:p w:rsidR="0057590F" w:rsidRPr="005A5D92" w:rsidRDefault="0057590F" w:rsidP="0057590F">
      <w:pPr>
        <w:rPr>
          <w:rFonts w:ascii="Courier New" w:hAnsi="Courier New" w:cs="Courier New"/>
        </w:rPr>
      </w:pPr>
      <w:r w:rsidRPr="005A5D92">
        <w:rPr>
          <w:rStyle w:val="acekeyword"/>
          <w:rFonts w:ascii="Courier New" w:hAnsi="Courier New" w:cs="Courier New"/>
        </w:rPr>
        <w:t>print</w:t>
      </w:r>
      <w:r w:rsidRPr="005A5D92">
        <w:rPr>
          <w:rStyle w:val="aceparen"/>
          <w:rFonts w:ascii="Courier New" w:hAnsi="Courier New" w:cs="Courier New"/>
        </w:rPr>
        <w:t>(</w:t>
      </w:r>
      <w:r w:rsidRPr="005A5D92">
        <w:rPr>
          <w:rStyle w:val="aceidentifier"/>
          <w:rFonts w:ascii="Courier New" w:hAnsi="Courier New" w:cs="Courier New"/>
        </w:rPr>
        <w:t>times3</w:t>
      </w:r>
      <w:r w:rsidRPr="005A5D92">
        <w:rPr>
          <w:rStyle w:val="aceparen"/>
          <w:rFonts w:ascii="Courier New" w:hAnsi="Courier New" w:cs="Courier New"/>
        </w:rPr>
        <w:t>(</w:t>
      </w:r>
      <w:r w:rsidRPr="005A5D92">
        <w:rPr>
          <w:rStyle w:val="aceconstant"/>
          <w:rFonts w:ascii="Courier New" w:hAnsi="Courier New" w:cs="Courier New"/>
        </w:rPr>
        <w:t>9</w:t>
      </w:r>
      <w:r w:rsidRPr="005A5D92">
        <w:rPr>
          <w:rStyle w:val="aceparen"/>
          <w:rFonts w:ascii="Courier New" w:hAnsi="Courier New" w:cs="Courier New"/>
        </w:rPr>
        <w:t>))</w:t>
      </w:r>
    </w:p>
    <w:p w:rsidR="0057590F" w:rsidRPr="005A5D92" w:rsidRDefault="0057590F" w:rsidP="0057590F">
      <w:pPr>
        <w:rPr>
          <w:rFonts w:ascii="Courier New" w:hAnsi="Courier New" w:cs="Courier New"/>
        </w:rPr>
      </w:pPr>
      <w:r w:rsidRPr="005A5D92">
        <w:rPr>
          <w:rStyle w:val="acecomment"/>
        </w:rPr>
        <w:t># Output: 15</w:t>
      </w:r>
    </w:p>
    <w:p w:rsidR="0057590F" w:rsidRPr="005A5D92" w:rsidRDefault="0057590F" w:rsidP="0057590F">
      <w:pPr>
        <w:rPr>
          <w:rFonts w:ascii="Courier New" w:hAnsi="Courier New" w:cs="Courier New"/>
        </w:rPr>
      </w:pPr>
      <w:r w:rsidRPr="005A5D92">
        <w:rPr>
          <w:rStyle w:val="acekeyword"/>
          <w:rFonts w:ascii="Courier New" w:hAnsi="Courier New" w:cs="Courier New"/>
        </w:rPr>
        <w:t>print</w:t>
      </w:r>
      <w:r w:rsidRPr="005A5D92">
        <w:rPr>
          <w:rStyle w:val="aceparen"/>
          <w:rFonts w:ascii="Courier New" w:hAnsi="Courier New" w:cs="Courier New"/>
        </w:rPr>
        <w:t>(</w:t>
      </w:r>
      <w:r w:rsidRPr="005A5D92">
        <w:rPr>
          <w:rStyle w:val="aceidentifier"/>
          <w:rFonts w:ascii="Courier New" w:hAnsi="Courier New" w:cs="Courier New"/>
        </w:rPr>
        <w:t>times5</w:t>
      </w:r>
      <w:r w:rsidRPr="005A5D92">
        <w:rPr>
          <w:rStyle w:val="aceparen"/>
          <w:rFonts w:ascii="Courier New" w:hAnsi="Courier New" w:cs="Courier New"/>
        </w:rPr>
        <w:t>(</w:t>
      </w:r>
      <w:r w:rsidRPr="005A5D92">
        <w:rPr>
          <w:rStyle w:val="aceconstant"/>
          <w:rFonts w:ascii="Courier New" w:hAnsi="Courier New" w:cs="Courier New"/>
        </w:rPr>
        <w:t>3</w:t>
      </w:r>
      <w:r w:rsidRPr="005A5D92">
        <w:rPr>
          <w:rStyle w:val="aceparen"/>
          <w:rFonts w:ascii="Courier New" w:hAnsi="Courier New" w:cs="Courier New"/>
        </w:rPr>
        <w:t>))</w:t>
      </w:r>
    </w:p>
    <w:p w:rsidR="0057590F" w:rsidRPr="005A5D92" w:rsidRDefault="0057590F" w:rsidP="0057590F">
      <w:pPr>
        <w:rPr>
          <w:rFonts w:ascii="Courier New" w:hAnsi="Courier New" w:cs="Courier New"/>
        </w:rPr>
      </w:pPr>
      <w:r w:rsidRPr="005A5D92">
        <w:rPr>
          <w:rStyle w:val="acecomment"/>
        </w:rPr>
        <w:t># Output: 30</w:t>
      </w:r>
    </w:p>
    <w:p w:rsidR="0057590F" w:rsidRPr="005A5D92" w:rsidRDefault="0057590F" w:rsidP="0057590F">
      <w:pPr>
        <w:rPr>
          <w:rFonts w:ascii="Courier New" w:hAnsi="Courier New" w:cs="Courier New"/>
        </w:rPr>
      </w:pPr>
      <w:r w:rsidRPr="005A5D92">
        <w:rPr>
          <w:rStyle w:val="acekeyword"/>
          <w:rFonts w:ascii="Courier New" w:hAnsi="Courier New" w:cs="Courier New"/>
        </w:rPr>
        <w:t>print</w:t>
      </w:r>
      <w:r w:rsidRPr="005A5D92">
        <w:rPr>
          <w:rStyle w:val="aceparen"/>
          <w:rFonts w:ascii="Courier New" w:hAnsi="Courier New" w:cs="Courier New"/>
        </w:rPr>
        <w:t>(</w:t>
      </w:r>
      <w:r w:rsidRPr="005A5D92">
        <w:rPr>
          <w:rStyle w:val="aceidentifier"/>
          <w:rFonts w:ascii="Courier New" w:hAnsi="Courier New" w:cs="Courier New"/>
        </w:rPr>
        <w:t>times5</w:t>
      </w:r>
      <w:r w:rsidRPr="005A5D92">
        <w:rPr>
          <w:rStyle w:val="aceparen"/>
          <w:rFonts w:ascii="Courier New" w:hAnsi="Courier New" w:cs="Courier New"/>
        </w:rPr>
        <w:t>(</w:t>
      </w:r>
      <w:r w:rsidRPr="005A5D92">
        <w:rPr>
          <w:rStyle w:val="aceidentifier"/>
          <w:rFonts w:ascii="Courier New" w:hAnsi="Courier New" w:cs="Courier New"/>
        </w:rPr>
        <w:t>times3</w:t>
      </w:r>
      <w:r w:rsidRPr="005A5D92">
        <w:rPr>
          <w:rStyle w:val="aceparen"/>
          <w:rFonts w:ascii="Courier New" w:hAnsi="Courier New" w:cs="Courier New"/>
        </w:rPr>
        <w:t>(</w:t>
      </w:r>
      <w:r w:rsidRPr="005A5D92">
        <w:rPr>
          <w:rStyle w:val="aceconstant"/>
          <w:rFonts w:ascii="Courier New" w:hAnsi="Courier New" w:cs="Courier New"/>
        </w:rPr>
        <w:t>2</w:t>
      </w:r>
      <w:r w:rsidRPr="005A5D92">
        <w:rPr>
          <w:rStyle w:val="aceparen"/>
          <w:rFonts w:ascii="Courier New" w:hAnsi="Courier New" w:cs="Courier New"/>
        </w:rPr>
        <w:t>)))</w:t>
      </w:r>
    </w:p>
    <w:p w:rsidR="0057590F" w:rsidRPr="001052B0" w:rsidRDefault="0057590F" w:rsidP="0057590F">
      <w:r w:rsidRPr="001052B0">
        <w:t>Decorators in Pythonmake an extensive use of closures as well.</w:t>
      </w:r>
    </w:p>
    <w:p w:rsidR="0057590F" w:rsidRPr="001052B0" w:rsidRDefault="0057590F" w:rsidP="0057590F">
      <w:r w:rsidRPr="001052B0">
        <w:t>On a concluding note, it is good to point out that the values that get enclosed in the closure function can be found out.</w:t>
      </w:r>
    </w:p>
    <w:p w:rsidR="0057590F" w:rsidRPr="001052B0" w:rsidRDefault="0057590F" w:rsidP="0057590F">
      <w:r w:rsidRPr="001052B0">
        <w:t>All function objects have a</w:t>
      </w:r>
      <w:r w:rsidRPr="005A5D92">
        <w:rPr>
          <w:rFonts w:ascii="Courier New" w:hAnsi="Courier New"/>
        </w:rPr>
        <w:t>__closure__</w:t>
      </w:r>
      <w:r w:rsidRPr="001052B0">
        <w:t>attribute that returns a tuple of cell objects if it is a closure function. Referring to the example above, we know</w:t>
      </w:r>
      <w:r w:rsidRPr="005A5D92">
        <w:rPr>
          <w:rFonts w:ascii="Courier New" w:hAnsi="Courier New" w:cs="Courier New"/>
        </w:rPr>
        <w:t>times3</w:t>
      </w:r>
      <w:r w:rsidRPr="001052B0">
        <w:t>and</w:t>
      </w:r>
      <w:r w:rsidRPr="005A5D92">
        <w:rPr>
          <w:rFonts w:ascii="Courier New" w:hAnsi="Courier New"/>
        </w:rPr>
        <w:t>times5</w:t>
      </w:r>
      <w:r w:rsidRPr="001052B0">
        <w:t>are closure functions.</w:t>
      </w:r>
    </w:p>
    <w:p w:rsidR="0057590F" w:rsidRPr="005A5D92" w:rsidRDefault="0057590F" w:rsidP="0057590F">
      <w:pPr>
        <w:rPr>
          <w:rStyle w:val="pln"/>
          <w:rFonts w:ascii="Courier New" w:hAnsi="Courier New" w:cs="Courier New"/>
        </w:rPr>
      </w:pPr>
      <w:r w:rsidRPr="005A5D92">
        <w:rPr>
          <w:rStyle w:val="pun"/>
          <w:rFonts w:ascii="Courier New" w:hAnsi="Courier New" w:cs="Courier New"/>
        </w:rPr>
        <w:t>&gt;&gt;&gt;</w:t>
      </w:r>
      <w:r w:rsidRPr="005A5D92">
        <w:rPr>
          <w:rStyle w:val="pln"/>
          <w:rFonts w:ascii="Courier New" w:hAnsi="Courier New" w:cs="Courier New"/>
        </w:rPr>
        <w:t xml:space="preserve"> make_multiplier_of</w:t>
      </w:r>
      <w:r w:rsidRPr="005A5D92">
        <w:rPr>
          <w:rStyle w:val="pun"/>
          <w:rFonts w:ascii="Courier New" w:hAnsi="Courier New" w:cs="Courier New"/>
        </w:rPr>
        <w:t>.</w:t>
      </w:r>
      <w:r w:rsidRPr="005A5D92">
        <w:rPr>
          <w:rStyle w:val="pln"/>
          <w:rFonts w:ascii="Courier New" w:hAnsi="Courier New" w:cs="Courier New"/>
        </w:rPr>
        <w:t>__closure__</w:t>
      </w:r>
    </w:p>
    <w:p w:rsidR="0057590F" w:rsidRPr="005A5D92" w:rsidRDefault="0057590F" w:rsidP="0057590F">
      <w:pPr>
        <w:rPr>
          <w:rStyle w:val="pln"/>
          <w:rFonts w:ascii="Courier New" w:hAnsi="Courier New" w:cs="Courier New"/>
        </w:rPr>
      </w:pPr>
      <w:r w:rsidRPr="005A5D92">
        <w:rPr>
          <w:rStyle w:val="pun"/>
          <w:rFonts w:ascii="Courier New" w:hAnsi="Courier New" w:cs="Courier New"/>
        </w:rPr>
        <w:t>&gt;&gt;&gt;</w:t>
      </w:r>
      <w:r w:rsidRPr="005A5D92">
        <w:rPr>
          <w:rStyle w:val="pln"/>
          <w:rFonts w:ascii="Courier New" w:hAnsi="Courier New" w:cs="Courier New"/>
        </w:rPr>
        <w:t xml:space="preserve"> times3</w:t>
      </w:r>
      <w:r w:rsidRPr="005A5D92">
        <w:rPr>
          <w:rStyle w:val="pun"/>
          <w:rFonts w:ascii="Courier New" w:hAnsi="Courier New" w:cs="Courier New"/>
        </w:rPr>
        <w:t>.</w:t>
      </w:r>
      <w:r w:rsidRPr="005A5D92">
        <w:rPr>
          <w:rStyle w:val="pln"/>
          <w:rFonts w:ascii="Courier New" w:hAnsi="Courier New" w:cs="Courier New"/>
        </w:rPr>
        <w:t>__closure__</w:t>
      </w:r>
    </w:p>
    <w:p w:rsidR="0057590F" w:rsidRPr="005A5D92" w:rsidRDefault="0057590F" w:rsidP="0057590F">
      <w:pPr>
        <w:rPr>
          <w:rFonts w:ascii="Courier New" w:hAnsi="Courier New" w:cs="Courier New"/>
        </w:rPr>
      </w:pPr>
      <w:r w:rsidRPr="005A5D92">
        <w:rPr>
          <w:rStyle w:val="pun"/>
          <w:rFonts w:ascii="Courier New" w:hAnsi="Courier New" w:cs="Courier New"/>
        </w:rPr>
        <w:t>(&lt;</w:t>
      </w:r>
      <w:r w:rsidRPr="005A5D92">
        <w:rPr>
          <w:rStyle w:val="pln"/>
          <w:rFonts w:ascii="Courier New" w:hAnsi="Courier New" w:cs="Courier New"/>
        </w:rPr>
        <w:t xml:space="preserve">cell at </w:t>
      </w:r>
      <w:r w:rsidRPr="005A5D92">
        <w:rPr>
          <w:rStyle w:val="lit"/>
          <w:rFonts w:ascii="Courier New" w:hAnsi="Courier New" w:cs="Courier New"/>
        </w:rPr>
        <w:t>0x0000000002D155B8</w:t>
      </w:r>
      <w:r w:rsidRPr="005A5D92">
        <w:rPr>
          <w:rStyle w:val="pun"/>
          <w:rFonts w:ascii="Courier New" w:hAnsi="Courier New" w:cs="Courier New"/>
        </w:rPr>
        <w:t>:</w:t>
      </w:r>
      <w:r w:rsidRPr="005A5D92">
        <w:rPr>
          <w:rStyle w:val="kwd"/>
          <w:rFonts w:ascii="Courier New" w:hAnsi="Courier New" w:cs="Courier New"/>
        </w:rPr>
        <w:t>intobject</w:t>
      </w:r>
      <w:r w:rsidRPr="005A5D92">
        <w:rPr>
          <w:rStyle w:val="pln"/>
          <w:rFonts w:ascii="Courier New" w:hAnsi="Courier New" w:cs="Courier New"/>
        </w:rPr>
        <w:t xml:space="preserve"> at </w:t>
      </w:r>
      <w:r w:rsidRPr="005A5D92">
        <w:rPr>
          <w:rStyle w:val="lit"/>
          <w:rFonts w:ascii="Courier New" w:hAnsi="Courier New" w:cs="Courier New"/>
        </w:rPr>
        <w:t>0x000000001E39B6E0</w:t>
      </w:r>
      <w:r w:rsidRPr="005A5D92">
        <w:rPr>
          <w:rStyle w:val="pun"/>
          <w:rFonts w:ascii="Courier New" w:hAnsi="Courier New" w:cs="Courier New"/>
        </w:rPr>
        <w:t>&gt;,)</w:t>
      </w:r>
    </w:p>
    <w:p w:rsidR="0057590F" w:rsidRPr="001052B0" w:rsidRDefault="0057590F" w:rsidP="0057590F">
      <w:r w:rsidRPr="001052B0">
        <w:t xml:space="preserve">The cell object has the attribute </w:t>
      </w:r>
      <w:r w:rsidRPr="005A5D92">
        <w:rPr>
          <w:rFonts w:ascii="Courier New" w:hAnsi="Courier New" w:cs="Courier New"/>
        </w:rPr>
        <w:t>cell_contents</w:t>
      </w:r>
      <w:r w:rsidRPr="001052B0">
        <w:t xml:space="preserve"> which stores the closed value.</w:t>
      </w:r>
    </w:p>
    <w:p w:rsidR="0057590F" w:rsidRPr="005A5D92" w:rsidRDefault="0057590F" w:rsidP="0057590F">
      <w:pPr>
        <w:rPr>
          <w:rStyle w:val="pln"/>
          <w:rFonts w:ascii="Courier New" w:hAnsi="Courier New" w:cs="Courier New"/>
        </w:rPr>
      </w:pPr>
      <w:r w:rsidRPr="005A5D92">
        <w:rPr>
          <w:rStyle w:val="pun"/>
          <w:rFonts w:ascii="Courier New" w:hAnsi="Courier New" w:cs="Courier New"/>
        </w:rPr>
        <w:t>&gt;&gt;&gt;</w:t>
      </w:r>
      <w:r w:rsidRPr="005A5D92">
        <w:rPr>
          <w:rStyle w:val="pln"/>
          <w:rFonts w:ascii="Courier New" w:hAnsi="Courier New" w:cs="Courier New"/>
        </w:rPr>
        <w:t xml:space="preserve"> times3</w:t>
      </w:r>
      <w:r w:rsidRPr="005A5D92">
        <w:rPr>
          <w:rStyle w:val="pun"/>
          <w:rFonts w:ascii="Courier New" w:hAnsi="Courier New" w:cs="Courier New"/>
        </w:rPr>
        <w:t>.</w:t>
      </w:r>
      <w:r w:rsidRPr="005A5D92">
        <w:rPr>
          <w:rStyle w:val="pln"/>
          <w:rFonts w:ascii="Courier New" w:hAnsi="Courier New" w:cs="Courier New"/>
        </w:rPr>
        <w:t>__closure__</w:t>
      </w:r>
      <w:r w:rsidRPr="005A5D92">
        <w:rPr>
          <w:rStyle w:val="pun"/>
          <w:rFonts w:ascii="Courier New" w:hAnsi="Courier New" w:cs="Courier New"/>
        </w:rPr>
        <w:t>[</w:t>
      </w:r>
      <w:r w:rsidRPr="005A5D92">
        <w:rPr>
          <w:rStyle w:val="lit"/>
          <w:rFonts w:ascii="Courier New" w:hAnsi="Courier New" w:cs="Courier New"/>
        </w:rPr>
        <w:t>0</w:t>
      </w:r>
      <w:r w:rsidRPr="005A5D92">
        <w:rPr>
          <w:rStyle w:val="pun"/>
          <w:rFonts w:ascii="Courier New" w:hAnsi="Courier New" w:cs="Courier New"/>
        </w:rPr>
        <w:t>].</w:t>
      </w:r>
      <w:r w:rsidRPr="005A5D92">
        <w:rPr>
          <w:rStyle w:val="pln"/>
          <w:rFonts w:ascii="Courier New" w:hAnsi="Courier New" w:cs="Courier New"/>
        </w:rPr>
        <w:t>cell_contents</w:t>
      </w:r>
    </w:p>
    <w:p w:rsidR="0057590F" w:rsidRPr="005A5D92" w:rsidRDefault="0057590F" w:rsidP="0057590F">
      <w:pPr>
        <w:rPr>
          <w:rStyle w:val="pln"/>
          <w:rFonts w:ascii="Courier New" w:hAnsi="Courier New" w:cs="Courier New"/>
        </w:rPr>
      </w:pPr>
      <w:r w:rsidRPr="005A5D92">
        <w:rPr>
          <w:rStyle w:val="lit"/>
          <w:rFonts w:ascii="Courier New" w:hAnsi="Courier New" w:cs="Courier New"/>
        </w:rPr>
        <w:t>3</w:t>
      </w:r>
    </w:p>
    <w:p w:rsidR="0057590F" w:rsidRPr="005A5D92" w:rsidRDefault="0057590F" w:rsidP="0057590F">
      <w:pPr>
        <w:rPr>
          <w:rStyle w:val="pln"/>
          <w:rFonts w:ascii="Courier New" w:hAnsi="Courier New" w:cs="Courier New"/>
        </w:rPr>
      </w:pPr>
      <w:r w:rsidRPr="005A5D92">
        <w:rPr>
          <w:rStyle w:val="pun"/>
          <w:rFonts w:ascii="Courier New" w:hAnsi="Courier New" w:cs="Courier New"/>
        </w:rPr>
        <w:t>&gt;&gt;&gt;</w:t>
      </w:r>
      <w:r w:rsidRPr="005A5D92">
        <w:rPr>
          <w:rStyle w:val="pln"/>
          <w:rFonts w:ascii="Courier New" w:hAnsi="Courier New" w:cs="Courier New"/>
        </w:rPr>
        <w:t xml:space="preserve"> times5</w:t>
      </w:r>
      <w:r w:rsidRPr="005A5D92">
        <w:rPr>
          <w:rStyle w:val="pun"/>
          <w:rFonts w:ascii="Courier New" w:hAnsi="Courier New" w:cs="Courier New"/>
        </w:rPr>
        <w:t>.</w:t>
      </w:r>
      <w:r w:rsidRPr="005A5D92">
        <w:rPr>
          <w:rStyle w:val="pln"/>
          <w:rFonts w:ascii="Courier New" w:hAnsi="Courier New" w:cs="Courier New"/>
        </w:rPr>
        <w:t>__closure__</w:t>
      </w:r>
      <w:r w:rsidRPr="005A5D92">
        <w:rPr>
          <w:rStyle w:val="pun"/>
          <w:rFonts w:ascii="Courier New" w:hAnsi="Courier New" w:cs="Courier New"/>
        </w:rPr>
        <w:t>[</w:t>
      </w:r>
      <w:r w:rsidRPr="005A5D92">
        <w:rPr>
          <w:rStyle w:val="lit"/>
          <w:rFonts w:ascii="Courier New" w:hAnsi="Courier New" w:cs="Courier New"/>
        </w:rPr>
        <w:t>0</w:t>
      </w:r>
      <w:r w:rsidRPr="005A5D92">
        <w:rPr>
          <w:rStyle w:val="pun"/>
          <w:rFonts w:ascii="Courier New" w:hAnsi="Courier New" w:cs="Courier New"/>
        </w:rPr>
        <w:t>].</w:t>
      </w:r>
      <w:r w:rsidRPr="005A5D92">
        <w:rPr>
          <w:rStyle w:val="pln"/>
          <w:rFonts w:ascii="Courier New" w:hAnsi="Courier New" w:cs="Courier New"/>
        </w:rPr>
        <w:t>cell_contents</w:t>
      </w:r>
    </w:p>
    <w:p w:rsidR="0057590F" w:rsidRPr="005A5D92" w:rsidRDefault="0057590F" w:rsidP="0057590F">
      <w:pPr>
        <w:rPr>
          <w:rFonts w:ascii="Courier New" w:hAnsi="Courier New" w:cs="Courier New"/>
        </w:rPr>
      </w:pPr>
      <w:r w:rsidRPr="005A5D92">
        <w:rPr>
          <w:rStyle w:val="lit"/>
          <w:rFonts w:ascii="Courier New" w:hAnsi="Courier New" w:cs="Courier New"/>
        </w:rPr>
        <w:t>5</w:t>
      </w:r>
    </w:p>
    <w:p w:rsidR="0057590F" w:rsidRDefault="0057590F" w:rsidP="0057590F">
      <w:pPr>
        <w:spacing w:after="0"/>
        <w:ind w:left="0"/>
        <w:rPr>
          <w:rFonts w:asciiTheme="majorHAnsi" w:hAnsiTheme="majorHAnsi"/>
          <w:kern w:val="28"/>
          <w:sz w:val="28"/>
          <w:szCs w:val="28"/>
        </w:rPr>
      </w:pPr>
      <w:r>
        <w:br w:type="page"/>
      </w:r>
    </w:p>
    <w:p w:rsidR="0057590F" w:rsidRDefault="0057590F" w:rsidP="0057590F">
      <w:pPr>
        <w:pStyle w:val="Heading3"/>
      </w:pPr>
      <w:bookmarkStart w:id="305" w:name="_Toc514341558"/>
      <w:bookmarkStart w:id="306" w:name="_Toc515037939"/>
      <w:r>
        <w:lastRenderedPageBreak/>
        <w:t>Decorators</w:t>
      </w:r>
      <w:bookmarkEnd w:id="305"/>
      <w:bookmarkEnd w:id="306"/>
    </w:p>
    <w:p w:rsidR="0057590F" w:rsidRPr="001C3D63" w:rsidRDefault="0057590F" w:rsidP="0057590F">
      <w:r w:rsidRPr="001C3D63">
        <w:t xml:space="preserve">Python has an interesting feature called </w:t>
      </w:r>
      <w:r w:rsidRPr="001C3D63">
        <w:rPr>
          <w:bCs/>
        </w:rPr>
        <w:t>decorators</w:t>
      </w:r>
      <w:r w:rsidRPr="001C3D63">
        <w:t xml:space="preserve"> to add functionality to an existing code.</w:t>
      </w:r>
    </w:p>
    <w:p w:rsidR="0057590F" w:rsidRPr="001C3D63" w:rsidRDefault="0057590F" w:rsidP="0057590F">
      <w:pPr>
        <w:rPr>
          <w:rFonts w:asciiTheme="majorHAnsi" w:hAnsiTheme="majorHAnsi" w:cs="Arial"/>
          <w:color w:val="252830"/>
        </w:rPr>
      </w:pPr>
      <w:r w:rsidRPr="001C3D63">
        <w:t xml:space="preserve">This is also called </w:t>
      </w:r>
      <w:r w:rsidRPr="001C3D63">
        <w:rPr>
          <w:bCs/>
        </w:rPr>
        <w:t>metaprogramming</w:t>
      </w:r>
      <w:r w:rsidRPr="001C3D63">
        <w:t xml:space="preserve"> as a part of the program tries to modify another part of the program at compile time.</w:t>
      </w:r>
    </w:p>
    <w:p w:rsidR="0057590F" w:rsidRDefault="0057590F" w:rsidP="0057590F">
      <w:pPr>
        <w:pStyle w:val="Heading4"/>
        <w:ind w:left="0"/>
      </w:pPr>
      <w:bookmarkStart w:id="307" w:name="pre"/>
      <w:bookmarkEnd w:id="307"/>
      <w:r>
        <w:t>Prerequisites for Learning Decorators</w:t>
      </w:r>
    </w:p>
    <w:p w:rsidR="0057590F" w:rsidRPr="001C3D63" w:rsidRDefault="0057590F" w:rsidP="0057590F">
      <w:r w:rsidRPr="001C3D63">
        <w:t xml:space="preserve">In order to understand about decorators, we must first know a few basic things in Python. </w:t>
      </w:r>
    </w:p>
    <w:p w:rsidR="0057590F" w:rsidRPr="001C3D63" w:rsidRDefault="0057590F" w:rsidP="0057590F">
      <w:r w:rsidRPr="001C3D63">
        <w:t>We must be comfortable with the fact that, everything in Python (Yes! Even classes), are objects. Names that we define are simply identifiers bound to these objects. Functions are no exceptions, they are objects too (with attributes). Various different names can be bound to the same function object.</w:t>
      </w:r>
    </w:p>
    <w:p w:rsidR="0057590F" w:rsidRPr="000B2592" w:rsidRDefault="0057590F" w:rsidP="0057590F">
      <w:pPr>
        <w:rPr>
          <w:b/>
        </w:rPr>
      </w:pPr>
      <w:r w:rsidRPr="000B2592">
        <w:rPr>
          <w:b/>
        </w:rPr>
        <w:t>Example:</w:t>
      </w:r>
    </w:p>
    <w:p w:rsidR="0057590F" w:rsidRPr="000B2592" w:rsidRDefault="0057590F" w:rsidP="0057590F">
      <w:pPr>
        <w:shd w:val="clear" w:color="auto" w:fill="FFFFFF"/>
        <w:spacing w:line="240" w:lineRule="atLeast"/>
        <w:rPr>
          <w:rFonts w:ascii="Courier New" w:hAnsi="Courier New" w:cs="Courier New"/>
        </w:rPr>
      </w:pPr>
      <w:r w:rsidRPr="000B2592">
        <w:rPr>
          <w:rStyle w:val="acekeyword"/>
          <w:rFonts w:ascii="Courier New" w:hAnsi="Courier New" w:cs="Courier New"/>
        </w:rPr>
        <w:t>def</w:t>
      </w:r>
      <w:r w:rsidRPr="000B2592">
        <w:rPr>
          <w:rStyle w:val="aceidentifier"/>
          <w:rFonts w:ascii="Courier New" w:hAnsi="Courier New" w:cs="Courier New"/>
        </w:rPr>
        <w:t>first</w:t>
      </w:r>
      <w:r w:rsidRPr="000B2592">
        <w:rPr>
          <w:rStyle w:val="aceparen"/>
          <w:rFonts w:ascii="Courier New" w:hAnsi="Courier New" w:cs="Courier New"/>
        </w:rPr>
        <w:t>(</w:t>
      </w:r>
      <w:r w:rsidRPr="000B2592">
        <w:rPr>
          <w:rStyle w:val="aceidentifier"/>
          <w:rFonts w:ascii="Courier New" w:hAnsi="Courier New" w:cs="Courier New"/>
        </w:rPr>
        <w:t>msg</w:t>
      </w:r>
      <w:r w:rsidRPr="000B2592">
        <w:rPr>
          <w:rStyle w:val="aceparen"/>
          <w:rFonts w:ascii="Courier New" w:hAnsi="Courier New" w:cs="Courier New"/>
        </w:rPr>
        <w:t>)</w:t>
      </w:r>
      <w:r w:rsidRPr="000B2592">
        <w:rPr>
          <w:rFonts w:ascii="Courier New" w:hAnsi="Courier New" w:cs="Courier New"/>
        </w:rPr>
        <w:t>:</w:t>
      </w:r>
    </w:p>
    <w:p w:rsidR="0057590F" w:rsidRPr="000B2592" w:rsidRDefault="0057590F" w:rsidP="0057590F">
      <w:pPr>
        <w:shd w:val="clear" w:color="auto" w:fill="FFFFFF"/>
        <w:spacing w:line="240" w:lineRule="atLeast"/>
        <w:rPr>
          <w:rFonts w:ascii="Courier New" w:hAnsi="Courier New" w:cs="Courier New"/>
        </w:rPr>
      </w:pPr>
      <w:r w:rsidRPr="000B2592">
        <w:rPr>
          <w:rStyle w:val="acekeyword"/>
          <w:rFonts w:ascii="Courier New" w:hAnsi="Courier New" w:cs="Courier New"/>
        </w:rPr>
        <w:t>print</w:t>
      </w:r>
      <w:r w:rsidRPr="000B2592">
        <w:rPr>
          <w:rStyle w:val="aceparen"/>
          <w:rFonts w:ascii="Courier New" w:hAnsi="Courier New" w:cs="Courier New"/>
        </w:rPr>
        <w:t>(</w:t>
      </w:r>
      <w:r w:rsidRPr="000B2592">
        <w:rPr>
          <w:rStyle w:val="aceidentifier"/>
          <w:rFonts w:ascii="Courier New" w:hAnsi="Courier New" w:cs="Courier New"/>
        </w:rPr>
        <w:t>msg</w:t>
      </w:r>
      <w:r w:rsidRPr="000B2592">
        <w:rPr>
          <w:rStyle w:val="aceparen"/>
          <w:rFonts w:ascii="Courier New" w:hAnsi="Courier New" w:cs="Courier New"/>
        </w:rPr>
        <w:t>)</w:t>
      </w:r>
    </w:p>
    <w:p w:rsidR="0057590F" w:rsidRPr="000B2592" w:rsidRDefault="0057590F" w:rsidP="0057590F">
      <w:pPr>
        <w:shd w:val="clear" w:color="auto" w:fill="FFFFFF"/>
        <w:spacing w:line="240" w:lineRule="atLeast"/>
        <w:rPr>
          <w:rFonts w:ascii="Courier New" w:hAnsi="Courier New" w:cs="Courier New"/>
        </w:rPr>
      </w:pPr>
      <w:r w:rsidRPr="000B2592">
        <w:rPr>
          <w:rStyle w:val="aceidentifier"/>
          <w:rFonts w:ascii="Courier New" w:hAnsi="Courier New" w:cs="Courier New"/>
        </w:rPr>
        <w:t>first</w:t>
      </w:r>
      <w:r w:rsidRPr="000B2592">
        <w:rPr>
          <w:rStyle w:val="aceparen"/>
          <w:rFonts w:ascii="Courier New" w:hAnsi="Courier New" w:cs="Courier New"/>
        </w:rPr>
        <w:t>(</w:t>
      </w:r>
      <w:r w:rsidRPr="000B2592">
        <w:rPr>
          <w:rStyle w:val="acestring"/>
          <w:rFonts w:ascii="Courier New" w:hAnsi="Courier New" w:cs="Courier New"/>
        </w:rPr>
        <w:t>"Hello"</w:t>
      </w:r>
      <w:r w:rsidRPr="000B2592">
        <w:rPr>
          <w:rStyle w:val="aceparen"/>
          <w:rFonts w:ascii="Courier New" w:hAnsi="Courier New" w:cs="Courier New"/>
        </w:rPr>
        <w:t>)</w:t>
      </w:r>
    </w:p>
    <w:p w:rsidR="0057590F" w:rsidRPr="000B2592" w:rsidRDefault="0057590F" w:rsidP="0057590F">
      <w:pPr>
        <w:shd w:val="clear" w:color="auto" w:fill="FFFFFF"/>
        <w:spacing w:line="240" w:lineRule="atLeast"/>
        <w:rPr>
          <w:rFonts w:ascii="Courier New" w:hAnsi="Courier New" w:cs="Courier New"/>
        </w:rPr>
      </w:pPr>
      <w:r w:rsidRPr="000B2592">
        <w:rPr>
          <w:rStyle w:val="aceidentifier"/>
          <w:rFonts w:ascii="Courier New" w:hAnsi="Courier New" w:cs="Courier New"/>
        </w:rPr>
        <w:t>second</w:t>
      </w:r>
      <w:r w:rsidRPr="000B2592">
        <w:rPr>
          <w:rStyle w:val="acekeyword"/>
          <w:rFonts w:ascii="Courier New" w:hAnsi="Courier New" w:cs="Courier New"/>
        </w:rPr>
        <w:t>=</w:t>
      </w:r>
      <w:r w:rsidRPr="000B2592">
        <w:rPr>
          <w:rStyle w:val="aceidentifier"/>
          <w:rFonts w:ascii="Courier New" w:hAnsi="Courier New" w:cs="Courier New"/>
        </w:rPr>
        <w:t>first</w:t>
      </w:r>
    </w:p>
    <w:p w:rsidR="0057590F" w:rsidRPr="000B2592" w:rsidRDefault="0057590F" w:rsidP="0057590F">
      <w:pPr>
        <w:shd w:val="clear" w:color="auto" w:fill="FFFFFF"/>
        <w:spacing w:line="240" w:lineRule="atLeast"/>
        <w:rPr>
          <w:rFonts w:ascii="Courier New" w:hAnsi="Courier New" w:cs="Courier New"/>
        </w:rPr>
      </w:pPr>
      <w:r w:rsidRPr="000B2592">
        <w:rPr>
          <w:rStyle w:val="aceidentifier"/>
          <w:rFonts w:ascii="Courier New" w:hAnsi="Courier New" w:cs="Courier New"/>
        </w:rPr>
        <w:t>second</w:t>
      </w:r>
      <w:r w:rsidRPr="000B2592">
        <w:rPr>
          <w:rStyle w:val="aceparen"/>
          <w:rFonts w:ascii="Courier New" w:hAnsi="Courier New" w:cs="Courier New"/>
        </w:rPr>
        <w:t>(</w:t>
      </w:r>
      <w:r w:rsidRPr="000B2592">
        <w:rPr>
          <w:rStyle w:val="acestring"/>
          <w:rFonts w:ascii="Courier New" w:hAnsi="Courier New" w:cs="Courier New"/>
        </w:rPr>
        <w:t>"Hello"</w:t>
      </w:r>
      <w:r w:rsidRPr="000B2592">
        <w:rPr>
          <w:rStyle w:val="aceparen"/>
          <w:rFonts w:ascii="Courier New" w:hAnsi="Courier New" w:cs="Courier New"/>
        </w:rPr>
        <w:t>)</w:t>
      </w:r>
    </w:p>
    <w:p w:rsidR="0057590F" w:rsidRPr="001C3D63" w:rsidRDefault="0057590F" w:rsidP="0057590F">
      <w:r w:rsidRPr="001C3D63">
        <w:t xml:space="preserve">When you </w:t>
      </w:r>
      <w:r>
        <w:t xml:space="preserve">run the code, both functions first and second </w:t>
      </w:r>
      <w:r w:rsidRPr="001C3D63">
        <w:t>giv</w:t>
      </w:r>
      <w:r>
        <w:t xml:space="preserve">es same output. Here, the names first and second </w:t>
      </w:r>
      <w:r w:rsidRPr="001C3D63">
        <w:t>refer to the same function object.</w:t>
      </w:r>
    </w:p>
    <w:p w:rsidR="0057590F" w:rsidRPr="001C3D63" w:rsidRDefault="0057590F" w:rsidP="0057590F">
      <w:r w:rsidRPr="001C3D63">
        <w:t>Now things start getting weirder.Functions can be passed as arguments to another function.If you have used functions like</w:t>
      </w:r>
      <w:r w:rsidRPr="00FD3C8B">
        <w:rPr>
          <w:rFonts w:ascii="Courier New" w:hAnsi="Courier New" w:cs="Courier New"/>
        </w:rPr>
        <w:t>map</w:t>
      </w:r>
      <w:r>
        <w:t xml:space="preserve">, </w:t>
      </w:r>
      <w:r w:rsidRPr="00FD3C8B">
        <w:rPr>
          <w:rFonts w:ascii="Courier New" w:hAnsi="Courier New" w:cs="Courier New"/>
        </w:rPr>
        <w:t>filter</w:t>
      </w:r>
      <w:r>
        <w:t xml:space="preserve">, and </w:t>
      </w:r>
      <w:r w:rsidRPr="00FD3C8B">
        <w:rPr>
          <w:rFonts w:ascii="Courier New" w:hAnsi="Courier New" w:cs="Courier New"/>
        </w:rPr>
        <w:t>reduce</w:t>
      </w:r>
      <w:r w:rsidRPr="001C3D63">
        <w:t>in Python, then you already know about this.</w:t>
      </w:r>
    </w:p>
    <w:p w:rsidR="0057590F" w:rsidRDefault="0057590F" w:rsidP="0057590F">
      <w:r w:rsidRPr="001C3D63">
        <w:t>Such function that take other functio</w:t>
      </w:r>
      <w:r>
        <w:t xml:space="preserve">ns as arguments are also called </w:t>
      </w:r>
      <w:r w:rsidRPr="00FD3C8B">
        <w:rPr>
          <w:b/>
        </w:rPr>
        <w:t>higher order functions</w:t>
      </w:r>
      <w:r w:rsidRPr="001C3D63">
        <w:t xml:space="preserve">. </w:t>
      </w:r>
    </w:p>
    <w:p w:rsidR="0057590F" w:rsidRPr="000B2592" w:rsidRDefault="0057590F" w:rsidP="0057590F">
      <w:pPr>
        <w:rPr>
          <w:b/>
        </w:rPr>
      </w:pPr>
      <w:r w:rsidRPr="000B2592">
        <w:rPr>
          <w:b/>
        </w:rPr>
        <w:t>Example:</w:t>
      </w:r>
    </w:p>
    <w:p w:rsidR="0057590F" w:rsidRPr="000B2592" w:rsidRDefault="0057590F" w:rsidP="0057590F">
      <w:pPr>
        <w:shd w:val="clear" w:color="auto" w:fill="FFFFFF"/>
        <w:spacing w:line="240" w:lineRule="atLeast"/>
        <w:rPr>
          <w:rFonts w:ascii="Courier New" w:hAnsi="Courier New" w:cs="Courier New"/>
        </w:rPr>
      </w:pPr>
      <w:r w:rsidRPr="000B2592">
        <w:rPr>
          <w:rStyle w:val="acekeyword"/>
          <w:rFonts w:ascii="Courier New" w:hAnsi="Courier New" w:cs="Courier New"/>
        </w:rPr>
        <w:t>def</w:t>
      </w:r>
      <w:r w:rsidRPr="000B2592">
        <w:rPr>
          <w:rStyle w:val="aceidentifier"/>
          <w:rFonts w:ascii="Courier New" w:hAnsi="Courier New" w:cs="Courier New"/>
        </w:rPr>
        <w:t>inc</w:t>
      </w:r>
      <w:r w:rsidRPr="000B2592">
        <w:rPr>
          <w:rStyle w:val="aceparen"/>
          <w:rFonts w:ascii="Courier New" w:hAnsi="Courier New" w:cs="Courier New"/>
        </w:rPr>
        <w:t>(</w:t>
      </w:r>
      <w:r w:rsidRPr="000B2592">
        <w:rPr>
          <w:rStyle w:val="aceidentifier"/>
          <w:rFonts w:ascii="Courier New" w:hAnsi="Courier New" w:cs="Courier New"/>
        </w:rPr>
        <w:t>x</w:t>
      </w:r>
      <w:r w:rsidRPr="000B2592">
        <w:rPr>
          <w:rStyle w:val="aceparen"/>
          <w:rFonts w:ascii="Courier New" w:hAnsi="Courier New" w:cs="Courier New"/>
        </w:rPr>
        <w:t>)</w:t>
      </w:r>
      <w:r w:rsidRPr="000B2592">
        <w:rPr>
          <w:rFonts w:ascii="Courier New" w:hAnsi="Courier New" w:cs="Courier New"/>
        </w:rPr>
        <w:t>:</w:t>
      </w:r>
    </w:p>
    <w:p w:rsidR="0057590F" w:rsidRPr="000B2592" w:rsidRDefault="0057590F" w:rsidP="0057590F">
      <w:pPr>
        <w:shd w:val="clear" w:color="auto" w:fill="FFFFFF"/>
        <w:spacing w:line="240" w:lineRule="atLeast"/>
        <w:rPr>
          <w:rFonts w:ascii="Courier New" w:hAnsi="Courier New" w:cs="Courier New"/>
        </w:rPr>
      </w:pPr>
      <w:r w:rsidRPr="000B2592">
        <w:rPr>
          <w:rStyle w:val="acekeyword"/>
          <w:rFonts w:ascii="Courier New" w:hAnsi="Courier New" w:cs="Courier New"/>
        </w:rPr>
        <w:t>return</w:t>
      </w:r>
      <w:r w:rsidRPr="000B2592">
        <w:rPr>
          <w:rStyle w:val="aceidentifier"/>
          <w:rFonts w:ascii="Courier New" w:hAnsi="Courier New" w:cs="Courier New"/>
        </w:rPr>
        <w:t>x</w:t>
      </w:r>
      <w:r w:rsidRPr="000B2592">
        <w:rPr>
          <w:rStyle w:val="acekeyword"/>
          <w:rFonts w:ascii="Courier New" w:hAnsi="Courier New" w:cs="Courier New"/>
        </w:rPr>
        <w:t>+</w:t>
      </w:r>
      <w:r w:rsidRPr="000B2592">
        <w:rPr>
          <w:rStyle w:val="aceconstant"/>
          <w:rFonts w:ascii="Courier New" w:hAnsi="Courier New" w:cs="Courier New"/>
        </w:rPr>
        <w:t>1</w:t>
      </w:r>
    </w:p>
    <w:p w:rsidR="0057590F" w:rsidRPr="000B2592" w:rsidRDefault="0057590F" w:rsidP="0057590F">
      <w:pPr>
        <w:shd w:val="clear" w:color="auto" w:fill="FFFFFF"/>
        <w:spacing w:line="240" w:lineRule="atLeast"/>
        <w:rPr>
          <w:rFonts w:ascii="Courier New" w:hAnsi="Courier New" w:cs="Courier New"/>
        </w:rPr>
      </w:pPr>
      <w:r w:rsidRPr="000B2592">
        <w:rPr>
          <w:rStyle w:val="acekeyword"/>
          <w:rFonts w:ascii="Courier New" w:hAnsi="Courier New" w:cs="Courier New"/>
        </w:rPr>
        <w:t>def</w:t>
      </w:r>
      <w:r w:rsidRPr="000B2592">
        <w:rPr>
          <w:rStyle w:val="aceidentifier"/>
          <w:rFonts w:ascii="Courier New" w:hAnsi="Courier New" w:cs="Courier New"/>
        </w:rPr>
        <w:t>dec</w:t>
      </w:r>
      <w:r w:rsidRPr="000B2592">
        <w:rPr>
          <w:rStyle w:val="aceparen"/>
          <w:rFonts w:ascii="Courier New" w:hAnsi="Courier New" w:cs="Courier New"/>
        </w:rPr>
        <w:t>(</w:t>
      </w:r>
      <w:r w:rsidRPr="000B2592">
        <w:rPr>
          <w:rStyle w:val="aceidentifier"/>
          <w:rFonts w:ascii="Courier New" w:hAnsi="Courier New" w:cs="Courier New"/>
        </w:rPr>
        <w:t>x</w:t>
      </w:r>
      <w:r w:rsidRPr="000B2592">
        <w:rPr>
          <w:rStyle w:val="aceparen"/>
          <w:rFonts w:ascii="Courier New" w:hAnsi="Courier New" w:cs="Courier New"/>
        </w:rPr>
        <w:t>)</w:t>
      </w:r>
      <w:r w:rsidRPr="000B2592">
        <w:rPr>
          <w:rFonts w:ascii="Courier New" w:hAnsi="Courier New" w:cs="Courier New"/>
        </w:rPr>
        <w:t>:</w:t>
      </w:r>
    </w:p>
    <w:p w:rsidR="0057590F" w:rsidRPr="000B2592" w:rsidRDefault="0057590F" w:rsidP="0057590F">
      <w:pPr>
        <w:shd w:val="clear" w:color="auto" w:fill="FFFFFF"/>
        <w:spacing w:line="240" w:lineRule="atLeast"/>
        <w:rPr>
          <w:rFonts w:ascii="Courier New" w:hAnsi="Courier New" w:cs="Courier New"/>
        </w:rPr>
      </w:pPr>
      <w:r w:rsidRPr="000B2592">
        <w:rPr>
          <w:rStyle w:val="acekeyword"/>
          <w:rFonts w:ascii="Courier New" w:hAnsi="Courier New" w:cs="Courier New"/>
        </w:rPr>
        <w:t>return</w:t>
      </w:r>
      <w:r w:rsidRPr="000B2592">
        <w:rPr>
          <w:rStyle w:val="aceidentifier"/>
          <w:rFonts w:ascii="Courier New" w:hAnsi="Courier New" w:cs="Courier New"/>
        </w:rPr>
        <w:t>x</w:t>
      </w:r>
      <w:r w:rsidRPr="000B2592">
        <w:rPr>
          <w:rStyle w:val="acekeyword"/>
          <w:rFonts w:ascii="Courier New" w:hAnsi="Courier New" w:cs="Courier New"/>
        </w:rPr>
        <w:t>-</w:t>
      </w:r>
      <w:r w:rsidRPr="000B2592">
        <w:rPr>
          <w:rStyle w:val="aceconstant"/>
          <w:rFonts w:ascii="Courier New" w:hAnsi="Courier New" w:cs="Courier New"/>
        </w:rPr>
        <w:t>1</w:t>
      </w:r>
    </w:p>
    <w:p w:rsidR="0057590F" w:rsidRPr="000B2592" w:rsidRDefault="0057590F" w:rsidP="0057590F">
      <w:pPr>
        <w:shd w:val="clear" w:color="auto" w:fill="FFFFFF"/>
        <w:spacing w:line="240" w:lineRule="atLeast"/>
        <w:rPr>
          <w:rFonts w:ascii="Courier New" w:hAnsi="Courier New" w:cs="Courier New"/>
        </w:rPr>
      </w:pPr>
      <w:r w:rsidRPr="000B2592">
        <w:rPr>
          <w:rStyle w:val="acekeyword"/>
          <w:rFonts w:ascii="Courier New" w:hAnsi="Courier New" w:cs="Courier New"/>
        </w:rPr>
        <w:t>def</w:t>
      </w:r>
      <w:r w:rsidRPr="000B2592">
        <w:rPr>
          <w:rStyle w:val="aceidentifier"/>
          <w:rFonts w:ascii="Courier New" w:hAnsi="Courier New" w:cs="Courier New"/>
        </w:rPr>
        <w:t>operate</w:t>
      </w:r>
      <w:r w:rsidRPr="000B2592">
        <w:rPr>
          <w:rStyle w:val="aceparen"/>
          <w:rFonts w:ascii="Courier New" w:hAnsi="Courier New" w:cs="Courier New"/>
        </w:rPr>
        <w:t>(</w:t>
      </w:r>
      <w:r w:rsidRPr="000B2592">
        <w:rPr>
          <w:rStyle w:val="aceidentifier"/>
          <w:rFonts w:ascii="Courier New" w:hAnsi="Courier New" w:cs="Courier New"/>
        </w:rPr>
        <w:t>func</w:t>
      </w:r>
      <w:r w:rsidRPr="000B2592">
        <w:rPr>
          <w:rFonts w:ascii="Courier New" w:hAnsi="Courier New" w:cs="Courier New"/>
        </w:rPr>
        <w:t xml:space="preserve">, </w:t>
      </w:r>
      <w:r w:rsidRPr="000B2592">
        <w:rPr>
          <w:rStyle w:val="aceidentifier"/>
          <w:rFonts w:ascii="Courier New" w:hAnsi="Courier New" w:cs="Courier New"/>
        </w:rPr>
        <w:t>x</w:t>
      </w:r>
      <w:r w:rsidRPr="000B2592">
        <w:rPr>
          <w:rStyle w:val="aceparen"/>
          <w:rFonts w:ascii="Courier New" w:hAnsi="Courier New" w:cs="Courier New"/>
        </w:rPr>
        <w:t>)</w:t>
      </w:r>
      <w:r w:rsidRPr="000B2592">
        <w:rPr>
          <w:rFonts w:ascii="Courier New" w:hAnsi="Courier New" w:cs="Courier New"/>
        </w:rPr>
        <w:t>:</w:t>
      </w:r>
    </w:p>
    <w:p w:rsidR="0057590F" w:rsidRPr="000B2592" w:rsidRDefault="0057590F" w:rsidP="0057590F">
      <w:pPr>
        <w:shd w:val="clear" w:color="auto" w:fill="FFFFFF"/>
        <w:spacing w:line="240" w:lineRule="atLeast"/>
        <w:rPr>
          <w:rFonts w:ascii="Courier New" w:hAnsi="Courier New" w:cs="Courier New"/>
        </w:rPr>
      </w:pPr>
      <w:r w:rsidRPr="000B2592">
        <w:rPr>
          <w:rStyle w:val="aceidentifier"/>
          <w:rFonts w:ascii="Courier New" w:hAnsi="Courier New" w:cs="Courier New"/>
        </w:rPr>
        <w:t>result</w:t>
      </w:r>
      <w:r w:rsidRPr="000B2592">
        <w:rPr>
          <w:rStyle w:val="acekeyword"/>
          <w:rFonts w:ascii="Courier New" w:hAnsi="Courier New" w:cs="Courier New"/>
        </w:rPr>
        <w:t>=</w:t>
      </w:r>
      <w:r w:rsidRPr="000B2592">
        <w:rPr>
          <w:rStyle w:val="aceidentifier"/>
          <w:rFonts w:ascii="Courier New" w:hAnsi="Courier New" w:cs="Courier New"/>
        </w:rPr>
        <w:t>func</w:t>
      </w:r>
      <w:r w:rsidRPr="000B2592">
        <w:rPr>
          <w:rStyle w:val="aceparen"/>
          <w:rFonts w:ascii="Courier New" w:hAnsi="Courier New" w:cs="Courier New"/>
        </w:rPr>
        <w:t>(</w:t>
      </w:r>
      <w:r w:rsidRPr="000B2592">
        <w:rPr>
          <w:rStyle w:val="aceidentifier"/>
          <w:rFonts w:ascii="Courier New" w:hAnsi="Courier New" w:cs="Courier New"/>
        </w:rPr>
        <w:t>x</w:t>
      </w:r>
      <w:r w:rsidRPr="000B2592">
        <w:rPr>
          <w:rStyle w:val="aceparen"/>
          <w:rFonts w:ascii="Courier New" w:hAnsi="Courier New" w:cs="Courier New"/>
        </w:rPr>
        <w:t>)</w:t>
      </w:r>
    </w:p>
    <w:p w:rsidR="0057590F" w:rsidRPr="000B2592" w:rsidRDefault="0057590F" w:rsidP="0057590F">
      <w:pPr>
        <w:shd w:val="clear" w:color="auto" w:fill="FFFFFF"/>
        <w:spacing w:line="240" w:lineRule="atLeast"/>
        <w:rPr>
          <w:rFonts w:ascii="Courier New" w:hAnsi="Courier New" w:cs="Courier New"/>
        </w:rPr>
      </w:pPr>
      <w:r w:rsidRPr="000B2592">
        <w:rPr>
          <w:rStyle w:val="acekeyword"/>
          <w:rFonts w:ascii="Courier New" w:hAnsi="Courier New" w:cs="Courier New"/>
        </w:rPr>
        <w:t>return</w:t>
      </w:r>
      <w:r w:rsidRPr="000B2592">
        <w:rPr>
          <w:rStyle w:val="aceidentifier"/>
          <w:rFonts w:ascii="Courier New" w:hAnsi="Courier New" w:cs="Courier New"/>
        </w:rPr>
        <w:t>result</w:t>
      </w:r>
    </w:p>
    <w:p w:rsidR="0057590F" w:rsidRPr="000B2592" w:rsidRDefault="0057590F" w:rsidP="0057590F">
      <w:r w:rsidRPr="000B2592">
        <w:t>We invoke the function as follows.</w:t>
      </w:r>
    </w:p>
    <w:p w:rsidR="0057590F" w:rsidRPr="000B2592" w:rsidRDefault="0057590F" w:rsidP="0057590F">
      <w:pPr>
        <w:rPr>
          <w:rStyle w:val="pln"/>
          <w:rFonts w:ascii="Courier New" w:hAnsi="Courier New" w:cs="Courier New"/>
        </w:rPr>
      </w:pPr>
      <w:r w:rsidRPr="000B2592">
        <w:rPr>
          <w:rStyle w:val="pun"/>
          <w:rFonts w:ascii="Courier New" w:hAnsi="Courier New" w:cs="Courier New"/>
        </w:rPr>
        <w:t>&gt;&gt;&gt;</w:t>
      </w:r>
      <w:r w:rsidRPr="000B2592">
        <w:rPr>
          <w:rStyle w:val="pln"/>
          <w:rFonts w:ascii="Courier New" w:hAnsi="Courier New" w:cs="Courier New"/>
        </w:rPr>
        <w:t xml:space="preserve"> operate</w:t>
      </w:r>
      <w:r w:rsidRPr="000B2592">
        <w:rPr>
          <w:rStyle w:val="pun"/>
          <w:rFonts w:ascii="Courier New" w:hAnsi="Courier New" w:cs="Courier New"/>
        </w:rPr>
        <w:t>(</w:t>
      </w:r>
      <w:r w:rsidRPr="000B2592">
        <w:rPr>
          <w:rStyle w:val="pln"/>
          <w:rFonts w:ascii="Courier New" w:hAnsi="Courier New" w:cs="Courier New"/>
        </w:rPr>
        <w:t>inc</w:t>
      </w:r>
      <w:r w:rsidRPr="000B2592">
        <w:rPr>
          <w:rStyle w:val="pun"/>
          <w:rFonts w:ascii="Courier New" w:hAnsi="Courier New" w:cs="Courier New"/>
        </w:rPr>
        <w:t>,</w:t>
      </w:r>
      <w:r w:rsidRPr="000B2592">
        <w:rPr>
          <w:rStyle w:val="lit"/>
          <w:rFonts w:ascii="Courier New" w:hAnsi="Courier New" w:cs="Courier New"/>
        </w:rPr>
        <w:t>3</w:t>
      </w:r>
      <w:r w:rsidRPr="000B2592">
        <w:rPr>
          <w:rStyle w:val="pun"/>
          <w:rFonts w:ascii="Courier New" w:hAnsi="Courier New" w:cs="Courier New"/>
        </w:rPr>
        <w:t>)</w:t>
      </w:r>
    </w:p>
    <w:p w:rsidR="0057590F" w:rsidRPr="000B2592" w:rsidRDefault="0057590F" w:rsidP="0057590F">
      <w:pPr>
        <w:rPr>
          <w:rStyle w:val="pln"/>
          <w:rFonts w:ascii="Courier New" w:hAnsi="Courier New" w:cs="Courier New"/>
        </w:rPr>
      </w:pPr>
      <w:r w:rsidRPr="000B2592">
        <w:rPr>
          <w:rStyle w:val="lit"/>
          <w:rFonts w:ascii="Courier New" w:hAnsi="Courier New" w:cs="Courier New"/>
        </w:rPr>
        <w:t>4</w:t>
      </w:r>
    </w:p>
    <w:p w:rsidR="0057590F" w:rsidRPr="000B2592" w:rsidRDefault="0057590F" w:rsidP="0057590F">
      <w:pPr>
        <w:rPr>
          <w:rStyle w:val="pln"/>
          <w:rFonts w:ascii="Courier New" w:hAnsi="Courier New" w:cs="Courier New"/>
        </w:rPr>
      </w:pPr>
      <w:r w:rsidRPr="000B2592">
        <w:rPr>
          <w:rStyle w:val="pun"/>
          <w:rFonts w:ascii="Courier New" w:hAnsi="Courier New" w:cs="Courier New"/>
        </w:rPr>
        <w:t>&gt;&gt;&gt;</w:t>
      </w:r>
      <w:r w:rsidRPr="000B2592">
        <w:rPr>
          <w:rStyle w:val="pln"/>
          <w:rFonts w:ascii="Courier New" w:hAnsi="Courier New" w:cs="Courier New"/>
        </w:rPr>
        <w:t xml:space="preserve"> operate</w:t>
      </w:r>
      <w:r w:rsidRPr="000B2592">
        <w:rPr>
          <w:rStyle w:val="pun"/>
          <w:rFonts w:ascii="Courier New" w:hAnsi="Courier New" w:cs="Courier New"/>
        </w:rPr>
        <w:t>(</w:t>
      </w:r>
      <w:r w:rsidRPr="000B2592">
        <w:rPr>
          <w:rStyle w:val="pln"/>
          <w:rFonts w:ascii="Courier New" w:hAnsi="Courier New" w:cs="Courier New"/>
        </w:rPr>
        <w:t>dec</w:t>
      </w:r>
      <w:r w:rsidRPr="000B2592">
        <w:rPr>
          <w:rStyle w:val="pun"/>
          <w:rFonts w:ascii="Courier New" w:hAnsi="Courier New" w:cs="Courier New"/>
        </w:rPr>
        <w:t>,</w:t>
      </w:r>
      <w:r w:rsidRPr="000B2592">
        <w:rPr>
          <w:rStyle w:val="lit"/>
          <w:rFonts w:ascii="Courier New" w:hAnsi="Courier New" w:cs="Courier New"/>
        </w:rPr>
        <w:t>3</w:t>
      </w:r>
      <w:r w:rsidRPr="000B2592">
        <w:rPr>
          <w:rStyle w:val="pun"/>
          <w:rFonts w:ascii="Courier New" w:hAnsi="Courier New" w:cs="Courier New"/>
        </w:rPr>
        <w:t>)</w:t>
      </w:r>
    </w:p>
    <w:p w:rsidR="0057590F" w:rsidRPr="000B2592" w:rsidRDefault="0057590F" w:rsidP="0057590F">
      <w:pPr>
        <w:rPr>
          <w:rFonts w:ascii="Courier New" w:hAnsi="Courier New" w:cs="Courier New"/>
        </w:rPr>
      </w:pPr>
      <w:r w:rsidRPr="000B2592">
        <w:rPr>
          <w:rStyle w:val="lit"/>
          <w:rFonts w:ascii="Courier New" w:hAnsi="Courier New" w:cs="Courier New"/>
        </w:rPr>
        <w:t>2</w:t>
      </w:r>
    </w:p>
    <w:p w:rsidR="0057590F" w:rsidRPr="000B2592" w:rsidRDefault="0057590F" w:rsidP="0057590F">
      <w:pPr>
        <w:rPr>
          <w:rFonts w:asciiTheme="majorHAnsi" w:hAnsiTheme="majorHAnsi" w:cs="Arial"/>
          <w:color w:val="252830"/>
          <w:sz w:val="24"/>
          <w:szCs w:val="24"/>
        </w:rPr>
      </w:pPr>
      <w:r w:rsidRPr="000B2592">
        <w:rPr>
          <w:rFonts w:asciiTheme="majorHAnsi" w:hAnsiTheme="majorHAnsi"/>
        </w:rPr>
        <w:lastRenderedPageBreak/>
        <w:t>Furthermore</w:t>
      </w:r>
      <w:r w:rsidRPr="000B2592">
        <w:rPr>
          <w:rFonts w:asciiTheme="majorHAnsi" w:hAnsiTheme="majorHAnsi" w:cs="Arial"/>
          <w:color w:val="252830"/>
        </w:rPr>
        <w:t>, a function can return another function.</w:t>
      </w:r>
    </w:p>
    <w:p w:rsidR="0057590F" w:rsidRPr="000B2592" w:rsidRDefault="0057590F" w:rsidP="00575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rPr>
      </w:pPr>
      <w:r w:rsidRPr="000B2592">
        <w:rPr>
          <w:rStyle w:val="acekeyword"/>
          <w:rFonts w:ascii="Courier New" w:hAnsi="Courier New" w:cs="Courier New"/>
        </w:rPr>
        <w:t>def</w:t>
      </w:r>
      <w:r w:rsidRPr="000B2592">
        <w:rPr>
          <w:rStyle w:val="aceidentifier"/>
          <w:rFonts w:ascii="Courier New" w:hAnsi="Courier New" w:cs="Courier New"/>
        </w:rPr>
        <w:t>is_called</w:t>
      </w:r>
      <w:r w:rsidRPr="000B2592">
        <w:rPr>
          <w:rStyle w:val="aceparen"/>
          <w:rFonts w:ascii="Courier New" w:hAnsi="Courier New" w:cs="Courier New"/>
        </w:rPr>
        <w:t>()</w:t>
      </w:r>
      <w:r w:rsidRPr="000B2592">
        <w:rPr>
          <w:rFonts w:ascii="Courier New" w:hAnsi="Courier New" w:cs="Courier New"/>
        </w:rPr>
        <w:t>:</w:t>
      </w:r>
    </w:p>
    <w:p w:rsidR="0057590F" w:rsidRPr="000B2592" w:rsidRDefault="0057590F" w:rsidP="00575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rPr>
      </w:pPr>
      <w:r w:rsidRPr="000B2592">
        <w:rPr>
          <w:rStyle w:val="acekeyword"/>
          <w:rFonts w:ascii="Courier New" w:hAnsi="Courier New" w:cs="Courier New"/>
        </w:rPr>
        <w:t>def</w:t>
      </w:r>
      <w:r w:rsidRPr="000B2592">
        <w:rPr>
          <w:rStyle w:val="aceidentifier"/>
          <w:rFonts w:ascii="Courier New" w:hAnsi="Courier New" w:cs="Courier New"/>
        </w:rPr>
        <w:t>is_returned</w:t>
      </w:r>
      <w:r w:rsidRPr="000B2592">
        <w:rPr>
          <w:rStyle w:val="aceparen"/>
          <w:rFonts w:ascii="Courier New" w:hAnsi="Courier New" w:cs="Courier New"/>
        </w:rPr>
        <w:t>()</w:t>
      </w:r>
      <w:r w:rsidRPr="000B2592">
        <w:rPr>
          <w:rFonts w:ascii="Courier New" w:hAnsi="Courier New" w:cs="Courier New"/>
        </w:rPr>
        <w:t>:</w:t>
      </w:r>
    </w:p>
    <w:p w:rsidR="0057590F" w:rsidRPr="000B2592" w:rsidRDefault="0057590F" w:rsidP="00575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rPr>
      </w:pPr>
      <w:r w:rsidRPr="000B2592">
        <w:rPr>
          <w:rStyle w:val="acekeyword"/>
          <w:rFonts w:ascii="Courier New" w:hAnsi="Courier New" w:cs="Courier New"/>
        </w:rPr>
        <w:t>print</w:t>
      </w:r>
      <w:r w:rsidRPr="000B2592">
        <w:rPr>
          <w:rStyle w:val="aceparen"/>
          <w:rFonts w:ascii="Courier New" w:hAnsi="Courier New" w:cs="Courier New"/>
        </w:rPr>
        <w:t>(</w:t>
      </w:r>
      <w:r w:rsidRPr="000B2592">
        <w:rPr>
          <w:rStyle w:val="acestring"/>
          <w:rFonts w:ascii="Courier New" w:hAnsi="Courier New" w:cs="Courier New"/>
        </w:rPr>
        <w:t>"Hello"</w:t>
      </w:r>
      <w:r w:rsidRPr="000B2592">
        <w:rPr>
          <w:rStyle w:val="aceparen"/>
          <w:rFonts w:ascii="Courier New" w:hAnsi="Courier New" w:cs="Courier New"/>
        </w:rPr>
        <w:t>)</w:t>
      </w:r>
    </w:p>
    <w:p w:rsidR="0057590F" w:rsidRPr="000B2592" w:rsidRDefault="0057590F" w:rsidP="00575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rPr>
      </w:pPr>
      <w:r w:rsidRPr="000B2592">
        <w:rPr>
          <w:rStyle w:val="acekeyword"/>
          <w:rFonts w:ascii="Courier New" w:hAnsi="Courier New" w:cs="Courier New"/>
        </w:rPr>
        <w:t>return</w:t>
      </w:r>
      <w:r w:rsidRPr="000B2592">
        <w:rPr>
          <w:rStyle w:val="aceidentifier"/>
          <w:rFonts w:ascii="Courier New" w:hAnsi="Courier New" w:cs="Courier New"/>
        </w:rPr>
        <w:t>is_returned</w:t>
      </w:r>
    </w:p>
    <w:p w:rsidR="0057590F" w:rsidRPr="000B2592" w:rsidRDefault="0057590F" w:rsidP="00575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rPr>
      </w:pPr>
      <w:r w:rsidRPr="000B2592">
        <w:rPr>
          <w:rStyle w:val="aceidentifier"/>
          <w:rFonts w:ascii="Courier New" w:hAnsi="Courier New" w:cs="Courier New"/>
        </w:rPr>
        <w:t>new</w:t>
      </w:r>
      <w:r w:rsidRPr="000B2592">
        <w:rPr>
          <w:rStyle w:val="acekeyword"/>
          <w:rFonts w:ascii="Courier New" w:hAnsi="Courier New" w:cs="Courier New"/>
        </w:rPr>
        <w:t>=</w:t>
      </w:r>
      <w:r w:rsidRPr="000B2592">
        <w:rPr>
          <w:rStyle w:val="aceidentifier"/>
          <w:rFonts w:ascii="Courier New" w:hAnsi="Courier New" w:cs="Courier New"/>
        </w:rPr>
        <w:t>is_called</w:t>
      </w:r>
      <w:r w:rsidRPr="000B2592">
        <w:rPr>
          <w:rStyle w:val="aceparen"/>
          <w:rFonts w:ascii="Courier New" w:hAnsi="Courier New" w:cs="Courier New"/>
        </w:rPr>
        <w:t>()</w:t>
      </w:r>
    </w:p>
    <w:p w:rsidR="0057590F" w:rsidRPr="000B2592" w:rsidRDefault="0057590F" w:rsidP="00575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rPr>
      </w:pPr>
      <w:r w:rsidRPr="000B2592">
        <w:rPr>
          <w:rStyle w:val="acecomment"/>
        </w:rPr>
        <w:t>#Outputs "Hello"</w:t>
      </w:r>
    </w:p>
    <w:p w:rsidR="0057590F" w:rsidRPr="000B2592" w:rsidRDefault="0057590F" w:rsidP="00575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rPr>
      </w:pPr>
      <w:r w:rsidRPr="000B2592">
        <w:rPr>
          <w:rStyle w:val="aceidentifier"/>
          <w:rFonts w:ascii="Courier New" w:hAnsi="Courier New" w:cs="Courier New"/>
        </w:rPr>
        <w:t>new</w:t>
      </w:r>
      <w:r w:rsidRPr="000B2592">
        <w:rPr>
          <w:rStyle w:val="aceparen"/>
          <w:rFonts w:ascii="Courier New" w:hAnsi="Courier New" w:cs="Courier New"/>
        </w:rPr>
        <w:t>()</w:t>
      </w:r>
    </w:p>
    <w:p w:rsidR="0057590F" w:rsidRPr="001C3D63" w:rsidRDefault="0057590F" w:rsidP="0057590F">
      <w:r>
        <w:t xml:space="preserve">Here, </w:t>
      </w:r>
      <w:r w:rsidRPr="0084758C">
        <w:rPr>
          <w:rFonts w:ascii="Courier New" w:hAnsi="Courier New" w:cs="Courier New"/>
        </w:rPr>
        <w:t>is_returned()</w:t>
      </w:r>
      <w:r w:rsidRPr="001C3D63">
        <w:t xml:space="preserve">is a nested function which is defined </w:t>
      </w:r>
      <w:r>
        <w:t xml:space="preserve">and returned, each time we call </w:t>
      </w:r>
      <w:r w:rsidRPr="0084758C">
        <w:rPr>
          <w:rFonts w:ascii="Courier New" w:hAnsi="Courier New" w:cs="Courier New"/>
        </w:rPr>
        <w:t>is_called()</w:t>
      </w:r>
      <w:r w:rsidRPr="001C3D63">
        <w:t>.</w:t>
      </w:r>
    </w:p>
    <w:p w:rsidR="0057590F" w:rsidRPr="000B2592" w:rsidRDefault="0057590F" w:rsidP="0057590F">
      <w:r>
        <w:t xml:space="preserve">Finally, we must also know about </w:t>
      </w:r>
      <w:r w:rsidRPr="001C3D63">
        <w:t>closures in Python.</w:t>
      </w:r>
    </w:p>
    <w:p w:rsidR="0057590F" w:rsidRDefault="0057590F" w:rsidP="0057590F">
      <w:pPr>
        <w:pStyle w:val="Heading4"/>
        <w:ind w:left="0"/>
      </w:pPr>
      <w:bookmarkStart w:id="308" w:name="get"/>
      <w:bookmarkEnd w:id="308"/>
      <w:r>
        <w:t>Getting back to Decorators</w:t>
      </w:r>
    </w:p>
    <w:p w:rsidR="0057590F" w:rsidRPr="000B2592" w:rsidRDefault="0057590F" w:rsidP="0057590F">
      <w:pPr>
        <w:rPr>
          <w:rFonts w:asciiTheme="majorHAnsi" w:hAnsiTheme="majorHAnsi"/>
        </w:rPr>
      </w:pPr>
      <w:r w:rsidRPr="000B2592">
        <w:rPr>
          <w:rFonts w:asciiTheme="majorHAnsi" w:hAnsiTheme="majorHAnsi"/>
        </w:rPr>
        <w:t xml:space="preserve">Functions and methods are called </w:t>
      </w:r>
      <w:r w:rsidRPr="000B2592">
        <w:rPr>
          <w:rFonts w:asciiTheme="majorHAnsi" w:hAnsiTheme="majorHAnsi"/>
          <w:b/>
          <w:bCs/>
        </w:rPr>
        <w:t>callable</w:t>
      </w:r>
      <w:r w:rsidRPr="000B2592">
        <w:rPr>
          <w:rFonts w:asciiTheme="majorHAnsi" w:hAnsiTheme="majorHAnsi"/>
        </w:rPr>
        <w:t xml:space="preserve"> as they can be called.</w:t>
      </w:r>
    </w:p>
    <w:p w:rsidR="0057590F" w:rsidRPr="001C3D63" w:rsidRDefault="0057590F" w:rsidP="0057590F">
      <w:r w:rsidRPr="001C3D63">
        <w:t>In fact, any object whic</w:t>
      </w:r>
      <w:r>
        <w:t xml:space="preserve">h implements the special method </w:t>
      </w:r>
      <w:r w:rsidRPr="0084758C">
        <w:rPr>
          <w:rFonts w:ascii="Courier New" w:hAnsi="Courier New" w:cs="Courier New"/>
        </w:rPr>
        <w:t>__call__()</w:t>
      </w:r>
      <w:r w:rsidRPr="001C3D63">
        <w:t>is termed callable. So, in the most basic sense, a decorator is a callable that returns a callable.</w:t>
      </w:r>
    </w:p>
    <w:p w:rsidR="0057590F" w:rsidRPr="001C3D63" w:rsidRDefault="0057590F" w:rsidP="0057590F">
      <w:r w:rsidRPr="001C3D63">
        <w:t>Basically, a decorator takes in a function, adds some functionality and returns it.</w:t>
      </w:r>
    </w:p>
    <w:p w:rsidR="0057590F" w:rsidRPr="000B2592" w:rsidRDefault="0057590F" w:rsidP="00575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Style w:val="acekeyword"/>
          <w:rFonts w:asciiTheme="majorHAnsi" w:hAnsiTheme="majorHAnsi" w:cs="Arial"/>
          <w:b/>
        </w:rPr>
      </w:pPr>
      <w:r w:rsidRPr="000B2592">
        <w:rPr>
          <w:rStyle w:val="acekeyword"/>
          <w:rFonts w:asciiTheme="majorHAnsi" w:hAnsiTheme="majorHAnsi" w:cs="Arial"/>
          <w:b/>
        </w:rPr>
        <w:t>Example:</w:t>
      </w:r>
    </w:p>
    <w:p w:rsidR="0057590F" w:rsidRPr="000B2592" w:rsidRDefault="0057590F" w:rsidP="00575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rPr>
      </w:pPr>
      <w:r w:rsidRPr="000B2592">
        <w:rPr>
          <w:rStyle w:val="acekeyword"/>
          <w:rFonts w:ascii="Courier New" w:hAnsi="Courier New" w:cs="Courier New"/>
        </w:rPr>
        <w:t>def</w:t>
      </w:r>
      <w:r w:rsidRPr="000B2592">
        <w:rPr>
          <w:rStyle w:val="aceidentifier"/>
          <w:rFonts w:ascii="Courier New" w:hAnsi="Courier New" w:cs="Courier New"/>
        </w:rPr>
        <w:t>make_pretty</w:t>
      </w:r>
      <w:r w:rsidRPr="000B2592">
        <w:rPr>
          <w:rStyle w:val="aceparen"/>
          <w:rFonts w:ascii="Courier New" w:hAnsi="Courier New" w:cs="Courier New"/>
        </w:rPr>
        <w:t>(</w:t>
      </w:r>
      <w:r w:rsidRPr="000B2592">
        <w:rPr>
          <w:rStyle w:val="aceidentifier"/>
          <w:rFonts w:ascii="Courier New" w:hAnsi="Courier New" w:cs="Courier New"/>
        </w:rPr>
        <w:t>func</w:t>
      </w:r>
      <w:r w:rsidRPr="000B2592">
        <w:rPr>
          <w:rStyle w:val="aceparen"/>
          <w:rFonts w:ascii="Courier New" w:hAnsi="Courier New" w:cs="Courier New"/>
        </w:rPr>
        <w:t>)</w:t>
      </w:r>
      <w:r w:rsidRPr="000B2592">
        <w:rPr>
          <w:rFonts w:ascii="Courier New" w:hAnsi="Courier New" w:cs="Courier New"/>
        </w:rPr>
        <w:t>:</w:t>
      </w:r>
    </w:p>
    <w:p w:rsidR="0057590F" w:rsidRPr="000B2592" w:rsidRDefault="0057590F" w:rsidP="00575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rPr>
      </w:pPr>
      <w:r w:rsidRPr="000B2592">
        <w:rPr>
          <w:rStyle w:val="acekeyword"/>
          <w:rFonts w:ascii="Courier New" w:hAnsi="Courier New" w:cs="Courier New"/>
        </w:rPr>
        <w:t>def</w:t>
      </w:r>
      <w:r w:rsidRPr="000B2592">
        <w:rPr>
          <w:rStyle w:val="aceidentifier"/>
          <w:rFonts w:ascii="Courier New" w:hAnsi="Courier New" w:cs="Courier New"/>
        </w:rPr>
        <w:t>inner</w:t>
      </w:r>
      <w:r w:rsidRPr="000B2592">
        <w:rPr>
          <w:rStyle w:val="aceparen"/>
          <w:rFonts w:ascii="Courier New" w:hAnsi="Courier New" w:cs="Courier New"/>
        </w:rPr>
        <w:t>()</w:t>
      </w:r>
      <w:r w:rsidRPr="000B2592">
        <w:rPr>
          <w:rFonts w:ascii="Courier New" w:hAnsi="Courier New" w:cs="Courier New"/>
        </w:rPr>
        <w:t>:</w:t>
      </w:r>
    </w:p>
    <w:p w:rsidR="0057590F" w:rsidRPr="000B2592" w:rsidRDefault="0057590F" w:rsidP="00575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rPr>
      </w:pPr>
      <w:r w:rsidRPr="000B2592">
        <w:rPr>
          <w:rStyle w:val="acekeyword"/>
          <w:rFonts w:ascii="Courier New" w:hAnsi="Courier New" w:cs="Courier New"/>
        </w:rPr>
        <w:t>print</w:t>
      </w:r>
      <w:r w:rsidRPr="000B2592">
        <w:rPr>
          <w:rStyle w:val="aceparen"/>
          <w:rFonts w:ascii="Courier New" w:hAnsi="Courier New" w:cs="Courier New"/>
        </w:rPr>
        <w:t>(</w:t>
      </w:r>
      <w:r w:rsidRPr="000B2592">
        <w:rPr>
          <w:rStyle w:val="acestring"/>
          <w:rFonts w:ascii="Courier New" w:hAnsi="Courier New" w:cs="Courier New"/>
        </w:rPr>
        <w:t>"I got decorated"</w:t>
      </w:r>
      <w:r w:rsidRPr="000B2592">
        <w:rPr>
          <w:rStyle w:val="aceparen"/>
          <w:rFonts w:ascii="Courier New" w:hAnsi="Courier New" w:cs="Courier New"/>
        </w:rPr>
        <w:t>)</w:t>
      </w:r>
    </w:p>
    <w:p w:rsidR="0057590F" w:rsidRPr="000B2592" w:rsidRDefault="0057590F" w:rsidP="00575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rPr>
      </w:pPr>
      <w:r w:rsidRPr="000B2592">
        <w:rPr>
          <w:rStyle w:val="aceidentifier"/>
          <w:rFonts w:ascii="Courier New" w:hAnsi="Courier New" w:cs="Courier New"/>
        </w:rPr>
        <w:t>func</w:t>
      </w:r>
      <w:r w:rsidRPr="000B2592">
        <w:rPr>
          <w:rStyle w:val="aceparen"/>
          <w:rFonts w:ascii="Courier New" w:hAnsi="Courier New" w:cs="Courier New"/>
        </w:rPr>
        <w:t>()</w:t>
      </w:r>
    </w:p>
    <w:p w:rsidR="0057590F" w:rsidRPr="000B2592" w:rsidRDefault="0057590F" w:rsidP="00575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rPr>
      </w:pPr>
      <w:r w:rsidRPr="000B2592">
        <w:rPr>
          <w:rStyle w:val="acekeyword"/>
          <w:rFonts w:ascii="Courier New" w:hAnsi="Courier New" w:cs="Courier New"/>
        </w:rPr>
        <w:t>return</w:t>
      </w:r>
      <w:r w:rsidRPr="000B2592">
        <w:rPr>
          <w:rStyle w:val="aceidentifier"/>
          <w:rFonts w:ascii="Courier New" w:hAnsi="Courier New" w:cs="Courier New"/>
        </w:rPr>
        <w:t>inner</w:t>
      </w:r>
    </w:p>
    <w:p w:rsidR="0057590F" w:rsidRPr="000B2592" w:rsidRDefault="0057590F" w:rsidP="00575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rPr>
      </w:pPr>
      <w:r w:rsidRPr="000B2592">
        <w:rPr>
          <w:rStyle w:val="acekeyword"/>
          <w:rFonts w:ascii="Courier New" w:hAnsi="Courier New" w:cs="Courier New"/>
        </w:rPr>
        <w:t>def</w:t>
      </w:r>
      <w:r w:rsidRPr="000B2592">
        <w:rPr>
          <w:rStyle w:val="aceidentifier"/>
          <w:rFonts w:ascii="Courier New" w:hAnsi="Courier New" w:cs="Courier New"/>
        </w:rPr>
        <w:t>ordinary</w:t>
      </w:r>
      <w:r w:rsidRPr="000B2592">
        <w:rPr>
          <w:rStyle w:val="aceparen"/>
          <w:rFonts w:ascii="Courier New" w:hAnsi="Courier New" w:cs="Courier New"/>
        </w:rPr>
        <w:t>()</w:t>
      </w:r>
      <w:r w:rsidRPr="000B2592">
        <w:rPr>
          <w:rFonts w:ascii="Courier New" w:hAnsi="Courier New" w:cs="Courier New"/>
        </w:rPr>
        <w:t>:</w:t>
      </w:r>
    </w:p>
    <w:p w:rsidR="0057590F" w:rsidRPr="000B2592" w:rsidRDefault="0057590F" w:rsidP="00575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rPr>
      </w:pPr>
      <w:r w:rsidRPr="000B2592">
        <w:rPr>
          <w:rStyle w:val="acekeyword"/>
          <w:rFonts w:ascii="Courier New" w:hAnsi="Courier New" w:cs="Courier New"/>
        </w:rPr>
        <w:t>print</w:t>
      </w:r>
      <w:r w:rsidRPr="000B2592">
        <w:rPr>
          <w:rStyle w:val="aceparen"/>
          <w:rFonts w:ascii="Courier New" w:hAnsi="Courier New" w:cs="Courier New"/>
        </w:rPr>
        <w:t>(</w:t>
      </w:r>
      <w:r w:rsidRPr="000B2592">
        <w:rPr>
          <w:rStyle w:val="acestring"/>
          <w:rFonts w:ascii="Courier New" w:hAnsi="Courier New" w:cs="Courier New"/>
        </w:rPr>
        <w:t>"I am ordinary"</w:t>
      </w:r>
      <w:r w:rsidRPr="000B2592">
        <w:rPr>
          <w:rStyle w:val="aceparen"/>
          <w:rFonts w:ascii="Courier New" w:hAnsi="Courier New" w:cs="Courier New"/>
        </w:rPr>
        <w:t>)</w:t>
      </w:r>
    </w:p>
    <w:p w:rsidR="0057590F" w:rsidRPr="000B2592" w:rsidRDefault="0057590F" w:rsidP="0057590F">
      <w:pPr>
        <w:rPr>
          <w:rFonts w:asciiTheme="majorHAnsi" w:hAnsiTheme="majorHAnsi"/>
        </w:rPr>
      </w:pPr>
      <w:r w:rsidRPr="000B2592">
        <w:rPr>
          <w:rFonts w:asciiTheme="majorHAnsi" w:hAnsiTheme="majorHAnsi"/>
        </w:rPr>
        <w:t>When you run the following codes in shell,</w:t>
      </w:r>
    </w:p>
    <w:p w:rsidR="0057590F" w:rsidRPr="000B2592" w:rsidRDefault="0057590F" w:rsidP="0057590F">
      <w:pPr>
        <w:rPr>
          <w:rStyle w:val="pln"/>
          <w:rFonts w:ascii="Courier New" w:hAnsi="Courier New" w:cs="Courier New"/>
        </w:rPr>
      </w:pPr>
      <w:r w:rsidRPr="000B2592">
        <w:rPr>
          <w:rStyle w:val="pun"/>
          <w:rFonts w:ascii="Courier New" w:hAnsi="Courier New" w:cs="Courier New"/>
        </w:rPr>
        <w:t>&gt;&gt;&gt;</w:t>
      </w:r>
      <w:r w:rsidRPr="000B2592">
        <w:rPr>
          <w:rStyle w:val="pln"/>
          <w:rFonts w:ascii="Courier New" w:hAnsi="Courier New" w:cs="Courier New"/>
        </w:rPr>
        <w:t xml:space="preserve"> ordinary</w:t>
      </w:r>
      <w:r w:rsidRPr="000B2592">
        <w:rPr>
          <w:rStyle w:val="pun"/>
          <w:rFonts w:ascii="Courier New" w:hAnsi="Courier New" w:cs="Courier New"/>
        </w:rPr>
        <w:t>()</w:t>
      </w:r>
    </w:p>
    <w:p w:rsidR="0057590F" w:rsidRPr="000B2592" w:rsidRDefault="0057590F" w:rsidP="0057590F">
      <w:pPr>
        <w:rPr>
          <w:rStyle w:val="pln"/>
          <w:rFonts w:ascii="Courier New" w:hAnsi="Courier New" w:cs="Courier New"/>
        </w:rPr>
      </w:pPr>
      <w:r w:rsidRPr="000B2592">
        <w:rPr>
          <w:rStyle w:val="pln"/>
          <w:rFonts w:ascii="Courier New" w:hAnsi="Courier New" w:cs="Courier New"/>
        </w:rPr>
        <w:t>I am ordinary</w:t>
      </w:r>
    </w:p>
    <w:p w:rsidR="0057590F" w:rsidRPr="000B2592" w:rsidRDefault="0057590F" w:rsidP="0057590F">
      <w:pPr>
        <w:rPr>
          <w:rStyle w:val="pln"/>
          <w:rFonts w:ascii="Courier New" w:hAnsi="Courier New" w:cs="Courier New"/>
        </w:rPr>
      </w:pPr>
    </w:p>
    <w:p w:rsidR="0057590F" w:rsidRPr="000B2592" w:rsidRDefault="0057590F" w:rsidP="0057590F">
      <w:pPr>
        <w:rPr>
          <w:rStyle w:val="pln"/>
          <w:rFonts w:ascii="Courier New" w:hAnsi="Courier New" w:cs="Courier New"/>
        </w:rPr>
      </w:pPr>
      <w:r w:rsidRPr="000B2592">
        <w:rPr>
          <w:rStyle w:val="pun"/>
          <w:rFonts w:ascii="Courier New" w:hAnsi="Courier New" w:cs="Courier New"/>
        </w:rPr>
        <w:t>&gt;&gt;&gt;</w:t>
      </w:r>
      <w:r w:rsidRPr="000B2592">
        <w:rPr>
          <w:rStyle w:val="com"/>
          <w:rFonts w:ascii="Courier New" w:hAnsi="Courier New" w:cs="Courier New"/>
        </w:rPr>
        <w:t># let's decorate this ordinary function</w:t>
      </w:r>
    </w:p>
    <w:p w:rsidR="0057590F" w:rsidRPr="000B2592" w:rsidRDefault="0057590F" w:rsidP="0057590F">
      <w:pPr>
        <w:rPr>
          <w:rStyle w:val="pln"/>
          <w:rFonts w:ascii="Courier New" w:hAnsi="Courier New" w:cs="Courier New"/>
        </w:rPr>
      </w:pPr>
      <w:r w:rsidRPr="000B2592">
        <w:rPr>
          <w:rStyle w:val="pun"/>
          <w:rFonts w:ascii="Courier New" w:hAnsi="Courier New" w:cs="Courier New"/>
        </w:rPr>
        <w:t>&gt;&gt;&gt;</w:t>
      </w:r>
      <w:r w:rsidRPr="000B2592">
        <w:rPr>
          <w:rStyle w:val="pln"/>
          <w:rFonts w:ascii="Courier New" w:hAnsi="Courier New" w:cs="Courier New"/>
        </w:rPr>
        <w:t xml:space="preserve"> pretty </w:t>
      </w:r>
      <w:r w:rsidRPr="000B2592">
        <w:rPr>
          <w:rStyle w:val="pun"/>
          <w:rFonts w:ascii="Courier New" w:hAnsi="Courier New" w:cs="Courier New"/>
        </w:rPr>
        <w:t>=</w:t>
      </w:r>
      <w:r w:rsidRPr="000B2592">
        <w:rPr>
          <w:rStyle w:val="pln"/>
          <w:rFonts w:ascii="Courier New" w:hAnsi="Courier New" w:cs="Courier New"/>
        </w:rPr>
        <w:t xml:space="preserve"> make_pretty</w:t>
      </w:r>
      <w:r w:rsidRPr="000B2592">
        <w:rPr>
          <w:rStyle w:val="pun"/>
          <w:rFonts w:ascii="Courier New" w:hAnsi="Courier New" w:cs="Courier New"/>
        </w:rPr>
        <w:t>(</w:t>
      </w:r>
      <w:r w:rsidRPr="000B2592">
        <w:rPr>
          <w:rStyle w:val="pln"/>
          <w:rFonts w:ascii="Courier New" w:hAnsi="Courier New" w:cs="Courier New"/>
        </w:rPr>
        <w:t>ordinary</w:t>
      </w:r>
      <w:r w:rsidRPr="000B2592">
        <w:rPr>
          <w:rStyle w:val="pun"/>
          <w:rFonts w:ascii="Courier New" w:hAnsi="Courier New" w:cs="Courier New"/>
        </w:rPr>
        <w:t>)</w:t>
      </w:r>
    </w:p>
    <w:p w:rsidR="0057590F" w:rsidRPr="000B2592" w:rsidRDefault="0057590F" w:rsidP="0057590F">
      <w:pPr>
        <w:rPr>
          <w:rStyle w:val="pln"/>
          <w:rFonts w:ascii="Courier New" w:hAnsi="Courier New" w:cs="Courier New"/>
        </w:rPr>
      </w:pPr>
      <w:r w:rsidRPr="000B2592">
        <w:rPr>
          <w:rStyle w:val="pun"/>
          <w:rFonts w:ascii="Courier New" w:hAnsi="Courier New" w:cs="Courier New"/>
        </w:rPr>
        <w:t>&gt;&gt;&gt;</w:t>
      </w:r>
      <w:r w:rsidRPr="000B2592">
        <w:rPr>
          <w:rStyle w:val="pln"/>
          <w:rFonts w:ascii="Courier New" w:hAnsi="Courier New" w:cs="Courier New"/>
        </w:rPr>
        <w:t xml:space="preserve"> pretty</w:t>
      </w:r>
      <w:r w:rsidRPr="000B2592">
        <w:rPr>
          <w:rStyle w:val="pun"/>
          <w:rFonts w:ascii="Courier New" w:hAnsi="Courier New" w:cs="Courier New"/>
        </w:rPr>
        <w:t>()</w:t>
      </w:r>
    </w:p>
    <w:p w:rsidR="0057590F" w:rsidRPr="000B2592" w:rsidRDefault="0057590F" w:rsidP="0057590F">
      <w:pPr>
        <w:rPr>
          <w:rStyle w:val="pln"/>
          <w:rFonts w:ascii="Courier New" w:hAnsi="Courier New" w:cs="Courier New"/>
        </w:rPr>
      </w:pPr>
      <w:r w:rsidRPr="000B2592">
        <w:rPr>
          <w:rStyle w:val="pln"/>
          <w:rFonts w:ascii="Courier New" w:hAnsi="Courier New" w:cs="Courier New"/>
        </w:rPr>
        <w:t>I got decorated</w:t>
      </w:r>
    </w:p>
    <w:p w:rsidR="0057590F" w:rsidRPr="000B2592" w:rsidRDefault="0057590F" w:rsidP="0057590F">
      <w:pPr>
        <w:rPr>
          <w:rFonts w:ascii="Courier New" w:hAnsi="Courier New" w:cs="Courier New"/>
        </w:rPr>
      </w:pPr>
      <w:r w:rsidRPr="000B2592">
        <w:rPr>
          <w:rStyle w:val="pln"/>
          <w:rFonts w:ascii="Courier New" w:hAnsi="Courier New" w:cs="Courier New"/>
        </w:rPr>
        <w:t>I am ordinary</w:t>
      </w:r>
    </w:p>
    <w:p w:rsidR="0057590F" w:rsidRDefault="0057590F" w:rsidP="0057590F">
      <w:pPr>
        <w:spacing w:after="0"/>
        <w:ind w:left="0"/>
        <w:rPr>
          <w:rFonts w:asciiTheme="majorHAnsi" w:hAnsiTheme="majorHAnsi" w:cs="Arial"/>
          <w:color w:val="252830"/>
        </w:rPr>
      </w:pPr>
      <w:r>
        <w:rPr>
          <w:rFonts w:asciiTheme="majorHAnsi" w:hAnsiTheme="majorHAnsi" w:cs="Arial"/>
          <w:color w:val="252830"/>
        </w:rPr>
        <w:br w:type="page"/>
      </w:r>
    </w:p>
    <w:p w:rsidR="0057590F" w:rsidRPr="000B2592" w:rsidRDefault="0057590F" w:rsidP="0057590F">
      <w:pPr>
        <w:rPr>
          <w:rFonts w:asciiTheme="majorHAnsi" w:hAnsiTheme="majorHAnsi" w:cs="Arial"/>
          <w:color w:val="252830"/>
        </w:rPr>
      </w:pPr>
      <w:r w:rsidRPr="000B2592">
        <w:rPr>
          <w:rFonts w:asciiTheme="majorHAnsi" w:hAnsiTheme="majorHAnsi" w:cs="Arial"/>
          <w:color w:val="252830"/>
        </w:rPr>
        <w:lastRenderedPageBreak/>
        <w:t>In the example shown above,</w:t>
      </w:r>
      <w:r w:rsidRPr="0084758C">
        <w:rPr>
          <w:rFonts w:ascii="Courier New" w:hAnsi="Courier New" w:cs="Courier New"/>
        </w:rPr>
        <w:t>make_pretty()</w:t>
      </w:r>
      <w:r w:rsidRPr="000B2592">
        <w:rPr>
          <w:rFonts w:asciiTheme="majorHAnsi" w:hAnsiTheme="majorHAnsi" w:cs="Arial"/>
          <w:color w:val="252830"/>
        </w:rPr>
        <w:t xml:space="preserve">is a decorator. In the assignment </w:t>
      </w:r>
      <w:r w:rsidRPr="000B2592">
        <w:rPr>
          <w:rFonts w:asciiTheme="majorHAnsi" w:hAnsiTheme="majorHAnsi"/>
        </w:rPr>
        <w:t>step</w:t>
      </w:r>
      <w:r w:rsidRPr="000B2592">
        <w:rPr>
          <w:rFonts w:asciiTheme="majorHAnsi" w:hAnsiTheme="majorHAnsi" w:cs="Arial"/>
          <w:color w:val="252830"/>
        </w:rPr>
        <w:t>.</w:t>
      </w:r>
    </w:p>
    <w:p w:rsidR="0057590F" w:rsidRPr="0084758C" w:rsidRDefault="0057590F" w:rsidP="0057590F">
      <w:pPr>
        <w:rPr>
          <w:rFonts w:ascii="Courier New" w:hAnsi="Courier New" w:cs="Courier New"/>
          <w:color w:val="252830"/>
        </w:rPr>
      </w:pPr>
      <w:r w:rsidRPr="0084758C">
        <w:rPr>
          <w:rStyle w:val="pln"/>
          <w:rFonts w:ascii="Courier New" w:hAnsi="Courier New" w:cs="Courier New"/>
          <w:color w:val="000000"/>
        </w:rPr>
        <w:t xml:space="preserve">pretty </w:t>
      </w:r>
      <w:r w:rsidRPr="0084758C">
        <w:rPr>
          <w:rStyle w:val="pun"/>
          <w:rFonts w:ascii="Courier New" w:hAnsi="Courier New" w:cs="Courier New"/>
          <w:color w:val="000000"/>
        </w:rPr>
        <w:t>=</w:t>
      </w:r>
      <w:r w:rsidRPr="0084758C">
        <w:rPr>
          <w:rStyle w:val="pln"/>
          <w:rFonts w:ascii="Courier New" w:hAnsi="Courier New" w:cs="Courier New"/>
          <w:color w:val="000000"/>
        </w:rPr>
        <w:t xml:space="preserve"> make_pretty</w:t>
      </w:r>
      <w:r w:rsidRPr="0084758C">
        <w:rPr>
          <w:rStyle w:val="pun"/>
          <w:rFonts w:ascii="Courier New" w:hAnsi="Courier New" w:cs="Courier New"/>
          <w:color w:val="000000"/>
        </w:rPr>
        <w:t>(</w:t>
      </w:r>
      <w:r w:rsidRPr="0084758C">
        <w:rPr>
          <w:rStyle w:val="pln"/>
          <w:rFonts w:ascii="Courier New" w:hAnsi="Courier New" w:cs="Courier New"/>
          <w:color w:val="000000"/>
        </w:rPr>
        <w:t>ordinary</w:t>
      </w:r>
      <w:r w:rsidRPr="0084758C">
        <w:rPr>
          <w:rStyle w:val="pun"/>
          <w:rFonts w:ascii="Courier New" w:hAnsi="Courier New" w:cs="Courier New"/>
          <w:color w:val="000000"/>
        </w:rPr>
        <w:t>)</w:t>
      </w:r>
    </w:p>
    <w:p w:rsidR="0057590F" w:rsidRPr="001C3D63" w:rsidRDefault="0057590F" w:rsidP="0057590F">
      <w:r w:rsidRPr="001C3D63">
        <w:t xml:space="preserve">The </w:t>
      </w:r>
      <w:r>
        <w:t xml:space="preserve">function </w:t>
      </w:r>
      <w:r w:rsidRPr="0084758C">
        <w:rPr>
          <w:rFonts w:ascii="Courier New" w:hAnsi="Courier New" w:cs="Courier New"/>
        </w:rPr>
        <w:t>ordinary()</w:t>
      </w:r>
      <w:r w:rsidRPr="001C3D63">
        <w:t>got decorated and the retur</w:t>
      </w:r>
      <w:r>
        <w:t xml:space="preserve">ned function was given the name </w:t>
      </w:r>
      <w:r w:rsidRPr="001C3D63">
        <w:t>pretty.</w:t>
      </w:r>
    </w:p>
    <w:p w:rsidR="0057590F" w:rsidRPr="001C3D63" w:rsidRDefault="0057590F" w:rsidP="0057590F">
      <w:r w:rsidRPr="001C3D63">
        <w:t>We can see that the decorator function added some new functionality to the original function. This is similar to packing a gift. The decorator acts as a wrapper. The nature of the object that got decorated (actual gift inside) does not alter. But now, it looks pretty (since it got decorated).</w:t>
      </w:r>
    </w:p>
    <w:p w:rsidR="0057590F" w:rsidRPr="001C3D63" w:rsidRDefault="0057590F" w:rsidP="0057590F">
      <w:r w:rsidRPr="001C3D63">
        <w:t>Generally, we decorate a function and reassign it as,</w:t>
      </w:r>
    </w:p>
    <w:p w:rsidR="0057590F" w:rsidRPr="0084758C" w:rsidRDefault="0057590F" w:rsidP="0057590F">
      <w:pPr>
        <w:rPr>
          <w:rStyle w:val="pln"/>
          <w:rFonts w:ascii="Courier New" w:hAnsi="Courier New" w:cs="Courier New"/>
          <w:color w:val="000000"/>
        </w:rPr>
      </w:pPr>
      <w:r w:rsidRPr="0084758C">
        <w:rPr>
          <w:rStyle w:val="pln"/>
          <w:rFonts w:ascii="Courier New" w:hAnsi="Courier New" w:cs="Courier New"/>
          <w:color w:val="000000"/>
        </w:rPr>
        <w:t xml:space="preserve">ordinary </w:t>
      </w:r>
      <w:r w:rsidRPr="0084758C">
        <w:rPr>
          <w:rStyle w:val="pln"/>
          <w:rFonts w:ascii="Courier New" w:hAnsi="Courier New" w:cs="Courier New"/>
        </w:rPr>
        <w:t>=</w:t>
      </w:r>
      <w:r w:rsidRPr="0084758C">
        <w:rPr>
          <w:rStyle w:val="pln"/>
          <w:rFonts w:ascii="Courier New" w:hAnsi="Courier New" w:cs="Courier New"/>
          <w:color w:val="000000"/>
        </w:rPr>
        <w:t xml:space="preserve"> make_pretty</w:t>
      </w:r>
      <w:r w:rsidRPr="0084758C">
        <w:rPr>
          <w:rStyle w:val="pln"/>
          <w:rFonts w:ascii="Courier New" w:hAnsi="Courier New" w:cs="Courier New"/>
        </w:rPr>
        <w:t>(</w:t>
      </w:r>
      <w:r w:rsidRPr="0084758C">
        <w:rPr>
          <w:rStyle w:val="pln"/>
          <w:rFonts w:ascii="Courier New" w:hAnsi="Courier New" w:cs="Courier New"/>
          <w:color w:val="000000"/>
        </w:rPr>
        <w:t>ordinary</w:t>
      </w:r>
      <w:r w:rsidRPr="0084758C">
        <w:rPr>
          <w:rStyle w:val="pln"/>
          <w:rFonts w:ascii="Courier New" w:hAnsi="Courier New" w:cs="Courier New"/>
        </w:rPr>
        <w:t>).</w:t>
      </w:r>
    </w:p>
    <w:p w:rsidR="0057590F" w:rsidRPr="0084758C" w:rsidRDefault="0057590F" w:rsidP="0057590F">
      <w:pPr>
        <w:rPr>
          <w:rFonts w:asciiTheme="majorHAnsi" w:hAnsiTheme="majorHAnsi" w:cs="Arial"/>
          <w:color w:val="252830"/>
          <w:sz w:val="24"/>
          <w:szCs w:val="24"/>
        </w:rPr>
      </w:pPr>
      <w:r w:rsidRPr="0084758C">
        <w:rPr>
          <w:rFonts w:asciiTheme="majorHAnsi" w:hAnsiTheme="majorHAnsi" w:cs="Arial"/>
          <w:color w:val="252830"/>
        </w:rPr>
        <w:t xml:space="preserve">This is a </w:t>
      </w:r>
      <w:r w:rsidRPr="0084758C">
        <w:rPr>
          <w:rFonts w:asciiTheme="majorHAnsi" w:hAnsiTheme="majorHAnsi"/>
        </w:rPr>
        <w:t>common</w:t>
      </w:r>
      <w:r w:rsidRPr="0084758C">
        <w:rPr>
          <w:rFonts w:asciiTheme="majorHAnsi" w:hAnsiTheme="majorHAnsi" w:cs="Arial"/>
          <w:color w:val="252830"/>
        </w:rPr>
        <w:t xml:space="preserve"> construct and for this reason, Python has a syntax to simplify this.</w:t>
      </w:r>
    </w:p>
    <w:p w:rsidR="0057590F" w:rsidRDefault="0057590F" w:rsidP="0057590F">
      <w:r>
        <w:t xml:space="preserve">We can use the </w:t>
      </w:r>
      <w:r w:rsidRPr="0084758C">
        <w:rPr>
          <w:rFonts w:ascii="Courier New" w:hAnsi="Courier New" w:cs="Courier New"/>
        </w:rPr>
        <w:t>@</w:t>
      </w:r>
      <w:r w:rsidRPr="001C3D63">
        <w:t xml:space="preserve">symbol along with the name of the decorator function and place it above the definition of the function to be decorated. </w:t>
      </w:r>
    </w:p>
    <w:p w:rsidR="0057590F" w:rsidRPr="0084758C" w:rsidRDefault="0057590F" w:rsidP="0057590F">
      <w:pPr>
        <w:rPr>
          <w:b/>
        </w:rPr>
      </w:pPr>
      <w:r w:rsidRPr="0084758C">
        <w:rPr>
          <w:b/>
        </w:rPr>
        <w:t>Example:</w:t>
      </w:r>
    </w:p>
    <w:p w:rsidR="0057590F" w:rsidRPr="0084758C" w:rsidRDefault="0057590F" w:rsidP="0057590F">
      <w:pPr>
        <w:rPr>
          <w:rStyle w:val="pln"/>
          <w:rFonts w:ascii="Courier New" w:hAnsi="Courier New" w:cs="Courier New"/>
          <w:color w:val="000000"/>
        </w:rPr>
      </w:pPr>
      <w:r w:rsidRPr="0084758C">
        <w:rPr>
          <w:rStyle w:val="pln"/>
          <w:rFonts w:ascii="Courier New" w:hAnsi="Courier New" w:cs="Courier New"/>
          <w:color w:val="000000"/>
        </w:rPr>
        <w:t>@make_pretty</w:t>
      </w:r>
    </w:p>
    <w:p w:rsidR="0057590F" w:rsidRPr="0084758C" w:rsidRDefault="0057590F" w:rsidP="0057590F">
      <w:pPr>
        <w:rPr>
          <w:rStyle w:val="pln"/>
          <w:rFonts w:ascii="Courier New" w:hAnsi="Courier New" w:cs="Courier New"/>
          <w:color w:val="000000"/>
        </w:rPr>
      </w:pPr>
      <w:r w:rsidRPr="0084758C">
        <w:rPr>
          <w:rStyle w:val="pln"/>
          <w:rFonts w:ascii="Courier New" w:hAnsi="Courier New" w:cs="Courier New"/>
          <w:color w:val="000000"/>
        </w:rPr>
        <w:t>def ordinary</w:t>
      </w:r>
      <w:r w:rsidRPr="0084758C">
        <w:rPr>
          <w:rStyle w:val="pln"/>
          <w:rFonts w:ascii="Courier New" w:hAnsi="Courier New" w:cs="Courier New"/>
        </w:rPr>
        <w:t>():</w:t>
      </w:r>
    </w:p>
    <w:p w:rsidR="0057590F" w:rsidRPr="0084758C" w:rsidRDefault="0057590F" w:rsidP="0057590F">
      <w:pPr>
        <w:rPr>
          <w:rStyle w:val="pln"/>
          <w:rFonts w:ascii="Courier New" w:hAnsi="Courier New" w:cs="Courier New"/>
          <w:color w:val="000000"/>
        </w:rPr>
      </w:pPr>
      <w:r w:rsidRPr="0084758C">
        <w:rPr>
          <w:rStyle w:val="pln"/>
          <w:rFonts w:ascii="Courier New" w:hAnsi="Courier New" w:cs="Courier New"/>
          <w:color w:val="000000"/>
        </w:rPr>
        <w:t xml:space="preserve">    print</w:t>
      </w:r>
      <w:r w:rsidRPr="0084758C">
        <w:rPr>
          <w:rStyle w:val="pln"/>
          <w:rFonts w:ascii="Courier New" w:hAnsi="Courier New" w:cs="Courier New"/>
        </w:rPr>
        <w:t>(</w:t>
      </w:r>
      <w:r w:rsidRPr="0084758C">
        <w:rPr>
          <w:rStyle w:val="pln"/>
          <w:rFonts w:ascii="Courier New" w:hAnsi="Courier New" w:cs="Courier New"/>
          <w:color w:val="000000"/>
        </w:rPr>
        <w:t>"I am ordinary"</w:t>
      </w:r>
      <w:r w:rsidRPr="0084758C">
        <w:rPr>
          <w:rStyle w:val="pln"/>
          <w:rFonts w:ascii="Courier New" w:hAnsi="Courier New" w:cs="Courier New"/>
        </w:rPr>
        <w:t>)</w:t>
      </w:r>
    </w:p>
    <w:p w:rsidR="0057590F" w:rsidRDefault="0057590F" w:rsidP="0057590F"/>
    <w:p w:rsidR="0057590F" w:rsidRPr="001C3D63" w:rsidRDefault="0057590F" w:rsidP="0057590F">
      <w:r w:rsidRPr="001C3D63">
        <w:t>is equivalent to</w:t>
      </w:r>
    </w:p>
    <w:p w:rsidR="0057590F" w:rsidRPr="0084758C" w:rsidRDefault="0057590F" w:rsidP="0057590F">
      <w:pPr>
        <w:rPr>
          <w:rStyle w:val="pln"/>
          <w:rFonts w:ascii="Courier New" w:hAnsi="Courier New" w:cs="Courier New"/>
          <w:color w:val="000000"/>
        </w:rPr>
      </w:pPr>
      <w:r w:rsidRPr="0084758C">
        <w:rPr>
          <w:rStyle w:val="pln"/>
          <w:rFonts w:ascii="Courier New" w:hAnsi="Courier New" w:cs="Courier New"/>
          <w:color w:val="000000"/>
        </w:rPr>
        <w:t>def ordinary</w:t>
      </w:r>
      <w:r w:rsidRPr="0084758C">
        <w:rPr>
          <w:rStyle w:val="pln"/>
          <w:rFonts w:ascii="Courier New" w:hAnsi="Courier New" w:cs="Courier New"/>
        </w:rPr>
        <w:t>():</w:t>
      </w:r>
    </w:p>
    <w:p w:rsidR="0057590F" w:rsidRPr="0084758C" w:rsidRDefault="0057590F" w:rsidP="0057590F">
      <w:pPr>
        <w:rPr>
          <w:rStyle w:val="pln"/>
          <w:rFonts w:ascii="Courier New" w:hAnsi="Courier New" w:cs="Courier New"/>
          <w:color w:val="000000"/>
        </w:rPr>
      </w:pPr>
      <w:r w:rsidRPr="0084758C">
        <w:rPr>
          <w:rStyle w:val="pln"/>
          <w:rFonts w:ascii="Courier New" w:hAnsi="Courier New" w:cs="Courier New"/>
          <w:color w:val="000000"/>
        </w:rPr>
        <w:t xml:space="preserve">    print</w:t>
      </w:r>
      <w:r w:rsidRPr="0084758C">
        <w:rPr>
          <w:rStyle w:val="pln"/>
          <w:rFonts w:ascii="Courier New" w:hAnsi="Courier New" w:cs="Courier New"/>
        </w:rPr>
        <w:t>(</w:t>
      </w:r>
      <w:r w:rsidRPr="0084758C">
        <w:rPr>
          <w:rStyle w:val="pln"/>
          <w:rFonts w:ascii="Courier New" w:hAnsi="Courier New" w:cs="Courier New"/>
          <w:color w:val="000000"/>
        </w:rPr>
        <w:t>"I am ordinary"</w:t>
      </w:r>
      <w:r w:rsidRPr="0084758C">
        <w:rPr>
          <w:rStyle w:val="pln"/>
          <w:rFonts w:ascii="Courier New" w:hAnsi="Courier New" w:cs="Courier New"/>
        </w:rPr>
        <w:t>)</w:t>
      </w:r>
    </w:p>
    <w:p w:rsidR="0057590F" w:rsidRPr="0084758C" w:rsidRDefault="0057590F" w:rsidP="0057590F">
      <w:pPr>
        <w:rPr>
          <w:rStyle w:val="pln"/>
          <w:rFonts w:ascii="Courier New" w:hAnsi="Courier New" w:cs="Courier New"/>
          <w:color w:val="000000"/>
        </w:rPr>
      </w:pPr>
      <w:r w:rsidRPr="0084758C">
        <w:rPr>
          <w:rStyle w:val="pln"/>
          <w:rFonts w:ascii="Courier New" w:hAnsi="Courier New" w:cs="Courier New"/>
          <w:color w:val="000000"/>
        </w:rPr>
        <w:t xml:space="preserve">ordinary </w:t>
      </w:r>
      <w:r w:rsidRPr="0084758C">
        <w:rPr>
          <w:rStyle w:val="pln"/>
          <w:rFonts w:ascii="Courier New" w:hAnsi="Courier New" w:cs="Courier New"/>
        </w:rPr>
        <w:t>=</w:t>
      </w:r>
      <w:r w:rsidRPr="0084758C">
        <w:rPr>
          <w:rStyle w:val="pln"/>
          <w:rFonts w:ascii="Courier New" w:hAnsi="Courier New" w:cs="Courier New"/>
          <w:color w:val="000000"/>
        </w:rPr>
        <w:t xml:space="preserve"> make_pretty</w:t>
      </w:r>
      <w:r w:rsidRPr="0084758C">
        <w:rPr>
          <w:rStyle w:val="pln"/>
          <w:rFonts w:ascii="Courier New" w:hAnsi="Courier New" w:cs="Courier New"/>
        </w:rPr>
        <w:t>(</w:t>
      </w:r>
      <w:r w:rsidRPr="0084758C">
        <w:rPr>
          <w:rStyle w:val="pln"/>
          <w:rFonts w:ascii="Courier New" w:hAnsi="Courier New" w:cs="Courier New"/>
          <w:color w:val="000000"/>
        </w:rPr>
        <w:t>ordinary</w:t>
      </w:r>
      <w:r w:rsidRPr="0084758C">
        <w:rPr>
          <w:rStyle w:val="pln"/>
          <w:rFonts w:ascii="Courier New" w:hAnsi="Courier New" w:cs="Courier New"/>
        </w:rPr>
        <w:t>)</w:t>
      </w:r>
    </w:p>
    <w:p w:rsidR="0057590F" w:rsidRPr="0084758C" w:rsidRDefault="0057590F" w:rsidP="0057590F">
      <w:r w:rsidRPr="001C3D63">
        <w:t>This is just a syntactic sugar to implement decorators.</w:t>
      </w:r>
    </w:p>
    <w:p w:rsidR="0057590F" w:rsidRPr="001C3D63" w:rsidRDefault="0057590F" w:rsidP="0057590F">
      <w:pPr>
        <w:pStyle w:val="Heading4"/>
        <w:ind w:left="0"/>
      </w:pPr>
      <w:bookmarkStart w:id="309" w:name="decorating"/>
      <w:bookmarkEnd w:id="309"/>
      <w:r w:rsidRPr="001C3D63">
        <w:t>Decorating Functions with Parameters</w:t>
      </w:r>
    </w:p>
    <w:p w:rsidR="0057590F" w:rsidRPr="001C3D63" w:rsidRDefault="0057590F" w:rsidP="0057590F">
      <w:r w:rsidRPr="001C3D63">
        <w:t>The above decorator was simple and it only worked with functions that did not have any parameters. What if we had functions that took in parameters like below?</w:t>
      </w:r>
    </w:p>
    <w:p w:rsidR="0057590F" w:rsidRPr="0084758C" w:rsidRDefault="0057590F" w:rsidP="0057590F">
      <w:pPr>
        <w:rPr>
          <w:rStyle w:val="pln"/>
          <w:rFonts w:ascii="Courier New" w:hAnsi="Courier New" w:cs="Courier New"/>
          <w:color w:val="000000"/>
        </w:rPr>
      </w:pPr>
      <w:r w:rsidRPr="0084758C">
        <w:rPr>
          <w:rStyle w:val="pln"/>
          <w:rFonts w:ascii="Courier New" w:hAnsi="Courier New" w:cs="Courier New"/>
          <w:color w:val="000000"/>
        </w:rPr>
        <w:t>def divide</w:t>
      </w:r>
      <w:r w:rsidRPr="0084758C">
        <w:rPr>
          <w:rStyle w:val="pln"/>
          <w:rFonts w:ascii="Courier New" w:hAnsi="Courier New" w:cs="Courier New"/>
        </w:rPr>
        <w:t>(</w:t>
      </w:r>
      <w:r w:rsidRPr="0084758C">
        <w:rPr>
          <w:rStyle w:val="pln"/>
          <w:rFonts w:ascii="Courier New" w:hAnsi="Courier New" w:cs="Courier New"/>
          <w:color w:val="000000"/>
        </w:rPr>
        <w:t>a</w:t>
      </w:r>
      <w:r w:rsidRPr="0084758C">
        <w:rPr>
          <w:rStyle w:val="pln"/>
          <w:rFonts w:ascii="Courier New" w:hAnsi="Courier New" w:cs="Courier New"/>
        </w:rPr>
        <w:t>,</w:t>
      </w:r>
      <w:r w:rsidRPr="0084758C">
        <w:rPr>
          <w:rStyle w:val="pln"/>
          <w:rFonts w:ascii="Courier New" w:hAnsi="Courier New" w:cs="Courier New"/>
          <w:color w:val="000000"/>
        </w:rPr>
        <w:t xml:space="preserve"> b</w:t>
      </w:r>
      <w:r w:rsidRPr="0084758C">
        <w:rPr>
          <w:rStyle w:val="pln"/>
          <w:rFonts w:ascii="Courier New" w:hAnsi="Courier New" w:cs="Courier New"/>
        </w:rPr>
        <w:t>):</w:t>
      </w:r>
    </w:p>
    <w:p w:rsidR="0057590F" w:rsidRPr="0084758C" w:rsidRDefault="0057590F" w:rsidP="0057590F">
      <w:pPr>
        <w:rPr>
          <w:rStyle w:val="pln"/>
          <w:rFonts w:ascii="Courier New" w:hAnsi="Courier New" w:cs="Courier New"/>
          <w:color w:val="000000"/>
        </w:rPr>
      </w:pPr>
      <w:r w:rsidRPr="0084758C">
        <w:rPr>
          <w:rStyle w:val="pln"/>
          <w:rFonts w:ascii="Courier New" w:hAnsi="Courier New" w:cs="Courier New"/>
          <w:color w:val="000000"/>
        </w:rPr>
        <w:t xml:space="preserve">    return a</w:t>
      </w:r>
      <w:r w:rsidRPr="0084758C">
        <w:rPr>
          <w:rStyle w:val="pln"/>
          <w:rFonts w:ascii="Courier New" w:hAnsi="Courier New" w:cs="Courier New"/>
        </w:rPr>
        <w:t>/</w:t>
      </w:r>
      <w:r w:rsidRPr="0084758C">
        <w:rPr>
          <w:rStyle w:val="pln"/>
          <w:rFonts w:ascii="Courier New" w:hAnsi="Courier New" w:cs="Courier New"/>
          <w:color w:val="000000"/>
        </w:rPr>
        <w:t>b</w:t>
      </w:r>
    </w:p>
    <w:p w:rsidR="0057590F" w:rsidRPr="001C3D63" w:rsidRDefault="0057590F" w:rsidP="0057590F">
      <w:r w:rsidRPr="001C3D63">
        <w:t>Th</w:t>
      </w:r>
      <w:r>
        <w:t xml:space="preserve">is function has two parameters, </w:t>
      </w:r>
      <w:r w:rsidRPr="0084758C">
        <w:rPr>
          <w:rFonts w:ascii="Courier New" w:hAnsi="Courier New" w:cs="Courier New"/>
        </w:rPr>
        <w:t>a</w:t>
      </w:r>
      <w:r>
        <w:t xml:space="preserve"> and </w:t>
      </w:r>
      <w:r w:rsidRPr="0084758C">
        <w:rPr>
          <w:rFonts w:ascii="Courier New" w:hAnsi="Courier New" w:cs="Courier New"/>
        </w:rPr>
        <w:t>b</w:t>
      </w:r>
      <w:r w:rsidRPr="001C3D63">
        <w:t>. We know, i</w:t>
      </w:r>
      <w:r>
        <w:t xml:space="preserve">t will give error if we pass in </w:t>
      </w:r>
      <w:r w:rsidRPr="0084758C">
        <w:rPr>
          <w:rFonts w:ascii="Courier New" w:hAnsi="Courier New" w:cs="Courier New"/>
        </w:rPr>
        <w:t>b</w:t>
      </w:r>
      <w:r w:rsidRPr="001C3D63">
        <w:t xml:space="preserve">as </w:t>
      </w:r>
      <w:r w:rsidRPr="0084758C">
        <w:rPr>
          <w:rFonts w:ascii="Courier New" w:hAnsi="Courier New" w:cs="Courier New"/>
        </w:rPr>
        <w:t>0</w:t>
      </w:r>
      <w:r w:rsidRPr="001C3D63">
        <w:t>.</w:t>
      </w:r>
    </w:p>
    <w:p w:rsidR="0057590F" w:rsidRPr="0084758C" w:rsidRDefault="0057590F" w:rsidP="0057590F">
      <w:pPr>
        <w:rPr>
          <w:rStyle w:val="pln"/>
          <w:rFonts w:ascii="Courier New" w:hAnsi="Courier New" w:cs="Courier New"/>
          <w:color w:val="000000"/>
        </w:rPr>
      </w:pPr>
      <w:r w:rsidRPr="0084758C">
        <w:rPr>
          <w:rStyle w:val="pln"/>
          <w:rFonts w:ascii="Courier New" w:hAnsi="Courier New" w:cs="Courier New"/>
        </w:rPr>
        <w:t>&gt;&gt;&gt;</w:t>
      </w:r>
      <w:r w:rsidRPr="0084758C">
        <w:rPr>
          <w:rStyle w:val="pln"/>
          <w:rFonts w:ascii="Courier New" w:hAnsi="Courier New" w:cs="Courier New"/>
          <w:color w:val="000000"/>
        </w:rPr>
        <w:t xml:space="preserve"> divide</w:t>
      </w:r>
      <w:r w:rsidRPr="0084758C">
        <w:rPr>
          <w:rStyle w:val="pln"/>
          <w:rFonts w:ascii="Courier New" w:hAnsi="Courier New" w:cs="Courier New"/>
        </w:rPr>
        <w:t>(</w:t>
      </w:r>
      <w:r w:rsidRPr="0084758C">
        <w:rPr>
          <w:rStyle w:val="pln"/>
          <w:rFonts w:ascii="Courier New" w:hAnsi="Courier New" w:cs="Courier New"/>
          <w:color w:val="000000"/>
        </w:rPr>
        <w:t>2</w:t>
      </w:r>
      <w:r w:rsidRPr="0084758C">
        <w:rPr>
          <w:rStyle w:val="pln"/>
          <w:rFonts w:ascii="Courier New" w:hAnsi="Courier New" w:cs="Courier New"/>
        </w:rPr>
        <w:t>,</w:t>
      </w:r>
      <w:r w:rsidRPr="0084758C">
        <w:rPr>
          <w:rStyle w:val="pln"/>
          <w:rFonts w:ascii="Courier New" w:hAnsi="Courier New" w:cs="Courier New"/>
          <w:color w:val="000000"/>
        </w:rPr>
        <w:t>5</w:t>
      </w:r>
      <w:r w:rsidRPr="0084758C">
        <w:rPr>
          <w:rStyle w:val="pln"/>
          <w:rFonts w:ascii="Courier New" w:hAnsi="Courier New" w:cs="Courier New"/>
        </w:rPr>
        <w:t>)</w:t>
      </w:r>
    </w:p>
    <w:p w:rsidR="0057590F" w:rsidRPr="0084758C" w:rsidRDefault="0057590F" w:rsidP="0057590F">
      <w:pPr>
        <w:rPr>
          <w:rStyle w:val="pln"/>
          <w:rFonts w:ascii="Courier New" w:hAnsi="Courier New" w:cs="Courier New"/>
          <w:color w:val="000000"/>
        </w:rPr>
      </w:pPr>
      <w:r w:rsidRPr="0084758C">
        <w:rPr>
          <w:rStyle w:val="pln"/>
          <w:rFonts w:ascii="Courier New" w:hAnsi="Courier New" w:cs="Courier New"/>
          <w:color w:val="000000"/>
        </w:rPr>
        <w:t>0.4</w:t>
      </w:r>
    </w:p>
    <w:p w:rsidR="0057590F" w:rsidRPr="0084758C" w:rsidRDefault="0057590F" w:rsidP="0057590F">
      <w:pPr>
        <w:rPr>
          <w:rStyle w:val="pln"/>
          <w:rFonts w:ascii="Courier New" w:hAnsi="Courier New" w:cs="Courier New"/>
          <w:color w:val="000000"/>
        </w:rPr>
      </w:pPr>
      <w:r w:rsidRPr="0084758C">
        <w:rPr>
          <w:rStyle w:val="pln"/>
          <w:rFonts w:ascii="Courier New" w:hAnsi="Courier New" w:cs="Courier New"/>
        </w:rPr>
        <w:t>&gt;&gt;&gt;</w:t>
      </w:r>
      <w:r w:rsidRPr="0084758C">
        <w:rPr>
          <w:rStyle w:val="pln"/>
          <w:rFonts w:ascii="Courier New" w:hAnsi="Courier New" w:cs="Courier New"/>
          <w:color w:val="000000"/>
        </w:rPr>
        <w:t xml:space="preserve"> divide</w:t>
      </w:r>
      <w:r w:rsidRPr="0084758C">
        <w:rPr>
          <w:rStyle w:val="pln"/>
          <w:rFonts w:ascii="Courier New" w:hAnsi="Courier New" w:cs="Courier New"/>
        </w:rPr>
        <w:t>(</w:t>
      </w:r>
      <w:r w:rsidRPr="0084758C">
        <w:rPr>
          <w:rStyle w:val="pln"/>
          <w:rFonts w:ascii="Courier New" w:hAnsi="Courier New" w:cs="Courier New"/>
          <w:color w:val="000000"/>
        </w:rPr>
        <w:t>2</w:t>
      </w:r>
      <w:r w:rsidRPr="0084758C">
        <w:rPr>
          <w:rStyle w:val="pln"/>
          <w:rFonts w:ascii="Courier New" w:hAnsi="Courier New" w:cs="Courier New"/>
        </w:rPr>
        <w:t>,</w:t>
      </w:r>
      <w:r w:rsidRPr="0084758C">
        <w:rPr>
          <w:rStyle w:val="pln"/>
          <w:rFonts w:ascii="Courier New" w:hAnsi="Courier New" w:cs="Courier New"/>
          <w:color w:val="000000"/>
        </w:rPr>
        <w:t>0</w:t>
      </w:r>
      <w:r w:rsidRPr="0084758C">
        <w:rPr>
          <w:rStyle w:val="pln"/>
          <w:rFonts w:ascii="Courier New" w:hAnsi="Courier New" w:cs="Courier New"/>
        </w:rPr>
        <w:t>)</w:t>
      </w:r>
    </w:p>
    <w:p w:rsidR="0057590F" w:rsidRPr="0084758C" w:rsidRDefault="0057590F" w:rsidP="0057590F">
      <w:pPr>
        <w:rPr>
          <w:rStyle w:val="pln"/>
          <w:rFonts w:ascii="Courier New" w:hAnsi="Courier New" w:cs="Courier New"/>
          <w:color w:val="000000"/>
        </w:rPr>
      </w:pPr>
      <w:r w:rsidRPr="0084758C">
        <w:rPr>
          <w:rStyle w:val="pln"/>
          <w:rFonts w:ascii="Courier New" w:hAnsi="Courier New" w:cs="Courier New"/>
          <w:color w:val="000000"/>
        </w:rPr>
        <w:t xml:space="preserve">Traceback </w:t>
      </w:r>
      <w:r w:rsidRPr="0084758C">
        <w:rPr>
          <w:rStyle w:val="pln"/>
          <w:rFonts w:ascii="Courier New" w:hAnsi="Courier New" w:cs="Courier New"/>
        </w:rPr>
        <w:t>(</w:t>
      </w:r>
      <w:r w:rsidRPr="0084758C">
        <w:rPr>
          <w:rStyle w:val="pln"/>
          <w:rFonts w:ascii="Courier New" w:hAnsi="Courier New" w:cs="Courier New"/>
          <w:color w:val="000000"/>
        </w:rPr>
        <w:t>most recent call last</w:t>
      </w:r>
      <w:r w:rsidRPr="0084758C">
        <w:rPr>
          <w:rStyle w:val="pln"/>
          <w:rFonts w:ascii="Courier New" w:hAnsi="Courier New" w:cs="Courier New"/>
        </w:rPr>
        <w:t>):</w:t>
      </w:r>
    </w:p>
    <w:p w:rsidR="0057590F" w:rsidRPr="0084758C" w:rsidRDefault="0057590F" w:rsidP="0057590F">
      <w:pPr>
        <w:rPr>
          <w:rStyle w:val="pln"/>
          <w:rFonts w:ascii="Courier New" w:hAnsi="Courier New" w:cs="Courier New"/>
          <w:color w:val="000000"/>
        </w:rPr>
      </w:pPr>
      <w:r w:rsidRPr="0084758C">
        <w:rPr>
          <w:rStyle w:val="pln"/>
          <w:rFonts w:ascii="Courier New" w:hAnsi="Courier New" w:cs="Courier New"/>
        </w:rPr>
        <w:t>...</w:t>
      </w:r>
    </w:p>
    <w:p w:rsidR="0057590F" w:rsidRPr="0084758C" w:rsidRDefault="0057590F" w:rsidP="0057590F">
      <w:pPr>
        <w:rPr>
          <w:rStyle w:val="pln"/>
          <w:rFonts w:ascii="Courier New" w:hAnsi="Courier New" w:cs="Courier New"/>
          <w:color w:val="000000"/>
        </w:rPr>
      </w:pPr>
      <w:r w:rsidRPr="0084758C">
        <w:rPr>
          <w:rStyle w:val="pln"/>
          <w:rFonts w:ascii="Courier New" w:hAnsi="Courier New" w:cs="Courier New"/>
          <w:color w:val="000000"/>
        </w:rPr>
        <w:t>ZeroDivisionError</w:t>
      </w:r>
      <w:r w:rsidRPr="0084758C">
        <w:rPr>
          <w:rStyle w:val="pln"/>
          <w:rFonts w:ascii="Courier New" w:hAnsi="Courier New" w:cs="Courier New"/>
        </w:rPr>
        <w:t>:</w:t>
      </w:r>
      <w:r w:rsidRPr="0084758C">
        <w:rPr>
          <w:rStyle w:val="pln"/>
          <w:rFonts w:ascii="Courier New" w:hAnsi="Courier New" w:cs="Courier New"/>
          <w:color w:val="000000"/>
        </w:rPr>
        <w:t xml:space="preserve"> division by zero</w:t>
      </w:r>
    </w:p>
    <w:p w:rsidR="0057590F" w:rsidRDefault="0057590F" w:rsidP="0057590F">
      <w:pPr>
        <w:spacing w:after="0"/>
        <w:ind w:left="0"/>
      </w:pPr>
      <w:r>
        <w:br w:type="page"/>
      </w:r>
    </w:p>
    <w:p w:rsidR="0057590F" w:rsidRPr="001C3D63" w:rsidRDefault="0057590F" w:rsidP="0057590F">
      <w:r w:rsidRPr="001C3D63">
        <w:lastRenderedPageBreak/>
        <w:t>Now let's make a decorator to check for this case that will cause the error.</w:t>
      </w:r>
    </w:p>
    <w:p w:rsidR="0057590F" w:rsidRPr="0084758C" w:rsidRDefault="0057590F" w:rsidP="0057590F">
      <w:pPr>
        <w:rPr>
          <w:rFonts w:ascii="Courier New" w:hAnsi="Courier New" w:cs="Courier New"/>
        </w:rPr>
      </w:pPr>
      <w:r w:rsidRPr="0084758C">
        <w:rPr>
          <w:rStyle w:val="acekeyword"/>
          <w:rFonts w:ascii="Courier New" w:hAnsi="Courier New" w:cs="Courier New"/>
        </w:rPr>
        <w:t>def</w:t>
      </w:r>
      <w:r w:rsidRPr="0084758C">
        <w:rPr>
          <w:rStyle w:val="aceidentifier"/>
          <w:rFonts w:ascii="Courier New" w:hAnsi="Courier New" w:cs="Courier New"/>
        </w:rPr>
        <w:t>smart_divide</w:t>
      </w:r>
      <w:r w:rsidRPr="0084758C">
        <w:rPr>
          <w:rStyle w:val="aceparen"/>
          <w:rFonts w:ascii="Courier New" w:hAnsi="Courier New" w:cs="Courier New"/>
        </w:rPr>
        <w:t>(</w:t>
      </w:r>
      <w:r w:rsidRPr="0084758C">
        <w:rPr>
          <w:rStyle w:val="aceidentifier"/>
          <w:rFonts w:ascii="Courier New" w:hAnsi="Courier New" w:cs="Courier New"/>
        </w:rPr>
        <w:t>func</w:t>
      </w:r>
      <w:r w:rsidRPr="0084758C">
        <w:rPr>
          <w:rStyle w:val="aceparen"/>
          <w:rFonts w:ascii="Courier New" w:hAnsi="Courier New" w:cs="Courier New"/>
        </w:rPr>
        <w:t>)</w:t>
      </w:r>
      <w:r w:rsidRPr="0084758C">
        <w:rPr>
          <w:rFonts w:ascii="Courier New" w:hAnsi="Courier New" w:cs="Courier New"/>
        </w:rPr>
        <w:t>:</w:t>
      </w:r>
    </w:p>
    <w:p w:rsidR="0057590F" w:rsidRPr="0084758C" w:rsidRDefault="0057590F" w:rsidP="0057590F">
      <w:pPr>
        <w:rPr>
          <w:rFonts w:ascii="Courier New" w:hAnsi="Courier New" w:cs="Courier New"/>
        </w:rPr>
      </w:pPr>
      <w:r w:rsidRPr="0084758C">
        <w:rPr>
          <w:rStyle w:val="acekeyword"/>
          <w:rFonts w:ascii="Courier New" w:hAnsi="Courier New" w:cs="Courier New"/>
        </w:rPr>
        <w:t>def</w:t>
      </w:r>
      <w:r w:rsidRPr="0084758C">
        <w:rPr>
          <w:rStyle w:val="aceidentifier"/>
          <w:rFonts w:ascii="Courier New" w:hAnsi="Courier New" w:cs="Courier New"/>
        </w:rPr>
        <w:t>inner</w:t>
      </w:r>
      <w:r w:rsidRPr="0084758C">
        <w:rPr>
          <w:rStyle w:val="aceparen"/>
          <w:rFonts w:ascii="Courier New" w:hAnsi="Courier New" w:cs="Courier New"/>
        </w:rPr>
        <w:t>(</w:t>
      </w:r>
      <w:r w:rsidRPr="0084758C">
        <w:rPr>
          <w:rStyle w:val="aceidentifier"/>
          <w:rFonts w:ascii="Courier New" w:hAnsi="Courier New" w:cs="Courier New"/>
        </w:rPr>
        <w:t>a</w:t>
      </w:r>
      <w:r w:rsidRPr="0084758C">
        <w:rPr>
          <w:rFonts w:ascii="Courier New" w:hAnsi="Courier New" w:cs="Courier New"/>
        </w:rPr>
        <w:t>,</w:t>
      </w:r>
      <w:r w:rsidRPr="0084758C">
        <w:rPr>
          <w:rStyle w:val="aceidentifier"/>
          <w:rFonts w:ascii="Courier New" w:hAnsi="Courier New" w:cs="Courier New"/>
        </w:rPr>
        <w:t>b</w:t>
      </w:r>
      <w:r w:rsidRPr="0084758C">
        <w:rPr>
          <w:rStyle w:val="aceparen"/>
          <w:rFonts w:ascii="Courier New" w:hAnsi="Courier New" w:cs="Courier New"/>
        </w:rPr>
        <w:t>)</w:t>
      </w:r>
      <w:r w:rsidRPr="0084758C">
        <w:rPr>
          <w:rFonts w:ascii="Courier New" w:hAnsi="Courier New" w:cs="Courier New"/>
        </w:rPr>
        <w:t>:</w:t>
      </w:r>
    </w:p>
    <w:p w:rsidR="0057590F" w:rsidRPr="0084758C" w:rsidRDefault="0057590F" w:rsidP="0057590F">
      <w:pPr>
        <w:rPr>
          <w:rFonts w:ascii="Courier New" w:hAnsi="Courier New" w:cs="Courier New"/>
        </w:rPr>
      </w:pPr>
      <w:r w:rsidRPr="0084758C">
        <w:rPr>
          <w:rStyle w:val="acekeyword"/>
          <w:rFonts w:ascii="Courier New" w:hAnsi="Courier New" w:cs="Courier New"/>
        </w:rPr>
        <w:t>print</w:t>
      </w:r>
      <w:r w:rsidRPr="0084758C">
        <w:rPr>
          <w:rStyle w:val="aceparen"/>
          <w:rFonts w:ascii="Courier New" w:hAnsi="Courier New" w:cs="Courier New"/>
        </w:rPr>
        <w:t>(</w:t>
      </w:r>
      <w:r w:rsidRPr="0084758C">
        <w:rPr>
          <w:rStyle w:val="acestring"/>
          <w:rFonts w:ascii="Courier New" w:hAnsi="Courier New" w:cs="Courier New"/>
        </w:rPr>
        <w:t>"I am going to divide"</w:t>
      </w:r>
      <w:r w:rsidRPr="0084758C">
        <w:rPr>
          <w:rFonts w:ascii="Courier New" w:hAnsi="Courier New" w:cs="Courier New"/>
        </w:rPr>
        <w:t>,</w:t>
      </w:r>
      <w:r w:rsidRPr="0084758C">
        <w:rPr>
          <w:rStyle w:val="aceidentifier"/>
          <w:rFonts w:ascii="Courier New" w:hAnsi="Courier New" w:cs="Courier New"/>
        </w:rPr>
        <w:t>a</w:t>
      </w:r>
      <w:r w:rsidRPr="0084758C">
        <w:rPr>
          <w:rFonts w:ascii="Courier New" w:hAnsi="Courier New" w:cs="Courier New"/>
        </w:rPr>
        <w:t>,</w:t>
      </w:r>
      <w:r w:rsidRPr="0084758C">
        <w:rPr>
          <w:rStyle w:val="acestring"/>
          <w:rFonts w:ascii="Courier New" w:hAnsi="Courier New" w:cs="Courier New"/>
        </w:rPr>
        <w:t>"and"</w:t>
      </w:r>
      <w:r w:rsidRPr="0084758C">
        <w:rPr>
          <w:rFonts w:ascii="Courier New" w:hAnsi="Courier New" w:cs="Courier New"/>
        </w:rPr>
        <w:t>,</w:t>
      </w:r>
      <w:r w:rsidRPr="0084758C">
        <w:rPr>
          <w:rStyle w:val="aceidentifier"/>
          <w:rFonts w:ascii="Courier New" w:hAnsi="Courier New" w:cs="Courier New"/>
        </w:rPr>
        <w:t>b</w:t>
      </w:r>
      <w:r w:rsidRPr="0084758C">
        <w:rPr>
          <w:rStyle w:val="aceparen"/>
          <w:rFonts w:ascii="Courier New" w:hAnsi="Courier New" w:cs="Courier New"/>
        </w:rPr>
        <w:t>)</w:t>
      </w:r>
    </w:p>
    <w:p w:rsidR="0057590F" w:rsidRPr="0084758C" w:rsidRDefault="0057590F" w:rsidP="0057590F">
      <w:pPr>
        <w:rPr>
          <w:rFonts w:ascii="Courier New" w:hAnsi="Courier New" w:cs="Courier New"/>
        </w:rPr>
      </w:pPr>
      <w:r w:rsidRPr="0084758C">
        <w:rPr>
          <w:rStyle w:val="acekeyword"/>
          <w:rFonts w:ascii="Courier New" w:hAnsi="Courier New" w:cs="Courier New"/>
        </w:rPr>
        <w:t>if</w:t>
      </w:r>
      <w:r w:rsidRPr="0084758C">
        <w:rPr>
          <w:rStyle w:val="aceidentifier"/>
          <w:rFonts w:ascii="Courier New" w:hAnsi="Courier New" w:cs="Courier New"/>
        </w:rPr>
        <w:t>b</w:t>
      </w:r>
      <w:r w:rsidRPr="0084758C">
        <w:rPr>
          <w:rStyle w:val="acekeyword"/>
          <w:rFonts w:ascii="Courier New" w:hAnsi="Courier New" w:cs="Courier New"/>
        </w:rPr>
        <w:t>==</w:t>
      </w:r>
      <w:r w:rsidRPr="0084758C">
        <w:rPr>
          <w:rStyle w:val="aceconstant"/>
          <w:rFonts w:ascii="Courier New" w:hAnsi="Courier New" w:cs="Courier New"/>
        </w:rPr>
        <w:t>0</w:t>
      </w:r>
      <w:r w:rsidRPr="0084758C">
        <w:rPr>
          <w:rFonts w:ascii="Courier New" w:hAnsi="Courier New" w:cs="Courier New"/>
        </w:rPr>
        <w:t>:</w:t>
      </w:r>
    </w:p>
    <w:p w:rsidR="0057590F" w:rsidRPr="0084758C" w:rsidRDefault="0057590F" w:rsidP="0057590F">
      <w:pPr>
        <w:rPr>
          <w:rFonts w:ascii="Courier New" w:hAnsi="Courier New" w:cs="Courier New"/>
        </w:rPr>
      </w:pPr>
      <w:r w:rsidRPr="0084758C">
        <w:rPr>
          <w:rStyle w:val="acekeyword"/>
          <w:rFonts w:ascii="Courier New" w:hAnsi="Courier New" w:cs="Courier New"/>
        </w:rPr>
        <w:t>print</w:t>
      </w:r>
      <w:r w:rsidRPr="0084758C">
        <w:rPr>
          <w:rStyle w:val="aceparen"/>
          <w:rFonts w:ascii="Courier New" w:hAnsi="Courier New" w:cs="Courier New"/>
        </w:rPr>
        <w:t>(</w:t>
      </w:r>
      <w:r w:rsidRPr="0084758C">
        <w:rPr>
          <w:rStyle w:val="acestring"/>
          <w:rFonts w:ascii="Courier New" w:hAnsi="Courier New" w:cs="Courier New"/>
        </w:rPr>
        <w:t>"Whoops! cannot divide"</w:t>
      </w:r>
      <w:r w:rsidRPr="0084758C">
        <w:rPr>
          <w:rStyle w:val="aceparen"/>
          <w:rFonts w:ascii="Courier New" w:hAnsi="Courier New" w:cs="Courier New"/>
        </w:rPr>
        <w:t>)</w:t>
      </w:r>
    </w:p>
    <w:p w:rsidR="0057590F" w:rsidRPr="0084758C" w:rsidRDefault="0057590F" w:rsidP="0057590F">
      <w:pPr>
        <w:rPr>
          <w:rFonts w:ascii="Courier New" w:hAnsi="Courier New" w:cs="Courier New"/>
        </w:rPr>
      </w:pPr>
      <w:r w:rsidRPr="0084758C">
        <w:rPr>
          <w:rStyle w:val="acekeyword"/>
          <w:rFonts w:ascii="Courier New" w:hAnsi="Courier New" w:cs="Courier New"/>
        </w:rPr>
        <w:t>return</w:t>
      </w:r>
    </w:p>
    <w:p w:rsidR="0057590F" w:rsidRPr="0084758C" w:rsidRDefault="0057590F" w:rsidP="0057590F">
      <w:pPr>
        <w:rPr>
          <w:rFonts w:ascii="Courier New" w:hAnsi="Courier New" w:cs="Courier New"/>
        </w:rPr>
      </w:pPr>
      <w:r w:rsidRPr="0084758C">
        <w:rPr>
          <w:rStyle w:val="acekeyword"/>
          <w:rFonts w:ascii="Courier New" w:hAnsi="Courier New" w:cs="Courier New"/>
        </w:rPr>
        <w:t>return</w:t>
      </w:r>
      <w:r w:rsidRPr="0084758C">
        <w:rPr>
          <w:rStyle w:val="aceidentifier"/>
          <w:rFonts w:ascii="Courier New" w:hAnsi="Courier New" w:cs="Courier New"/>
        </w:rPr>
        <w:t>func</w:t>
      </w:r>
      <w:r w:rsidRPr="0084758C">
        <w:rPr>
          <w:rStyle w:val="aceparen"/>
          <w:rFonts w:ascii="Courier New" w:hAnsi="Courier New" w:cs="Courier New"/>
        </w:rPr>
        <w:t>(</w:t>
      </w:r>
      <w:r w:rsidRPr="0084758C">
        <w:rPr>
          <w:rStyle w:val="aceidentifier"/>
          <w:rFonts w:ascii="Courier New" w:hAnsi="Courier New" w:cs="Courier New"/>
        </w:rPr>
        <w:t>a</w:t>
      </w:r>
      <w:r w:rsidRPr="0084758C">
        <w:rPr>
          <w:rFonts w:ascii="Courier New" w:hAnsi="Courier New" w:cs="Courier New"/>
        </w:rPr>
        <w:t>,</w:t>
      </w:r>
      <w:r w:rsidRPr="0084758C">
        <w:rPr>
          <w:rStyle w:val="aceidentifier"/>
          <w:rFonts w:ascii="Courier New" w:hAnsi="Courier New" w:cs="Courier New"/>
        </w:rPr>
        <w:t>b</w:t>
      </w:r>
      <w:r w:rsidRPr="0084758C">
        <w:rPr>
          <w:rStyle w:val="aceparen"/>
          <w:rFonts w:ascii="Courier New" w:hAnsi="Courier New" w:cs="Courier New"/>
        </w:rPr>
        <w:t>)</w:t>
      </w:r>
    </w:p>
    <w:p w:rsidR="0057590F" w:rsidRPr="0084758C" w:rsidRDefault="0057590F" w:rsidP="0057590F">
      <w:pPr>
        <w:rPr>
          <w:rFonts w:ascii="Courier New" w:hAnsi="Courier New" w:cs="Courier New"/>
        </w:rPr>
      </w:pPr>
      <w:r w:rsidRPr="0084758C">
        <w:rPr>
          <w:rStyle w:val="acekeyword"/>
          <w:rFonts w:ascii="Courier New" w:hAnsi="Courier New" w:cs="Courier New"/>
        </w:rPr>
        <w:t>return</w:t>
      </w:r>
      <w:r w:rsidRPr="0084758C">
        <w:rPr>
          <w:rStyle w:val="aceidentifier"/>
          <w:rFonts w:ascii="Courier New" w:hAnsi="Courier New" w:cs="Courier New"/>
        </w:rPr>
        <w:t>inner</w:t>
      </w:r>
    </w:p>
    <w:p w:rsidR="0057590F" w:rsidRPr="0084758C" w:rsidRDefault="0057590F" w:rsidP="0057590F">
      <w:pPr>
        <w:rPr>
          <w:rFonts w:ascii="Courier New" w:hAnsi="Courier New" w:cs="Courier New"/>
        </w:rPr>
      </w:pPr>
      <w:r w:rsidRPr="0084758C">
        <w:rPr>
          <w:rFonts w:ascii="Courier New" w:hAnsi="Courier New" w:cs="Courier New"/>
        </w:rPr>
        <w:t>@</w:t>
      </w:r>
      <w:r w:rsidRPr="0084758C">
        <w:rPr>
          <w:rStyle w:val="aceidentifier"/>
          <w:rFonts w:ascii="Courier New" w:hAnsi="Courier New" w:cs="Courier New"/>
        </w:rPr>
        <w:t>smart_divide</w:t>
      </w:r>
    </w:p>
    <w:p w:rsidR="0057590F" w:rsidRPr="0084758C" w:rsidRDefault="0057590F" w:rsidP="0057590F">
      <w:pPr>
        <w:rPr>
          <w:rFonts w:ascii="Courier New" w:hAnsi="Courier New" w:cs="Courier New"/>
        </w:rPr>
      </w:pPr>
      <w:r w:rsidRPr="0084758C">
        <w:rPr>
          <w:rStyle w:val="acekeyword"/>
          <w:rFonts w:ascii="Courier New" w:hAnsi="Courier New" w:cs="Courier New"/>
        </w:rPr>
        <w:t>def</w:t>
      </w:r>
      <w:r w:rsidRPr="0084758C">
        <w:rPr>
          <w:rStyle w:val="aceidentifier"/>
          <w:rFonts w:ascii="Courier New" w:hAnsi="Courier New" w:cs="Courier New"/>
        </w:rPr>
        <w:t>divide</w:t>
      </w:r>
      <w:r w:rsidRPr="0084758C">
        <w:rPr>
          <w:rStyle w:val="aceparen"/>
          <w:rFonts w:ascii="Courier New" w:hAnsi="Courier New" w:cs="Courier New"/>
        </w:rPr>
        <w:t>(</w:t>
      </w:r>
      <w:r w:rsidRPr="0084758C">
        <w:rPr>
          <w:rStyle w:val="aceidentifier"/>
          <w:rFonts w:ascii="Courier New" w:hAnsi="Courier New" w:cs="Courier New"/>
        </w:rPr>
        <w:t>a</w:t>
      </w:r>
      <w:r w:rsidRPr="0084758C">
        <w:rPr>
          <w:rFonts w:ascii="Courier New" w:hAnsi="Courier New" w:cs="Courier New"/>
        </w:rPr>
        <w:t>,</w:t>
      </w:r>
      <w:r w:rsidRPr="0084758C">
        <w:rPr>
          <w:rStyle w:val="aceidentifier"/>
          <w:rFonts w:ascii="Courier New" w:hAnsi="Courier New" w:cs="Courier New"/>
        </w:rPr>
        <w:t>b</w:t>
      </w:r>
      <w:r w:rsidRPr="0084758C">
        <w:rPr>
          <w:rStyle w:val="aceparen"/>
          <w:rFonts w:ascii="Courier New" w:hAnsi="Courier New" w:cs="Courier New"/>
        </w:rPr>
        <w:t>)</w:t>
      </w:r>
      <w:r w:rsidRPr="0084758C">
        <w:rPr>
          <w:rFonts w:ascii="Courier New" w:hAnsi="Courier New" w:cs="Courier New"/>
        </w:rPr>
        <w:t>:</w:t>
      </w:r>
    </w:p>
    <w:p w:rsidR="0057590F" w:rsidRPr="0084758C" w:rsidRDefault="0057590F" w:rsidP="0057590F">
      <w:pPr>
        <w:rPr>
          <w:rFonts w:ascii="Courier New" w:hAnsi="Courier New" w:cs="Courier New"/>
        </w:rPr>
      </w:pPr>
      <w:r w:rsidRPr="0084758C">
        <w:rPr>
          <w:rStyle w:val="acekeyword"/>
          <w:rFonts w:ascii="Courier New" w:hAnsi="Courier New" w:cs="Courier New"/>
        </w:rPr>
        <w:t>return</w:t>
      </w:r>
      <w:r w:rsidRPr="0084758C">
        <w:rPr>
          <w:rStyle w:val="aceidentifier"/>
          <w:rFonts w:ascii="Courier New" w:hAnsi="Courier New" w:cs="Courier New"/>
        </w:rPr>
        <w:t>a</w:t>
      </w:r>
      <w:r w:rsidRPr="0084758C">
        <w:rPr>
          <w:rStyle w:val="acekeyword"/>
          <w:rFonts w:ascii="Courier New" w:hAnsi="Courier New" w:cs="Courier New"/>
        </w:rPr>
        <w:t>/</w:t>
      </w:r>
      <w:r w:rsidRPr="0084758C">
        <w:rPr>
          <w:rStyle w:val="aceidentifier"/>
          <w:rFonts w:ascii="Courier New" w:hAnsi="Courier New" w:cs="Courier New"/>
        </w:rPr>
        <w:t>b</w:t>
      </w:r>
    </w:p>
    <w:p w:rsidR="0057590F" w:rsidRDefault="0057590F" w:rsidP="00575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Bidi"/>
          <w:color w:val="252830"/>
          <w:sz w:val="24"/>
          <w:szCs w:val="24"/>
        </w:rPr>
      </w:pPr>
    </w:p>
    <w:p w:rsidR="0057590F" w:rsidRPr="001C3D63" w:rsidRDefault="0057590F" w:rsidP="0057590F">
      <w:r w:rsidRPr="001C3D63">
        <w:t>This</w:t>
      </w:r>
      <w:r>
        <w:t xml:space="preserve"> new implementation will return </w:t>
      </w:r>
      <w:r w:rsidRPr="0084758C">
        <w:rPr>
          <w:rFonts w:ascii="Courier New" w:hAnsi="Courier New" w:cs="Courier New"/>
        </w:rPr>
        <w:t>None</w:t>
      </w:r>
      <w:r w:rsidRPr="001C3D63">
        <w:t>if the error condition arises.</w:t>
      </w:r>
    </w:p>
    <w:p w:rsidR="0057590F" w:rsidRPr="0084758C" w:rsidRDefault="0057590F" w:rsidP="0057590F">
      <w:pPr>
        <w:rPr>
          <w:rStyle w:val="pln"/>
          <w:rFonts w:ascii="Courier New" w:hAnsi="Courier New" w:cs="Courier New"/>
        </w:rPr>
      </w:pPr>
      <w:r w:rsidRPr="0084758C">
        <w:rPr>
          <w:rStyle w:val="pun"/>
          <w:rFonts w:ascii="Courier New" w:hAnsi="Courier New" w:cs="Courier New"/>
        </w:rPr>
        <w:t>&gt;&gt;&gt;</w:t>
      </w:r>
      <w:r w:rsidRPr="0084758C">
        <w:rPr>
          <w:rStyle w:val="pln"/>
          <w:rFonts w:ascii="Courier New" w:hAnsi="Courier New" w:cs="Courier New"/>
        </w:rPr>
        <w:t xml:space="preserve"> divide</w:t>
      </w:r>
      <w:r w:rsidRPr="0084758C">
        <w:rPr>
          <w:rStyle w:val="pun"/>
          <w:rFonts w:ascii="Courier New" w:hAnsi="Courier New" w:cs="Courier New"/>
        </w:rPr>
        <w:t>(</w:t>
      </w:r>
      <w:r w:rsidRPr="0084758C">
        <w:rPr>
          <w:rStyle w:val="lit"/>
          <w:rFonts w:ascii="Courier New" w:hAnsi="Courier New" w:cs="Courier New"/>
        </w:rPr>
        <w:t>2</w:t>
      </w:r>
      <w:r w:rsidRPr="0084758C">
        <w:rPr>
          <w:rStyle w:val="pun"/>
          <w:rFonts w:ascii="Courier New" w:hAnsi="Courier New" w:cs="Courier New"/>
        </w:rPr>
        <w:t>,</w:t>
      </w:r>
      <w:r w:rsidRPr="0084758C">
        <w:rPr>
          <w:rStyle w:val="lit"/>
          <w:rFonts w:ascii="Courier New" w:hAnsi="Courier New" w:cs="Courier New"/>
        </w:rPr>
        <w:t>5</w:t>
      </w:r>
      <w:r w:rsidRPr="0084758C">
        <w:rPr>
          <w:rStyle w:val="pun"/>
          <w:rFonts w:ascii="Courier New" w:hAnsi="Courier New" w:cs="Courier New"/>
        </w:rPr>
        <w:t>)</w:t>
      </w:r>
    </w:p>
    <w:p w:rsidR="0057590F" w:rsidRPr="0084758C" w:rsidRDefault="0057590F" w:rsidP="0057590F">
      <w:pPr>
        <w:rPr>
          <w:rStyle w:val="pln"/>
          <w:rFonts w:ascii="Courier New" w:hAnsi="Courier New" w:cs="Courier New"/>
        </w:rPr>
      </w:pPr>
      <w:r w:rsidRPr="0084758C">
        <w:rPr>
          <w:rStyle w:val="pln"/>
          <w:rFonts w:ascii="Courier New" w:hAnsi="Courier New" w:cs="Courier New"/>
        </w:rPr>
        <w:t xml:space="preserve">I am going to divide </w:t>
      </w:r>
      <w:r w:rsidRPr="0084758C">
        <w:rPr>
          <w:rStyle w:val="lit"/>
          <w:rFonts w:ascii="Courier New" w:hAnsi="Courier New" w:cs="Courier New"/>
        </w:rPr>
        <w:t>2</w:t>
      </w:r>
      <w:r w:rsidRPr="0084758C">
        <w:rPr>
          <w:rStyle w:val="kwd"/>
          <w:rFonts w:ascii="Courier New" w:hAnsi="Courier New" w:cs="Courier New"/>
        </w:rPr>
        <w:t>and</w:t>
      </w:r>
      <w:r w:rsidRPr="0084758C">
        <w:rPr>
          <w:rStyle w:val="lit"/>
          <w:rFonts w:ascii="Courier New" w:hAnsi="Courier New" w:cs="Courier New"/>
        </w:rPr>
        <w:t>5</w:t>
      </w:r>
    </w:p>
    <w:p w:rsidR="0057590F" w:rsidRPr="0084758C" w:rsidRDefault="0057590F" w:rsidP="0057590F">
      <w:pPr>
        <w:rPr>
          <w:rStyle w:val="pln"/>
          <w:rFonts w:ascii="Courier New" w:hAnsi="Courier New" w:cs="Courier New"/>
        </w:rPr>
      </w:pPr>
      <w:r w:rsidRPr="0084758C">
        <w:rPr>
          <w:rStyle w:val="lit"/>
          <w:rFonts w:ascii="Courier New" w:hAnsi="Courier New" w:cs="Courier New"/>
        </w:rPr>
        <w:t>0.4</w:t>
      </w:r>
    </w:p>
    <w:p w:rsidR="0057590F" w:rsidRPr="0084758C" w:rsidRDefault="0057590F" w:rsidP="0057590F">
      <w:pPr>
        <w:rPr>
          <w:rStyle w:val="pln"/>
          <w:rFonts w:ascii="Courier New" w:hAnsi="Courier New" w:cs="Courier New"/>
        </w:rPr>
      </w:pPr>
    </w:p>
    <w:p w:rsidR="0057590F" w:rsidRPr="0084758C" w:rsidRDefault="0057590F" w:rsidP="0057590F">
      <w:pPr>
        <w:rPr>
          <w:rStyle w:val="pln"/>
          <w:rFonts w:ascii="Courier New" w:hAnsi="Courier New" w:cs="Courier New"/>
        </w:rPr>
      </w:pPr>
      <w:r w:rsidRPr="0084758C">
        <w:rPr>
          <w:rStyle w:val="pun"/>
          <w:rFonts w:ascii="Courier New" w:hAnsi="Courier New" w:cs="Courier New"/>
        </w:rPr>
        <w:t>&gt;&gt;&gt;</w:t>
      </w:r>
      <w:r w:rsidRPr="0084758C">
        <w:rPr>
          <w:rStyle w:val="pln"/>
          <w:rFonts w:ascii="Courier New" w:hAnsi="Courier New" w:cs="Courier New"/>
        </w:rPr>
        <w:t xml:space="preserve"> divide</w:t>
      </w:r>
      <w:r w:rsidRPr="0084758C">
        <w:rPr>
          <w:rStyle w:val="pun"/>
          <w:rFonts w:ascii="Courier New" w:hAnsi="Courier New" w:cs="Courier New"/>
        </w:rPr>
        <w:t>(</w:t>
      </w:r>
      <w:r w:rsidRPr="0084758C">
        <w:rPr>
          <w:rStyle w:val="lit"/>
          <w:rFonts w:ascii="Courier New" w:hAnsi="Courier New" w:cs="Courier New"/>
        </w:rPr>
        <w:t>2</w:t>
      </w:r>
      <w:r w:rsidRPr="0084758C">
        <w:rPr>
          <w:rStyle w:val="pun"/>
          <w:rFonts w:ascii="Courier New" w:hAnsi="Courier New" w:cs="Courier New"/>
        </w:rPr>
        <w:t>,</w:t>
      </w:r>
      <w:r w:rsidRPr="0084758C">
        <w:rPr>
          <w:rStyle w:val="lit"/>
          <w:rFonts w:ascii="Courier New" w:hAnsi="Courier New" w:cs="Courier New"/>
        </w:rPr>
        <w:t>0</w:t>
      </w:r>
      <w:r w:rsidRPr="0084758C">
        <w:rPr>
          <w:rStyle w:val="pun"/>
          <w:rFonts w:ascii="Courier New" w:hAnsi="Courier New" w:cs="Courier New"/>
        </w:rPr>
        <w:t>)</w:t>
      </w:r>
    </w:p>
    <w:p w:rsidR="0057590F" w:rsidRPr="0084758C" w:rsidRDefault="0057590F" w:rsidP="0057590F">
      <w:pPr>
        <w:rPr>
          <w:rStyle w:val="pln"/>
          <w:rFonts w:ascii="Courier New" w:hAnsi="Courier New" w:cs="Courier New"/>
        </w:rPr>
      </w:pPr>
      <w:r w:rsidRPr="0084758C">
        <w:rPr>
          <w:rStyle w:val="pln"/>
          <w:rFonts w:ascii="Courier New" w:hAnsi="Courier New" w:cs="Courier New"/>
        </w:rPr>
        <w:t xml:space="preserve">I am going to divide </w:t>
      </w:r>
      <w:r w:rsidRPr="0084758C">
        <w:rPr>
          <w:rStyle w:val="lit"/>
          <w:rFonts w:ascii="Courier New" w:hAnsi="Courier New" w:cs="Courier New"/>
        </w:rPr>
        <w:t>2</w:t>
      </w:r>
      <w:r w:rsidRPr="0084758C">
        <w:rPr>
          <w:rStyle w:val="kwd"/>
          <w:rFonts w:ascii="Courier New" w:hAnsi="Courier New" w:cs="Courier New"/>
        </w:rPr>
        <w:t>and</w:t>
      </w:r>
      <w:r w:rsidRPr="0084758C">
        <w:rPr>
          <w:rStyle w:val="lit"/>
          <w:rFonts w:ascii="Courier New" w:hAnsi="Courier New" w:cs="Courier New"/>
        </w:rPr>
        <w:t>0</w:t>
      </w:r>
    </w:p>
    <w:p w:rsidR="0057590F" w:rsidRPr="0084758C" w:rsidRDefault="0057590F" w:rsidP="0057590F">
      <w:pPr>
        <w:rPr>
          <w:rFonts w:ascii="Courier New" w:hAnsi="Courier New" w:cs="Courier New"/>
        </w:rPr>
      </w:pPr>
      <w:r w:rsidRPr="0084758C">
        <w:rPr>
          <w:rStyle w:val="typ"/>
        </w:rPr>
        <w:t>Whoops</w:t>
      </w:r>
      <w:r w:rsidRPr="0084758C">
        <w:rPr>
          <w:rStyle w:val="pun"/>
          <w:rFonts w:ascii="Courier New" w:hAnsi="Courier New" w:cs="Courier New"/>
        </w:rPr>
        <w:t>!</w:t>
      </w:r>
      <w:r w:rsidRPr="0084758C">
        <w:rPr>
          <w:rStyle w:val="pln"/>
          <w:rFonts w:ascii="Courier New" w:hAnsi="Courier New" w:cs="Courier New"/>
        </w:rPr>
        <w:t xml:space="preserve"> cannot divide</w:t>
      </w:r>
    </w:p>
    <w:p w:rsidR="0057590F" w:rsidRPr="001C3D63" w:rsidRDefault="0057590F" w:rsidP="0057590F">
      <w:r w:rsidRPr="001C3D63">
        <w:t>In this manner we can decorate functions that take parameters.</w:t>
      </w:r>
    </w:p>
    <w:p w:rsidR="0057590F" w:rsidRPr="001C3D63" w:rsidRDefault="0057590F" w:rsidP="0057590F">
      <w:r w:rsidRPr="001C3D63">
        <w:t>A keen observer will notic</w:t>
      </w:r>
      <w:r>
        <w:t xml:space="preserve">e that parameters of the nested </w:t>
      </w:r>
      <w:r w:rsidRPr="0084758C">
        <w:rPr>
          <w:rFonts w:ascii="Courier New" w:hAnsi="Courier New" w:cs="Courier New"/>
        </w:rPr>
        <w:t>inner()</w:t>
      </w:r>
      <w:r w:rsidRPr="001C3D63">
        <w:t>function inside the decorator is same as the parameters of functions it decorates. Taking this into account, now we can make general decorators that work with any number of parameter.</w:t>
      </w:r>
    </w:p>
    <w:p w:rsidR="0057590F" w:rsidRDefault="0057590F" w:rsidP="0057590F">
      <w:r w:rsidRPr="001C3D63">
        <w:t>I</w:t>
      </w:r>
      <w:r>
        <w:t xml:space="preserve">n Python, this magic is done as </w:t>
      </w:r>
      <w:r w:rsidRPr="0084758C">
        <w:rPr>
          <w:rFonts w:ascii="Courier New" w:hAnsi="Courier New" w:cs="Courier New"/>
        </w:rPr>
        <w:t>function(*args, **kwargs)</w:t>
      </w:r>
      <w:r>
        <w:t xml:space="preserve">. In this way, </w:t>
      </w:r>
      <w:r w:rsidRPr="0084758C">
        <w:rPr>
          <w:rFonts w:ascii="Courier New" w:hAnsi="Courier New" w:cs="Courier New"/>
        </w:rPr>
        <w:t>args</w:t>
      </w:r>
      <w:r w:rsidRPr="001C3D63">
        <w:t>will be the</w:t>
      </w:r>
      <w:hyperlink r:id="rId189" w:tooltip="Python Tuples" w:history="1">
        <w:r w:rsidRPr="001C3D63">
          <w:t>tuple</w:t>
        </w:r>
      </w:hyperlink>
      <w:r>
        <w:t xml:space="preserve"> of positional arguments and </w:t>
      </w:r>
      <w:r w:rsidRPr="0084758C">
        <w:rPr>
          <w:rFonts w:ascii="Courier New" w:hAnsi="Courier New" w:cs="Courier New"/>
        </w:rPr>
        <w:t>kwargs</w:t>
      </w:r>
      <w:r w:rsidRPr="001C3D63">
        <w:t>will be the</w:t>
      </w:r>
      <w:hyperlink r:id="rId190" w:tooltip="Python Dictionary" w:history="1">
        <w:r w:rsidRPr="001C3D63">
          <w:t>dictionary</w:t>
        </w:r>
      </w:hyperlink>
      <w:r w:rsidRPr="001C3D63">
        <w:t xml:space="preserve">of keyword arguments. </w:t>
      </w:r>
    </w:p>
    <w:p w:rsidR="0057590F" w:rsidRPr="002C51AB" w:rsidRDefault="0057590F" w:rsidP="0057590F">
      <w:pPr>
        <w:rPr>
          <w:rFonts w:ascii="Arial" w:hAnsi="Arial" w:cs="Arial"/>
          <w:b/>
          <w:color w:val="252830"/>
        </w:rPr>
      </w:pPr>
      <w:r w:rsidRPr="002C51AB">
        <w:rPr>
          <w:b/>
        </w:rPr>
        <w:t>Example:</w:t>
      </w:r>
    </w:p>
    <w:p w:rsidR="0057590F" w:rsidRPr="0084758C" w:rsidRDefault="0057590F" w:rsidP="0057590F">
      <w:pPr>
        <w:rPr>
          <w:rStyle w:val="pln"/>
          <w:rFonts w:ascii="Courier New" w:hAnsi="Courier New" w:cs="Courier New"/>
        </w:rPr>
      </w:pPr>
      <w:r w:rsidRPr="0084758C">
        <w:rPr>
          <w:rStyle w:val="kwd"/>
          <w:rFonts w:ascii="Courier New" w:hAnsi="Courier New" w:cs="Courier New"/>
        </w:rPr>
        <w:t>def</w:t>
      </w:r>
      <w:r w:rsidRPr="0084758C">
        <w:rPr>
          <w:rStyle w:val="pln"/>
          <w:rFonts w:ascii="Courier New" w:hAnsi="Courier New" w:cs="Courier New"/>
        </w:rPr>
        <w:t xml:space="preserve"> works_for_all</w:t>
      </w:r>
      <w:r w:rsidRPr="0084758C">
        <w:rPr>
          <w:rStyle w:val="pun"/>
          <w:rFonts w:ascii="Courier New" w:hAnsi="Courier New" w:cs="Courier New"/>
        </w:rPr>
        <w:t>(</w:t>
      </w:r>
      <w:r w:rsidRPr="0084758C">
        <w:rPr>
          <w:rStyle w:val="pln"/>
          <w:rFonts w:ascii="Courier New" w:hAnsi="Courier New" w:cs="Courier New"/>
        </w:rPr>
        <w:t>func</w:t>
      </w:r>
      <w:r w:rsidRPr="0084758C">
        <w:rPr>
          <w:rStyle w:val="pun"/>
          <w:rFonts w:ascii="Courier New" w:hAnsi="Courier New" w:cs="Courier New"/>
        </w:rPr>
        <w:t>):</w:t>
      </w:r>
    </w:p>
    <w:p w:rsidR="0057590F" w:rsidRPr="0084758C" w:rsidRDefault="0057590F" w:rsidP="0057590F">
      <w:pPr>
        <w:rPr>
          <w:rStyle w:val="pln"/>
          <w:rFonts w:ascii="Courier New" w:hAnsi="Courier New" w:cs="Courier New"/>
        </w:rPr>
      </w:pPr>
      <w:r w:rsidRPr="0084758C">
        <w:rPr>
          <w:rStyle w:val="kwd"/>
          <w:rFonts w:ascii="Courier New" w:hAnsi="Courier New" w:cs="Courier New"/>
        </w:rPr>
        <w:t>def</w:t>
      </w:r>
      <w:r w:rsidRPr="0084758C">
        <w:rPr>
          <w:rStyle w:val="pln"/>
          <w:rFonts w:ascii="Courier New" w:hAnsi="Courier New" w:cs="Courier New"/>
        </w:rPr>
        <w:t xml:space="preserve"> inner</w:t>
      </w:r>
      <w:r w:rsidRPr="0084758C">
        <w:rPr>
          <w:rStyle w:val="pun"/>
          <w:rFonts w:ascii="Courier New" w:hAnsi="Courier New" w:cs="Courier New"/>
        </w:rPr>
        <w:t>(*</w:t>
      </w:r>
      <w:r w:rsidRPr="0084758C">
        <w:rPr>
          <w:rStyle w:val="pln"/>
          <w:rFonts w:ascii="Courier New" w:hAnsi="Courier New" w:cs="Courier New"/>
        </w:rPr>
        <w:t>args</w:t>
      </w:r>
      <w:r w:rsidRPr="0084758C">
        <w:rPr>
          <w:rStyle w:val="pun"/>
          <w:rFonts w:ascii="Courier New" w:hAnsi="Courier New" w:cs="Courier New"/>
        </w:rPr>
        <w:t>,**</w:t>
      </w:r>
      <w:r w:rsidRPr="0084758C">
        <w:rPr>
          <w:rStyle w:val="pln"/>
          <w:rFonts w:ascii="Courier New" w:hAnsi="Courier New" w:cs="Courier New"/>
        </w:rPr>
        <w:t>kwargs</w:t>
      </w:r>
      <w:r w:rsidRPr="0084758C">
        <w:rPr>
          <w:rStyle w:val="pun"/>
          <w:rFonts w:ascii="Courier New" w:hAnsi="Courier New" w:cs="Courier New"/>
        </w:rPr>
        <w:t>):</w:t>
      </w:r>
    </w:p>
    <w:p w:rsidR="0057590F" w:rsidRPr="0084758C" w:rsidRDefault="0057590F" w:rsidP="0057590F">
      <w:pPr>
        <w:rPr>
          <w:rStyle w:val="pln"/>
          <w:rFonts w:ascii="Courier New" w:hAnsi="Courier New" w:cs="Courier New"/>
        </w:rPr>
      </w:pPr>
      <w:r w:rsidRPr="0084758C">
        <w:rPr>
          <w:rStyle w:val="kwd"/>
          <w:rFonts w:ascii="Courier New" w:hAnsi="Courier New" w:cs="Courier New"/>
        </w:rPr>
        <w:t>print</w:t>
      </w:r>
      <w:r w:rsidRPr="0084758C">
        <w:rPr>
          <w:rStyle w:val="pun"/>
          <w:rFonts w:ascii="Courier New" w:hAnsi="Courier New" w:cs="Courier New"/>
        </w:rPr>
        <w:t>(</w:t>
      </w:r>
      <w:r w:rsidRPr="0084758C">
        <w:rPr>
          <w:rStyle w:val="str"/>
          <w:rFonts w:ascii="Courier New" w:hAnsi="Courier New" w:cs="Courier New"/>
        </w:rPr>
        <w:t>"I can decorate any function"</w:t>
      </w:r>
      <w:r w:rsidRPr="0084758C">
        <w:rPr>
          <w:rStyle w:val="pun"/>
          <w:rFonts w:ascii="Courier New" w:hAnsi="Courier New" w:cs="Courier New"/>
        </w:rPr>
        <w:t>)</w:t>
      </w:r>
    </w:p>
    <w:p w:rsidR="0057590F" w:rsidRPr="0084758C" w:rsidRDefault="0057590F" w:rsidP="0057590F">
      <w:pPr>
        <w:rPr>
          <w:rStyle w:val="pln"/>
          <w:rFonts w:ascii="Courier New" w:hAnsi="Courier New" w:cs="Courier New"/>
        </w:rPr>
      </w:pPr>
      <w:r w:rsidRPr="0084758C">
        <w:rPr>
          <w:rStyle w:val="kwd"/>
          <w:rFonts w:ascii="Courier New" w:hAnsi="Courier New" w:cs="Courier New"/>
        </w:rPr>
        <w:t>return</w:t>
      </w:r>
      <w:r w:rsidRPr="0084758C">
        <w:rPr>
          <w:rStyle w:val="pln"/>
          <w:rFonts w:ascii="Courier New" w:hAnsi="Courier New" w:cs="Courier New"/>
        </w:rPr>
        <w:t xml:space="preserve"> func</w:t>
      </w:r>
      <w:r w:rsidRPr="0084758C">
        <w:rPr>
          <w:rStyle w:val="pun"/>
          <w:rFonts w:ascii="Courier New" w:hAnsi="Courier New" w:cs="Courier New"/>
        </w:rPr>
        <w:t>(*</w:t>
      </w:r>
      <w:r w:rsidRPr="0084758C">
        <w:rPr>
          <w:rStyle w:val="pln"/>
          <w:rFonts w:ascii="Courier New" w:hAnsi="Courier New" w:cs="Courier New"/>
        </w:rPr>
        <w:t>args</w:t>
      </w:r>
      <w:r w:rsidRPr="0084758C">
        <w:rPr>
          <w:rStyle w:val="pun"/>
          <w:rFonts w:ascii="Courier New" w:hAnsi="Courier New" w:cs="Courier New"/>
        </w:rPr>
        <w:t>,**</w:t>
      </w:r>
      <w:r w:rsidRPr="0084758C">
        <w:rPr>
          <w:rStyle w:val="pln"/>
          <w:rFonts w:ascii="Courier New" w:hAnsi="Courier New" w:cs="Courier New"/>
        </w:rPr>
        <w:t>kwargs</w:t>
      </w:r>
      <w:r w:rsidRPr="0084758C">
        <w:rPr>
          <w:rStyle w:val="pun"/>
          <w:rFonts w:ascii="Courier New" w:hAnsi="Courier New" w:cs="Courier New"/>
        </w:rPr>
        <w:t>)</w:t>
      </w:r>
    </w:p>
    <w:p w:rsidR="0057590F" w:rsidRPr="0084758C" w:rsidRDefault="0057590F" w:rsidP="0057590F">
      <w:pPr>
        <w:rPr>
          <w:rFonts w:ascii="Courier New" w:hAnsi="Courier New" w:cs="Courier New"/>
        </w:rPr>
      </w:pPr>
      <w:r w:rsidRPr="0084758C">
        <w:rPr>
          <w:rStyle w:val="kwd"/>
          <w:rFonts w:ascii="Courier New" w:hAnsi="Courier New" w:cs="Courier New"/>
        </w:rPr>
        <w:t>return</w:t>
      </w:r>
      <w:r w:rsidRPr="0084758C">
        <w:rPr>
          <w:rStyle w:val="pln"/>
          <w:rFonts w:ascii="Courier New" w:hAnsi="Courier New" w:cs="Courier New"/>
        </w:rPr>
        <w:t xml:space="preserve"> inner</w:t>
      </w:r>
    </w:p>
    <w:p w:rsidR="0057590F" w:rsidRDefault="0057590F" w:rsidP="00575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asciiTheme="minorHAnsi" w:hAnsiTheme="minorHAnsi"/>
        </w:rPr>
      </w:pPr>
    </w:p>
    <w:p w:rsidR="0057590F" w:rsidRPr="001C3D63" w:rsidRDefault="0057590F" w:rsidP="0057590F">
      <w:pPr>
        <w:pStyle w:val="Heading4"/>
        <w:ind w:left="0"/>
      </w:pPr>
      <w:bookmarkStart w:id="310" w:name="chaining"/>
      <w:bookmarkEnd w:id="310"/>
      <w:r w:rsidRPr="001C3D63">
        <w:lastRenderedPageBreak/>
        <w:t>Chaining Decorators in Python</w:t>
      </w:r>
    </w:p>
    <w:p w:rsidR="0057590F" w:rsidRPr="001C3D63" w:rsidRDefault="0057590F" w:rsidP="0057590F">
      <w:r w:rsidRPr="001C3D63">
        <w:t>Multiple decorators can be chained in Python.</w:t>
      </w:r>
    </w:p>
    <w:p w:rsidR="0057590F" w:rsidRPr="001C3D63" w:rsidRDefault="0057590F" w:rsidP="0057590F">
      <w:r w:rsidRPr="001C3D63">
        <w:t>This is to say, a function can be decorated multiple times with different (or same) decorators. We simply place the decorators above the desired function.</w:t>
      </w:r>
    </w:p>
    <w:p w:rsidR="0057590F" w:rsidRPr="0084758C" w:rsidRDefault="0057590F" w:rsidP="00575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rPr>
      </w:pPr>
      <w:r w:rsidRPr="0084758C">
        <w:rPr>
          <w:rStyle w:val="acekeyword"/>
          <w:rFonts w:ascii="Courier New" w:hAnsi="Courier New" w:cs="Courier New"/>
        </w:rPr>
        <w:t>def</w:t>
      </w:r>
      <w:r w:rsidRPr="0084758C">
        <w:rPr>
          <w:rStyle w:val="aceidentifier"/>
          <w:rFonts w:ascii="Courier New" w:hAnsi="Courier New" w:cs="Courier New"/>
        </w:rPr>
        <w:t>star</w:t>
      </w:r>
      <w:r w:rsidRPr="0084758C">
        <w:rPr>
          <w:rStyle w:val="aceparen"/>
          <w:rFonts w:ascii="Courier New" w:hAnsi="Courier New" w:cs="Courier New"/>
        </w:rPr>
        <w:t>(</w:t>
      </w:r>
      <w:r w:rsidRPr="0084758C">
        <w:rPr>
          <w:rStyle w:val="aceidentifier"/>
          <w:rFonts w:ascii="Courier New" w:hAnsi="Courier New" w:cs="Courier New"/>
        </w:rPr>
        <w:t>func</w:t>
      </w:r>
      <w:r w:rsidRPr="0084758C">
        <w:rPr>
          <w:rStyle w:val="aceparen"/>
          <w:rFonts w:ascii="Courier New" w:hAnsi="Courier New" w:cs="Courier New"/>
        </w:rPr>
        <w:t>)</w:t>
      </w:r>
      <w:r w:rsidRPr="0084758C">
        <w:rPr>
          <w:rFonts w:ascii="Courier New" w:hAnsi="Courier New" w:cs="Courier New"/>
        </w:rPr>
        <w:t>:</w:t>
      </w:r>
    </w:p>
    <w:p w:rsidR="0057590F" w:rsidRPr="0084758C" w:rsidRDefault="0057590F" w:rsidP="00575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rPr>
      </w:pPr>
      <w:r w:rsidRPr="0084758C">
        <w:rPr>
          <w:rStyle w:val="acekeyword"/>
          <w:rFonts w:ascii="Courier New" w:hAnsi="Courier New" w:cs="Courier New"/>
        </w:rPr>
        <w:t>def</w:t>
      </w:r>
      <w:r w:rsidRPr="0084758C">
        <w:rPr>
          <w:rStyle w:val="aceidentifier"/>
          <w:rFonts w:ascii="Courier New" w:hAnsi="Courier New" w:cs="Courier New"/>
        </w:rPr>
        <w:t>inner</w:t>
      </w:r>
      <w:r w:rsidRPr="0084758C">
        <w:rPr>
          <w:rStyle w:val="aceparen"/>
          <w:rFonts w:ascii="Courier New" w:hAnsi="Courier New" w:cs="Courier New"/>
        </w:rPr>
        <w:t>(</w:t>
      </w:r>
      <w:r w:rsidRPr="0084758C">
        <w:rPr>
          <w:rStyle w:val="acekeyword"/>
          <w:rFonts w:ascii="Courier New" w:hAnsi="Courier New" w:cs="Courier New"/>
        </w:rPr>
        <w:t>*</w:t>
      </w:r>
      <w:r w:rsidRPr="0084758C">
        <w:rPr>
          <w:rStyle w:val="aceidentifier"/>
          <w:rFonts w:ascii="Courier New" w:hAnsi="Courier New" w:cs="Courier New"/>
        </w:rPr>
        <w:t>args</w:t>
      </w:r>
      <w:r w:rsidRPr="0084758C">
        <w:rPr>
          <w:rFonts w:ascii="Courier New" w:hAnsi="Courier New" w:cs="Courier New"/>
        </w:rPr>
        <w:t xml:space="preserve">, </w:t>
      </w:r>
      <w:r w:rsidRPr="0084758C">
        <w:rPr>
          <w:rStyle w:val="acekeyword"/>
          <w:rFonts w:ascii="Courier New" w:hAnsi="Courier New" w:cs="Courier New"/>
        </w:rPr>
        <w:t>**</w:t>
      </w:r>
      <w:r w:rsidRPr="0084758C">
        <w:rPr>
          <w:rStyle w:val="aceidentifier"/>
          <w:rFonts w:ascii="Courier New" w:hAnsi="Courier New" w:cs="Courier New"/>
        </w:rPr>
        <w:t>kwargs</w:t>
      </w:r>
      <w:r w:rsidRPr="0084758C">
        <w:rPr>
          <w:rStyle w:val="aceparen"/>
          <w:rFonts w:ascii="Courier New" w:hAnsi="Courier New" w:cs="Courier New"/>
        </w:rPr>
        <w:t>)</w:t>
      </w:r>
      <w:r w:rsidRPr="0084758C">
        <w:rPr>
          <w:rFonts w:ascii="Courier New" w:hAnsi="Courier New" w:cs="Courier New"/>
        </w:rPr>
        <w:t>:</w:t>
      </w:r>
    </w:p>
    <w:p w:rsidR="0057590F" w:rsidRPr="0084758C" w:rsidRDefault="0057590F" w:rsidP="00575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rPr>
      </w:pPr>
      <w:r w:rsidRPr="0084758C">
        <w:rPr>
          <w:rStyle w:val="acekeyword"/>
          <w:rFonts w:ascii="Courier New" w:hAnsi="Courier New" w:cs="Courier New"/>
        </w:rPr>
        <w:t>print</w:t>
      </w:r>
      <w:r w:rsidRPr="0084758C">
        <w:rPr>
          <w:rStyle w:val="aceparen"/>
          <w:rFonts w:ascii="Courier New" w:hAnsi="Courier New" w:cs="Courier New"/>
        </w:rPr>
        <w:t>(</w:t>
      </w:r>
      <w:r w:rsidRPr="0084758C">
        <w:rPr>
          <w:rStyle w:val="acestring"/>
          <w:rFonts w:ascii="Courier New" w:hAnsi="Courier New" w:cs="Courier New"/>
        </w:rPr>
        <w:t>"*"</w:t>
      </w:r>
      <w:r w:rsidRPr="0084758C">
        <w:rPr>
          <w:rStyle w:val="acekeyword"/>
          <w:rFonts w:ascii="Courier New" w:hAnsi="Courier New" w:cs="Courier New"/>
        </w:rPr>
        <w:t>*</w:t>
      </w:r>
      <w:r w:rsidRPr="0084758C">
        <w:rPr>
          <w:rStyle w:val="aceconstant"/>
          <w:rFonts w:ascii="Courier New" w:hAnsi="Courier New" w:cs="Courier New"/>
        </w:rPr>
        <w:t>30</w:t>
      </w:r>
      <w:r w:rsidRPr="0084758C">
        <w:rPr>
          <w:rStyle w:val="aceparen"/>
          <w:rFonts w:ascii="Courier New" w:hAnsi="Courier New" w:cs="Courier New"/>
        </w:rPr>
        <w:t>)</w:t>
      </w:r>
    </w:p>
    <w:p w:rsidR="0057590F" w:rsidRPr="0084758C" w:rsidRDefault="0057590F" w:rsidP="00575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rPr>
      </w:pPr>
      <w:r w:rsidRPr="0084758C">
        <w:rPr>
          <w:rStyle w:val="aceidentifier"/>
          <w:rFonts w:ascii="Courier New" w:hAnsi="Courier New" w:cs="Courier New"/>
        </w:rPr>
        <w:t>func</w:t>
      </w:r>
      <w:r w:rsidRPr="0084758C">
        <w:rPr>
          <w:rStyle w:val="aceparen"/>
          <w:rFonts w:ascii="Courier New" w:hAnsi="Courier New" w:cs="Courier New"/>
        </w:rPr>
        <w:t>(</w:t>
      </w:r>
      <w:r w:rsidRPr="0084758C">
        <w:rPr>
          <w:rStyle w:val="acekeyword"/>
          <w:rFonts w:ascii="Courier New" w:hAnsi="Courier New" w:cs="Courier New"/>
        </w:rPr>
        <w:t>*</w:t>
      </w:r>
      <w:r w:rsidRPr="0084758C">
        <w:rPr>
          <w:rStyle w:val="aceidentifier"/>
          <w:rFonts w:ascii="Courier New" w:hAnsi="Courier New" w:cs="Courier New"/>
        </w:rPr>
        <w:t>args</w:t>
      </w:r>
      <w:r w:rsidRPr="0084758C">
        <w:rPr>
          <w:rFonts w:ascii="Courier New" w:hAnsi="Courier New" w:cs="Courier New"/>
        </w:rPr>
        <w:t xml:space="preserve">, </w:t>
      </w:r>
      <w:r w:rsidRPr="0084758C">
        <w:rPr>
          <w:rStyle w:val="acekeyword"/>
          <w:rFonts w:ascii="Courier New" w:hAnsi="Courier New" w:cs="Courier New"/>
        </w:rPr>
        <w:t>**</w:t>
      </w:r>
      <w:r w:rsidRPr="0084758C">
        <w:rPr>
          <w:rStyle w:val="aceidentifier"/>
          <w:rFonts w:ascii="Courier New" w:hAnsi="Courier New" w:cs="Courier New"/>
        </w:rPr>
        <w:t>kwargs</w:t>
      </w:r>
      <w:r w:rsidRPr="0084758C">
        <w:rPr>
          <w:rStyle w:val="aceparen"/>
          <w:rFonts w:ascii="Courier New" w:hAnsi="Courier New" w:cs="Courier New"/>
        </w:rPr>
        <w:t>)</w:t>
      </w:r>
    </w:p>
    <w:p w:rsidR="0057590F" w:rsidRPr="0084758C" w:rsidRDefault="0057590F" w:rsidP="00575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rPr>
      </w:pPr>
      <w:r w:rsidRPr="0084758C">
        <w:rPr>
          <w:rStyle w:val="acekeyword"/>
          <w:rFonts w:ascii="Courier New" w:hAnsi="Courier New" w:cs="Courier New"/>
        </w:rPr>
        <w:t>print</w:t>
      </w:r>
      <w:r w:rsidRPr="0084758C">
        <w:rPr>
          <w:rStyle w:val="aceparen"/>
          <w:rFonts w:ascii="Courier New" w:hAnsi="Courier New" w:cs="Courier New"/>
        </w:rPr>
        <w:t>(</w:t>
      </w:r>
      <w:r w:rsidRPr="0084758C">
        <w:rPr>
          <w:rStyle w:val="acestring"/>
          <w:rFonts w:ascii="Courier New" w:hAnsi="Courier New" w:cs="Courier New"/>
        </w:rPr>
        <w:t>"*"</w:t>
      </w:r>
      <w:r w:rsidRPr="0084758C">
        <w:rPr>
          <w:rStyle w:val="acekeyword"/>
          <w:rFonts w:ascii="Courier New" w:hAnsi="Courier New" w:cs="Courier New"/>
        </w:rPr>
        <w:t>*</w:t>
      </w:r>
      <w:r w:rsidRPr="0084758C">
        <w:rPr>
          <w:rStyle w:val="aceconstant"/>
          <w:rFonts w:ascii="Courier New" w:hAnsi="Courier New" w:cs="Courier New"/>
        </w:rPr>
        <w:t>30</w:t>
      </w:r>
      <w:r w:rsidRPr="0084758C">
        <w:rPr>
          <w:rStyle w:val="aceparen"/>
          <w:rFonts w:ascii="Courier New" w:hAnsi="Courier New" w:cs="Courier New"/>
        </w:rPr>
        <w:t>)</w:t>
      </w:r>
    </w:p>
    <w:p w:rsidR="0057590F" w:rsidRPr="0084758C" w:rsidRDefault="0057590F" w:rsidP="00575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rPr>
      </w:pPr>
      <w:r w:rsidRPr="0084758C">
        <w:rPr>
          <w:rStyle w:val="acekeyword"/>
          <w:rFonts w:ascii="Courier New" w:hAnsi="Courier New" w:cs="Courier New"/>
        </w:rPr>
        <w:t>return</w:t>
      </w:r>
      <w:r w:rsidRPr="0084758C">
        <w:rPr>
          <w:rStyle w:val="aceidentifier"/>
          <w:rFonts w:ascii="Courier New" w:hAnsi="Courier New" w:cs="Courier New"/>
        </w:rPr>
        <w:t>inner</w:t>
      </w:r>
    </w:p>
    <w:p w:rsidR="0057590F" w:rsidRPr="0084758C" w:rsidRDefault="0057590F" w:rsidP="00575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rPr>
      </w:pPr>
      <w:r w:rsidRPr="0084758C">
        <w:rPr>
          <w:rStyle w:val="acekeyword"/>
          <w:rFonts w:ascii="Courier New" w:hAnsi="Courier New" w:cs="Courier New"/>
        </w:rPr>
        <w:t>def</w:t>
      </w:r>
      <w:r w:rsidRPr="0084758C">
        <w:rPr>
          <w:rStyle w:val="aceidentifier"/>
          <w:rFonts w:ascii="Courier New" w:hAnsi="Courier New" w:cs="Courier New"/>
        </w:rPr>
        <w:t>percent</w:t>
      </w:r>
      <w:r w:rsidRPr="0084758C">
        <w:rPr>
          <w:rStyle w:val="aceparen"/>
          <w:rFonts w:ascii="Courier New" w:hAnsi="Courier New" w:cs="Courier New"/>
        </w:rPr>
        <w:t>(</w:t>
      </w:r>
      <w:r w:rsidRPr="0084758C">
        <w:rPr>
          <w:rStyle w:val="aceidentifier"/>
          <w:rFonts w:ascii="Courier New" w:hAnsi="Courier New" w:cs="Courier New"/>
        </w:rPr>
        <w:t>func</w:t>
      </w:r>
      <w:r w:rsidRPr="0084758C">
        <w:rPr>
          <w:rStyle w:val="aceparen"/>
          <w:rFonts w:ascii="Courier New" w:hAnsi="Courier New" w:cs="Courier New"/>
        </w:rPr>
        <w:t>)</w:t>
      </w:r>
      <w:r w:rsidRPr="0084758C">
        <w:rPr>
          <w:rFonts w:ascii="Courier New" w:hAnsi="Courier New" w:cs="Courier New"/>
        </w:rPr>
        <w:t>:</w:t>
      </w:r>
    </w:p>
    <w:p w:rsidR="0057590F" w:rsidRPr="0084758C" w:rsidRDefault="0057590F" w:rsidP="00575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rPr>
      </w:pPr>
      <w:r w:rsidRPr="0084758C">
        <w:rPr>
          <w:rStyle w:val="acekeyword"/>
          <w:rFonts w:ascii="Courier New" w:hAnsi="Courier New" w:cs="Courier New"/>
        </w:rPr>
        <w:t>def</w:t>
      </w:r>
      <w:r w:rsidRPr="0084758C">
        <w:rPr>
          <w:rStyle w:val="aceidentifier"/>
          <w:rFonts w:ascii="Courier New" w:hAnsi="Courier New" w:cs="Courier New"/>
        </w:rPr>
        <w:t>inner</w:t>
      </w:r>
      <w:r w:rsidRPr="0084758C">
        <w:rPr>
          <w:rStyle w:val="aceparen"/>
          <w:rFonts w:ascii="Courier New" w:hAnsi="Courier New" w:cs="Courier New"/>
        </w:rPr>
        <w:t>(</w:t>
      </w:r>
      <w:r w:rsidRPr="0084758C">
        <w:rPr>
          <w:rStyle w:val="acekeyword"/>
          <w:rFonts w:ascii="Courier New" w:hAnsi="Courier New" w:cs="Courier New"/>
        </w:rPr>
        <w:t>*</w:t>
      </w:r>
      <w:r w:rsidRPr="0084758C">
        <w:rPr>
          <w:rStyle w:val="aceidentifier"/>
          <w:rFonts w:ascii="Courier New" w:hAnsi="Courier New" w:cs="Courier New"/>
        </w:rPr>
        <w:t>args</w:t>
      </w:r>
      <w:r w:rsidRPr="0084758C">
        <w:rPr>
          <w:rFonts w:ascii="Courier New" w:hAnsi="Courier New" w:cs="Courier New"/>
        </w:rPr>
        <w:t xml:space="preserve">, </w:t>
      </w:r>
      <w:r w:rsidRPr="0084758C">
        <w:rPr>
          <w:rStyle w:val="acekeyword"/>
          <w:rFonts w:ascii="Courier New" w:hAnsi="Courier New" w:cs="Courier New"/>
        </w:rPr>
        <w:t>**</w:t>
      </w:r>
      <w:r w:rsidRPr="0084758C">
        <w:rPr>
          <w:rStyle w:val="aceidentifier"/>
          <w:rFonts w:ascii="Courier New" w:hAnsi="Courier New" w:cs="Courier New"/>
        </w:rPr>
        <w:t>kwargs</w:t>
      </w:r>
      <w:r w:rsidRPr="0084758C">
        <w:rPr>
          <w:rStyle w:val="aceparen"/>
          <w:rFonts w:ascii="Courier New" w:hAnsi="Courier New" w:cs="Courier New"/>
        </w:rPr>
        <w:t>)</w:t>
      </w:r>
      <w:r w:rsidRPr="0084758C">
        <w:rPr>
          <w:rFonts w:ascii="Courier New" w:hAnsi="Courier New" w:cs="Courier New"/>
        </w:rPr>
        <w:t>:</w:t>
      </w:r>
    </w:p>
    <w:p w:rsidR="0057590F" w:rsidRPr="0084758C" w:rsidRDefault="0057590F" w:rsidP="00575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rPr>
      </w:pPr>
      <w:r w:rsidRPr="0084758C">
        <w:rPr>
          <w:rStyle w:val="acekeyword"/>
          <w:rFonts w:ascii="Courier New" w:hAnsi="Courier New" w:cs="Courier New"/>
        </w:rPr>
        <w:t>print</w:t>
      </w:r>
      <w:r w:rsidRPr="0084758C">
        <w:rPr>
          <w:rStyle w:val="aceparen"/>
          <w:rFonts w:ascii="Courier New" w:hAnsi="Courier New" w:cs="Courier New"/>
        </w:rPr>
        <w:t>(</w:t>
      </w:r>
      <w:r w:rsidRPr="0084758C">
        <w:rPr>
          <w:rStyle w:val="acestring"/>
          <w:rFonts w:ascii="Courier New" w:hAnsi="Courier New" w:cs="Courier New"/>
        </w:rPr>
        <w:t>"%"</w:t>
      </w:r>
      <w:r w:rsidRPr="0084758C">
        <w:rPr>
          <w:rStyle w:val="acekeyword"/>
          <w:rFonts w:ascii="Courier New" w:hAnsi="Courier New" w:cs="Courier New"/>
        </w:rPr>
        <w:t>*</w:t>
      </w:r>
      <w:r w:rsidRPr="0084758C">
        <w:rPr>
          <w:rStyle w:val="aceconstant"/>
          <w:rFonts w:ascii="Courier New" w:hAnsi="Courier New" w:cs="Courier New"/>
        </w:rPr>
        <w:t>30</w:t>
      </w:r>
      <w:r w:rsidRPr="0084758C">
        <w:rPr>
          <w:rStyle w:val="aceparen"/>
          <w:rFonts w:ascii="Courier New" w:hAnsi="Courier New" w:cs="Courier New"/>
        </w:rPr>
        <w:t>)</w:t>
      </w:r>
    </w:p>
    <w:p w:rsidR="0057590F" w:rsidRPr="0084758C" w:rsidRDefault="0057590F" w:rsidP="00575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rPr>
      </w:pPr>
      <w:r w:rsidRPr="0084758C">
        <w:rPr>
          <w:rStyle w:val="aceidentifier"/>
          <w:rFonts w:ascii="Courier New" w:hAnsi="Courier New" w:cs="Courier New"/>
        </w:rPr>
        <w:t>func</w:t>
      </w:r>
      <w:r w:rsidRPr="0084758C">
        <w:rPr>
          <w:rStyle w:val="aceparen"/>
          <w:rFonts w:ascii="Courier New" w:hAnsi="Courier New" w:cs="Courier New"/>
        </w:rPr>
        <w:t>(</w:t>
      </w:r>
      <w:r w:rsidRPr="0084758C">
        <w:rPr>
          <w:rStyle w:val="acekeyword"/>
          <w:rFonts w:ascii="Courier New" w:hAnsi="Courier New" w:cs="Courier New"/>
        </w:rPr>
        <w:t>*</w:t>
      </w:r>
      <w:r w:rsidRPr="0084758C">
        <w:rPr>
          <w:rStyle w:val="aceidentifier"/>
          <w:rFonts w:ascii="Courier New" w:hAnsi="Courier New" w:cs="Courier New"/>
        </w:rPr>
        <w:t>args</w:t>
      </w:r>
      <w:r w:rsidRPr="0084758C">
        <w:rPr>
          <w:rFonts w:ascii="Courier New" w:hAnsi="Courier New" w:cs="Courier New"/>
        </w:rPr>
        <w:t xml:space="preserve">, </w:t>
      </w:r>
      <w:r w:rsidRPr="0084758C">
        <w:rPr>
          <w:rStyle w:val="acekeyword"/>
          <w:rFonts w:ascii="Courier New" w:hAnsi="Courier New" w:cs="Courier New"/>
        </w:rPr>
        <w:t>**</w:t>
      </w:r>
      <w:r w:rsidRPr="0084758C">
        <w:rPr>
          <w:rStyle w:val="aceidentifier"/>
          <w:rFonts w:ascii="Courier New" w:hAnsi="Courier New" w:cs="Courier New"/>
        </w:rPr>
        <w:t>kwargs</w:t>
      </w:r>
      <w:r w:rsidRPr="0084758C">
        <w:rPr>
          <w:rStyle w:val="aceparen"/>
          <w:rFonts w:ascii="Courier New" w:hAnsi="Courier New" w:cs="Courier New"/>
        </w:rPr>
        <w:t>)</w:t>
      </w:r>
    </w:p>
    <w:p w:rsidR="0057590F" w:rsidRPr="0084758C" w:rsidRDefault="0057590F" w:rsidP="00575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rPr>
      </w:pPr>
      <w:r w:rsidRPr="0084758C">
        <w:rPr>
          <w:rStyle w:val="acekeyword"/>
          <w:rFonts w:ascii="Courier New" w:hAnsi="Courier New" w:cs="Courier New"/>
        </w:rPr>
        <w:t>print</w:t>
      </w:r>
      <w:r w:rsidRPr="0084758C">
        <w:rPr>
          <w:rStyle w:val="aceparen"/>
          <w:rFonts w:ascii="Courier New" w:hAnsi="Courier New" w:cs="Courier New"/>
        </w:rPr>
        <w:t>(</w:t>
      </w:r>
      <w:r w:rsidRPr="0084758C">
        <w:rPr>
          <w:rStyle w:val="acestring"/>
          <w:rFonts w:ascii="Courier New" w:hAnsi="Courier New" w:cs="Courier New"/>
        </w:rPr>
        <w:t>"%"</w:t>
      </w:r>
      <w:r w:rsidRPr="0084758C">
        <w:rPr>
          <w:rStyle w:val="acekeyword"/>
          <w:rFonts w:ascii="Courier New" w:hAnsi="Courier New" w:cs="Courier New"/>
        </w:rPr>
        <w:t>*</w:t>
      </w:r>
      <w:r w:rsidRPr="0084758C">
        <w:rPr>
          <w:rStyle w:val="aceconstant"/>
          <w:rFonts w:ascii="Courier New" w:hAnsi="Courier New" w:cs="Courier New"/>
        </w:rPr>
        <w:t>30</w:t>
      </w:r>
      <w:r w:rsidRPr="0084758C">
        <w:rPr>
          <w:rStyle w:val="aceparen"/>
          <w:rFonts w:ascii="Courier New" w:hAnsi="Courier New" w:cs="Courier New"/>
        </w:rPr>
        <w:t>)</w:t>
      </w:r>
    </w:p>
    <w:p w:rsidR="0057590F" w:rsidRPr="0084758C" w:rsidRDefault="0057590F" w:rsidP="00575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rPr>
      </w:pPr>
      <w:r w:rsidRPr="0084758C">
        <w:rPr>
          <w:rStyle w:val="acekeyword"/>
          <w:rFonts w:ascii="Courier New" w:hAnsi="Courier New" w:cs="Courier New"/>
        </w:rPr>
        <w:t>return</w:t>
      </w:r>
      <w:r w:rsidRPr="0084758C">
        <w:rPr>
          <w:rStyle w:val="aceidentifier"/>
          <w:rFonts w:ascii="Courier New" w:hAnsi="Courier New" w:cs="Courier New"/>
        </w:rPr>
        <w:t>inner</w:t>
      </w:r>
    </w:p>
    <w:p w:rsidR="0057590F" w:rsidRPr="0084758C" w:rsidRDefault="0057590F" w:rsidP="00575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rPr>
      </w:pPr>
      <w:r w:rsidRPr="0084758C">
        <w:rPr>
          <w:rFonts w:ascii="Courier New" w:hAnsi="Courier New" w:cs="Courier New"/>
        </w:rPr>
        <w:t>@</w:t>
      </w:r>
      <w:r w:rsidRPr="0084758C">
        <w:rPr>
          <w:rStyle w:val="aceidentifier"/>
          <w:rFonts w:ascii="Courier New" w:hAnsi="Courier New" w:cs="Courier New"/>
        </w:rPr>
        <w:t>star</w:t>
      </w:r>
    </w:p>
    <w:p w:rsidR="0057590F" w:rsidRPr="0084758C" w:rsidRDefault="0057590F" w:rsidP="00575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rPr>
      </w:pPr>
      <w:r w:rsidRPr="0084758C">
        <w:rPr>
          <w:rFonts w:ascii="Courier New" w:hAnsi="Courier New" w:cs="Courier New"/>
        </w:rPr>
        <w:t>@</w:t>
      </w:r>
      <w:r w:rsidRPr="0084758C">
        <w:rPr>
          <w:rStyle w:val="aceidentifier"/>
          <w:rFonts w:ascii="Courier New" w:hAnsi="Courier New" w:cs="Courier New"/>
        </w:rPr>
        <w:t>percent</w:t>
      </w:r>
    </w:p>
    <w:p w:rsidR="0057590F" w:rsidRPr="0084758C" w:rsidRDefault="0057590F" w:rsidP="00575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rPr>
      </w:pPr>
      <w:r w:rsidRPr="0084758C">
        <w:rPr>
          <w:rStyle w:val="acekeyword"/>
          <w:rFonts w:ascii="Courier New" w:hAnsi="Courier New" w:cs="Courier New"/>
        </w:rPr>
        <w:t>def</w:t>
      </w:r>
      <w:r w:rsidRPr="0084758C">
        <w:rPr>
          <w:rStyle w:val="aceidentifier"/>
          <w:rFonts w:ascii="Courier New" w:hAnsi="Courier New" w:cs="Courier New"/>
        </w:rPr>
        <w:t>printer</w:t>
      </w:r>
      <w:r w:rsidRPr="0084758C">
        <w:rPr>
          <w:rStyle w:val="aceparen"/>
          <w:rFonts w:ascii="Courier New" w:hAnsi="Courier New" w:cs="Courier New"/>
        </w:rPr>
        <w:t>(</w:t>
      </w:r>
      <w:r w:rsidRPr="0084758C">
        <w:rPr>
          <w:rStyle w:val="aceidentifier"/>
          <w:rFonts w:ascii="Courier New" w:hAnsi="Courier New" w:cs="Courier New"/>
        </w:rPr>
        <w:t>msg</w:t>
      </w:r>
      <w:r w:rsidRPr="0084758C">
        <w:rPr>
          <w:rStyle w:val="aceparen"/>
          <w:rFonts w:ascii="Courier New" w:hAnsi="Courier New" w:cs="Courier New"/>
        </w:rPr>
        <w:t>)</w:t>
      </w:r>
      <w:r w:rsidRPr="0084758C">
        <w:rPr>
          <w:rFonts w:ascii="Courier New" w:hAnsi="Courier New" w:cs="Courier New"/>
        </w:rPr>
        <w:t>:</w:t>
      </w:r>
    </w:p>
    <w:p w:rsidR="0057590F" w:rsidRPr="0084758C" w:rsidRDefault="0057590F" w:rsidP="00575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rPr>
      </w:pPr>
      <w:r w:rsidRPr="0084758C">
        <w:rPr>
          <w:rStyle w:val="acekeyword"/>
          <w:rFonts w:ascii="Courier New" w:hAnsi="Courier New" w:cs="Courier New"/>
        </w:rPr>
        <w:t>print</w:t>
      </w:r>
      <w:r w:rsidRPr="0084758C">
        <w:rPr>
          <w:rStyle w:val="aceparen"/>
          <w:rFonts w:ascii="Courier New" w:hAnsi="Courier New" w:cs="Courier New"/>
        </w:rPr>
        <w:t>(</w:t>
      </w:r>
      <w:r w:rsidRPr="0084758C">
        <w:rPr>
          <w:rStyle w:val="aceidentifier"/>
          <w:rFonts w:ascii="Courier New" w:hAnsi="Courier New" w:cs="Courier New"/>
        </w:rPr>
        <w:t>msg</w:t>
      </w:r>
      <w:r w:rsidRPr="0084758C">
        <w:rPr>
          <w:rStyle w:val="aceparen"/>
          <w:rFonts w:ascii="Courier New" w:hAnsi="Courier New" w:cs="Courier New"/>
        </w:rPr>
        <w:t>)</w:t>
      </w:r>
    </w:p>
    <w:p w:rsidR="0057590F" w:rsidRPr="0084758C" w:rsidRDefault="0057590F" w:rsidP="00575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rPr>
          <w:rFonts w:ascii="Courier New" w:hAnsi="Courier New" w:cs="Courier New"/>
        </w:rPr>
      </w:pPr>
      <w:r w:rsidRPr="0084758C">
        <w:rPr>
          <w:rStyle w:val="aceidentifier"/>
          <w:rFonts w:ascii="Courier New" w:hAnsi="Courier New" w:cs="Courier New"/>
        </w:rPr>
        <w:t>printer</w:t>
      </w:r>
      <w:r w:rsidRPr="0084758C">
        <w:rPr>
          <w:rStyle w:val="aceparen"/>
          <w:rFonts w:ascii="Courier New" w:hAnsi="Courier New" w:cs="Courier New"/>
        </w:rPr>
        <w:t>(</w:t>
      </w:r>
      <w:r w:rsidRPr="0084758C">
        <w:rPr>
          <w:rStyle w:val="acestring"/>
          <w:rFonts w:ascii="Courier New" w:hAnsi="Courier New" w:cs="Courier New"/>
        </w:rPr>
        <w:t>"Hello"</w:t>
      </w:r>
      <w:r w:rsidRPr="0084758C">
        <w:rPr>
          <w:rStyle w:val="aceparen"/>
          <w:rFonts w:ascii="Courier New" w:hAnsi="Courier New" w:cs="Courier New"/>
        </w:rPr>
        <w:t>)</w:t>
      </w:r>
    </w:p>
    <w:p w:rsidR="0057590F" w:rsidRDefault="0057590F" w:rsidP="00575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Bidi"/>
          <w:color w:val="252830"/>
          <w:sz w:val="24"/>
          <w:szCs w:val="24"/>
        </w:rPr>
      </w:pPr>
    </w:p>
    <w:p w:rsidR="0057590F" w:rsidRPr="001C3D63" w:rsidRDefault="0057590F" w:rsidP="0057590F">
      <w:r w:rsidRPr="001C3D63">
        <w:t>This will give the output.</w:t>
      </w:r>
    </w:p>
    <w:p w:rsidR="0057590F" w:rsidRPr="0084758C" w:rsidRDefault="0057590F" w:rsidP="0057590F">
      <w:pPr>
        <w:rPr>
          <w:rStyle w:val="HTMLSample"/>
          <w:color w:val="252830"/>
        </w:rPr>
      </w:pPr>
      <w:r w:rsidRPr="0084758C">
        <w:rPr>
          <w:rStyle w:val="HTMLSample"/>
          <w:color w:val="252830"/>
        </w:rPr>
        <w:t>******************************</w:t>
      </w:r>
    </w:p>
    <w:p w:rsidR="0057590F" w:rsidRPr="0084758C" w:rsidRDefault="0057590F" w:rsidP="0057590F">
      <w:pPr>
        <w:rPr>
          <w:rStyle w:val="HTMLSample"/>
          <w:color w:val="252830"/>
        </w:rPr>
      </w:pPr>
      <w:r w:rsidRPr="0084758C">
        <w:rPr>
          <w:rStyle w:val="HTMLSample"/>
          <w:color w:val="252830"/>
        </w:rPr>
        <w:t>%%%%%%%%%%%%%%%%%%%%%%%%%%%%%%</w:t>
      </w:r>
    </w:p>
    <w:p w:rsidR="0057590F" w:rsidRPr="0084758C" w:rsidRDefault="0057590F" w:rsidP="0057590F">
      <w:pPr>
        <w:rPr>
          <w:rStyle w:val="HTMLSample"/>
          <w:color w:val="252830"/>
        </w:rPr>
      </w:pPr>
      <w:r w:rsidRPr="0084758C">
        <w:rPr>
          <w:rStyle w:val="HTMLSample"/>
          <w:color w:val="252830"/>
        </w:rPr>
        <w:t>Hello</w:t>
      </w:r>
    </w:p>
    <w:p w:rsidR="0057590F" w:rsidRPr="0084758C" w:rsidRDefault="0057590F" w:rsidP="0057590F">
      <w:pPr>
        <w:rPr>
          <w:rStyle w:val="HTMLSample"/>
          <w:color w:val="252830"/>
        </w:rPr>
      </w:pPr>
      <w:r w:rsidRPr="0084758C">
        <w:rPr>
          <w:rStyle w:val="HTMLSample"/>
          <w:color w:val="252830"/>
        </w:rPr>
        <w:t>%%%%%%%%%%%%%%%%%%%%%%%%%%%%%%</w:t>
      </w:r>
    </w:p>
    <w:p w:rsidR="0057590F" w:rsidRPr="0084758C" w:rsidRDefault="0057590F" w:rsidP="0057590F">
      <w:pPr>
        <w:rPr>
          <w:rFonts w:ascii="Courier New" w:hAnsi="Courier New" w:cs="Courier New"/>
        </w:rPr>
      </w:pPr>
      <w:r w:rsidRPr="0084758C">
        <w:rPr>
          <w:rStyle w:val="HTMLSample"/>
          <w:color w:val="252830"/>
        </w:rPr>
        <w:t>******************************</w:t>
      </w:r>
    </w:p>
    <w:p w:rsidR="0057590F" w:rsidRPr="001C3D63" w:rsidRDefault="0057590F" w:rsidP="0057590F">
      <w:r w:rsidRPr="001C3D63">
        <w:t>The above syntax of,</w:t>
      </w:r>
    </w:p>
    <w:p w:rsidR="0057590F" w:rsidRPr="0084758C" w:rsidRDefault="0057590F" w:rsidP="0057590F">
      <w:pPr>
        <w:rPr>
          <w:rStyle w:val="pln"/>
          <w:rFonts w:ascii="Courier New" w:hAnsi="Courier New" w:cs="Courier New"/>
        </w:rPr>
      </w:pPr>
      <w:r w:rsidRPr="0084758C">
        <w:rPr>
          <w:rStyle w:val="lit"/>
          <w:rFonts w:ascii="Courier New" w:hAnsi="Courier New" w:cs="Courier New"/>
        </w:rPr>
        <w:t>@star</w:t>
      </w:r>
    </w:p>
    <w:p w:rsidR="0057590F" w:rsidRPr="0084758C" w:rsidRDefault="0057590F" w:rsidP="0057590F">
      <w:pPr>
        <w:rPr>
          <w:rStyle w:val="pln"/>
          <w:rFonts w:ascii="Courier New" w:hAnsi="Courier New" w:cs="Courier New"/>
        </w:rPr>
      </w:pPr>
      <w:r w:rsidRPr="0084758C">
        <w:rPr>
          <w:rStyle w:val="lit"/>
          <w:rFonts w:ascii="Courier New" w:hAnsi="Courier New" w:cs="Courier New"/>
        </w:rPr>
        <w:t>@percent</w:t>
      </w:r>
    </w:p>
    <w:p w:rsidR="0057590F" w:rsidRPr="0084758C" w:rsidRDefault="0057590F" w:rsidP="0057590F">
      <w:pPr>
        <w:rPr>
          <w:rStyle w:val="pln"/>
          <w:rFonts w:ascii="Courier New" w:hAnsi="Courier New" w:cs="Courier New"/>
        </w:rPr>
      </w:pPr>
      <w:r w:rsidRPr="0084758C">
        <w:rPr>
          <w:rStyle w:val="kwd"/>
          <w:rFonts w:ascii="Courier New" w:hAnsi="Courier New" w:cs="Courier New"/>
        </w:rPr>
        <w:t>def</w:t>
      </w:r>
      <w:r w:rsidRPr="0084758C">
        <w:rPr>
          <w:rStyle w:val="pln"/>
          <w:rFonts w:ascii="Courier New" w:hAnsi="Courier New" w:cs="Courier New"/>
        </w:rPr>
        <w:t xml:space="preserve"> printer</w:t>
      </w:r>
      <w:r w:rsidRPr="0084758C">
        <w:rPr>
          <w:rStyle w:val="pun"/>
          <w:rFonts w:ascii="Courier New" w:hAnsi="Courier New" w:cs="Courier New"/>
        </w:rPr>
        <w:t>(</w:t>
      </w:r>
      <w:r w:rsidRPr="0084758C">
        <w:rPr>
          <w:rStyle w:val="pln"/>
          <w:rFonts w:ascii="Courier New" w:hAnsi="Courier New" w:cs="Courier New"/>
        </w:rPr>
        <w:t>msg</w:t>
      </w:r>
      <w:r w:rsidRPr="0084758C">
        <w:rPr>
          <w:rStyle w:val="pun"/>
          <w:rFonts w:ascii="Courier New" w:hAnsi="Courier New" w:cs="Courier New"/>
        </w:rPr>
        <w:t>):</w:t>
      </w:r>
    </w:p>
    <w:p w:rsidR="0057590F" w:rsidRPr="0084758C" w:rsidRDefault="0057590F" w:rsidP="0057590F">
      <w:pPr>
        <w:rPr>
          <w:rFonts w:ascii="Courier New" w:hAnsi="Courier New" w:cs="Courier New"/>
        </w:rPr>
      </w:pPr>
      <w:r w:rsidRPr="0084758C">
        <w:rPr>
          <w:rStyle w:val="kwd"/>
          <w:rFonts w:ascii="Courier New" w:hAnsi="Courier New" w:cs="Courier New"/>
        </w:rPr>
        <w:t>print</w:t>
      </w:r>
      <w:r w:rsidRPr="0084758C">
        <w:rPr>
          <w:rStyle w:val="pun"/>
          <w:rFonts w:ascii="Courier New" w:hAnsi="Courier New" w:cs="Courier New"/>
        </w:rPr>
        <w:t>(</w:t>
      </w:r>
      <w:r w:rsidRPr="0084758C">
        <w:rPr>
          <w:rStyle w:val="pln"/>
          <w:rFonts w:ascii="Courier New" w:hAnsi="Courier New" w:cs="Courier New"/>
        </w:rPr>
        <w:t>msg</w:t>
      </w:r>
      <w:r w:rsidRPr="0084758C">
        <w:rPr>
          <w:rStyle w:val="pun"/>
          <w:rFonts w:ascii="Courier New" w:hAnsi="Courier New" w:cs="Courier New"/>
        </w:rPr>
        <w:t>)</w:t>
      </w:r>
    </w:p>
    <w:p w:rsidR="0057590F" w:rsidRDefault="0057590F" w:rsidP="0057590F">
      <w:pPr>
        <w:spacing w:after="0"/>
        <w:ind w:left="0"/>
      </w:pPr>
      <w:r>
        <w:br w:type="page"/>
      </w:r>
    </w:p>
    <w:p w:rsidR="0057590F" w:rsidRPr="001C3D63" w:rsidRDefault="0057590F" w:rsidP="0057590F">
      <w:r w:rsidRPr="001C3D63">
        <w:lastRenderedPageBreak/>
        <w:t>is equivalent to</w:t>
      </w:r>
    </w:p>
    <w:p w:rsidR="0057590F" w:rsidRPr="000B2592" w:rsidRDefault="0057590F" w:rsidP="0057590F">
      <w:pPr>
        <w:rPr>
          <w:rStyle w:val="pln"/>
          <w:rFonts w:ascii="Courier New" w:hAnsi="Courier New" w:cs="Courier New"/>
        </w:rPr>
      </w:pPr>
      <w:r w:rsidRPr="000B2592">
        <w:rPr>
          <w:rStyle w:val="kwd"/>
          <w:rFonts w:ascii="Courier New" w:hAnsi="Courier New" w:cs="Courier New"/>
        </w:rPr>
        <w:t>def</w:t>
      </w:r>
      <w:r w:rsidRPr="000B2592">
        <w:rPr>
          <w:rStyle w:val="pln"/>
          <w:rFonts w:ascii="Courier New" w:hAnsi="Courier New" w:cs="Courier New"/>
        </w:rPr>
        <w:t xml:space="preserve"> printer</w:t>
      </w:r>
      <w:r w:rsidRPr="000B2592">
        <w:rPr>
          <w:rStyle w:val="pun"/>
          <w:rFonts w:ascii="Courier New" w:hAnsi="Courier New" w:cs="Courier New"/>
        </w:rPr>
        <w:t>(</w:t>
      </w:r>
      <w:r w:rsidRPr="000B2592">
        <w:rPr>
          <w:rStyle w:val="pln"/>
          <w:rFonts w:ascii="Courier New" w:hAnsi="Courier New" w:cs="Courier New"/>
        </w:rPr>
        <w:t>msg</w:t>
      </w:r>
      <w:r w:rsidRPr="000B2592">
        <w:rPr>
          <w:rStyle w:val="pun"/>
          <w:rFonts w:ascii="Courier New" w:hAnsi="Courier New" w:cs="Courier New"/>
        </w:rPr>
        <w:t>):</w:t>
      </w:r>
    </w:p>
    <w:p w:rsidR="0057590F" w:rsidRPr="000B2592" w:rsidRDefault="0057590F" w:rsidP="0057590F">
      <w:pPr>
        <w:rPr>
          <w:rStyle w:val="pln"/>
          <w:rFonts w:ascii="Courier New" w:hAnsi="Courier New" w:cs="Courier New"/>
        </w:rPr>
      </w:pPr>
      <w:r w:rsidRPr="000B2592">
        <w:rPr>
          <w:rStyle w:val="kwd"/>
          <w:rFonts w:ascii="Courier New" w:hAnsi="Courier New" w:cs="Courier New"/>
        </w:rPr>
        <w:t>print</w:t>
      </w:r>
      <w:r w:rsidRPr="000B2592">
        <w:rPr>
          <w:rStyle w:val="pun"/>
          <w:rFonts w:ascii="Courier New" w:hAnsi="Courier New" w:cs="Courier New"/>
        </w:rPr>
        <w:t>(</w:t>
      </w:r>
      <w:r w:rsidRPr="000B2592">
        <w:rPr>
          <w:rStyle w:val="pln"/>
          <w:rFonts w:ascii="Courier New" w:hAnsi="Courier New" w:cs="Courier New"/>
        </w:rPr>
        <w:t>msg</w:t>
      </w:r>
      <w:r w:rsidRPr="000B2592">
        <w:rPr>
          <w:rStyle w:val="pun"/>
          <w:rFonts w:ascii="Courier New" w:hAnsi="Courier New" w:cs="Courier New"/>
        </w:rPr>
        <w:t>)</w:t>
      </w:r>
    </w:p>
    <w:p w:rsidR="0057590F" w:rsidRPr="000B2592" w:rsidRDefault="0057590F" w:rsidP="0057590F">
      <w:r w:rsidRPr="000B2592">
        <w:rPr>
          <w:rStyle w:val="pln"/>
          <w:rFonts w:ascii="Courier New" w:hAnsi="Courier New" w:cs="Courier New"/>
        </w:rPr>
        <w:t xml:space="preserve">printer </w:t>
      </w:r>
      <w:r w:rsidRPr="000B2592">
        <w:rPr>
          <w:rStyle w:val="pun"/>
          <w:rFonts w:ascii="Courier New" w:hAnsi="Courier New" w:cs="Courier New"/>
        </w:rPr>
        <w:t>=</w:t>
      </w:r>
      <w:r w:rsidRPr="000B2592">
        <w:rPr>
          <w:rStyle w:val="pln"/>
          <w:rFonts w:ascii="Courier New" w:hAnsi="Courier New" w:cs="Courier New"/>
        </w:rPr>
        <w:t xml:space="preserve"> star</w:t>
      </w:r>
      <w:r w:rsidRPr="000B2592">
        <w:rPr>
          <w:rStyle w:val="pun"/>
          <w:rFonts w:ascii="Courier New" w:hAnsi="Courier New" w:cs="Courier New"/>
        </w:rPr>
        <w:t>(</w:t>
      </w:r>
      <w:r w:rsidRPr="000B2592">
        <w:rPr>
          <w:rStyle w:val="pln"/>
          <w:rFonts w:ascii="Courier New" w:hAnsi="Courier New" w:cs="Courier New"/>
        </w:rPr>
        <w:t>percent</w:t>
      </w:r>
      <w:r w:rsidRPr="000B2592">
        <w:rPr>
          <w:rStyle w:val="pun"/>
          <w:rFonts w:ascii="Courier New" w:hAnsi="Courier New" w:cs="Courier New"/>
        </w:rPr>
        <w:t>(</w:t>
      </w:r>
      <w:r w:rsidRPr="000B2592">
        <w:rPr>
          <w:rStyle w:val="pln"/>
          <w:rFonts w:ascii="Courier New" w:hAnsi="Courier New" w:cs="Courier New"/>
        </w:rPr>
        <w:t>printer</w:t>
      </w:r>
      <w:r w:rsidRPr="000B2592">
        <w:rPr>
          <w:rStyle w:val="pun"/>
          <w:rFonts w:ascii="Courier New" w:hAnsi="Courier New" w:cs="Courier New"/>
        </w:rPr>
        <w:t>))</w:t>
      </w:r>
    </w:p>
    <w:p w:rsidR="0057590F" w:rsidRPr="001C3D63" w:rsidRDefault="0057590F" w:rsidP="0057590F">
      <w:r w:rsidRPr="001C3D63">
        <w:t>The order in which we chain decorators matter. If we had reversed the order as,</w:t>
      </w:r>
    </w:p>
    <w:p w:rsidR="0057590F" w:rsidRPr="000B2592" w:rsidRDefault="0057590F" w:rsidP="0057590F">
      <w:pPr>
        <w:rPr>
          <w:rStyle w:val="pln"/>
          <w:rFonts w:ascii="Courier New" w:hAnsi="Courier New" w:cs="Courier New"/>
        </w:rPr>
      </w:pPr>
      <w:r w:rsidRPr="000B2592">
        <w:rPr>
          <w:rStyle w:val="lit"/>
          <w:rFonts w:ascii="Courier New" w:hAnsi="Courier New" w:cs="Courier New"/>
        </w:rPr>
        <w:t>@percent</w:t>
      </w:r>
    </w:p>
    <w:p w:rsidR="0057590F" w:rsidRPr="000B2592" w:rsidRDefault="0057590F" w:rsidP="0057590F">
      <w:pPr>
        <w:rPr>
          <w:rStyle w:val="pln"/>
          <w:rFonts w:ascii="Courier New" w:hAnsi="Courier New" w:cs="Courier New"/>
        </w:rPr>
      </w:pPr>
      <w:r w:rsidRPr="000B2592">
        <w:rPr>
          <w:rStyle w:val="lit"/>
          <w:rFonts w:ascii="Courier New" w:hAnsi="Courier New" w:cs="Courier New"/>
        </w:rPr>
        <w:t>@star</w:t>
      </w:r>
    </w:p>
    <w:p w:rsidR="0057590F" w:rsidRPr="000B2592" w:rsidRDefault="0057590F" w:rsidP="0057590F">
      <w:pPr>
        <w:rPr>
          <w:rStyle w:val="pln"/>
          <w:rFonts w:ascii="Courier New" w:hAnsi="Courier New" w:cs="Courier New"/>
        </w:rPr>
      </w:pPr>
      <w:r w:rsidRPr="000B2592">
        <w:rPr>
          <w:rStyle w:val="kwd"/>
          <w:rFonts w:ascii="Courier New" w:hAnsi="Courier New" w:cs="Courier New"/>
        </w:rPr>
        <w:t>def</w:t>
      </w:r>
      <w:r w:rsidRPr="000B2592">
        <w:rPr>
          <w:rStyle w:val="pln"/>
          <w:rFonts w:ascii="Courier New" w:hAnsi="Courier New" w:cs="Courier New"/>
        </w:rPr>
        <w:t xml:space="preserve"> printer</w:t>
      </w:r>
      <w:r w:rsidRPr="000B2592">
        <w:rPr>
          <w:rStyle w:val="pun"/>
          <w:rFonts w:ascii="Courier New" w:hAnsi="Courier New" w:cs="Courier New"/>
        </w:rPr>
        <w:t>(</w:t>
      </w:r>
      <w:r w:rsidRPr="000B2592">
        <w:rPr>
          <w:rStyle w:val="pln"/>
          <w:rFonts w:ascii="Courier New" w:hAnsi="Courier New" w:cs="Courier New"/>
        </w:rPr>
        <w:t>msg</w:t>
      </w:r>
      <w:r w:rsidRPr="000B2592">
        <w:rPr>
          <w:rStyle w:val="pun"/>
          <w:rFonts w:ascii="Courier New" w:hAnsi="Courier New" w:cs="Courier New"/>
        </w:rPr>
        <w:t>):</w:t>
      </w:r>
    </w:p>
    <w:p w:rsidR="0057590F" w:rsidRPr="000B2592" w:rsidRDefault="0057590F" w:rsidP="0057590F">
      <w:pPr>
        <w:rPr>
          <w:rFonts w:ascii="Courier New" w:hAnsi="Courier New" w:cs="Courier New"/>
        </w:rPr>
      </w:pPr>
      <w:r w:rsidRPr="000B2592">
        <w:rPr>
          <w:rStyle w:val="kwd"/>
          <w:rFonts w:ascii="Courier New" w:hAnsi="Courier New" w:cs="Courier New"/>
        </w:rPr>
        <w:t>print</w:t>
      </w:r>
      <w:r w:rsidRPr="000B2592">
        <w:rPr>
          <w:rStyle w:val="pun"/>
          <w:rFonts w:ascii="Courier New" w:hAnsi="Courier New" w:cs="Courier New"/>
        </w:rPr>
        <w:t>(</w:t>
      </w:r>
      <w:r w:rsidRPr="000B2592">
        <w:rPr>
          <w:rStyle w:val="pln"/>
          <w:rFonts w:ascii="Courier New" w:hAnsi="Courier New" w:cs="Courier New"/>
        </w:rPr>
        <w:t>msg</w:t>
      </w:r>
      <w:r w:rsidRPr="000B2592">
        <w:rPr>
          <w:rStyle w:val="pun"/>
          <w:rFonts w:ascii="Courier New" w:hAnsi="Courier New" w:cs="Courier New"/>
        </w:rPr>
        <w:t>)</w:t>
      </w:r>
    </w:p>
    <w:p w:rsidR="0057590F" w:rsidRPr="001C3D63" w:rsidRDefault="0057590F" w:rsidP="0057590F">
      <w:r w:rsidRPr="001C3D63">
        <w:t>The execution would take place as,</w:t>
      </w:r>
    </w:p>
    <w:p w:rsidR="0057590F" w:rsidRPr="000B2592" w:rsidRDefault="0057590F" w:rsidP="0057590F">
      <w:pPr>
        <w:rPr>
          <w:rStyle w:val="HTMLSample"/>
        </w:rPr>
      </w:pPr>
      <w:r w:rsidRPr="000B2592">
        <w:rPr>
          <w:rStyle w:val="HTMLSample"/>
          <w:color w:val="252830"/>
        </w:rPr>
        <w:t>%%%%%%%%%%%%%%%%%%%%%%%%%%%%%%</w:t>
      </w:r>
    </w:p>
    <w:p w:rsidR="0057590F" w:rsidRPr="000B2592" w:rsidRDefault="0057590F" w:rsidP="0057590F">
      <w:pPr>
        <w:rPr>
          <w:rStyle w:val="HTMLSample"/>
          <w:color w:val="252830"/>
        </w:rPr>
      </w:pPr>
      <w:r w:rsidRPr="000B2592">
        <w:rPr>
          <w:rStyle w:val="HTMLSample"/>
          <w:color w:val="252830"/>
        </w:rPr>
        <w:t>******************************</w:t>
      </w:r>
    </w:p>
    <w:p w:rsidR="0057590F" w:rsidRPr="000B2592" w:rsidRDefault="0057590F" w:rsidP="0057590F">
      <w:pPr>
        <w:rPr>
          <w:rStyle w:val="HTMLSample"/>
          <w:color w:val="252830"/>
        </w:rPr>
      </w:pPr>
      <w:r w:rsidRPr="000B2592">
        <w:rPr>
          <w:rStyle w:val="HTMLSample"/>
          <w:color w:val="252830"/>
        </w:rPr>
        <w:t>Hello</w:t>
      </w:r>
    </w:p>
    <w:p w:rsidR="0057590F" w:rsidRPr="000B2592" w:rsidRDefault="0057590F" w:rsidP="0057590F">
      <w:pPr>
        <w:rPr>
          <w:rStyle w:val="HTMLSample"/>
          <w:color w:val="252830"/>
        </w:rPr>
      </w:pPr>
      <w:r w:rsidRPr="000B2592">
        <w:rPr>
          <w:rStyle w:val="HTMLSample"/>
          <w:color w:val="252830"/>
        </w:rPr>
        <w:t>******************************</w:t>
      </w:r>
    </w:p>
    <w:p w:rsidR="0057590F" w:rsidRPr="000B2592" w:rsidRDefault="0057590F" w:rsidP="0057590F">
      <w:pPr>
        <w:rPr>
          <w:rFonts w:ascii="Courier New" w:hAnsi="Courier New" w:cs="Courier New"/>
        </w:rPr>
      </w:pPr>
      <w:r w:rsidRPr="000B2592">
        <w:rPr>
          <w:rStyle w:val="HTMLSample"/>
          <w:color w:val="252830"/>
        </w:rPr>
        <w:t>%%%%%%%%%%%%%%%%%%%%%%%%%%%%%%</w:t>
      </w:r>
    </w:p>
    <w:p w:rsidR="0057590F" w:rsidRDefault="0057590F" w:rsidP="00575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rPr>
      </w:pPr>
    </w:p>
    <w:p w:rsidR="0057590F" w:rsidRPr="006527AC" w:rsidRDefault="0057590F" w:rsidP="0057590F">
      <w:pPr>
        <w:tabs>
          <w:tab w:val="left" w:pos="1451"/>
        </w:tabs>
        <w:rPr>
          <w:rFonts w:ascii="Courier New" w:hAnsi="Courier New" w:cs="Courier New"/>
        </w:rPr>
      </w:pPr>
    </w:p>
    <w:p w:rsidR="0057590F" w:rsidRDefault="0057590F">
      <w:pPr>
        <w:spacing w:after="0"/>
        <w:ind w:left="0"/>
      </w:pPr>
      <w:r>
        <w:br w:type="page"/>
      </w:r>
    </w:p>
    <w:p w:rsidR="0057590F" w:rsidRPr="004536B9" w:rsidRDefault="0057590F" w:rsidP="0057590F">
      <w:pPr>
        <w:pStyle w:val="Heading1"/>
        <w:spacing w:line="276" w:lineRule="auto"/>
        <w:rPr>
          <w:rFonts w:asciiTheme="majorHAnsi" w:hAnsiTheme="majorHAnsi"/>
        </w:rPr>
      </w:pPr>
      <w:bookmarkStart w:id="311" w:name="_Toc515016765"/>
      <w:bookmarkStart w:id="312" w:name="_Toc515037940"/>
      <w:r w:rsidRPr="004536B9">
        <w:rPr>
          <w:rFonts w:asciiTheme="majorHAnsi" w:hAnsiTheme="majorHAnsi"/>
        </w:rPr>
        <w:lastRenderedPageBreak/>
        <w:t>Chapter 12 – Introduction to Threads in Python</w:t>
      </w:r>
      <w:bookmarkEnd w:id="311"/>
      <w:bookmarkEnd w:id="312"/>
    </w:p>
    <w:p w:rsidR="0057590F" w:rsidRPr="00E11C62" w:rsidRDefault="0057590F" w:rsidP="0057590F">
      <w:pPr>
        <w:pStyle w:val="Heading3"/>
      </w:pPr>
      <w:bookmarkStart w:id="313" w:name="_Toc515016766"/>
      <w:bookmarkStart w:id="314" w:name="_Toc515037941"/>
      <w:r w:rsidRPr="00E11C62">
        <w:t>Threading</w:t>
      </w:r>
      <w:bookmarkEnd w:id="313"/>
      <w:bookmarkEnd w:id="314"/>
    </w:p>
    <w:p w:rsidR="0057590F" w:rsidRPr="004536B9" w:rsidRDefault="0057590F" w:rsidP="0057590F">
      <w:r>
        <w:t>Threading is the process to m</w:t>
      </w:r>
      <w:r w:rsidRPr="004536B9">
        <w:t>anage several threads of execution.Using threads allows a program to run multiple operations concurrently in the same process space.</w:t>
      </w:r>
    </w:p>
    <w:p w:rsidR="0057590F" w:rsidRPr="004536B9" w:rsidRDefault="0057590F" w:rsidP="0057590F">
      <w:pPr>
        <w:pStyle w:val="Heading3"/>
      </w:pPr>
      <w:bookmarkStart w:id="315" w:name="_Toc515016767"/>
      <w:bookmarkStart w:id="316" w:name="_Toc515037942"/>
      <w:r w:rsidRPr="004536B9">
        <w:t>Thread Objects</w:t>
      </w:r>
      <w:bookmarkEnd w:id="315"/>
      <w:bookmarkEnd w:id="316"/>
    </w:p>
    <w:p w:rsidR="0057590F" w:rsidRDefault="0057590F" w:rsidP="0057590F">
      <w:r w:rsidRPr="004536B9">
        <w:t>The simplest way to use a</w:t>
      </w:r>
      <w:r>
        <w:rPr>
          <w:rFonts w:ascii="Times New Roman" w:hAnsi="Times New Roman"/>
        </w:rPr>
        <w:t>t</w:t>
      </w:r>
      <w:r w:rsidRPr="004536B9">
        <w:rPr>
          <w:rFonts w:ascii="Times New Roman" w:hAnsi="Times New Roman"/>
        </w:rPr>
        <w:t>hread</w:t>
      </w:r>
      <w:r w:rsidRPr="004536B9">
        <w:t xml:space="preserve">is to instantiate it with a target function and call </w:t>
      </w:r>
      <w:r w:rsidRPr="004536B9">
        <w:rPr>
          <w:rFonts w:ascii="Courier New" w:hAnsi="Courier New" w:cs="Courier New"/>
        </w:rPr>
        <w:t>start()</w:t>
      </w:r>
      <w:r w:rsidRPr="004536B9">
        <w:t xml:space="preserve"> to let it begin working.</w:t>
      </w:r>
    </w:p>
    <w:p w:rsidR="0057590F" w:rsidRPr="00E11C62" w:rsidRDefault="0057590F" w:rsidP="0057590F">
      <w:pPr>
        <w:rPr>
          <w:b/>
        </w:rPr>
      </w:pPr>
      <w:r w:rsidRPr="00E11C62">
        <w:rPr>
          <w:b/>
        </w:rPr>
        <w:t>Example:</w:t>
      </w:r>
    </w:p>
    <w:p w:rsidR="0057590F" w:rsidRPr="004536B9" w:rsidRDefault="0057590F" w:rsidP="0057590F">
      <w:pPr>
        <w:rPr>
          <w:rFonts w:ascii="Courier New" w:hAnsi="Courier New" w:cs="Courier New"/>
        </w:rPr>
      </w:pPr>
      <w:r w:rsidRPr="004536B9">
        <w:rPr>
          <w:rFonts w:ascii="Courier New" w:hAnsi="Courier New" w:cs="Courier New"/>
        </w:rPr>
        <w:t>threading_simple.py</w:t>
      </w:r>
    </w:p>
    <w:p w:rsidR="0057590F" w:rsidRPr="004536B9" w:rsidRDefault="0057590F" w:rsidP="0057590F">
      <w:pPr>
        <w:rPr>
          <w:rFonts w:ascii="Courier New" w:hAnsi="Courier New" w:cs="Courier New"/>
        </w:rPr>
      </w:pPr>
      <w:r w:rsidRPr="004536B9">
        <w:rPr>
          <w:rFonts w:ascii="Courier New" w:hAnsi="Courier New" w:cs="Courier New"/>
          <w:bCs/>
        </w:rPr>
        <w:t>importthreading</w:t>
      </w:r>
    </w:p>
    <w:p w:rsidR="0057590F" w:rsidRPr="004536B9" w:rsidRDefault="0057590F" w:rsidP="0057590F">
      <w:pPr>
        <w:rPr>
          <w:rFonts w:ascii="Courier New" w:hAnsi="Courier New" w:cs="Courier New"/>
        </w:rPr>
      </w:pPr>
    </w:p>
    <w:p w:rsidR="0057590F" w:rsidRPr="004536B9" w:rsidRDefault="0057590F" w:rsidP="0057590F">
      <w:pPr>
        <w:rPr>
          <w:rFonts w:ascii="Courier New" w:hAnsi="Courier New" w:cs="Courier New"/>
        </w:rPr>
      </w:pPr>
      <w:r w:rsidRPr="004536B9">
        <w:rPr>
          <w:rFonts w:ascii="Courier New" w:hAnsi="Courier New" w:cs="Courier New"/>
          <w:bCs/>
        </w:rPr>
        <w:t>def</w:t>
      </w:r>
      <w:r w:rsidRPr="004536B9">
        <w:rPr>
          <w:rFonts w:ascii="Courier New" w:hAnsi="Courier New" w:cs="Courier New"/>
        </w:rPr>
        <w:t xml:space="preserve"> worker():</w:t>
      </w:r>
    </w:p>
    <w:p w:rsidR="0057590F" w:rsidRPr="004536B9" w:rsidRDefault="0057590F" w:rsidP="0057590F">
      <w:pPr>
        <w:rPr>
          <w:rFonts w:ascii="Courier New" w:hAnsi="Courier New" w:cs="Courier New"/>
        </w:rPr>
      </w:pPr>
      <w:r w:rsidRPr="004536B9">
        <w:rPr>
          <w:rFonts w:ascii="Courier New" w:hAnsi="Courier New" w:cs="Courier New"/>
        </w:rPr>
        <w:t xml:space="preserve">    """thread worker function"""</w:t>
      </w:r>
    </w:p>
    <w:p w:rsidR="0057590F" w:rsidRPr="004536B9" w:rsidRDefault="0057590F" w:rsidP="0057590F">
      <w:pPr>
        <w:rPr>
          <w:rFonts w:ascii="Courier New" w:hAnsi="Courier New" w:cs="Courier New"/>
        </w:rPr>
      </w:pPr>
      <w:r w:rsidRPr="004536B9">
        <w:rPr>
          <w:rFonts w:ascii="Courier New" w:hAnsi="Courier New" w:cs="Courier New"/>
        </w:rPr>
        <w:t xml:space="preserve">    print('Worker')</w:t>
      </w:r>
    </w:p>
    <w:p w:rsidR="0057590F" w:rsidRPr="004536B9" w:rsidRDefault="0057590F" w:rsidP="0057590F">
      <w:pPr>
        <w:rPr>
          <w:rFonts w:ascii="Courier New" w:hAnsi="Courier New" w:cs="Courier New"/>
        </w:rPr>
      </w:pPr>
    </w:p>
    <w:p w:rsidR="0057590F" w:rsidRPr="004536B9" w:rsidRDefault="0057590F" w:rsidP="0057590F">
      <w:pPr>
        <w:rPr>
          <w:rFonts w:ascii="Courier New" w:hAnsi="Courier New" w:cs="Courier New"/>
        </w:rPr>
      </w:pPr>
      <w:r w:rsidRPr="004536B9">
        <w:rPr>
          <w:rFonts w:ascii="Courier New" w:hAnsi="Courier New" w:cs="Courier New"/>
        </w:rPr>
        <w:t>threads = []</w:t>
      </w:r>
    </w:p>
    <w:p w:rsidR="0057590F" w:rsidRPr="004536B9" w:rsidRDefault="0057590F" w:rsidP="0057590F">
      <w:pPr>
        <w:rPr>
          <w:rFonts w:ascii="Courier New" w:hAnsi="Courier New" w:cs="Courier New"/>
        </w:rPr>
      </w:pPr>
      <w:r w:rsidRPr="004536B9">
        <w:rPr>
          <w:rFonts w:ascii="Courier New" w:hAnsi="Courier New" w:cs="Courier New"/>
          <w:bCs/>
        </w:rPr>
        <w:t>for</w:t>
      </w:r>
      <w:r w:rsidRPr="004536B9">
        <w:rPr>
          <w:rFonts w:ascii="Courier New" w:hAnsi="Courier New" w:cs="Courier New"/>
        </w:rPr>
        <w:t xml:space="preserve"> i </w:t>
      </w:r>
      <w:r w:rsidRPr="004536B9">
        <w:rPr>
          <w:rFonts w:ascii="Courier New" w:hAnsi="Courier New" w:cs="Courier New"/>
          <w:bCs/>
        </w:rPr>
        <w:t>in</w:t>
      </w:r>
      <w:r w:rsidRPr="004536B9">
        <w:rPr>
          <w:rFonts w:ascii="Courier New" w:hAnsi="Courier New" w:cs="Courier New"/>
        </w:rPr>
        <w:t xml:space="preserve"> range(5):</w:t>
      </w:r>
    </w:p>
    <w:p w:rsidR="0057590F" w:rsidRPr="004536B9" w:rsidRDefault="0057590F" w:rsidP="0057590F">
      <w:pPr>
        <w:rPr>
          <w:rFonts w:ascii="Courier New" w:hAnsi="Courier New" w:cs="Courier New"/>
        </w:rPr>
      </w:pPr>
      <w:r w:rsidRPr="004536B9">
        <w:rPr>
          <w:rFonts w:ascii="Courier New" w:hAnsi="Courier New" w:cs="Courier New"/>
        </w:rPr>
        <w:t xml:space="preserve">    t = threading.Thread(target=worker)</w:t>
      </w:r>
    </w:p>
    <w:p w:rsidR="0057590F" w:rsidRPr="004536B9" w:rsidRDefault="0057590F" w:rsidP="0057590F">
      <w:pPr>
        <w:rPr>
          <w:rFonts w:ascii="Courier New" w:hAnsi="Courier New" w:cs="Courier New"/>
        </w:rPr>
      </w:pPr>
      <w:r w:rsidRPr="004536B9">
        <w:rPr>
          <w:rFonts w:ascii="Courier New" w:hAnsi="Courier New" w:cs="Courier New"/>
        </w:rPr>
        <w:t xml:space="preserve">    threads.append(t)</w:t>
      </w:r>
    </w:p>
    <w:p w:rsidR="0057590F" w:rsidRPr="004536B9" w:rsidRDefault="0057590F" w:rsidP="0057590F">
      <w:r w:rsidRPr="004536B9">
        <w:rPr>
          <w:rFonts w:ascii="Courier New" w:hAnsi="Courier New" w:cs="Courier New"/>
        </w:rPr>
        <w:t xml:space="preserve">    t.start()</w:t>
      </w:r>
    </w:p>
    <w:p w:rsidR="0057590F" w:rsidRPr="004536B9" w:rsidRDefault="0057590F" w:rsidP="0057590F">
      <w:r>
        <w:t xml:space="preserve">The output is five lines with </w:t>
      </w:r>
      <w:r w:rsidRPr="004536B9">
        <w:rPr>
          <w:rFonts w:ascii="Times New Roman" w:hAnsi="Times New Roman"/>
        </w:rPr>
        <w:t>"</w:t>
      </w:r>
      <w:r w:rsidRPr="000E7939">
        <w:rPr>
          <w:rFonts w:ascii="Courier New" w:hAnsi="Courier New" w:cs="Courier New"/>
        </w:rPr>
        <w:t>Worker</w:t>
      </w:r>
      <w:r w:rsidRPr="004536B9">
        <w:rPr>
          <w:rFonts w:ascii="Times New Roman" w:hAnsi="Times New Roman"/>
        </w:rPr>
        <w:t>"</w:t>
      </w:r>
      <w:r w:rsidRPr="004536B9">
        <w:t>on each.</w:t>
      </w:r>
    </w:p>
    <w:p w:rsidR="0057590F" w:rsidRPr="004536B9" w:rsidRDefault="0057590F" w:rsidP="0057590F">
      <w:pPr>
        <w:rPr>
          <w:rFonts w:ascii="Courier New" w:hAnsi="Courier New" w:cs="Courier New"/>
        </w:rPr>
      </w:pPr>
      <w:r w:rsidRPr="004536B9">
        <w:rPr>
          <w:rFonts w:ascii="Courier New" w:hAnsi="Courier New" w:cs="Courier New"/>
        </w:rPr>
        <w:t>$ python3 threading_simple.py</w:t>
      </w:r>
    </w:p>
    <w:p w:rsidR="0057590F" w:rsidRPr="004536B9" w:rsidRDefault="0057590F" w:rsidP="0057590F">
      <w:pPr>
        <w:rPr>
          <w:rFonts w:ascii="Courier New" w:hAnsi="Courier New" w:cs="Courier New"/>
        </w:rPr>
      </w:pPr>
    </w:p>
    <w:p w:rsidR="0057590F" w:rsidRPr="004536B9" w:rsidRDefault="0057590F" w:rsidP="0057590F">
      <w:pPr>
        <w:rPr>
          <w:rFonts w:ascii="Courier New" w:hAnsi="Courier New" w:cs="Courier New"/>
        </w:rPr>
      </w:pPr>
      <w:r w:rsidRPr="004536B9">
        <w:rPr>
          <w:rFonts w:ascii="Courier New" w:hAnsi="Courier New" w:cs="Courier New"/>
        </w:rPr>
        <w:t>Worker</w:t>
      </w:r>
    </w:p>
    <w:p w:rsidR="0057590F" w:rsidRPr="004536B9" w:rsidRDefault="0057590F" w:rsidP="0057590F">
      <w:pPr>
        <w:rPr>
          <w:rFonts w:ascii="Courier New" w:hAnsi="Courier New" w:cs="Courier New"/>
        </w:rPr>
      </w:pPr>
      <w:r w:rsidRPr="004536B9">
        <w:rPr>
          <w:rFonts w:ascii="Courier New" w:hAnsi="Courier New" w:cs="Courier New"/>
        </w:rPr>
        <w:t>Worker</w:t>
      </w:r>
    </w:p>
    <w:p w:rsidR="0057590F" w:rsidRPr="004536B9" w:rsidRDefault="0057590F" w:rsidP="0057590F">
      <w:pPr>
        <w:rPr>
          <w:rFonts w:ascii="Courier New" w:hAnsi="Courier New" w:cs="Courier New"/>
        </w:rPr>
      </w:pPr>
      <w:r w:rsidRPr="004536B9">
        <w:rPr>
          <w:rFonts w:ascii="Courier New" w:hAnsi="Courier New" w:cs="Courier New"/>
        </w:rPr>
        <w:t>Worker</w:t>
      </w:r>
    </w:p>
    <w:p w:rsidR="0057590F" w:rsidRPr="004536B9" w:rsidRDefault="0057590F" w:rsidP="0057590F">
      <w:pPr>
        <w:rPr>
          <w:rFonts w:ascii="Courier New" w:hAnsi="Courier New" w:cs="Courier New"/>
        </w:rPr>
      </w:pPr>
      <w:r w:rsidRPr="004536B9">
        <w:rPr>
          <w:rFonts w:ascii="Courier New" w:hAnsi="Courier New" w:cs="Courier New"/>
        </w:rPr>
        <w:t>Worker</w:t>
      </w:r>
    </w:p>
    <w:p w:rsidR="0057590F" w:rsidRPr="004536B9" w:rsidRDefault="0057590F" w:rsidP="0057590F">
      <w:pPr>
        <w:rPr>
          <w:rFonts w:ascii="Courier New" w:hAnsi="Courier New" w:cs="Courier New"/>
        </w:rPr>
      </w:pPr>
      <w:r w:rsidRPr="004536B9">
        <w:rPr>
          <w:rFonts w:ascii="Courier New" w:hAnsi="Courier New" w:cs="Courier New"/>
        </w:rPr>
        <w:t>Worker</w:t>
      </w:r>
    </w:p>
    <w:p w:rsidR="0057590F" w:rsidRPr="004536B9" w:rsidRDefault="0057590F" w:rsidP="0057590F">
      <w:pPr>
        <w:spacing w:after="0"/>
        <w:ind w:left="0"/>
      </w:pPr>
      <w:r w:rsidRPr="004536B9">
        <w:br w:type="page"/>
      </w:r>
    </w:p>
    <w:p w:rsidR="0057590F" w:rsidRDefault="0057590F" w:rsidP="0057590F">
      <w:r w:rsidRPr="004536B9">
        <w:lastRenderedPageBreak/>
        <w:t xml:space="preserve">It is useful to be able to spawn a thread and pass it arguments to tell it what work to do. Any type of object can be passed as argument to the thread. </w:t>
      </w:r>
    </w:p>
    <w:p w:rsidR="0057590F" w:rsidRDefault="0057590F" w:rsidP="0057590F">
      <w:r w:rsidRPr="004536B9">
        <w:t>This example passes a number, which the thread then prints.</w:t>
      </w:r>
    </w:p>
    <w:p w:rsidR="0057590F" w:rsidRPr="00E11C62" w:rsidRDefault="0057590F" w:rsidP="0057590F">
      <w:pPr>
        <w:rPr>
          <w:b/>
        </w:rPr>
      </w:pPr>
      <w:r w:rsidRPr="00E11C62">
        <w:rPr>
          <w:b/>
        </w:rPr>
        <w:t>Example:</w:t>
      </w:r>
    </w:p>
    <w:p w:rsidR="0057590F" w:rsidRPr="004536B9" w:rsidRDefault="0057590F" w:rsidP="0057590F">
      <w:pPr>
        <w:rPr>
          <w:rFonts w:ascii="Courier New" w:hAnsi="Courier New" w:cs="Courier New"/>
        </w:rPr>
      </w:pPr>
      <w:r w:rsidRPr="004536B9">
        <w:rPr>
          <w:rFonts w:ascii="Courier New" w:hAnsi="Courier New" w:cs="Courier New"/>
        </w:rPr>
        <w:t>threading_simpleargs.py</w:t>
      </w:r>
    </w:p>
    <w:p w:rsidR="0057590F" w:rsidRPr="004536B9" w:rsidRDefault="0057590F" w:rsidP="0057590F">
      <w:pPr>
        <w:rPr>
          <w:rFonts w:ascii="Courier New" w:hAnsi="Courier New" w:cs="Courier New"/>
        </w:rPr>
      </w:pPr>
      <w:r w:rsidRPr="004536B9">
        <w:rPr>
          <w:rFonts w:ascii="Courier New" w:hAnsi="Courier New" w:cs="Courier New"/>
          <w:bCs/>
        </w:rPr>
        <w:t>importthreading</w:t>
      </w:r>
    </w:p>
    <w:p w:rsidR="0057590F" w:rsidRPr="004536B9" w:rsidRDefault="0057590F" w:rsidP="0057590F">
      <w:pPr>
        <w:rPr>
          <w:rFonts w:ascii="Courier New" w:hAnsi="Courier New" w:cs="Courier New"/>
        </w:rPr>
      </w:pPr>
    </w:p>
    <w:p w:rsidR="0057590F" w:rsidRPr="004536B9" w:rsidRDefault="0057590F" w:rsidP="0057590F">
      <w:pPr>
        <w:rPr>
          <w:rFonts w:ascii="Courier New" w:hAnsi="Courier New" w:cs="Courier New"/>
        </w:rPr>
      </w:pPr>
      <w:r w:rsidRPr="004536B9">
        <w:rPr>
          <w:rFonts w:ascii="Courier New" w:hAnsi="Courier New" w:cs="Courier New"/>
          <w:bCs/>
        </w:rPr>
        <w:t>def</w:t>
      </w:r>
      <w:r w:rsidRPr="004536B9">
        <w:rPr>
          <w:rFonts w:ascii="Courier New" w:hAnsi="Courier New" w:cs="Courier New"/>
        </w:rPr>
        <w:t xml:space="preserve"> worker(num):</w:t>
      </w:r>
    </w:p>
    <w:p w:rsidR="0057590F" w:rsidRPr="004536B9" w:rsidRDefault="0057590F" w:rsidP="0057590F">
      <w:pPr>
        <w:rPr>
          <w:rFonts w:ascii="Courier New" w:hAnsi="Courier New" w:cs="Courier New"/>
        </w:rPr>
      </w:pPr>
      <w:r w:rsidRPr="004536B9">
        <w:rPr>
          <w:rFonts w:ascii="Courier New" w:hAnsi="Courier New" w:cs="Courier New"/>
        </w:rPr>
        <w:t xml:space="preserve">    """thread worker function"""</w:t>
      </w:r>
    </w:p>
    <w:p w:rsidR="0057590F" w:rsidRPr="004536B9" w:rsidRDefault="0057590F" w:rsidP="0057590F">
      <w:pPr>
        <w:rPr>
          <w:rFonts w:ascii="Courier New" w:hAnsi="Courier New" w:cs="Courier New"/>
        </w:rPr>
      </w:pPr>
      <w:r w:rsidRPr="004536B9">
        <w:rPr>
          <w:rFonts w:ascii="Courier New" w:hAnsi="Courier New" w:cs="Courier New"/>
        </w:rPr>
        <w:t xml:space="preserve">    print('Worker: %s' % num)</w:t>
      </w:r>
    </w:p>
    <w:p w:rsidR="0057590F" w:rsidRPr="004536B9" w:rsidRDefault="0057590F" w:rsidP="0057590F">
      <w:pPr>
        <w:rPr>
          <w:rFonts w:ascii="Courier New" w:hAnsi="Courier New" w:cs="Courier New"/>
        </w:rPr>
      </w:pPr>
    </w:p>
    <w:p w:rsidR="0057590F" w:rsidRPr="004536B9" w:rsidRDefault="0057590F" w:rsidP="0057590F">
      <w:pPr>
        <w:rPr>
          <w:rFonts w:ascii="Courier New" w:hAnsi="Courier New" w:cs="Courier New"/>
        </w:rPr>
      </w:pPr>
      <w:r w:rsidRPr="004536B9">
        <w:rPr>
          <w:rFonts w:ascii="Courier New" w:hAnsi="Courier New" w:cs="Courier New"/>
        </w:rPr>
        <w:t>threads = []</w:t>
      </w:r>
    </w:p>
    <w:p w:rsidR="0057590F" w:rsidRPr="004536B9" w:rsidRDefault="0057590F" w:rsidP="0057590F">
      <w:pPr>
        <w:rPr>
          <w:rFonts w:ascii="Courier New" w:hAnsi="Courier New" w:cs="Courier New"/>
        </w:rPr>
      </w:pPr>
      <w:r w:rsidRPr="004536B9">
        <w:rPr>
          <w:rFonts w:ascii="Courier New" w:hAnsi="Courier New" w:cs="Courier New"/>
          <w:bCs/>
        </w:rPr>
        <w:t>for</w:t>
      </w:r>
      <w:r w:rsidRPr="004536B9">
        <w:rPr>
          <w:rFonts w:ascii="Courier New" w:hAnsi="Courier New" w:cs="Courier New"/>
        </w:rPr>
        <w:t xml:space="preserve"> i </w:t>
      </w:r>
      <w:r w:rsidRPr="004536B9">
        <w:rPr>
          <w:rFonts w:ascii="Courier New" w:hAnsi="Courier New" w:cs="Courier New"/>
          <w:bCs/>
        </w:rPr>
        <w:t>in</w:t>
      </w:r>
      <w:r w:rsidRPr="004536B9">
        <w:rPr>
          <w:rFonts w:ascii="Courier New" w:hAnsi="Courier New" w:cs="Courier New"/>
        </w:rPr>
        <w:t xml:space="preserve"> range(5):</w:t>
      </w:r>
    </w:p>
    <w:p w:rsidR="0057590F" w:rsidRPr="004536B9" w:rsidRDefault="0057590F" w:rsidP="0057590F">
      <w:pPr>
        <w:rPr>
          <w:rFonts w:ascii="Courier New" w:hAnsi="Courier New" w:cs="Courier New"/>
        </w:rPr>
      </w:pPr>
      <w:r w:rsidRPr="004536B9">
        <w:rPr>
          <w:rFonts w:ascii="Courier New" w:hAnsi="Courier New" w:cs="Courier New"/>
        </w:rPr>
        <w:t xml:space="preserve">    t = threading.Thread(target=worker, args=(i,))</w:t>
      </w:r>
    </w:p>
    <w:p w:rsidR="0057590F" w:rsidRPr="004536B9" w:rsidRDefault="0057590F" w:rsidP="0057590F">
      <w:pPr>
        <w:rPr>
          <w:rFonts w:ascii="Courier New" w:hAnsi="Courier New" w:cs="Courier New"/>
        </w:rPr>
      </w:pPr>
      <w:r w:rsidRPr="004536B9">
        <w:rPr>
          <w:rFonts w:ascii="Courier New" w:hAnsi="Courier New" w:cs="Courier New"/>
        </w:rPr>
        <w:t xml:space="preserve">    threads.append(t)</w:t>
      </w:r>
    </w:p>
    <w:p w:rsidR="0057590F" w:rsidRPr="004536B9" w:rsidRDefault="0057590F" w:rsidP="0057590F">
      <w:pPr>
        <w:rPr>
          <w:rFonts w:ascii="Courier New" w:hAnsi="Courier New" w:cs="Courier New"/>
        </w:rPr>
      </w:pPr>
      <w:r w:rsidRPr="004536B9">
        <w:rPr>
          <w:rFonts w:ascii="Courier New" w:hAnsi="Courier New" w:cs="Courier New"/>
        </w:rPr>
        <w:t xml:space="preserve">    t.start()</w:t>
      </w:r>
    </w:p>
    <w:p w:rsidR="0057590F" w:rsidRPr="004536B9" w:rsidRDefault="0057590F" w:rsidP="0057590F">
      <w:r w:rsidRPr="004536B9">
        <w:t>The integer argument is now included in the message printed by each thread.</w:t>
      </w:r>
    </w:p>
    <w:p w:rsidR="0057590F" w:rsidRPr="004536B9" w:rsidRDefault="0057590F" w:rsidP="0057590F">
      <w:pPr>
        <w:rPr>
          <w:rFonts w:ascii="Courier New" w:hAnsi="Courier New" w:cs="Courier New"/>
        </w:rPr>
      </w:pPr>
      <w:r w:rsidRPr="004536B9">
        <w:rPr>
          <w:rFonts w:ascii="Courier New" w:hAnsi="Courier New" w:cs="Courier New"/>
        </w:rPr>
        <w:t>$ python3 threading_simpleargs.py</w:t>
      </w:r>
    </w:p>
    <w:p w:rsidR="0057590F" w:rsidRPr="004536B9" w:rsidRDefault="0057590F" w:rsidP="0057590F">
      <w:pPr>
        <w:rPr>
          <w:rFonts w:ascii="Courier New" w:hAnsi="Courier New" w:cs="Courier New"/>
        </w:rPr>
      </w:pPr>
    </w:p>
    <w:p w:rsidR="0057590F" w:rsidRPr="004536B9" w:rsidRDefault="0057590F" w:rsidP="0057590F">
      <w:pPr>
        <w:rPr>
          <w:rFonts w:ascii="Courier New" w:hAnsi="Courier New" w:cs="Courier New"/>
        </w:rPr>
      </w:pPr>
      <w:r w:rsidRPr="004536B9">
        <w:rPr>
          <w:rFonts w:ascii="Courier New" w:hAnsi="Courier New" w:cs="Courier New"/>
        </w:rPr>
        <w:t>Worker: 0</w:t>
      </w:r>
    </w:p>
    <w:p w:rsidR="0057590F" w:rsidRPr="004536B9" w:rsidRDefault="0057590F" w:rsidP="0057590F">
      <w:pPr>
        <w:rPr>
          <w:rFonts w:ascii="Courier New" w:hAnsi="Courier New" w:cs="Courier New"/>
        </w:rPr>
      </w:pPr>
      <w:r w:rsidRPr="004536B9">
        <w:rPr>
          <w:rFonts w:ascii="Courier New" w:hAnsi="Courier New" w:cs="Courier New"/>
        </w:rPr>
        <w:t>Worker: 1</w:t>
      </w:r>
    </w:p>
    <w:p w:rsidR="0057590F" w:rsidRPr="004536B9" w:rsidRDefault="0057590F" w:rsidP="0057590F">
      <w:pPr>
        <w:rPr>
          <w:rFonts w:ascii="Courier New" w:hAnsi="Courier New" w:cs="Courier New"/>
        </w:rPr>
      </w:pPr>
      <w:r w:rsidRPr="004536B9">
        <w:rPr>
          <w:rFonts w:ascii="Courier New" w:hAnsi="Courier New" w:cs="Courier New"/>
        </w:rPr>
        <w:t>Worker: 2</w:t>
      </w:r>
    </w:p>
    <w:p w:rsidR="0057590F" w:rsidRPr="004536B9" w:rsidRDefault="0057590F" w:rsidP="0057590F">
      <w:pPr>
        <w:rPr>
          <w:rFonts w:ascii="Courier New" w:hAnsi="Courier New" w:cs="Courier New"/>
        </w:rPr>
      </w:pPr>
      <w:r w:rsidRPr="004536B9">
        <w:rPr>
          <w:rFonts w:ascii="Courier New" w:hAnsi="Courier New" w:cs="Courier New"/>
        </w:rPr>
        <w:t>Worker: 3</w:t>
      </w:r>
    </w:p>
    <w:p w:rsidR="0057590F" w:rsidRPr="004536B9" w:rsidRDefault="0057590F" w:rsidP="0057590F">
      <w:pPr>
        <w:rPr>
          <w:rFonts w:ascii="Courier New" w:hAnsi="Courier New" w:cs="Courier New"/>
        </w:rPr>
      </w:pPr>
      <w:r w:rsidRPr="004536B9">
        <w:rPr>
          <w:rFonts w:ascii="Courier New" w:hAnsi="Courier New" w:cs="Courier New"/>
        </w:rPr>
        <w:t>Worker: 4</w:t>
      </w:r>
    </w:p>
    <w:p w:rsidR="0057590F" w:rsidRDefault="0057590F" w:rsidP="0057590F">
      <w:pPr>
        <w:spacing w:after="0"/>
        <w:ind w:left="0"/>
        <w:rPr>
          <w:rFonts w:asciiTheme="majorHAnsi" w:hAnsiTheme="majorHAnsi"/>
          <w:kern w:val="28"/>
          <w:sz w:val="28"/>
          <w:szCs w:val="28"/>
        </w:rPr>
      </w:pPr>
      <w:r>
        <w:br w:type="page"/>
      </w:r>
    </w:p>
    <w:p w:rsidR="0057590F" w:rsidRPr="004536B9" w:rsidRDefault="0057590F" w:rsidP="0057590F">
      <w:pPr>
        <w:pStyle w:val="Heading3"/>
      </w:pPr>
      <w:bookmarkStart w:id="317" w:name="_Toc515016768"/>
      <w:bookmarkStart w:id="318" w:name="_Toc515037943"/>
      <w:r w:rsidRPr="004536B9">
        <w:lastRenderedPageBreak/>
        <w:t>Determining the Current Thread</w:t>
      </w:r>
      <w:bookmarkEnd w:id="317"/>
      <w:bookmarkEnd w:id="318"/>
    </w:p>
    <w:p w:rsidR="0057590F" w:rsidRPr="004536B9" w:rsidRDefault="0057590F" w:rsidP="0057590F">
      <w:r w:rsidRPr="004536B9">
        <w:t>Using arguments to identify or name the thread is c</w:t>
      </w:r>
      <w:r>
        <w:t xml:space="preserve">umbersome and unnecessary. Each </w:t>
      </w:r>
      <w:r w:rsidRPr="00E11C62">
        <w:rPr>
          <w:rFonts w:ascii="Courier New" w:hAnsi="Courier New" w:cs="Courier New"/>
        </w:rPr>
        <w:t>Thread</w:t>
      </w:r>
      <w:r w:rsidRPr="004536B9">
        <w:t>instance has a name with a default value that can be changed as the thread is created. Naming threads is useful in server processes with multiple service threads handling different operations.</w:t>
      </w:r>
    </w:p>
    <w:p w:rsidR="0057590F" w:rsidRPr="000E7939" w:rsidRDefault="0057590F" w:rsidP="0057590F">
      <w:pPr>
        <w:rPr>
          <w:rFonts w:asciiTheme="majorHAnsi" w:hAnsiTheme="majorHAnsi" w:cs="Courier New"/>
          <w:b/>
        </w:rPr>
      </w:pPr>
      <w:r w:rsidRPr="000E7939">
        <w:rPr>
          <w:rFonts w:asciiTheme="majorHAnsi" w:hAnsiTheme="majorHAnsi" w:cs="Courier New"/>
          <w:b/>
        </w:rPr>
        <w:t>Example:</w:t>
      </w:r>
    </w:p>
    <w:p w:rsidR="0057590F" w:rsidRPr="00547087" w:rsidRDefault="0057590F" w:rsidP="0057590F">
      <w:pPr>
        <w:rPr>
          <w:rFonts w:ascii="Courier New" w:hAnsi="Courier New" w:cs="Courier New"/>
        </w:rPr>
      </w:pPr>
      <w:r w:rsidRPr="00547087">
        <w:rPr>
          <w:rFonts w:ascii="Courier New" w:hAnsi="Courier New" w:cs="Courier New"/>
        </w:rPr>
        <w:t>threading_names.py</w:t>
      </w:r>
    </w:p>
    <w:p w:rsidR="0057590F" w:rsidRPr="00547087" w:rsidRDefault="0057590F" w:rsidP="0057590F">
      <w:pPr>
        <w:rPr>
          <w:rFonts w:ascii="Courier New" w:hAnsi="Courier New" w:cs="Courier New"/>
        </w:rPr>
      </w:pPr>
      <w:r w:rsidRPr="00547087">
        <w:rPr>
          <w:rFonts w:ascii="Courier New" w:hAnsi="Courier New" w:cs="Courier New"/>
          <w:bCs/>
        </w:rPr>
        <w:t>importthreading</w:t>
      </w:r>
    </w:p>
    <w:p w:rsidR="0057590F" w:rsidRPr="00547087" w:rsidRDefault="0057590F" w:rsidP="0057590F">
      <w:pPr>
        <w:rPr>
          <w:rFonts w:ascii="Courier New" w:hAnsi="Courier New" w:cs="Courier New"/>
        </w:rPr>
      </w:pPr>
      <w:r w:rsidRPr="00547087">
        <w:rPr>
          <w:rFonts w:ascii="Courier New" w:hAnsi="Courier New" w:cs="Courier New"/>
          <w:bCs/>
        </w:rPr>
        <w:t>importtime</w:t>
      </w:r>
    </w:p>
    <w:p w:rsidR="0057590F" w:rsidRPr="00547087" w:rsidRDefault="0057590F" w:rsidP="0057590F">
      <w:pPr>
        <w:rPr>
          <w:rFonts w:ascii="Courier New" w:hAnsi="Courier New" w:cs="Courier New"/>
        </w:rPr>
      </w:pPr>
    </w:p>
    <w:p w:rsidR="0057590F" w:rsidRPr="00547087" w:rsidRDefault="0057590F" w:rsidP="0057590F">
      <w:pPr>
        <w:rPr>
          <w:rFonts w:ascii="Courier New" w:hAnsi="Courier New" w:cs="Courier New"/>
        </w:rPr>
      </w:pPr>
      <w:r w:rsidRPr="00547087">
        <w:rPr>
          <w:rFonts w:ascii="Courier New" w:hAnsi="Courier New" w:cs="Courier New"/>
          <w:bCs/>
        </w:rPr>
        <w:t>def</w:t>
      </w:r>
      <w:r w:rsidRPr="00547087">
        <w:rPr>
          <w:rFonts w:ascii="Courier New" w:hAnsi="Courier New" w:cs="Courier New"/>
        </w:rPr>
        <w:t xml:space="preserve"> worker():</w:t>
      </w:r>
    </w:p>
    <w:p w:rsidR="0057590F" w:rsidRPr="00547087" w:rsidRDefault="0057590F" w:rsidP="0057590F">
      <w:pPr>
        <w:rPr>
          <w:rFonts w:ascii="Courier New" w:hAnsi="Courier New" w:cs="Courier New"/>
        </w:rPr>
      </w:pPr>
      <w:r w:rsidRPr="00547087">
        <w:rPr>
          <w:rFonts w:ascii="Courier New" w:hAnsi="Courier New" w:cs="Courier New"/>
        </w:rPr>
        <w:t xml:space="preserve">    print(threading.current_thread().getName(), 'Starting')</w:t>
      </w:r>
    </w:p>
    <w:p w:rsidR="0057590F" w:rsidRPr="00547087" w:rsidRDefault="0057590F" w:rsidP="0057590F">
      <w:pPr>
        <w:rPr>
          <w:rFonts w:ascii="Courier New" w:hAnsi="Courier New" w:cs="Courier New"/>
        </w:rPr>
      </w:pPr>
      <w:r w:rsidRPr="00547087">
        <w:rPr>
          <w:rFonts w:ascii="Courier New" w:hAnsi="Courier New" w:cs="Courier New"/>
        </w:rPr>
        <w:t xml:space="preserve">    time.sleep(0.2)</w:t>
      </w:r>
    </w:p>
    <w:p w:rsidR="0057590F" w:rsidRPr="00547087" w:rsidRDefault="0057590F" w:rsidP="0057590F">
      <w:pPr>
        <w:rPr>
          <w:rFonts w:ascii="Courier New" w:hAnsi="Courier New" w:cs="Courier New"/>
        </w:rPr>
      </w:pPr>
      <w:r w:rsidRPr="00547087">
        <w:rPr>
          <w:rFonts w:ascii="Courier New" w:hAnsi="Courier New" w:cs="Courier New"/>
        </w:rPr>
        <w:t xml:space="preserve">    print(threading.current_thread().getName(), 'Exiting')</w:t>
      </w:r>
    </w:p>
    <w:p w:rsidR="0057590F" w:rsidRPr="00547087" w:rsidRDefault="0057590F" w:rsidP="0057590F">
      <w:pPr>
        <w:rPr>
          <w:rFonts w:ascii="Courier New" w:hAnsi="Courier New" w:cs="Courier New"/>
        </w:rPr>
      </w:pPr>
    </w:p>
    <w:p w:rsidR="0057590F" w:rsidRPr="00547087" w:rsidRDefault="0057590F" w:rsidP="0057590F">
      <w:pPr>
        <w:rPr>
          <w:rFonts w:ascii="Courier New" w:hAnsi="Courier New" w:cs="Courier New"/>
        </w:rPr>
      </w:pPr>
      <w:r w:rsidRPr="00547087">
        <w:rPr>
          <w:rFonts w:ascii="Courier New" w:hAnsi="Courier New" w:cs="Courier New"/>
          <w:bCs/>
        </w:rPr>
        <w:t>def</w:t>
      </w:r>
      <w:r w:rsidRPr="00547087">
        <w:rPr>
          <w:rFonts w:ascii="Courier New" w:hAnsi="Courier New" w:cs="Courier New"/>
        </w:rPr>
        <w:t xml:space="preserve"> my_service():</w:t>
      </w:r>
    </w:p>
    <w:p w:rsidR="0057590F" w:rsidRPr="00547087" w:rsidRDefault="0057590F" w:rsidP="0057590F">
      <w:pPr>
        <w:rPr>
          <w:rFonts w:ascii="Courier New" w:hAnsi="Courier New" w:cs="Courier New"/>
        </w:rPr>
      </w:pPr>
      <w:r w:rsidRPr="00547087">
        <w:rPr>
          <w:rFonts w:ascii="Courier New" w:hAnsi="Courier New" w:cs="Courier New"/>
        </w:rPr>
        <w:t xml:space="preserve">    print(threading.current_thread().getName(), 'Starting')</w:t>
      </w:r>
    </w:p>
    <w:p w:rsidR="0057590F" w:rsidRPr="00547087" w:rsidRDefault="0057590F" w:rsidP="0057590F">
      <w:pPr>
        <w:rPr>
          <w:rFonts w:ascii="Courier New" w:hAnsi="Courier New" w:cs="Courier New"/>
        </w:rPr>
      </w:pPr>
      <w:r w:rsidRPr="00547087">
        <w:rPr>
          <w:rFonts w:ascii="Courier New" w:hAnsi="Courier New" w:cs="Courier New"/>
        </w:rPr>
        <w:t xml:space="preserve">    time.sleep(0.3)</w:t>
      </w:r>
    </w:p>
    <w:p w:rsidR="0057590F" w:rsidRPr="00547087" w:rsidRDefault="0057590F" w:rsidP="0057590F">
      <w:pPr>
        <w:rPr>
          <w:rFonts w:ascii="Courier New" w:hAnsi="Courier New" w:cs="Courier New"/>
        </w:rPr>
      </w:pPr>
      <w:r w:rsidRPr="00547087">
        <w:rPr>
          <w:rFonts w:ascii="Courier New" w:hAnsi="Courier New" w:cs="Courier New"/>
        </w:rPr>
        <w:t xml:space="preserve">    print(threading.current_thread().getName(), 'Exiting')</w:t>
      </w:r>
    </w:p>
    <w:p w:rsidR="0057590F" w:rsidRPr="00547087" w:rsidRDefault="0057590F" w:rsidP="0057590F">
      <w:pPr>
        <w:rPr>
          <w:rFonts w:ascii="Courier New" w:hAnsi="Courier New" w:cs="Courier New"/>
        </w:rPr>
      </w:pPr>
    </w:p>
    <w:p w:rsidR="0057590F" w:rsidRPr="00547087" w:rsidRDefault="0057590F" w:rsidP="0057590F">
      <w:pPr>
        <w:rPr>
          <w:rFonts w:ascii="Courier New" w:hAnsi="Courier New" w:cs="Courier New"/>
        </w:rPr>
      </w:pPr>
      <w:r w:rsidRPr="00547087">
        <w:rPr>
          <w:rFonts w:ascii="Courier New" w:hAnsi="Courier New" w:cs="Courier New"/>
        </w:rPr>
        <w:t>t = threading.Thread(name='my_service', target=my_service)</w:t>
      </w:r>
    </w:p>
    <w:p w:rsidR="0057590F" w:rsidRPr="00547087" w:rsidRDefault="0057590F" w:rsidP="0057590F">
      <w:pPr>
        <w:rPr>
          <w:rFonts w:ascii="Courier New" w:hAnsi="Courier New" w:cs="Courier New"/>
        </w:rPr>
      </w:pPr>
      <w:r w:rsidRPr="00547087">
        <w:rPr>
          <w:rFonts w:ascii="Courier New" w:hAnsi="Courier New" w:cs="Courier New"/>
        </w:rPr>
        <w:t>w = threading.Thread(name='worker', target=worker)</w:t>
      </w:r>
    </w:p>
    <w:p w:rsidR="0057590F" w:rsidRPr="00547087" w:rsidRDefault="0057590F" w:rsidP="0057590F">
      <w:pPr>
        <w:rPr>
          <w:rFonts w:ascii="Courier New" w:hAnsi="Courier New" w:cs="Courier New"/>
        </w:rPr>
      </w:pPr>
      <w:r w:rsidRPr="00547087">
        <w:rPr>
          <w:rFonts w:ascii="Courier New" w:hAnsi="Courier New" w:cs="Courier New"/>
        </w:rPr>
        <w:t>w2 = threading.Thread(target=worker)  # use default name</w:t>
      </w:r>
    </w:p>
    <w:p w:rsidR="0057590F" w:rsidRPr="00547087" w:rsidRDefault="0057590F" w:rsidP="0057590F">
      <w:pPr>
        <w:rPr>
          <w:rFonts w:ascii="Courier New" w:hAnsi="Courier New" w:cs="Courier New"/>
        </w:rPr>
      </w:pPr>
    </w:p>
    <w:p w:rsidR="0057590F" w:rsidRPr="00547087" w:rsidRDefault="0057590F" w:rsidP="0057590F">
      <w:pPr>
        <w:rPr>
          <w:rFonts w:ascii="Courier New" w:hAnsi="Courier New" w:cs="Courier New"/>
        </w:rPr>
      </w:pPr>
      <w:r w:rsidRPr="00547087">
        <w:rPr>
          <w:rFonts w:ascii="Courier New" w:hAnsi="Courier New" w:cs="Courier New"/>
        </w:rPr>
        <w:t>w.start()</w:t>
      </w:r>
    </w:p>
    <w:p w:rsidR="0057590F" w:rsidRPr="00547087" w:rsidRDefault="0057590F" w:rsidP="0057590F">
      <w:pPr>
        <w:rPr>
          <w:rFonts w:ascii="Courier New" w:hAnsi="Courier New" w:cs="Courier New"/>
        </w:rPr>
      </w:pPr>
      <w:r w:rsidRPr="00547087">
        <w:rPr>
          <w:rFonts w:ascii="Courier New" w:hAnsi="Courier New" w:cs="Courier New"/>
        </w:rPr>
        <w:t>w2.start()</w:t>
      </w:r>
    </w:p>
    <w:p w:rsidR="0057590F" w:rsidRPr="00547087" w:rsidRDefault="0057590F" w:rsidP="0057590F">
      <w:pPr>
        <w:rPr>
          <w:rFonts w:ascii="Courier New" w:hAnsi="Courier New" w:cs="Courier New"/>
        </w:rPr>
      </w:pPr>
      <w:r w:rsidRPr="00547087">
        <w:rPr>
          <w:rFonts w:ascii="Courier New" w:hAnsi="Courier New" w:cs="Courier New"/>
        </w:rPr>
        <w:t>t.start()</w:t>
      </w:r>
    </w:p>
    <w:p w:rsidR="0057590F" w:rsidRDefault="0057590F" w:rsidP="0057590F">
      <w:pPr>
        <w:spacing w:after="0"/>
        <w:ind w:left="0"/>
      </w:pPr>
      <w:r>
        <w:br w:type="page"/>
      </w:r>
    </w:p>
    <w:p w:rsidR="0057590F" w:rsidRPr="004536B9" w:rsidRDefault="0057590F" w:rsidP="0057590F">
      <w:r w:rsidRPr="004536B9">
        <w:lastRenderedPageBreak/>
        <w:t>The debug output includes the name of the current thre</w:t>
      </w:r>
      <w:r>
        <w:t xml:space="preserve">ad on each line. The lines with </w:t>
      </w:r>
      <w:r w:rsidRPr="00E11C62">
        <w:rPr>
          <w:rFonts w:ascii="Courier New" w:hAnsi="Courier New" w:cs="Courier New"/>
        </w:rPr>
        <w:t>"Thread-1"</w:t>
      </w:r>
      <w:r w:rsidRPr="004536B9">
        <w:t>in the thread name column c</w:t>
      </w:r>
      <w:r>
        <w:t xml:space="preserve">orrespond to the unnamed thread </w:t>
      </w:r>
      <w:r w:rsidRPr="00E11C62">
        <w:rPr>
          <w:rFonts w:ascii="Courier New" w:hAnsi="Courier New" w:cs="Courier New"/>
        </w:rPr>
        <w:t>w2</w:t>
      </w:r>
      <w:r w:rsidRPr="004536B9">
        <w:t>.</w:t>
      </w:r>
    </w:p>
    <w:p w:rsidR="0057590F" w:rsidRPr="004536B9" w:rsidRDefault="0057590F" w:rsidP="0057590F">
      <w:pPr>
        <w:rPr>
          <w:rFonts w:ascii="Courier New" w:hAnsi="Courier New" w:cs="Courier New"/>
        </w:rPr>
      </w:pPr>
      <w:r w:rsidRPr="004536B9">
        <w:rPr>
          <w:rFonts w:ascii="Courier New" w:hAnsi="Courier New" w:cs="Courier New"/>
        </w:rPr>
        <w:t>$ python3 threading_names.py</w:t>
      </w:r>
    </w:p>
    <w:p w:rsidR="0057590F" w:rsidRPr="004536B9" w:rsidRDefault="0057590F" w:rsidP="0057590F">
      <w:pPr>
        <w:rPr>
          <w:rFonts w:ascii="Courier New" w:hAnsi="Courier New" w:cs="Courier New"/>
        </w:rPr>
      </w:pPr>
    </w:p>
    <w:p w:rsidR="0057590F" w:rsidRPr="004536B9" w:rsidRDefault="0057590F" w:rsidP="0057590F">
      <w:pPr>
        <w:rPr>
          <w:rFonts w:ascii="Courier New" w:hAnsi="Courier New" w:cs="Courier New"/>
        </w:rPr>
      </w:pPr>
      <w:r w:rsidRPr="004536B9">
        <w:rPr>
          <w:rFonts w:ascii="Courier New" w:hAnsi="Courier New" w:cs="Courier New"/>
        </w:rPr>
        <w:t>worker Starting</w:t>
      </w:r>
    </w:p>
    <w:p w:rsidR="0057590F" w:rsidRPr="004536B9" w:rsidRDefault="0057590F" w:rsidP="0057590F">
      <w:pPr>
        <w:rPr>
          <w:rFonts w:ascii="Courier New" w:hAnsi="Courier New" w:cs="Courier New"/>
        </w:rPr>
      </w:pPr>
      <w:r w:rsidRPr="004536B9">
        <w:rPr>
          <w:rFonts w:ascii="Courier New" w:hAnsi="Courier New" w:cs="Courier New"/>
        </w:rPr>
        <w:t>Thread-1 Starting</w:t>
      </w:r>
    </w:p>
    <w:p w:rsidR="0057590F" w:rsidRPr="004536B9" w:rsidRDefault="0057590F" w:rsidP="0057590F">
      <w:pPr>
        <w:rPr>
          <w:rFonts w:ascii="Courier New" w:hAnsi="Courier New" w:cs="Courier New"/>
        </w:rPr>
      </w:pPr>
      <w:r w:rsidRPr="004536B9">
        <w:rPr>
          <w:rFonts w:ascii="Courier New" w:hAnsi="Courier New" w:cs="Courier New"/>
        </w:rPr>
        <w:t>my_service Starting</w:t>
      </w:r>
    </w:p>
    <w:p w:rsidR="0057590F" w:rsidRPr="004536B9" w:rsidRDefault="0057590F" w:rsidP="0057590F">
      <w:pPr>
        <w:rPr>
          <w:rFonts w:ascii="Courier New" w:hAnsi="Courier New" w:cs="Courier New"/>
        </w:rPr>
      </w:pPr>
      <w:r w:rsidRPr="004536B9">
        <w:rPr>
          <w:rFonts w:ascii="Courier New" w:hAnsi="Courier New" w:cs="Courier New"/>
        </w:rPr>
        <w:t>worker Exiting</w:t>
      </w:r>
    </w:p>
    <w:p w:rsidR="0057590F" w:rsidRPr="004536B9" w:rsidRDefault="0057590F" w:rsidP="0057590F">
      <w:pPr>
        <w:rPr>
          <w:rFonts w:ascii="Courier New" w:hAnsi="Courier New" w:cs="Courier New"/>
        </w:rPr>
      </w:pPr>
      <w:r w:rsidRPr="004536B9">
        <w:rPr>
          <w:rFonts w:ascii="Courier New" w:hAnsi="Courier New" w:cs="Courier New"/>
        </w:rPr>
        <w:t>Thread-1 Exiting</w:t>
      </w:r>
    </w:p>
    <w:p w:rsidR="0057590F" w:rsidRPr="004536B9" w:rsidRDefault="0057590F" w:rsidP="0057590F">
      <w:pPr>
        <w:rPr>
          <w:rFonts w:ascii="Courier New" w:hAnsi="Courier New" w:cs="Courier New"/>
        </w:rPr>
      </w:pPr>
      <w:r w:rsidRPr="004536B9">
        <w:rPr>
          <w:rFonts w:ascii="Courier New" w:hAnsi="Courier New" w:cs="Courier New"/>
        </w:rPr>
        <w:t>my_service Exiting</w:t>
      </w:r>
    </w:p>
    <w:p w:rsidR="0057590F" w:rsidRPr="004536B9" w:rsidRDefault="0057590F" w:rsidP="0057590F">
      <w:pPr>
        <w:rPr>
          <w:rFonts w:asciiTheme="majorHAnsi" w:hAnsiTheme="majorHAnsi" w:cs="Arial"/>
        </w:rPr>
      </w:pPr>
      <w:r w:rsidRPr="004536B9">
        <w:rPr>
          <w:rFonts w:asciiTheme="majorHAnsi" w:hAnsiTheme="majorHAnsi" w:cs="Arial"/>
        </w:rPr>
        <w:t>Most programs do not use</w:t>
      </w:r>
      <w:r w:rsidRPr="000E7939">
        <w:rPr>
          <w:rFonts w:ascii="Courier New" w:hAnsi="Courier New" w:cs="Courier New"/>
        </w:rPr>
        <w:t xml:space="preserve">print() </w:t>
      </w:r>
      <w:r>
        <w:rPr>
          <w:rFonts w:asciiTheme="majorHAnsi" w:hAnsiTheme="majorHAnsi" w:cs="Arial"/>
        </w:rPr>
        <w:t xml:space="preserve">to debug. The </w:t>
      </w:r>
      <w:r w:rsidRPr="000E7939">
        <w:rPr>
          <w:rFonts w:asciiTheme="majorHAnsi" w:hAnsiTheme="majorHAnsi" w:cs="Arial"/>
        </w:rPr>
        <w:t>logging</w:t>
      </w:r>
      <w:r w:rsidRPr="004536B9">
        <w:rPr>
          <w:rFonts w:asciiTheme="majorHAnsi" w:hAnsiTheme="majorHAnsi" w:cs="Arial"/>
        </w:rPr>
        <w:t>module supports embedding the thread name in every log m</w:t>
      </w:r>
      <w:r>
        <w:rPr>
          <w:rFonts w:asciiTheme="majorHAnsi" w:hAnsiTheme="majorHAnsi" w:cs="Arial"/>
        </w:rPr>
        <w:t xml:space="preserve">essage using the formatter code </w:t>
      </w:r>
      <w:r w:rsidRPr="00E11C62">
        <w:rPr>
          <w:rFonts w:ascii="Courier New" w:hAnsi="Courier New" w:cs="Courier New"/>
        </w:rPr>
        <w:t>%(threadName)s</w:t>
      </w:r>
      <w:r w:rsidRPr="004536B9">
        <w:rPr>
          <w:rFonts w:asciiTheme="majorHAnsi" w:hAnsiTheme="majorHAnsi" w:cs="Arial"/>
        </w:rPr>
        <w:t>. Including thread names in log messages makes it possible to trace those messages back to their source.</w:t>
      </w:r>
    </w:p>
    <w:p w:rsidR="0057590F" w:rsidRPr="000E7939" w:rsidRDefault="0057590F" w:rsidP="0057590F">
      <w:pPr>
        <w:rPr>
          <w:rFonts w:asciiTheme="majorHAnsi" w:hAnsiTheme="majorHAnsi" w:cs="Courier New"/>
          <w:b/>
        </w:rPr>
      </w:pPr>
      <w:r w:rsidRPr="000E7939">
        <w:rPr>
          <w:rFonts w:asciiTheme="majorHAnsi" w:hAnsiTheme="majorHAnsi" w:cs="Courier New"/>
          <w:b/>
        </w:rPr>
        <w:t>Example:</w:t>
      </w:r>
    </w:p>
    <w:p w:rsidR="0057590F" w:rsidRPr="00547087" w:rsidRDefault="0057590F" w:rsidP="0057590F">
      <w:pPr>
        <w:rPr>
          <w:rFonts w:ascii="Courier New" w:hAnsi="Courier New" w:cs="Courier New"/>
        </w:rPr>
      </w:pPr>
      <w:r w:rsidRPr="00547087">
        <w:rPr>
          <w:rFonts w:ascii="Courier New" w:hAnsi="Courier New" w:cs="Courier New"/>
        </w:rPr>
        <w:t>threading_names_log.py</w:t>
      </w:r>
    </w:p>
    <w:p w:rsidR="0057590F" w:rsidRPr="00547087" w:rsidRDefault="0057590F" w:rsidP="0057590F">
      <w:pPr>
        <w:rPr>
          <w:rFonts w:ascii="Courier New" w:hAnsi="Courier New" w:cs="Courier New"/>
        </w:rPr>
      </w:pPr>
      <w:r w:rsidRPr="00547087">
        <w:rPr>
          <w:rFonts w:ascii="Courier New" w:hAnsi="Courier New" w:cs="Courier New"/>
          <w:bCs/>
        </w:rPr>
        <w:t>importlogging</w:t>
      </w:r>
    </w:p>
    <w:p w:rsidR="0057590F" w:rsidRPr="00547087" w:rsidRDefault="0057590F" w:rsidP="0057590F">
      <w:pPr>
        <w:rPr>
          <w:rFonts w:ascii="Courier New" w:hAnsi="Courier New" w:cs="Courier New"/>
        </w:rPr>
      </w:pPr>
      <w:r w:rsidRPr="00547087">
        <w:rPr>
          <w:rFonts w:ascii="Courier New" w:hAnsi="Courier New" w:cs="Courier New"/>
          <w:bCs/>
        </w:rPr>
        <w:t>importthreading</w:t>
      </w:r>
    </w:p>
    <w:p w:rsidR="0057590F" w:rsidRPr="00547087" w:rsidRDefault="0057590F" w:rsidP="0057590F">
      <w:pPr>
        <w:rPr>
          <w:rFonts w:ascii="Courier New" w:hAnsi="Courier New" w:cs="Courier New"/>
        </w:rPr>
      </w:pPr>
      <w:r w:rsidRPr="00547087">
        <w:rPr>
          <w:rFonts w:ascii="Courier New" w:hAnsi="Courier New" w:cs="Courier New"/>
          <w:bCs/>
        </w:rPr>
        <w:t>importtime</w:t>
      </w:r>
    </w:p>
    <w:p w:rsidR="0057590F" w:rsidRPr="00547087" w:rsidRDefault="0057590F" w:rsidP="0057590F">
      <w:pPr>
        <w:rPr>
          <w:rFonts w:ascii="Courier New" w:hAnsi="Courier New" w:cs="Courier New"/>
        </w:rPr>
      </w:pPr>
    </w:p>
    <w:p w:rsidR="0057590F" w:rsidRPr="00547087" w:rsidRDefault="0057590F" w:rsidP="0057590F">
      <w:pPr>
        <w:rPr>
          <w:rFonts w:ascii="Courier New" w:hAnsi="Courier New" w:cs="Courier New"/>
        </w:rPr>
      </w:pPr>
      <w:r w:rsidRPr="00547087">
        <w:rPr>
          <w:rFonts w:ascii="Courier New" w:hAnsi="Courier New" w:cs="Courier New"/>
          <w:bCs/>
        </w:rPr>
        <w:t>def</w:t>
      </w:r>
      <w:r w:rsidRPr="00547087">
        <w:rPr>
          <w:rFonts w:ascii="Courier New" w:hAnsi="Courier New" w:cs="Courier New"/>
        </w:rPr>
        <w:t xml:space="preserve"> worker():</w:t>
      </w:r>
    </w:p>
    <w:p w:rsidR="0057590F" w:rsidRPr="00547087" w:rsidRDefault="0057590F" w:rsidP="0057590F">
      <w:pPr>
        <w:rPr>
          <w:rFonts w:ascii="Courier New" w:hAnsi="Courier New" w:cs="Courier New"/>
        </w:rPr>
      </w:pPr>
      <w:r w:rsidRPr="00547087">
        <w:rPr>
          <w:rFonts w:ascii="Courier New" w:hAnsi="Courier New" w:cs="Courier New"/>
        </w:rPr>
        <w:t xml:space="preserve">    logging.debug('Starting')</w:t>
      </w:r>
    </w:p>
    <w:p w:rsidR="0057590F" w:rsidRPr="00547087" w:rsidRDefault="0057590F" w:rsidP="0057590F">
      <w:pPr>
        <w:rPr>
          <w:rFonts w:ascii="Courier New" w:hAnsi="Courier New" w:cs="Courier New"/>
        </w:rPr>
      </w:pPr>
      <w:r w:rsidRPr="00547087">
        <w:rPr>
          <w:rFonts w:ascii="Courier New" w:hAnsi="Courier New" w:cs="Courier New"/>
        </w:rPr>
        <w:t xml:space="preserve">    time.sleep(0.2)</w:t>
      </w:r>
    </w:p>
    <w:p w:rsidR="0057590F" w:rsidRPr="00547087" w:rsidRDefault="0057590F" w:rsidP="0057590F">
      <w:pPr>
        <w:rPr>
          <w:rFonts w:ascii="Courier New" w:hAnsi="Courier New" w:cs="Courier New"/>
        </w:rPr>
      </w:pPr>
      <w:r w:rsidRPr="00547087">
        <w:rPr>
          <w:rFonts w:ascii="Courier New" w:hAnsi="Courier New" w:cs="Courier New"/>
        </w:rPr>
        <w:t xml:space="preserve">    logging.debug('Exiting')</w:t>
      </w:r>
    </w:p>
    <w:p w:rsidR="0057590F" w:rsidRPr="00547087" w:rsidRDefault="0057590F" w:rsidP="0057590F">
      <w:pPr>
        <w:rPr>
          <w:rFonts w:ascii="Courier New" w:hAnsi="Courier New" w:cs="Courier New"/>
        </w:rPr>
      </w:pPr>
    </w:p>
    <w:p w:rsidR="0057590F" w:rsidRPr="00547087" w:rsidRDefault="0057590F" w:rsidP="0057590F">
      <w:pPr>
        <w:rPr>
          <w:rFonts w:ascii="Courier New" w:hAnsi="Courier New" w:cs="Courier New"/>
        </w:rPr>
      </w:pPr>
      <w:r w:rsidRPr="00547087">
        <w:rPr>
          <w:rFonts w:ascii="Courier New" w:hAnsi="Courier New" w:cs="Courier New"/>
          <w:bCs/>
        </w:rPr>
        <w:t>def</w:t>
      </w:r>
      <w:r w:rsidRPr="00547087">
        <w:rPr>
          <w:rFonts w:ascii="Courier New" w:hAnsi="Courier New" w:cs="Courier New"/>
        </w:rPr>
        <w:t xml:space="preserve"> my_service():</w:t>
      </w:r>
    </w:p>
    <w:p w:rsidR="0057590F" w:rsidRPr="00547087" w:rsidRDefault="0057590F" w:rsidP="0057590F">
      <w:pPr>
        <w:rPr>
          <w:rFonts w:ascii="Courier New" w:hAnsi="Courier New" w:cs="Courier New"/>
        </w:rPr>
      </w:pPr>
      <w:r w:rsidRPr="00547087">
        <w:rPr>
          <w:rFonts w:ascii="Courier New" w:hAnsi="Courier New" w:cs="Courier New"/>
        </w:rPr>
        <w:t xml:space="preserve">    logging.debug('Starting')</w:t>
      </w:r>
    </w:p>
    <w:p w:rsidR="0057590F" w:rsidRPr="00547087" w:rsidRDefault="0057590F" w:rsidP="0057590F">
      <w:pPr>
        <w:rPr>
          <w:rFonts w:ascii="Courier New" w:hAnsi="Courier New" w:cs="Courier New"/>
        </w:rPr>
      </w:pPr>
      <w:r w:rsidRPr="00547087">
        <w:rPr>
          <w:rFonts w:ascii="Courier New" w:hAnsi="Courier New" w:cs="Courier New"/>
        </w:rPr>
        <w:t xml:space="preserve">    time.sleep(0.3)</w:t>
      </w:r>
    </w:p>
    <w:p w:rsidR="0057590F" w:rsidRPr="00547087" w:rsidRDefault="0057590F" w:rsidP="0057590F">
      <w:pPr>
        <w:rPr>
          <w:rFonts w:ascii="Courier New" w:hAnsi="Courier New" w:cs="Courier New"/>
        </w:rPr>
      </w:pPr>
      <w:r w:rsidRPr="00547087">
        <w:rPr>
          <w:rFonts w:ascii="Courier New" w:hAnsi="Courier New" w:cs="Courier New"/>
        </w:rPr>
        <w:t xml:space="preserve">    logging.debug('Exiting')</w:t>
      </w:r>
    </w:p>
    <w:p w:rsidR="0057590F" w:rsidRPr="00547087" w:rsidRDefault="0057590F" w:rsidP="0057590F">
      <w:pPr>
        <w:rPr>
          <w:rFonts w:ascii="Courier New" w:hAnsi="Courier New" w:cs="Courier New"/>
        </w:rPr>
      </w:pPr>
    </w:p>
    <w:p w:rsidR="0057590F" w:rsidRPr="00547087" w:rsidRDefault="0057590F" w:rsidP="0057590F">
      <w:pPr>
        <w:rPr>
          <w:rFonts w:ascii="Courier New" w:hAnsi="Courier New" w:cs="Courier New"/>
        </w:rPr>
      </w:pPr>
      <w:r w:rsidRPr="00547087">
        <w:rPr>
          <w:rFonts w:ascii="Courier New" w:hAnsi="Courier New" w:cs="Courier New"/>
        </w:rPr>
        <w:t>logging.basicConfig(</w:t>
      </w:r>
    </w:p>
    <w:p w:rsidR="0057590F" w:rsidRPr="00547087" w:rsidRDefault="0057590F" w:rsidP="0057590F">
      <w:pPr>
        <w:rPr>
          <w:rFonts w:ascii="Courier New" w:hAnsi="Courier New" w:cs="Courier New"/>
        </w:rPr>
      </w:pPr>
      <w:r w:rsidRPr="00547087">
        <w:rPr>
          <w:rFonts w:ascii="Courier New" w:hAnsi="Courier New" w:cs="Courier New"/>
        </w:rPr>
        <w:t xml:space="preserve">    level=logging.DEBUG,</w:t>
      </w:r>
    </w:p>
    <w:p w:rsidR="0057590F" w:rsidRPr="00547087" w:rsidRDefault="0057590F" w:rsidP="0057590F">
      <w:pPr>
        <w:rPr>
          <w:rFonts w:ascii="Courier New" w:hAnsi="Courier New" w:cs="Courier New"/>
        </w:rPr>
      </w:pPr>
      <w:r w:rsidRPr="00547087">
        <w:rPr>
          <w:rFonts w:ascii="Courier New" w:hAnsi="Courier New" w:cs="Courier New"/>
        </w:rPr>
        <w:t xml:space="preserve">    format='[%(levelname)s] (%(threadName)-10s) %(message)s',</w:t>
      </w:r>
    </w:p>
    <w:p w:rsidR="0057590F" w:rsidRPr="00547087" w:rsidRDefault="0057590F" w:rsidP="0057590F">
      <w:pPr>
        <w:rPr>
          <w:rFonts w:ascii="Courier New" w:hAnsi="Courier New" w:cs="Courier New"/>
        </w:rPr>
      </w:pPr>
      <w:r w:rsidRPr="00547087">
        <w:rPr>
          <w:rFonts w:ascii="Courier New" w:hAnsi="Courier New" w:cs="Courier New"/>
        </w:rPr>
        <w:t>)</w:t>
      </w:r>
    </w:p>
    <w:p w:rsidR="0057590F" w:rsidRPr="00547087" w:rsidRDefault="0057590F" w:rsidP="0057590F">
      <w:pPr>
        <w:rPr>
          <w:rFonts w:ascii="Courier New" w:hAnsi="Courier New" w:cs="Courier New"/>
        </w:rPr>
      </w:pPr>
      <w:r w:rsidRPr="00547087">
        <w:rPr>
          <w:rFonts w:ascii="Courier New" w:hAnsi="Courier New" w:cs="Courier New"/>
        </w:rPr>
        <w:t>t = threading.Thread(name='my_service', target=my_service)</w:t>
      </w:r>
    </w:p>
    <w:p w:rsidR="0057590F" w:rsidRPr="00547087" w:rsidRDefault="0057590F" w:rsidP="0057590F">
      <w:pPr>
        <w:rPr>
          <w:rFonts w:ascii="Courier New" w:hAnsi="Courier New" w:cs="Courier New"/>
        </w:rPr>
      </w:pPr>
      <w:r w:rsidRPr="00547087">
        <w:rPr>
          <w:rFonts w:ascii="Courier New" w:hAnsi="Courier New" w:cs="Courier New"/>
        </w:rPr>
        <w:t>w = threading.Thread(name='worker', target=worker)</w:t>
      </w:r>
    </w:p>
    <w:p w:rsidR="0057590F" w:rsidRPr="00547087" w:rsidRDefault="0057590F" w:rsidP="0057590F">
      <w:pPr>
        <w:rPr>
          <w:rFonts w:ascii="Courier New" w:hAnsi="Courier New" w:cs="Courier New"/>
        </w:rPr>
      </w:pPr>
      <w:r w:rsidRPr="00547087">
        <w:rPr>
          <w:rFonts w:ascii="Courier New" w:hAnsi="Courier New" w:cs="Courier New"/>
        </w:rPr>
        <w:t>w2 = threading.Thread(target=worker)  # use default name</w:t>
      </w:r>
    </w:p>
    <w:p w:rsidR="0057590F" w:rsidRPr="00547087" w:rsidRDefault="0057590F" w:rsidP="0057590F">
      <w:pPr>
        <w:rPr>
          <w:rFonts w:ascii="Courier New" w:hAnsi="Courier New" w:cs="Courier New"/>
        </w:rPr>
      </w:pPr>
      <w:r w:rsidRPr="00547087">
        <w:rPr>
          <w:rFonts w:ascii="Courier New" w:hAnsi="Courier New" w:cs="Courier New"/>
        </w:rPr>
        <w:lastRenderedPageBreak/>
        <w:t>w.start()</w:t>
      </w:r>
    </w:p>
    <w:p w:rsidR="0057590F" w:rsidRPr="00547087" w:rsidRDefault="0057590F" w:rsidP="0057590F">
      <w:pPr>
        <w:rPr>
          <w:rFonts w:ascii="Courier New" w:hAnsi="Courier New" w:cs="Courier New"/>
        </w:rPr>
      </w:pPr>
      <w:r w:rsidRPr="00547087">
        <w:rPr>
          <w:rFonts w:ascii="Courier New" w:hAnsi="Courier New" w:cs="Courier New"/>
        </w:rPr>
        <w:t>w2.start()</w:t>
      </w:r>
    </w:p>
    <w:p w:rsidR="0057590F" w:rsidRPr="00547087" w:rsidRDefault="0057590F" w:rsidP="0057590F">
      <w:r w:rsidRPr="00547087">
        <w:rPr>
          <w:rFonts w:ascii="Courier New" w:hAnsi="Courier New" w:cs="Courier New"/>
        </w:rPr>
        <w:t>t.start()</w:t>
      </w:r>
    </w:p>
    <w:p w:rsidR="0057590F" w:rsidRDefault="0057590F" w:rsidP="0057590F">
      <w:pPr>
        <w:rPr>
          <w:rFonts w:asciiTheme="majorHAnsi" w:hAnsiTheme="majorHAnsi" w:cs="Arial"/>
        </w:rPr>
      </w:pPr>
      <w:r w:rsidRPr="000E7939">
        <w:rPr>
          <w:rFonts w:ascii="Courier New" w:hAnsi="Courier New" w:cs="Courier New"/>
        </w:rPr>
        <w:t>logging</w:t>
      </w:r>
      <w:r w:rsidRPr="004536B9">
        <w:rPr>
          <w:rFonts w:asciiTheme="majorHAnsi" w:hAnsiTheme="majorHAnsi" w:cs="Arial"/>
        </w:rPr>
        <w:t>is also thread-safe, so messages from different threads are kept distinct in the output.</w:t>
      </w:r>
    </w:p>
    <w:p w:rsidR="0057590F" w:rsidRPr="000E7939" w:rsidRDefault="0057590F" w:rsidP="0057590F">
      <w:pPr>
        <w:rPr>
          <w:rFonts w:asciiTheme="majorHAnsi" w:hAnsiTheme="majorHAnsi" w:cs="Arial"/>
          <w:b/>
        </w:rPr>
      </w:pPr>
      <w:r w:rsidRPr="000E7939">
        <w:rPr>
          <w:rFonts w:asciiTheme="majorHAnsi" w:hAnsiTheme="majorHAnsi" w:cs="Arial"/>
          <w:b/>
        </w:rPr>
        <w:t>Example:</w:t>
      </w:r>
    </w:p>
    <w:p w:rsidR="0057590F" w:rsidRPr="004536B9" w:rsidRDefault="0057590F" w:rsidP="0057590F">
      <w:pPr>
        <w:rPr>
          <w:rFonts w:ascii="Courier New" w:hAnsi="Courier New" w:cs="Courier New"/>
        </w:rPr>
      </w:pPr>
      <w:r w:rsidRPr="004536B9">
        <w:rPr>
          <w:rFonts w:ascii="Courier New" w:hAnsi="Courier New" w:cs="Courier New"/>
        </w:rPr>
        <w:t>$ python3 threading_names_log.py</w:t>
      </w:r>
    </w:p>
    <w:p w:rsidR="0057590F" w:rsidRPr="004536B9" w:rsidRDefault="0057590F" w:rsidP="0057590F">
      <w:pPr>
        <w:rPr>
          <w:rFonts w:ascii="Courier New" w:hAnsi="Courier New" w:cs="Courier New"/>
        </w:rPr>
      </w:pPr>
    </w:p>
    <w:p w:rsidR="0057590F" w:rsidRPr="004536B9" w:rsidRDefault="0057590F" w:rsidP="0057590F">
      <w:pPr>
        <w:rPr>
          <w:rFonts w:ascii="Courier New" w:hAnsi="Courier New" w:cs="Courier New"/>
        </w:rPr>
      </w:pPr>
      <w:r w:rsidRPr="004536B9">
        <w:rPr>
          <w:rFonts w:ascii="Courier New" w:hAnsi="Courier New" w:cs="Courier New"/>
        </w:rPr>
        <w:t>[DEBUG] (worker    ) Starting</w:t>
      </w:r>
    </w:p>
    <w:p w:rsidR="0057590F" w:rsidRPr="004536B9" w:rsidRDefault="0057590F" w:rsidP="0057590F">
      <w:pPr>
        <w:rPr>
          <w:rFonts w:ascii="Courier New" w:hAnsi="Courier New" w:cs="Courier New"/>
        </w:rPr>
      </w:pPr>
      <w:r w:rsidRPr="004536B9">
        <w:rPr>
          <w:rFonts w:ascii="Courier New" w:hAnsi="Courier New" w:cs="Courier New"/>
        </w:rPr>
        <w:t>[DEBUG] (Thread-1  ) Starting</w:t>
      </w:r>
    </w:p>
    <w:p w:rsidR="0057590F" w:rsidRPr="004536B9" w:rsidRDefault="0057590F" w:rsidP="0057590F">
      <w:pPr>
        <w:rPr>
          <w:rFonts w:ascii="Courier New" w:hAnsi="Courier New" w:cs="Courier New"/>
        </w:rPr>
      </w:pPr>
      <w:r w:rsidRPr="004536B9">
        <w:rPr>
          <w:rFonts w:ascii="Courier New" w:hAnsi="Courier New" w:cs="Courier New"/>
        </w:rPr>
        <w:t>[DEBUG] (my_service) Starting</w:t>
      </w:r>
    </w:p>
    <w:p w:rsidR="0057590F" w:rsidRPr="004536B9" w:rsidRDefault="0057590F" w:rsidP="0057590F">
      <w:pPr>
        <w:rPr>
          <w:rFonts w:ascii="Courier New" w:hAnsi="Courier New" w:cs="Courier New"/>
        </w:rPr>
      </w:pPr>
      <w:r w:rsidRPr="004536B9">
        <w:rPr>
          <w:rFonts w:ascii="Courier New" w:hAnsi="Courier New" w:cs="Courier New"/>
        </w:rPr>
        <w:t>[DEBUG] (worker    ) Exiting</w:t>
      </w:r>
    </w:p>
    <w:p w:rsidR="0057590F" w:rsidRPr="004536B9" w:rsidRDefault="0057590F" w:rsidP="0057590F">
      <w:pPr>
        <w:rPr>
          <w:rFonts w:ascii="Courier New" w:hAnsi="Courier New" w:cs="Courier New"/>
        </w:rPr>
      </w:pPr>
      <w:r w:rsidRPr="004536B9">
        <w:rPr>
          <w:rFonts w:ascii="Courier New" w:hAnsi="Courier New" w:cs="Courier New"/>
        </w:rPr>
        <w:t>[DEBUG] (Thread-1  ) Exiting</w:t>
      </w:r>
    </w:p>
    <w:p w:rsidR="0057590F" w:rsidRPr="004536B9" w:rsidRDefault="0057590F" w:rsidP="0057590F">
      <w:pPr>
        <w:rPr>
          <w:rFonts w:ascii="Courier New" w:hAnsi="Courier New" w:cs="Courier New"/>
        </w:rPr>
      </w:pPr>
      <w:r w:rsidRPr="004536B9">
        <w:rPr>
          <w:rFonts w:ascii="Courier New" w:hAnsi="Courier New" w:cs="Courier New"/>
        </w:rPr>
        <w:t>[DEBUG] (my_service) Exiting</w:t>
      </w:r>
    </w:p>
    <w:p w:rsidR="0057590F" w:rsidRPr="004536B9" w:rsidRDefault="0057590F" w:rsidP="0057590F">
      <w:r w:rsidRPr="004536B9">
        <w:br w:type="page"/>
      </w:r>
    </w:p>
    <w:p w:rsidR="0057590F" w:rsidRPr="004536B9" w:rsidRDefault="0057590F" w:rsidP="0057590F">
      <w:pPr>
        <w:pStyle w:val="Heading3"/>
      </w:pPr>
      <w:bookmarkStart w:id="319" w:name="_Toc515016769"/>
      <w:bookmarkStart w:id="320" w:name="_Toc515037944"/>
      <w:r w:rsidRPr="004536B9">
        <w:lastRenderedPageBreak/>
        <w:t>Daemon vs. Non-Daemon Threads</w:t>
      </w:r>
      <w:bookmarkEnd w:id="319"/>
      <w:bookmarkEnd w:id="320"/>
    </w:p>
    <w:p w:rsidR="0057590F" w:rsidRPr="004536B9" w:rsidRDefault="0057590F" w:rsidP="0057590F">
      <w:r w:rsidRPr="004536B9">
        <w:t>Up to this point, the example programs have implicitly waited to exit until all threads have completed their work. Sometim</w:t>
      </w:r>
      <w:r>
        <w:t xml:space="preserve">es programs spawn a thread as a </w:t>
      </w:r>
      <w:r w:rsidRPr="00E11C62">
        <w:rPr>
          <w:rFonts w:ascii="Courier New" w:hAnsi="Courier New" w:cs="Courier New"/>
        </w:rPr>
        <w:t>daemon</w:t>
      </w:r>
      <w:r w:rsidRPr="004536B9">
        <w:t xml:space="preserve">that runs without blocking the main program from exiting. Using </w:t>
      </w:r>
      <w:r w:rsidRPr="000E7939">
        <w:rPr>
          <w:rFonts w:ascii="Courier New" w:hAnsi="Courier New" w:cs="Courier New"/>
        </w:rPr>
        <w:t>daemon</w:t>
      </w:r>
      <w:r w:rsidRPr="004536B9">
        <w:t xml:space="preserve"> threads is useful for services where there may not be an easy way to interrupt the thread, or where letting the thread die in the middle of its work does not lose or corrupt data (for example, a thread that generates “heart beats” for a service monitoring tool). To mark a thread as a daemon</w:t>
      </w:r>
      <w:r>
        <w:t xml:space="preserve">, pass </w:t>
      </w:r>
      <w:r w:rsidRPr="00E11C62">
        <w:rPr>
          <w:rFonts w:ascii="Courier New" w:hAnsi="Courier New" w:cs="Courier New"/>
        </w:rPr>
        <w:t>daemon=True</w:t>
      </w:r>
      <w:r w:rsidRPr="004536B9">
        <w:t>w</w:t>
      </w:r>
      <w:r>
        <w:t xml:space="preserve">hen constructing it or call its </w:t>
      </w:r>
      <w:r w:rsidRPr="00E11C62">
        <w:rPr>
          <w:rFonts w:ascii="Courier New" w:hAnsi="Courier New" w:cs="Courier New"/>
        </w:rPr>
        <w:t>set_daemon()</w:t>
      </w:r>
      <w:r>
        <w:t xml:space="preserve"> method with </w:t>
      </w:r>
      <w:r w:rsidRPr="00E11C62">
        <w:rPr>
          <w:rFonts w:ascii="Courier New" w:hAnsi="Courier New" w:cs="Courier New"/>
        </w:rPr>
        <w:t>True</w:t>
      </w:r>
      <w:r w:rsidRPr="004536B9">
        <w:t>. The default is for threads to not be daemons.</w:t>
      </w:r>
    </w:p>
    <w:p w:rsidR="0057590F" w:rsidRPr="000E7939" w:rsidRDefault="0057590F" w:rsidP="0057590F">
      <w:pPr>
        <w:rPr>
          <w:rFonts w:asciiTheme="majorHAnsi" w:hAnsiTheme="majorHAnsi" w:cs="Courier New"/>
          <w:b/>
        </w:rPr>
      </w:pPr>
      <w:r w:rsidRPr="000E7939">
        <w:rPr>
          <w:rFonts w:asciiTheme="majorHAnsi" w:hAnsiTheme="majorHAnsi" w:cs="Courier New"/>
          <w:b/>
        </w:rPr>
        <w:t>Example:</w:t>
      </w:r>
    </w:p>
    <w:p w:rsidR="0057590F" w:rsidRPr="00547087" w:rsidRDefault="0057590F" w:rsidP="0057590F">
      <w:pPr>
        <w:rPr>
          <w:rFonts w:ascii="Courier New" w:hAnsi="Courier New" w:cs="Courier New"/>
        </w:rPr>
      </w:pPr>
      <w:r w:rsidRPr="00547087">
        <w:rPr>
          <w:rFonts w:ascii="Courier New" w:hAnsi="Courier New" w:cs="Courier New"/>
        </w:rPr>
        <w:t>threading_daemon.py</w:t>
      </w:r>
    </w:p>
    <w:p w:rsidR="0057590F" w:rsidRPr="00547087" w:rsidRDefault="0057590F" w:rsidP="0057590F">
      <w:pPr>
        <w:rPr>
          <w:rFonts w:ascii="Courier New" w:hAnsi="Courier New" w:cs="Courier New"/>
        </w:rPr>
      </w:pPr>
      <w:r w:rsidRPr="00547087">
        <w:rPr>
          <w:rFonts w:ascii="Courier New" w:hAnsi="Courier New" w:cs="Courier New"/>
          <w:bCs/>
        </w:rPr>
        <w:t>importthreading</w:t>
      </w:r>
    </w:p>
    <w:p w:rsidR="0057590F" w:rsidRPr="00547087" w:rsidRDefault="0057590F" w:rsidP="0057590F">
      <w:pPr>
        <w:rPr>
          <w:rFonts w:ascii="Courier New" w:hAnsi="Courier New" w:cs="Courier New"/>
        </w:rPr>
      </w:pPr>
      <w:r w:rsidRPr="00547087">
        <w:rPr>
          <w:rFonts w:ascii="Courier New" w:hAnsi="Courier New" w:cs="Courier New"/>
          <w:bCs/>
        </w:rPr>
        <w:t>importtime</w:t>
      </w:r>
    </w:p>
    <w:p w:rsidR="0057590F" w:rsidRPr="00547087" w:rsidRDefault="0057590F" w:rsidP="0057590F">
      <w:pPr>
        <w:rPr>
          <w:rFonts w:ascii="Courier New" w:hAnsi="Courier New" w:cs="Courier New"/>
        </w:rPr>
      </w:pPr>
      <w:r w:rsidRPr="00547087">
        <w:rPr>
          <w:rFonts w:ascii="Courier New" w:hAnsi="Courier New" w:cs="Courier New"/>
          <w:bCs/>
        </w:rPr>
        <w:t>importlogging</w:t>
      </w:r>
    </w:p>
    <w:p w:rsidR="0057590F" w:rsidRPr="00547087" w:rsidRDefault="0057590F" w:rsidP="0057590F">
      <w:pPr>
        <w:rPr>
          <w:rFonts w:ascii="Courier New" w:hAnsi="Courier New" w:cs="Courier New"/>
        </w:rPr>
      </w:pPr>
    </w:p>
    <w:p w:rsidR="0057590F" w:rsidRPr="00547087" w:rsidRDefault="0057590F" w:rsidP="0057590F">
      <w:pPr>
        <w:rPr>
          <w:rFonts w:ascii="Courier New" w:hAnsi="Courier New" w:cs="Courier New"/>
        </w:rPr>
      </w:pPr>
      <w:r w:rsidRPr="00547087">
        <w:rPr>
          <w:rFonts w:ascii="Courier New" w:hAnsi="Courier New" w:cs="Courier New"/>
          <w:bCs/>
        </w:rPr>
        <w:t>def</w:t>
      </w:r>
      <w:r w:rsidRPr="00547087">
        <w:rPr>
          <w:rFonts w:ascii="Courier New" w:hAnsi="Courier New" w:cs="Courier New"/>
        </w:rPr>
        <w:t xml:space="preserve"> daemon():</w:t>
      </w:r>
    </w:p>
    <w:p w:rsidR="0057590F" w:rsidRPr="00547087" w:rsidRDefault="0057590F" w:rsidP="0057590F">
      <w:pPr>
        <w:rPr>
          <w:rFonts w:ascii="Courier New" w:hAnsi="Courier New" w:cs="Courier New"/>
        </w:rPr>
      </w:pPr>
      <w:r w:rsidRPr="00547087">
        <w:rPr>
          <w:rFonts w:ascii="Courier New" w:hAnsi="Courier New" w:cs="Courier New"/>
        </w:rPr>
        <w:t xml:space="preserve">    logging.debug('Starting')</w:t>
      </w:r>
    </w:p>
    <w:p w:rsidR="0057590F" w:rsidRPr="00547087" w:rsidRDefault="0057590F" w:rsidP="0057590F">
      <w:pPr>
        <w:rPr>
          <w:rFonts w:ascii="Courier New" w:hAnsi="Courier New" w:cs="Courier New"/>
        </w:rPr>
      </w:pPr>
      <w:r w:rsidRPr="00547087">
        <w:rPr>
          <w:rFonts w:ascii="Courier New" w:hAnsi="Courier New" w:cs="Courier New"/>
        </w:rPr>
        <w:t xml:space="preserve">    time.sleep(0.2)</w:t>
      </w:r>
    </w:p>
    <w:p w:rsidR="0057590F" w:rsidRPr="00547087" w:rsidRDefault="0057590F" w:rsidP="0057590F">
      <w:pPr>
        <w:rPr>
          <w:rFonts w:ascii="Courier New" w:hAnsi="Courier New" w:cs="Courier New"/>
        </w:rPr>
      </w:pPr>
      <w:r w:rsidRPr="00547087">
        <w:rPr>
          <w:rFonts w:ascii="Courier New" w:hAnsi="Courier New" w:cs="Courier New"/>
        </w:rPr>
        <w:t xml:space="preserve">    logging.debug('Exiting')</w:t>
      </w:r>
    </w:p>
    <w:p w:rsidR="0057590F" w:rsidRPr="00547087" w:rsidRDefault="0057590F" w:rsidP="0057590F">
      <w:pPr>
        <w:rPr>
          <w:rFonts w:ascii="Courier New" w:hAnsi="Courier New" w:cs="Courier New"/>
        </w:rPr>
      </w:pPr>
    </w:p>
    <w:p w:rsidR="0057590F" w:rsidRPr="00547087" w:rsidRDefault="0057590F" w:rsidP="0057590F">
      <w:pPr>
        <w:rPr>
          <w:rFonts w:ascii="Courier New" w:hAnsi="Courier New" w:cs="Courier New"/>
        </w:rPr>
      </w:pPr>
      <w:r w:rsidRPr="00547087">
        <w:rPr>
          <w:rFonts w:ascii="Courier New" w:hAnsi="Courier New" w:cs="Courier New"/>
          <w:bCs/>
        </w:rPr>
        <w:t>def</w:t>
      </w:r>
      <w:r w:rsidRPr="00547087">
        <w:rPr>
          <w:rFonts w:ascii="Courier New" w:hAnsi="Courier New" w:cs="Courier New"/>
        </w:rPr>
        <w:t xml:space="preserve"> non_daemon():</w:t>
      </w:r>
    </w:p>
    <w:p w:rsidR="0057590F" w:rsidRPr="00547087" w:rsidRDefault="0057590F" w:rsidP="0057590F">
      <w:pPr>
        <w:rPr>
          <w:rFonts w:ascii="Courier New" w:hAnsi="Courier New" w:cs="Courier New"/>
        </w:rPr>
      </w:pPr>
      <w:r w:rsidRPr="00547087">
        <w:rPr>
          <w:rFonts w:ascii="Courier New" w:hAnsi="Courier New" w:cs="Courier New"/>
        </w:rPr>
        <w:t xml:space="preserve">    logging.debug('Starting')</w:t>
      </w:r>
    </w:p>
    <w:p w:rsidR="0057590F" w:rsidRPr="00547087" w:rsidRDefault="0057590F" w:rsidP="0057590F">
      <w:pPr>
        <w:rPr>
          <w:rFonts w:ascii="Courier New" w:hAnsi="Courier New" w:cs="Courier New"/>
        </w:rPr>
      </w:pPr>
      <w:r w:rsidRPr="00547087">
        <w:rPr>
          <w:rFonts w:ascii="Courier New" w:hAnsi="Courier New" w:cs="Courier New"/>
        </w:rPr>
        <w:t xml:space="preserve">    logging.debug('Exiting')</w:t>
      </w:r>
    </w:p>
    <w:p w:rsidR="0057590F" w:rsidRPr="00547087" w:rsidRDefault="0057590F" w:rsidP="0057590F">
      <w:pPr>
        <w:rPr>
          <w:rFonts w:ascii="Courier New" w:hAnsi="Courier New" w:cs="Courier New"/>
        </w:rPr>
      </w:pPr>
    </w:p>
    <w:p w:rsidR="0057590F" w:rsidRPr="00547087" w:rsidRDefault="0057590F" w:rsidP="0057590F">
      <w:pPr>
        <w:rPr>
          <w:rFonts w:ascii="Courier New" w:hAnsi="Courier New" w:cs="Courier New"/>
        </w:rPr>
      </w:pPr>
      <w:r w:rsidRPr="00547087">
        <w:rPr>
          <w:rFonts w:ascii="Courier New" w:hAnsi="Courier New" w:cs="Courier New"/>
        </w:rPr>
        <w:t>logging.basicConfig(</w:t>
      </w:r>
    </w:p>
    <w:p w:rsidR="0057590F" w:rsidRPr="00547087" w:rsidRDefault="0057590F" w:rsidP="0057590F">
      <w:pPr>
        <w:rPr>
          <w:rFonts w:ascii="Courier New" w:hAnsi="Courier New" w:cs="Courier New"/>
        </w:rPr>
      </w:pPr>
      <w:r w:rsidRPr="00547087">
        <w:rPr>
          <w:rFonts w:ascii="Courier New" w:hAnsi="Courier New" w:cs="Courier New"/>
        </w:rPr>
        <w:t xml:space="preserve">    level=logging.DEBUG,</w:t>
      </w:r>
    </w:p>
    <w:p w:rsidR="0057590F" w:rsidRPr="00547087" w:rsidRDefault="0057590F" w:rsidP="0057590F">
      <w:pPr>
        <w:rPr>
          <w:rFonts w:ascii="Courier New" w:hAnsi="Courier New" w:cs="Courier New"/>
        </w:rPr>
      </w:pPr>
      <w:r w:rsidRPr="00547087">
        <w:rPr>
          <w:rFonts w:ascii="Courier New" w:hAnsi="Courier New" w:cs="Courier New"/>
        </w:rPr>
        <w:t xml:space="preserve">    format='(%(threadName)-10s) %(message)s',</w:t>
      </w:r>
    </w:p>
    <w:p w:rsidR="0057590F" w:rsidRPr="00547087" w:rsidRDefault="0057590F" w:rsidP="0057590F">
      <w:pPr>
        <w:rPr>
          <w:rFonts w:ascii="Courier New" w:hAnsi="Courier New" w:cs="Courier New"/>
        </w:rPr>
      </w:pPr>
      <w:r w:rsidRPr="00547087">
        <w:rPr>
          <w:rFonts w:ascii="Courier New" w:hAnsi="Courier New" w:cs="Courier New"/>
        </w:rPr>
        <w:t>)</w:t>
      </w:r>
    </w:p>
    <w:p w:rsidR="0057590F" w:rsidRPr="00547087" w:rsidRDefault="0057590F" w:rsidP="0057590F">
      <w:pPr>
        <w:rPr>
          <w:rFonts w:ascii="Courier New" w:hAnsi="Courier New" w:cs="Courier New"/>
        </w:rPr>
      </w:pPr>
      <w:r w:rsidRPr="00547087">
        <w:rPr>
          <w:rFonts w:ascii="Courier New" w:hAnsi="Courier New" w:cs="Courier New"/>
        </w:rPr>
        <w:t>d = threading.Thread(name='daemon', target=daemon, daemon=</w:t>
      </w:r>
      <w:r w:rsidRPr="00547087">
        <w:rPr>
          <w:rFonts w:ascii="Courier New" w:hAnsi="Courier New" w:cs="Courier New"/>
          <w:bCs/>
        </w:rPr>
        <w:t>True</w:t>
      </w:r>
      <w:r w:rsidRPr="00547087">
        <w:rPr>
          <w:rFonts w:ascii="Courier New" w:hAnsi="Courier New" w:cs="Courier New"/>
        </w:rPr>
        <w:t>)</w:t>
      </w:r>
    </w:p>
    <w:p w:rsidR="0057590F" w:rsidRPr="00547087" w:rsidRDefault="0057590F" w:rsidP="0057590F">
      <w:pPr>
        <w:rPr>
          <w:rFonts w:ascii="Courier New" w:hAnsi="Courier New" w:cs="Courier New"/>
        </w:rPr>
      </w:pPr>
    </w:p>
    <w:p w:rsidR="0057590F" w:rsidRPr="00547087" w:rsidRDefault="0057590F" w:rsidP="0057590F">
      <w:pPr>
        <w:rPr>
          <w:rFonts w:ascii="Courier New" w:hAnsi="Courier New" w:cs="Courier New"/>
        </w:rPr>
      </w:pPr>
      <w:r w:rsidRPr="00547087">
        <w:rPr>
          <w:rFonts w:ascii="Courier New" w:hAnsi="Courier New" w:cs="Courier New"/>
        </w:rPr>
        <w:t>t = threading.Thread(name='non-daemon', target=non_daemon)</w:t>
      </w:r>
    </w:p>
    <w:p w:rsidR="0057590F" w:rsidRPr="00547087" w:rsidRDefault="0057590F" w:rsidP="0057590F">
      <w:pPr>
        <w:rPr>
          <w:rFonts w:ascii="Courier New" w:hAnsi="Courier New" w:cs="Courier New"/>
        </w:rPr>
      </w:pPr>
    </w:p>
    <w:p w:rsidR="0057590F" w:rsidRPr="00547087" w:rsidRDefault="0057590F" w:rsidP="0057590F">
      <w:pPr>
        <w:rPr>
          <w:rFonts w:ascii="Courier New" w:hAnsi="Courier New" w:cs="Courier New"/>
        </w:rPr>
      </w:pPr>
      <w:r w:rsidRPr="00547087">
        <w:rPr>
          <w:rFonts w:ascii="Courier New" w:hAnsi="Courier New" w:cs="Courier New"/>
        </w:rPr>
        <w:t>d.start()</w:t>
      </w:r>
    </w:p>
    <w:p w:rsidR="0057590F" w:rsidRPr="00547087" w:rsidRDefault="0057590F" w:rsidP="0057590F">
      <w:r w:rsidRPr="00547087">
        <w:rPr>
          <w:rFonts w:ascii="Courier New" w:hAnsi="Courier New" w:cs="Courier New"/>
        </w:rPr>
        <w:t>t.start()</w:t>
      </w:r>
    </w:p>
    <w:p w:rsidR="0057590F" w:rsidRDefault="0057590F" w:rsidP="0057590F">
      <w:pPr>
        <w:spacing w:after="0"/>
        <w:ind w:left="0"/>
      </w:pPr>
      <w:r>
        <w:br w:type="page"/>
      </w:r>
    </w:p>
    <w:p w:rsidR="0057590F" w:rsidRDefault="0057590F" w:rsidP="0057590F">
      <w:r>
        <w:lastRenderedPageBreak/>
        <w:t xml:space="preserve">The output does not include the </w:t>
      </w:r>
      <w:r w:rsidRPr="00E11C62">
        <w:rPr>
          <w:rFonts w:ascii="Courier New" w:hAnsi="Courier New" w:cs="Courier New"/>
        </w:rPr>
        <w:t>"Exiting"</w:t>
      </w:r>
      <w:r w:rsidRPr="004536B9">
        <w:t xml:space="preserve">message from the </w:t>
      </w:r>
      <w:r w:rsidRPr="000E7939">
        <w:rPr>
          <w:rFonts w:ascii="Courier New" w:hAnsi="Courier New" w:cs="Courier New"/>
        </w:rPr>
        <w:t>daemon</w:t>
      </w:r>
      <w:r w:rsidRPr="004536B9">
        <w:t xml:space="preserve"> thread, since all of the non-daemon threads (including the main thread) exit before the daemo</w:t>
      </w:r>
      <w:r>
        <w:t xml:space="preserve">n thread wakes up from the </w:t>
      </w:r>
      <w:r w:rsidRPr="00E11C62">
        <w:rPr>
          <w:rFonts w:ascii="Courier New" w:hAnsi="Courier New" w:cs="Courier New"/>
        </w:rPr>
        <w:t>sleep()</w:t>
      </w:r>
      <w:r w:rsidRPr="004536B9">
        <w:t>call.</w:t>
      </w:r>
    </w:p>
    <w:p w:rsidR="0057590F" w:rsidRPr="000E7939" w:rsidRDefault="0057590F" w:rsidP="0057590F">
      <w:pPr>
        <w:rPr>
          <w:b/>
        </w:rPr>
      </w:pPr>
      <w:r w:rsidRPr="000E7939">
        <w:rPr>
          <w:b/>
        </w:rPr>
        <w:t>Example:</w:t>
      </w:r>
    </w:p>
    <w:p w:rsidR="0057590F" w:rsidRPr="004536B9" w:rsidRDefault="0057590F" w:rsidP="0057590F">
      <w:pPr>
        <w:rPr>
          <w:rFonts w:ascii="Courier New" w:hAnsi="Courier New" w:cs="Courier New"/>
        </w:rPr>
      </w:pPr>
      <w:r w:rsidRPr="004536B9">
        <w:rPr>
          <w:rFonts w:ascii="Courier New" w:hAnsi="Courier New" w:cs="Courier New"/>
        </w:rPr>
        <w:t>$ python3 threading_daemon.py</w:t>
      </w:r>
    </w:p>
    <w:p w:rsidR="0057590F" w:rsidRPr="004536B9" w:rsidRDefault="0057590F" w:rsidP="0057590F">
      <w:pPr>
        <w:rPr>
          <w:rFonts w:ascii="Courier New" w:hAnsi="Courier New" w:cs="Courier New"/>
        </w:rPr>
      </w:pPr>
      <w:r w:rsidRPr="004536B9">
        <w:rPr>
          <w:rFonts w:ascii="Courier New" w:hAnsi="Courier New" w:cs="Courier New"/>
        </w:rPr>
        <w:t>(daemon    ) Starting</w:t>
      </w:r>
    </w:p>
    <w:p w:rsidR="0057590F" w:rsidRPr="004536B9" w:rsidRDefault="0057590F" w:rsidP="0057590F">
      <w:pPr>
        <w:rPr>
          <w:rFonts w:ascii="Courier New" w:hAnsi="Courier New" w:cs="Courier New"/>
        </w:rPr>
      </w:pPr>
      <w:r w:rsidRPr="004536B9">
        <w:rPr>
          <w:rFonts w:ascii="Courier New" w:hAnsi="Courier New" w:cs="Courier New"/>
        </w:rPr>
        <w:t>(non-daemon) Starting</w:t>
      </w:r>
    </w:p>
    <w:p w:rsidR="0057590F" w:rsidRPr="004536B9" w:rsidRDefault="0057590F" w:rsidP="0057590F">
      <w:pPr>
        <w:rPr>
          <w:rFonts w:ascii="Courier New" w:hAnsi="Courier New" w:cs="Courier New"/>
        </w:rPr>
      </w:pPr>
      <w:r w:rsidRPr="004536B9">
        <w:rPr>
          <w:rFonts w:ascii="Courier New" w:hAnsi="Courier New" w:cs="Courier New"/>
        </w:rPr>
        <w:t>(non-daemon) Exiting</w:t>
      </w:r>
    </w:p>
    <w:p w:rsidR="0057590F" w:rsidRDefault="0057590F" w:rsidP="0057590F">
      <w:r w:rsidRPr="004536B9">
        <w:t xml:space="preserve">To wait until a daemon thread </w:t>
      </w:r>
      <w:r>
        <w:t xml:space="preserve">has completed its work, use the </w:t>
      </w:r>
      <w:r w:rsidRPr="00E11C62">
        <w:rPr>
          <w:rFonts w:ascii="Courier New" w:hAnsi="Courier New" w:cs="Courier New"/>
        </w:rPr>
        <w:t>join()</w:t>
      </w:r>
      <w:r w:rsidRPr="004536B9">
        <w:t>method.</w:t>
      </w:r>
    </w:p>
    <w:p w:rsidR="0057590F" w:rsidRPr="000E7939" w:rsidRDefault="0057590F" w:rsidP="0057590F">
      <w:pPr>
        <w:rPr>
          <w:b/>
        </w:rPr>
      </w:pPr>
      <w:r w:rsidRPr="000E7939">
        <w:rPr>
          <w:b/>
        </w:rPr>
        <w:t>Example:</w:t>
      </w:r>
    </w:p>
    <w:p w:rsidR="0057590F" w:rsidRPr="00547087" w:rsidRDefault="0057590F" w:rsidP="0057590F">
      <w:pPr>
        <w:rPr>
          <w:rFonts w:ascii="Courier New" w:hAnsi="Courier New" w:cs="Courier New"/>
        </w:rPr>
      </w:pPr>
      <w:r w:rsidRPr="00547087">
        <w:rPr>
          <w:rFonts w:ascii="Courier New" w:hAnsi="Courier New" w:cs="Courier New"/>
        </w:rPr>
        <w:t>threading_daemon_join.py</w:t>
      </w:r>
    </w:p>
    <w:p w:rsidR="0057590F" w:rsidRPr="00547087" w:rsidRDefault="0057590F" w:rsidP="0057590F">
      <w:pPr>
        <w:rPr>
          <w:rFonts w:ascii="Courier New" w:hAnsi="Courier New" w:cs="Courier New"/>
        </w:rPr>
      </w:pPr>
      <w:r w:rsidRPr="00547087">
        <w:rPr>
          <w:rFonts w:ascii="Courier New" w:hAnsi="Courier New" w:cs="Courier New"/>
          <w:bCs/>
        </w:rPr>
        <w:t>importthreading</w:t>
      </w:r>
    </w:p>
    <w:p w:rsidR="0057590F" w:rsidRPr="00547087" w:rsidRDefault="0057590F" w:rsidP="0057590F">
      <w:pPr>
        <w:rPr>
          <w:rFonts w:ascii="Courier New" w:hAnsi="Courier New" w:cs="Courier New"/>
        </w:rPr>
      </w:pPr>
      <w:r w:rsidRPr="00547087">
        <w:rPr>
          <w:rFonts w:ascii="Courier New" w:hAnsi="Courier New" w:cs="Courier New"/>
          <w:bCs/>
        </w:rPr>
        <w:t>importtime</w:t>
      </w:r>
    </w:p>
    <w:p w:rsidR="0057590F" w:rsidRPr="00547087" w:rsidRDefault="0057590F" w:rsidP="0057590F">
      <w:pPr>
        <w:rPr>
          <w:rFonts w:ascii="Courier New" w:hAnsi="Courier New" w:cs="Courier New"/>
        </w:rPr>
      </w:pPr>
      <w:r w:rsidRPr="00547087">
        <w:rPr>
          <w:rFonts w:ascii="Courier New" w:hAnsi="Courier New" w:cs="Courier New"/>
          <w:bCs/>
        </w:rPr>
        <w:t>importlogging</w:t>
      </w:r>
    </w:p>
    <w:p w:rsidR="0057590F" w:rsidRPr="00547087" w:rsidRDefault="0057590F" w:rsidP="0057590F">
      <w:pPr>
        <w:rPr>
          <w:rFonts w:ascii="Courier New" w:hAnsi="Courier New" w:cs="Courier New"/>
        </w:rPr>
      </w:pPr>
    </w:p>
    <w:p w:rsidR="0057590F" w:rsidRPr="00547087" w:rsidRDefault="0057590F" w:rsidP="0057590F">
      <w:pPr>
        <w:rPr>
          <w:rFonts w:ascii="Courier New" w:hAnsi="Courier New" w:cs="Courier New"/>
        </w:rPr>
      </w:pPr>
      <w:r w:rsidRPr="00547087">
        <w:rPr>
          <w:rFonts w:ascii="Courier New" w:hAnsi="Courier New" w:cs="Courier New"/>
          <w:bCs/>
        </w:rPr>
        <w:t>def</w:t>
      </w:r>
      <w:r w:rsidRPr="00547087">
        <w:rPr>
          <w:rFonts w:ascii="Courier New" w:hAnsi="Courier New" w:cs="Courier New"/>
        </w:rPr>
        <w:t xml:space="preserve"> daemon():</w:t>
      </w:r>
    </w:p>
    <w:p w:rsidR="0057590F" w:rsidRPr="00547087" w:rsidRDefault="0057590F" w:rsidP="0057590F">
      <w:pPr>
        <w:rPr>
          <w:rFonts w:ascii="Courier New" w:hAnsi="Courier New" w:cs="Courier New"/>
        </w:rPr>
      </w:pPr>
      <w:r w:rsidRPr="00547087">
        <w:rPr>
          <w:rFonts w:ascii="Courier New" w:hAnsi="Courier New" w:cs="Courier New"/>
        </w:rPr>
        <w:t xml:space="preserve">    logging.debug('Starting')</w:t>
      </w:r>
    </w:p>
    <w:p w:rsidR="0057590F" w:rsidRPr="00547087" w:rsidRDefault="0057590F" w:rsidP="0057590F">
      <w:pPr>
        <w:rPr>
          <w:rFonts w:ascii="Courier New" w:hAnsi="Courier New" w:cs="Courier New"/>
        </w:rPr>
      </w:pPr>
      <w:r w:rsidRPr="00547087">
        <w:rPr>
          <w:rFonts w:ascii="Courier New" w:hAnsi="Courier New" w:cs="Courier New"/>
        </w:rPr>
        <w:t xml:space="preserve">    time.sleep(0.2)</w:t>
      </w:r>
    </w:p>
    <w:p w:rsidR="0057590F" w:rsidRPr="00547087" w:rsidRDefault="0057590F" w:rsidP="0057590F">
      <w:pPr>
        <w:rPr>
          <w:rFonts w:ascii="Courier New" w:hAnsi="Courier New" w:cs="Courier New"/>
        </w:rPr>
      </w:pPr>
      <w:r w:rsidRPr="00547087">
        <w:rPr>
          <w:rFonts w:ascii="Courier New" w:hAnsi="Courier New" w:cs="Courier New"/>
        </w:rPr>
        <w:t xml:space="preserve">    logging.debug('Exiting')</w:t>
      </w:r>
    </w:p>
    <w:p w:rsidR="0057590F" w:rsidRPr="00547087" w:rsidRDefault="0057590F" w:rsidP="0057590F">
      <w:pPr>
        <w:rPr>
          <w:rFonts w:ascii="Courier New" w:hAnsi="Courier New" w:cs="Courier New"/>
        </w:rPr>
      </w:pPr>
    </w:p>
    <w:p w:rsidR="0057590F" w:rsidRPr="00547087" w:rsidRDefault="0057590F" w:rsidP="0057590F">
      <w:pPr>
        <w:rPr>
          <w:rFonts w:ascii="Courier New" w:hAnsi="Courier New" w:cs="Courier New"/>
        </w:rPr>
      </w:pPr>
      <w:r w:rsidRPr="00547087">
        <w:rPr>
          <w:rFonts w:ascii="Courier New" w:hAnsi="Courier New" w:cs="Courier New"/>
          <w:bCs/>
        </w:rPr>
        <w:t>def</w:t>
      </w:r>
      <w:r w:rsidRPr="00547087">
        <w:rPr>
          <w:rFonts w:ascii="Courier New" w:hAnsi="Courier New" w:cs="Courier New"/>
        </w:rPr>
        <w:t xml:space="preserve"> non_daemon():</w:t>
      </w:r>
    </w:p>
    <w:p w:rsidR="0057590F" w:rsidRPr="00547087" w:rsidRDefault="0057590F" w:rsidP="0057590F">
      <w:pPr>
        <w:rPr>
          <w:rFonts w:ascii="Courier New" w:hAnsi="Courier New" w:cs="Courier New"/>
        </w:rPr>
      </w:pPr>
      <w:r w:rsidRPr="00547087">
        <w:rPr>
          <w:rFonts w:ascii="Courier New" w:hAnsi="Courier New" w:cs="Courier New"/>
        </w:rPr>
        <w:t xml:space="preserve">    logging.debug('Starting')</w:t>
      </w:r>
    </w:p>
    <w:p w:rsidR="0057590F" w:rsidRPr="00547087" w:rsidRDefault="0057590F" w:rsidP="0057590F">
      <w:pPr>
        <w:rPr>
          <w:rFonts w:ascii="Courier New" w:hAnsi="Courier New" w:cs="Courier New"/>
        </w:rPr>
      </w:pPr>
      <w:r w:rsidRPr="00547087">
        <w:rPr>
          <w:rFonts w:ascii="Courier New" w:hAnsi="Courier New" w:cs="Courier New"/>
        </w:rPr>
        <w:t xml:space="preserve">    logging.debug('Exiting')</w:t>
      </w:r>
    </w:p>
    <w:p w:rsidR="0057590F" w:rsidRPr="00547087" w:rsidRDefault="0057590F" w:rsidP="0057590F">
      <w:pPr>
        <w:rPr>
          <w:rFonts w:ascii="Courier New" w:hAnsi="Courier New" w:cs="Courier New"/>
        </w:rPr>
      </w:pPr>
    </w:p>
    <w:p w:rsidR="0057590F" w:rsidRPr="00547087" w:rsidRDefault="0057590F" w:rsidP="0057590F">
      <w:pPr>
        <w:rPr>
          <w:rFonts w:ascii="Courier New" w:hAnsi="Courier New" w:cs="Courier New"/>
        </w:rPr>
      </w:pPr>
      <w:r w:rsidRPr="00547087">
        <w:rPr>
          <w:rFonts w:ascii="Courier New" w:hAnsi="Courier New" w:cs="Courier New"/>
        </w:rPr>
        <w:t>logging.basicConfig(</w:t>
      </w:r>
    </w:p>
    <w:p w:rsidR="0057590F" w:rsidRPr="00547087" w:rsidRDefault="0057590F" w:rsidP="0057590F">
      <w:pPr>
        <w:rPr>
          <w:rFonts w:ascii="Courier New" w:hAnsi="Courier New" w:cs="Courier New"/>
        </w:rPr>
      </w:pPr>
      <w:r w:rsidRPr="00547087">
        <w:rPr>
          <w:rFonts w:ascii="Courier New" w:hAnsi="Courier New" w:cs="Courier New"/>
        </w:rPr>
        <w:t xml:space="preserve">    level=logging.DEBUG,</w:t>
      </w:r>
    </w:p>
    <w:p w:rsidR="0057590F" w:rsidRPr="00547087" w:rsidRDefault="0057590F" w:rsidP="0057590F">
      <w:pPr>
        <w:rPr>
          <w:rFonts w:ascii="Courier New" w:hAnsi="Courier New" w:cs="Courier New"/>
        </w:rPr>
      </w:pPr>
      <w:r w:rsidRPr="00547087">
        <w:rPr>
          <w:rFonts w:ascii="Courier New" w:hAnsi="Courier New" w:cs="Courier New"/>
        </w:rPr>
        <w:t xml:space="preserve">    format='(%(threadName)-10s) %(message)s',</w:t>
      </w:r>
    </w:p>
    <w:p w:rsidR="0057590F" w:rsidRPr="00547087" w:rsidRDefault="0057590F" w:rsidP="0057590F">
      <w:pPr>
        <w:rPr>
          <w:rFonts w:ascii="Courier New" w:hAnsi="Courier New" w:cs="Courier New"/>
        </w:rPr>
      </w:pPr>
      <w:r w:rsidRPr="00547087">
        <w:rPr>
          <w:rFonts w:ascii="Courier New" w:hAnsi="Courier New" w:cs="Courier New"/>
        </w:rPr>
        <w:t>)</w:t>
      </w:r>
    </w:p>
    <w:p w:rsidR="0057590F" w:rsidRPr="00547087" w:rsidRDefault="0057590F" w:rsidP="0057590F">
      <w:pPr>
        <w:rPr>
          <w:rFonts w:ascii="Courier New" w:hAnsi="Courier New" w:cs="Courier New"/>
        </w:rPr>
      </w:pPr>
      <w:r w:rsidRPr="00547087">
        <w:rPr>
          <w:rFonts w:ascii="Courier New" w:hAnsi="Courier New" w:cs="Courier New"/>
        </w:rPr>
        <w:t>d = threading.Thread(name='daemon', target=daemon, daemon=</w:t>
      </w:r>
      <w:r w:rsidRPr="00547087">
        <w:rPr>
          <w:rFonts w:ascii="Courier New" w:hAnsi="Courier New" w:cs="Courier New"/>
          <w:bCs/>
        </w:rPr>
        <w:t>True</w:t>
      </w:r>
      <w:r w:rsidRPr="00547087">
        <w:rPr>
          <w:rFonts w:ascii="Courier New" w:hAnsi="Courier New" w:cs="Courier New"/>
        </w:rPr>
        <w:t>)</w:t>
      </w:r>
    </w:p>
    <w:p w:rsidR="0057590F" w:rsidRPr="00547087" w:rsidRDefault="0057590F" w:rsidP="0057590F">
      <w:pPr>
        <w:rPr>
          <w:rFonts w:ascii="Courier New" w:hAnsi="Courier New" w:cs="Courier New"/>
        </w:rPr>
      </w:pPr>
    </w:p>
    <w:p w:rsidR="0057590F" w:rsidRPr="00547087" w:rsidRDefault="0057590F" w:rsidP="0057590F">
      <w:pPr>
        <w:rPr>
          <w:rFonts w:ascii="Courier New" w:hAnsi="Courier New" w:cs="Courier New"/>
        </w:rPr>
      </w:pPr>
      <w:r w:rsidRPr="00547087">
        <w:rPr>
          <w:rFonts w:ascii="Courier New" w:hAnsi="Courier New" w:cs="Courier New"/>
        </w:rPr>
        <w:t>t = threading.Thread(name='non-daemon', target=non_daemon)</w:t>
      </w:r>
    </w:p>
    <w:p w:rsidR="0057590F" w:rsidRPr="00547087" w:rsidRDefault="0057590F" w:rsidP="0057590F">
      <w:pPr>
        <w:rPr>
          <w:rFonts w:ascii="Courier New" w:hAnsi="Courier New" w:cs="Courier New"/>
        </w:rPr>
      </w:pPr>
    </w:p>
    <w:p w:rsidR="0057590F" w:rsidRPr="00547087" w:rsidRDefault="0057590F" w:rsidP="0057590F">
      <w:pPr>
        <w:rPr>
          <w:rFonts w:ascii="Courier New" w:hAnsi="Courier New" w:cs="Courier New"/>
        </w:rPr>
      </w:pPr>
      <w:r w:rsidRPr="00547087">
        <w:rPr>
          <w:rFonts w:ascii="Courier New" w:hAnsi="Courier New" w:cs="Courier New"/>
        </w:rPr>
        <w:t>d.start()</w:t>
      </w:r>
    </w:p>
    <w:p w:rsidR="0057590F" w:rsidRPr="004536B9" w:rsidRDefault="0057590F" w:rsidP="0057590F">
      <w:pPr>
        <w:rPr>
          <w:rFonts w:ascii="Courier New" w:hAnsi="Courier New" w:cs="Courier New"/>
        </w:rPr>
      </w:pPr>
      <w:r w:rsidRPr="004536B9">
        <w:rPr>
          <w:rFonts w:ascii="Courier New" w:hAnsi="Courier New" w:cs="Courier New"/>
        </w:rPr>
        <w:t>t.start()</w:t>
      </w:r>
    </w:p>
    <w:p w:rsidR="0057590F" w:rsidRPr="004536B9" w:rsidRDefault="0057590F" w:rsidP="0057590F">
      <w:pPr>
        <w:rPr>
          <w:rFonts w:ascii="Courier New" w:hAnsi="Courier New" w:cs="Courier New"/>
        </w:rPr>
      </w:pPr>
      <w:r w:rsidRPr="004536B9">
        <w:rPr>
          <w:rFonts w:ascii="Courier New" w:hAnsi="Courier New" w:cs="Courier New"/>
        </w:rPr>
        <w:t>d.join()</w:t>
      </w:r>
    </w:p>
    <w:p w:rsidR="0057590F" w:rsidRPr="004536B9" w:rsidRDefault="0057590F" w:rsidP="0057590F">
      <w:r w:rsidRPr="004536B9">
        <w:rPr>
          <w:rFonts w:ascii="Courier New" w:hAnsi="Courier New" w:cs="Courier New"/>
        </w:rPr>
        <w:t>t.join()</w:t>
      </w:r>
    </w:p>
    <w:p w:rsidR="0057590F" w:rsidRDefault="0057590F" w:rsidP="0057590F">
      <w:r w:rsidRPr="004536B9">
        <w:lastRenderedPageBreak/>
        <w:t xml:space="preserve">Waiting for </w:t>
      </w:r>
      <w:r>
        <w:t xml:space="preserve">the daemon thread to exit using </w:t>
      </w:r>
      <w:r w:rsidRPr="00E11C62">
        <w:rPr>
          <w:rFonts w:ascii="Courier New" w:hAnsi="Courier New" w:cs="Courier New"/>
        </w:rPr>
        <w:t>join()</w:t>
      </w:r>
      <w:r w:rsidRPr="004536B9">
        <w:t>means</w:t>
      </w:r>
      <w:r>
        <w:t xml:space="preserve"> it has a chance to produce its </w:t>
      </w:r>
      <w:r w:rsidRPr="00E11C62">
        <w:rPr>
          <w:rFonts w:ascii="Courier New" w:hAnsi="Courier New" w:cs="Courier New"/>
        </w:rPr>
        <w:t>"Exiting"</w:t>
      </w:r>
      <w:r w:rsidRPr="004536B9">
        <w:t>message.</w:t>
      </w:r>
    </w:p>
    <w:p w:rsidR="0057590F" w:rsidRPr="000E7939" w:rsidRDefault="0057590F" w:rsidP="0057590F">
      <w:pPr>
        <w:rPr>
          <w:b/>
        </w:rPr>
      </w:pPr>
      <w:r w:rsidRPr="000E7939">
        <w:rPr>
          <w:b/>
        </w:rPr>
        <w:t>Example:</w:t>
      </w:r>
    </w:p>
    <w:p w:rsidR="0057590F" w:rsidRPr="004536B9" w:rsidRDefault="0057590F" w:rsidP="0057590F">
      <w:pPr>
        <w:rPr>
          <w:rFonts w:ascii="Courier New" w:hAnsi="Courier New" w:cs="Courier New"/>
        </w:rPr>
      </w:pPr>
      <w:r w:rsidRPr="004536B9">
        <w:rPr>
          <w:rFonts w:ascii="Courier New" w:hAnsi="Courier New" w:cs="Courier New"/>
        </w:rPr>
        <w:t>$ python3 threading_daemon_join.py</w:t>
      </w:r>
    </w:p>
    <w:p w:rsidR="0057590F" w:rsidRPr="004536B9" w:rsidRDefault="0057590F" w:rsidP="0057590F">
      <w:pPr>
        <w:rPr>
          <w:rFonts w:ascii="Courier New" w:hAnsi="Courier New" w:cs="Courier New"/>
        </w:rPr>
      </w:pPr>
    </w:p>
    <w:p w:rsidR="0057590F" w:rsidRPr="004536B9" w:rsidRDefault="0057590F" w:rsidP="0057590F">
      <w:pPr>
        <w:rPr>
          <w:rFonts w:ascii="Courier New" w:hAnsi="Courier New" w:cs="Courier New"/>
        </w:rPr>
      </w:pPr>
      <w:r w:rsidRPr="004536B9">
        <w:rPr>
          <w:rFonts w:ascii="Courier New" w:hAnsi="Courier New" w:cs="Courier New"/>
        </w:rPr>
        <w:t>(daemon    ) Starting</w:t>
      </w:r>
    </w:p>
    <w:p w:rsidR="0057590F" w:rsidRPr="004536B9" w:rsidRDefault="0057590F" w:rsidP="0057590F">
      <w:pPr>
        <w:rPr>
          <w:rFonts w:ascii="Courier New" w:hAnsi="Courier New" w:cs="Courier New"/>
        </w:rPr>
      </w:pPr>
      <w:r w:rsidRPr="004536B9">
        <w:rPr>
          <w:rFonts w:ascii="Courier New" w:hAnsi="Courier New" w:cs="Courier New"/>
        </w:rPr>
        <w:t>(non-daemon) Starting</w:t>
      </w:r>
    </w:p>
    <w:p w:rsidR="0057590F" w:rsidRPr="004536B9" w:rsidRDefault="0057590F" w:rsidP="0057590F">
      <w:pPr>
        <w:rPr>
          <w:rFonts w:ascii="Courier New" w:hAnsi="Courier New" w:cs="Courier New"/>
        </w:rPr>
      </w:pPr>
      <w:r w:rsidRPr="004536B9">
        <w:rPr>
          <w:rFonts w:ascii="Courier New" w:hAnsi="Courier New" w:cs="Courier New"/>
        </w:rPr>
        <w:t>(non-daemon) Exiting</w:t>
      </w:r>
    </w:p>
    <w:p w:rsidR="0057590F" w:rsidRPr="004536B9" w:rsidRDefault="0057590F" w:rsidP="0057590F">
      <w:pPr>
        <w:rPr>
          <w:rFonts w:ascii="Courier New" w:hAnsi="Courier New" w:cs="Courier New"/>
        </w:rPr>
      </w:pPr>
      <w:r w:rsidRPr="004536B9">
        <w:rPr>
          <w:rFonts w:ascii="Courier New" w:hAnsi="Courier New" w:cs="Courier New"/>
        </w:rPr>
        <w:t>(daemon    ) Exiting</w:t>
      </w:r>
    </w:p>
    <w:p w:rsidR="0057590F" w:rsidRPr="000E7939" w:rsidRDefault="0057590F" w:rsidP="0057590F">
      <w:pPr>
        <w:rPr>
          <w:rFonts w:asciiTheme="majorHAnsi" w:hAnsiTheme="majorHAnsi"/>
          <w:b/>
        </w:rPr>
      </w:pPr>
      <w:r>
        <w:t xml:space="preserve">By default, </w:t>
      </w:r>
      <w:r w:rsidRPr="00E11C62">
        <w:rPr>
          <w:rFonts w:ascii="Courier New" w:hAnsi="Courier New" w:cs="Courier New"/>
        </w:rPr>
        <w:t>join()</w:t>
      </w:r>
      <w:r w:rsidRPr="004536B9">
        <w:t>blocks indefinitely. It is also possible to pass a float value representing the number of seconds to wait for the thread to become inactive. If the thread does not comp</w:t>
      </w:r>
      <w:r>
        <w:t xml:space="preserve">lete within the timeout period, </w:t>
      </w:r>
      <w:r w:rsidRPr="00E11C62">
        <w:rPr>
          <w:rFonts w:ascii="Courier New" w:hAnsi="Courier New" w:cs="Courier New"/>
        </w:rPr>
        <w:t>join()</w:t>
      </w:r>
      <w:r w:rsidRPr="004536B9">
        <w:t>returns anyway.</w:t>
      </w:r>
    </w:p>
    <w:p w:rsidR="0057590F" w:rsidRPr="000E7939" w:rsidRDefault="0057590F" w:rsidP="0057590F">
      <w:pPr>
        <w:rPr>
          <w:rFonts w:asciiTheme="majorHAnsi" w:hAnsiTheme="majorHAnsi" w:cs="Courier New"/>
          <w:b/>
        </w:rPr>
      </w:pPr>
      <w:r>
        <w:rPr>
          <w:rFonts w:asciiTheme="majorHAnsi" w:hAnsiTheme="majorHAnsi" w:cs="Courier New"/>
          <w:b/>
        </w:rPr>
        <w:t>Example:</w:t>
      </w:r>
    </w:p>
    <w:p w:rsidR="0057590F" w:rsidRPr="00547087" w:rsidRDefault="0057590F" w:rsidP="0057590F">
      <w:pPr>
        <w:rPr>
          <w:rFonts w:ascii="Courier New" w:hAnsi="Courier New" w:cs="Courier New"/>
        </w:rPr>
      </w:pPr>
      <w:r w:rsidRPr="00547087">
        <w:rPr>
          <w:rFonts w:ascii="Courier New" w:hAnsi="Courier New" w:cs="Courier New"/>
        </w:rPr>
        <w:t>threading_daemon_join_timeout.py</w:t>
      </w:r>
    </w:p>
    <w:p w:rsidR="0057590F" w:rsidRPr="00547087" w:rsidRDefault="0057590F" w:rsidP="0057590F">
      <w:pPr>
        <w:rPr>
          <w:rFonts w:ascii="Courier New" w:hAnsi="Courier New" w:cs="Courier New"/>
        </w:rPr>
      </w:pPr>
      <w:r w:rsidRPr="00547087">
        <w:rPr>
          <w:rFonts w:ascii="Courier New" w:hAnsi="Courier New" w:cs="Courier New"/>
          <w:bCs/>
        </w:rPr>
        <w:t>importthreading</w:t>
      </w:r>
    </w:p>
    <w:p w:rsidR="0057590F" w:rsidRPr="00547087" w:rsidRDefault="0057590F" w:rsidP="0057590F">
      <w:pPr>
        <w:rPr>
          <w:rFonts w:ascii="Courier New" w:hAnsi="Courier New" w:cs="Courier New"/>
        </w:rPr>
      </w:pPr>
      <w:r w:rsidRPr="00547087">
        <w:rPr>
          <w:rFonts w:ascii="Courier New" w:hAnsi="Courier New" w:cs="Courier New"/>
          <w:bCs/>
        </w:rPr>
        <w:t>importtime</w:t>
      </w:r>
    </w:p>
    <w:p w:rsidR="0057590F" w:rsidRPr="00547087" w:rsidRDefault="0057590F" w:rsidP="0057590F">
      <w:pPr>
        <w:rPr>
          <w:rFonts w:ascii="Courier New" w:hAnsi="Courier New" w:cs="Courier New"/>
        </w:rPr>
      </w:pPr>
      <w:r w:rsidRPr="00547087">
        <w:rPr>
          <w:rFonts w:ascii="Courier New" w:hAnsi="Courier New" w:cs="Courier New"/>
          <w:bCs/>
        </w:rPr>
        <w:t>importlogging</w:t>
      </w:r>
    </w:p>
    <w:p w:rsidR="0057590F" w:rsidRPr="00547087" w:rsidRDefault="0057590F" w:rsidP="0057590F">
      <w:pPr>
        <w:rPr>
          <w:rFonts w:ascii="Courier New" w:hAnsi="Courier New" w:cs="Courier New"/>
        </w:rPr>
      </w:pPr>
    </w:p>
    <w:p w:rsidR="0057590F" w:rsidRPr="00547087" w:rsidRDefault="0057590F" w:rsidP="0057590F">
      <w:pPr>
        <w:rPr>
          <w:rFonts w:ascii="Courier New" w:hAnsi="Courier New" w:cs="Courier New"/>
        </w:rPr>
      </w:pPr>
      <w:r w:rsidRPr="00547087">
        <w:rPr>
          <w:rFonts w:ascii="Courier New" w:hAnsi="Courier New" w:cs="Courier New"/>
          <w:bCs/>
        </w:rPr>
        <w:t>def</w:t>
      </w:r>
      <w:r w:rsidRPr="00547087">
        <w:rPr>
          <w:rFonts w:ascii="Courier New" w:hAnsi="Courier New" w:cs="Courier New"/>
        </w:rPr>
        <w:t xml:space="preserve"> daemon():</w:t>
      </w:r>
    </w:p>
    <w:p w:rsidR="0057590F" w:rsidRPr="00547087" w:rsidRDefault="0057590F" w:rsidP="0057590F">
      <w:pPr>
        <w:rPr>
          <w:rFonts w:ascii="Courier New" w:hAnsi="Courier New" w:cs="Courier New"/>
        </w:rPr>
      </w:pPr>
      <w:r w:rsidRPr="00547087">
        <w:rPr>
          <w:rFonts w:ascii="Courier New" w:hAnsi="Courier New" w:cs="Courier New"/>
        </w:rPr>
        <w:t xml:space="preserve">    logging.debug('Starting')</w:t>
      </w:r>
    </w:p>
    <w:p w:rsidR="0057590F" w:rsidRPr="00547087" w:rsidRDefault="0057590F" w:rsidP="0057590F">
      <w:pPr>
        <w:rPr>
          <w:rFonts w:ascii="Courier New" w:hAnsi="Courier New" w:cs="Courier New"/>
        </w:rPr>
      </w:pPr>
      <w:r w:rsidRPr="00547087">
        <w:rPr>
          <w:rFonts w:ascii="Courier New" w:hAnsi="Courier New" w:cs="Courier New"/>
        </w:rPr>
        <w:t xml:space="preserve">    time.sleep(0.2)</w:t>
      </w:r>
    </w:p>
    <w:p w:rsidR="0057590F" w:rsidRPr="00547087" w:rsidRDefault="0057590F" w:rsidP="0057590F">
      <w:pPr>
        <w:rPr>
          <w:rFonts w:ascii="Courier New" w:hAnsi="Courier New" w:cs="Courier New"/>
        </w:rPr>
      </w:pPr>
      <w:r w:rsidRPr="00547087">
        <w:rPr>
          <w:rFonts w:ascii="Courier New" w:hAnsi="Courier New" w:cs="Courier New"/>
        </w:rPr>
        <w:t xml:space="preserve">    logging.debug('Exiting')</w:t>
      </w:r>
    </w:p>
    <w:p w:rsidR="0057590F" w:rsidRPr="00547087" w:rsidRDefault="0057590F" w:rsidP="0057590F">
      <w:pPr>
        <w:rPr>
          <w:rFonts w:ascii="Courier New" w:hAnsi="Courier New" w:cs="Courier New"/>
        </w:rPr>
      </w:pPr>
    </w:p>
    <w:p w:rsidR="0057590F" w:rsidRPr="00547087" w:rsidRDefault="0057590F" w:rsidP="0057590F">
      <w:pPr>
        <w:rPr>
          <w:rFonts w:ascii="Courier New" w:hAnsi="Courier New" w:cs="Courier New"/>
        </w:rPr>
      </w:pPr>
      <w:r w:rsidRPr="00547087">
        <w:rPr>
          <w:rFonts w:ascii="Courier New" w:hAnsi="Courier New" w:cs="Courier New"/>
          <w:bCs/>
        </w:rPr>
        <w:t>def</w:t>
      </w:r>
      <w:r w:rsidRPr="00547087">
        <w:rPr>
          <w:rFonts w:ascii="Courier New" w:hAnsi="Courier New" w:cs="Courier New"/>
        </w:rPr>
        <w:t xml:space="preserve"> non_daemon():</w:t>
      </w:r>
    </w:p>
    <w:p w:rsidR="0057590F" w:rsidRPr="00547087" w:rsidRDefault="0057590F" w:rsidP="0057590F">
      <w:pPr>
        <w:rPr>
          <w:rFonts w:ascii="Courier New" w:hAnsi="Courier New" w:cs="Courier New"/>
        </w:rPr>
      </w:pPr>
      <w:r w:rsidRPr="00547087">
        <w:rPr>
          <w:rFonts w:ascii="Courier New" w:hAnsi="Courier New" w:cs="Courier New"/>
        </w:rPr>
        <w:t xml:space="preserve">    logging.debug('Starting')</w:t>
      </w:r>
    </w:p>
    <w:p w:rsidR="0057590F" w:rsidRPr="00547087" w:rsidRDefault="0057590F" w:rsidP="0057590F">
      <w:pPr>
        <w:rPr>
          <w:rFonts w:ascii="Courier New" w:hAnsi="Courier New" w:cs="Courier New"/>
        </w:rPr>
      </w:pPr>
      <w:r w:rsidRPr="00547087">
        <w:rPr>
          <w:rFonts w:ascii="Courier New" w:hAnsi="Courier New" w:cs="Courier New"/>
        </w:rPr>
        <w:t xml:space="preserve">    logging.debug('Exiting')</w:t>
      </w:r>
    </w:p>
    <w:p w:rsidR="0057590F" w:rsidRPr="00547087" w:rsidRDefault="0057590F" w:rsidP="0057590F">
      <w:pPr>
        <w:rPr>
          <w:rFonts w:ascii="Courier New" w:hAnsi="Courier New" w:cs="Courier New"/>
        </w:rPr>
      </w:pPr>
    </w:p>
    <w:p w:rsidR="0057590F" w:rsidRPr="00547087" w:rsidRDefault="0057590F" w:rsidP="0057590F">
      <w:pPr>
        <w:rPr>
          <w:rFonts w:ascii="Courier New" w:hAnsi="Courier New" w:cs="Courier New"/>
        </w:rPr>
      </w:pPr>
      <w:r w:rsidRPr="00547087">
        <w:rPr>
          <w:rFonts w:ascii="Courier New" w:hAnsi="Courier New" w:cs="Courier New"/>
        </w:rPr>
        <w:t>logging.basicConfig(</w:t>
      </w:r>
    </w:p>
    <w:p w:rsidR="0057590F" w:rsidRPr="00547087" w:rsidRDefault="0057590F" w:rsidP="0057590F">
      <w:pPr>
        <w:rPr>
          <w:rFonts w:ascii="Courier New" w:hAnsi="Courier New" w:cs="Courier New"/>
        </w:rPr>
      </w:pPr>
      <w:r w:rsidRPr="00547087">
        <w:rPr>
          <w:rFonts w:ascii="Courier New" w:hAnsi="Courier New" w:cs="Courier New"/>
        </w:rPr>
        <w:t xml:space="preserve">    level=logging.DEBUG,</w:t>
      </w:r>
    </w:p>
    <w:p w:rsidR="0057590F" w:rsidRPr="00547087" w:rsidRDefault="0057590F" w:rsidP="0057590F">
      <w:pPr>
        <w:rPr>
          <w:rFonts w:ascii="Courier New" w:hAnsi="Courier New" w:cs="Courier New"/>
        </w:rPr>
      </w:pPr>
      <w:r w:rsidRPr="00547087">
        <w:rPr>
          <w:rFonts w:ascii="Courier New" w:hAnsi="Courier New" w:cs="Courier New"/>
        </w:rPr>
        <w:t xml:space="preserve">    format='(%(threadName)-10s) %(message)s',</w:t>
      </w:r>
    </w:p>
    <w:p w:rsidR="0057590F" w:rsidRPr="00547087" w:rsidRDefault="0057590F" w:rsidP="0057590F">
      <w:pPr>
        <w:rPr>
          <w:rFonts w:ascii="Courier New" w:hAnsi="Courier New" w:cs="Courier New"/>
        </w:rPr>
      </w:pPr>
      <w:r w:rsidRPr="00547087">
        <w:rPr>
          <w:rFonts w:ascii="Courier New" w:hAnsi="Courier New" w:cs="Courier New"/>
        </w:rPr>
        <w:t>)</w:t>
      </w:r>
    </w:p>
    <w:p w:rsidR="0057590F" w:rsidRPr="00547087" w:rsidRDefault="0057590F" w:rsidP="0057590F">
      <w:pPr>
        <w:rPr>
          <w:rFonts w:ascii="Courier New" w:hAnsi="Courier New" w:cs="Courier New"/>
        </w:rPr>
      </w:pPr>
      <w:r w:rsidRPr="00547087">
        <w:rPr>
          <w:rFonts w:ascii="Courier New" w:hAnsi="Courier New" w:cs="Courier New"/>
        </w:rPr>
        <w:t>d = threading.Thread(name='daemon', target=daemon, daemon=</w:t>
      </w:r>
      <w:r w:rsidRPr="00547087">
        <w:rPr>
          <w:rFonts w:ascii="Courier New" w:hAnsi="Courier New" w:cs="Courier New"/>
          <w:bCs/>
        </w:rPr>
        <w:t>True</w:t>
      </w:r>
      <w:r w:rsidRPr="00547087">
        <w:rPr>
          <w:rFonts w:ascii="Courier New" w:hAnsi="Courier New" w:cs="Courier New"/>
        </w:rPr>
        <w:t>)</w:t>
      </w:r>
    </w:p>
    <w:p w:rsidR="0057590F" w:rsidRPr="00547087" w:rsidRDefault="0057590F" w:rsidP="0057590F">
      <w:pPr>
        <w:rPr>
          <w:rFonts w:ascii="Courier New" w:hAnsi="Courier New" w:cs="Courier New"/>
        </w:rPr>
      </w:pPr>
    </w:p>
    <w:p w:rsidR="0057590F" w:rsidRPr="00547087" w:rsidRDefault="0057590F" w:rsidP="0057590F">
      <w:pPr>
        <w:rPr>
          <w:rFonts w:ascii="Courier New" w:hAnsi="Courier New" w:cs="Courier New"/>
        </w:rPr>
      </w:pPr>
      <w:r w:rsidRPr="00547087">
        <w:rPr>
          <w:rFonts w:ascii="Courier New" w:hAnsi="Courier New" w:cs="Courier New"/>
        </w:rPr>
        <w:t>t = threading.Thread(name='non-daemon', target=non_daemon)</w:t>
      </w:r>
    </w:p>
    <w:p w:rsidR="0057590F" w:rsidRPr="00547087" w:rsidRDefault="0057590F" w:rsidP="0057590F">
      <w:pPr>
        <w:rPr>
          <w:rFonts w:ascii="Courier New" w:hAnsi="Courier New" w:cs="Courier New"/>
        </w:rPr>
      </w:pPr>
    </w:p>
    <w:p w:rsidR="0057590F" w:rsidRPr="00547087" w:rsidRDefault="0057590F" w:rsidP="0057590F">
      <w:pPr>
        <w:rPr>
          <w:rFonts w:ascii="Courier New" w:hAnsi="Courier New" w:cs="Courier New"/>
        </w:rPr>
      </w:pPr>
      <w:r w:rsidRPr="00547087">
        <w:rPr>
          <w:rFonts w:ascii="Courier New" w:hAnsi="Courier New" w:cs="Courier New"/>
        </w:rPr>
        <w:t>d.start()</w:t>
      </w:r>
    </w:p>
    <w:p w:rsidR="0057590F" w:rsidRPr="00547087" w:rsidRDefault="0057590F" w:rsidP="0057590F">
      <w:pPr>
        <w:rPr>
          <w:rFonts w:ascii="Courier New" w:hAnsi="Courier New" w:cs="Courier New"/>
        </w:rPr>
      </w:pPr>
      <w:r w:rsidRPr="00547087">
        <w:rPr>
          <w:rFonts w:ascii="Courier New" w:hAnsi="Courier New" w:cs="Courier New"/>
        </w:rPr>
        <w:lastRenderedPageBreak/>
        <w:t>t.start()</w:t>
      </w:r>
    </w:p>
    <w:p w:rsidR="0057590F" w:rsidRPr="00547087" w:rsidRDefault="0057590F" w:rsidP="0057590F">
      <w:pPr>
        <w:rPr>
          <w:rFonts w:ascii="Courier New" w:hAnsi="Courier New" w:cs="Courier New"/>
        </w:rPr>
      </w:pPr>
    </w:p>
    <w:p w:rsidR="0057590F" w:rsidRPr="00547087" w:rsidRDefault="0057590F" w:rsidP="0057590F">
      <w:pPr>
        <w:rPr>
          <w:rFonts w:ascii="Courier New" w:hAnsi="Courier New" w:cs="Courier New"/>
        </w:rPr>
      </w:pPr>
      <w:r w:rsidRPr="00547087">
        <w:rPr>
          <w:rFonts w:ascii="Courier New" w:hAnsi="Courier New" w:cs="Courier New"/>
        </w:rPr>
        <w:t>d.join(0.1)</w:t>
      </w:r>
    </w:p>
    <w:p w:rsidR="0057590F" w:rsidRPr="00547087" w:rsidRDefault="0057590F" w:rsidP="0057590F">
      <w:pPr>
        <w:rPr>
          <w:rFonts w:ascii="Courier New" w:hAnsi="Courier New" w:cs="Courier New"/>
        </w:rPr>
      </w:pPr>
      <w:r w:rsidRPr="00547087">
        <w:rPr>
          <w:rFonts w:ascii="Courier New" w:hAnsi="Courier New" w:cs="Courier New"/>
        </w:rPr>
        <w:t>print('d.isAlive()', d.isAlive())</w:t>
      </w:r>
    </w:p>
    <w:p w:rsidR="0057590F" w:rsidRPr="00547087" w:rsidRDefault="0057590F" w:rsidP="0057590F">
      <w:pPr>
        <w:rPr>
          <w:rFonts w:ascii="Courier New" w:hAnsi="Courier New" w:cs="Courier New"/>
        </w:rPr>
      </w:pPr>
      <w:r w:rsidRPr="00547087">
        <w:rPr>
          <w:rFonts w:ascii="Courier New" w:hAnsi="Courier New" w:cs="Courier New"/>
        </w:rPr>
        <w:t>t.join()</w:t>
      </w:r>
    </w:p>
    <w:p w:rsidR="0057590F" w:rsidRDefault="0057590F" w:rsidP="0057590F">
      <w:r w:rsidRPr="004536B9">
        <w:t>Since the timeout passed is less than the amount of time the daemon thread sleeps, th</w:t>
      </w:r>
      <w:r>
        <w:t xml:space="preserve">e thread is still “alive” after </w:t>
      </w:r>
      <w:r w:rsidRPr="00E11C62">
        <w:rPr>
          <w:rFonts w:ascii="Courier New" w:hAnsi="Courier New" w:cs="Courier New"/>
        </w:rPr>
        <w:t>join()</w:t>
      </w:r>
      <w:r w:rsidRPr="004536B9">
        <w:t>returns.</w:t>
      </w:r>
    </w:p>
    <w:p w:rsidR="0057590F" w:rsidRPr="000E7939" w:rsidRDefault="0057590F" w:rsidP="0057590F">
      <w:pPr>
        <w:rPr>
          <w:b/>
        </w:rPr>
      </w:pPr>
      <w:r w:rsidRPr="000E7939">
        <w:rPr>
          <w:b/>
        </w:rPr>
        <w:t>Example:</w:t>
      </w:r>
    </w:p>
    <w:p w:rsidR="0057590F" w:rsidRPr="004536B9" w:rsidRDefault="0057590F" w:rsidP="0057590F">
      <w:pPr>
        <w:rPr>
          <w:rFonts w:ascii="Courier New" w:hAnsi="Courier New" w:cs="Courier New"/>
        </w:rPr>
      </w:pPr>
      <w:r w:rsidRPr="004536B9">
        <w:rPr>
          <w:rFonts w:ascii="Courier New" w:hAnsi="Courier New" w:cs="Courier New"/>
        </w:rPr>
        <w:t>$ python3 threading_daemon_join_timeout.py</w:t>
      </w:r>
    </w:p>
    <w:p w:rsidR="0057590F" w:rsidRPr="004536B9" w:rsidRDefault="0057590F" w:rsidP="0057590F">
      <w:pPr>
        <w:rPr>
          <w:rFonts w:ascii="Courier New" w:hAnsi="Courier New" w:cs="Courier New"/>
        </w:rPr>
      </w:pPr>
    </w:p>
    <w:p w:rsidR="0057590F" w:rsidRPr="004536B9" w:rsidRDefault="0057590F" w:rsidP="0057590F">
      <w:pPr>
        <w:rPr>
          <w:rFonts w:ascii="Courier New" w:hAnsi="Courier New" w:cs="Courier New"/>
        </w:rPr>
      </w:pPr>
      <w:r w:rsidRPr="004536B9">
        <w:rPr>
          <w:rFonts w:ascii="Courier New" w:hAnsi="Courier New" w:cs="Courier New"/>
        </w:rPr>
        <w:t>(daemon    ) Starting</w:t>
      </w:r>
    </w:p>
    <w:p w:rsidR="0057590F" w:rsidRPr="004536B9" w:rsidRDefault="0057590F" w:rsidP="0057590F">
      <w:pPr>
        <w:rPr>
          <w:rFonts w:ascii="Courier New" w:hAnsi="Courier New" w:cs="Courier New"/>
        </w:rPr>
      </w:pPr>
      <w:r w:rsidRPr="004536B9">
        <w:rPr>
          <w:rFonts w:ascii="Courier New" w:hAnsi="Courier New" w:cs="Courier New"/>
        </w:rPr>
        <w:t>(non-daemon) Starting</w:t>
      </w:r>
    </w:p>
    <w:p w:rsidR="0057590F" w:rsidRPr="004536B9" w:rsidRDefault="0057590F" w:rsidP="0057590F">
      <w:pPr>
        <w:rPr>
          <w:rFonts w:ascii="Courier New" w:hAnsi="Courier New" w:cs="Courier New"/>
        </w:rPr>
      </w:pPr>
      <w:r w:rsidRPr="004536B9">
        <w:rPr>
          <w:rFonts w:ascii="Courier New" w:hAnsi="Courier New" w:cs="Courier New"/>
        </w:rPr>
        <w:t>(non-daemon) Exiting</w:t>
      </w:r>
    </w:p>
    <w:p w:rsidR="0057590F" w:rsidRPr="004536B9" w:rsidRDefault="0057590F" w:rsidP="0057590F">
      <w:r w:rsidRPr="004536B9">
        <w:rPr>
          <w:rFonts w:ascii="Courier New" w:hAnsi="Courier New" w:cs="Courier New"/>
        </w:rPr>
        <w:t>d.isAlive() True</w:t>
      </w:r>
    </w:p>
    <w:p w:rsidR="0057590F" w:rsidRDefault="0057590F" w:rsidP="0057590F">
      <w:pPr>
        <w:spacing w:after="0"/>
        <w:ind w:left="0"/>
        <w:rPr>
          <w:rFonts w:asciiTheme="majorHAnsi" w:hAnsiTheme="majorHAnsi"/>
          <w:kern w:val="28"/>
          <w:sz w:val="28"/>
          <w:szCs w:val="28"/>
        </w:rPr>
      </w:pPr>
      <w:bookmarkStart w:id="321" w:name="_Toc515016770"/>
      <w:r>
        <w:br w:type="page"/>
      </w:r>
    </w:p>
    <w:p w:rsidR="0057590F" w:rsidRPr="004536B9" w:rsidRDefault="0057590F" w:rsidP="0057590F">
      <w:pPr>
        <w:pStyle w:val="Heading3"/>
      </w:pPr>
      <w:bookmarkStart w:id="322" w:name="_Toc515037945"/>
      <w:r w:rsidRPr="004536B9">
        <w:lastRenderedPageBreak/>
        <w:t>Enumerating all Threads</w:t>
      </w:r>
      <w:bookmarkEnd w:id="321"/>
      <w:bookmarkEnd w:id="322"/>
    </w:p>
    <w:p w:rsidR="0057590F" w:rsidRDefault="0057590F" w:rsidP="0057590F">
      <w:r w:rsidRPr="004536B9">
        <w:t>It is not necessary to retain an explicit handle to all of the daemon threads in order to ensure they have completed b</w:t>
      </w:r>
      <w:r>
        <w:t xml:space="preserve">efore exiting the main process. </w:t>
      </w:r>
      <w:r w:rsidRPr="00E11C62">
        <w:rPr>
          <w:rFonts w:ascii="Courier New" w:hAnsi="Courier New" w:cs="Courier New"/>
        </w:rPr>
        <w:t>enumerate()</w:t>
      </w:r>
      <w:r>
        <w:t xml:space="preserve"> returns a list of active </w:t>
      </w:r>
      <w:r w:rsidRPr="00E11C62">
        <w:rPr>
          <w:rFonts w:ascii="Courier New" w:hAnsi="Courier New" w:cs="Courier New"/>
        </w:rPr>
        <w:t>Thread</w:t>
      </w:r>
      <w:r w:rsidRPr="004536B9">
        <w:t>instances. The list includes the current thread, and since joining the current thread introduces a deadlock situation, it must be skipped.</w:t>
      </w:r>
    </w:p>
    <w:p w:rsidR="0057590F" w:rsidRPr="007B49B0" w:rsidRDefault="0057590F" w:rsidP="0057590F">
      <w:pPr>
        <w:rPr>
          <w:b/>
        </w:rPr>
      </w:pPr>
      <w:r w:rsidRPr="007B49B0">
        <w:rPr>
          <w:b/>
        </w:rPr>
        <w:t>Example:</w:t>
      </w:r>
    </w:p>
    <w:p w:rsidR="0057590F" w:rsidRPr="00547087" w:rsidRDefault="0057590F" w:rsidP="0057590F">
      <w:pPr>
        <w:rPr>
          <w:rFonts w:ascii="Courier New" w:hAnsi="Courier New" w:cs="Courier New"/>
        </w:rPr>
      </w:pPr>
      <w:r w:rsidRPr="00547087">
        <w:rPr>
          <w:rFonts w:ascii="Courier New" w:hAnsi="Courier New" w:cs="Courier New"/>
        </w:rPr>
        <w:t>threading_enumerate.py</w:t>
      </w:r>
    </w:p>
    <w:p w:rsidR="0057590F" w:rsidRPr="00547087" w:rsidRDefault="0057590F" w:rsidP="0057590F">
      <w:pPr>
        <w:rPr>
          <w:rFonts w:ascii="Courier New" w:hAnsi="Courier New" w:cs="Courier New"/>
        </w:rPr>
      </w:pPr>
      <w:r w:rsidRPr="00547087">
        <w:rPr>
          <w:rFonts w:ascii="Courier New" w:hAnsi="Courier New" w:cs="Courier New"/>
          <w:bCs/>
        </w:rPr>
        <w:t>importrandom</w:t>
      </w:r>
    </w:p>
    <w:p w:rsidR="0057590F" w:rsidRPr="00547087" w:rsidRDefault="0057590F" w:rsidP="0057590F">
      <w:pPr>
        <w:rPr>
          <w:rFonts w:ascii="Courier New" w:hAnsi="Courier New" w:cs="Courier New"/>
        </w:rPr>
      </w:pPr>
      <w:r w:rsidRPr="00547087">
        <w:rPr>
          <w:rFonts w:ascii="Courier New" w:hAnsi="Courier New" w:cs="Courier New"/>
          <w:bCs/>
        </w:rPr>
        <w:t>importthreading</w:t>
      </w:r>
    </w:p>
    <w:p w:rsidR="0057590F" w:rsidRPr="00547087" w:rsidRDefault="0057590F" w:rsidP="0057590F">
      <w:pPr>
        <w:rPr>
          <w:rFonts w:ascii="Courier New" w:hAnsi="Courier New" w:cs="Courier New"/>
        </w:rPr>
      </w:pPr>
      <w:r w:rsidRPr="00547087">
        <w:rPr>
          <w:rFonts w:ascii="Courier New" w:hAnsi="Courier New" w:cs="Courier New"/>
          <w:bCs/>
        </w:rPr>
        <w:t>importtime</w:t>
      </w:r>
    </w:p>
    <w:p w:rsidR="0057590F" w:rsidRPr="00547087" w:rsidRDefault="0057590F" w:rsidP="0057590F">
      <w:pPr>
        <w:rPr>
          <w:rFonts w:ascii="Courier New" w:hAnsi="Courier New" w:cs="Courier New"/>
        </w:rPr>
      </w:pPr>
      <w:r w:rsidRPr="00547087">
        <w:rPr>
          <w:rFonts w:ascii="Courier New" w:hAnsi="Courier New" w:cs="Courier New"/>
          <w:bCs/>
        </w:rPr>
        <w:t>importlogging</w:t>
      </w:r>
    </w:p>
    <w:p w:rsidR="0057590F" w:rsidRPr="00547087" w:rsidRDefault="0057590F" w:rsidP="0057590F">
      <w:pPr>
        <w:rPr>
          <w:rFonts w:ascii="Courier New" w:hAnsi="Courier New" w:cs="Courier New"/>
        </w:rPr>
      </w:pPr>
    </w:p>
    <w:p w:rsidR="0057590F" w:rsidRPr="00547087" w:rsidRDefault="0057590F" w:rsidP="0057590F">
      <w:pPr>
        <w:rPr>
          <w:rFonts w:ascii="Courier New" w:hAnsi="Courier New" w:cs="Courier New"/>
        </w:rPr>
      </w:pPr>
      <w:r w:rsidRPr="00547087">
        <w:rPr>
          <w:rFonts w:ascii="Courier New" w:hAnsi="Courier New" w:cs="Courier New"/>
          <w:bCs/>
        </w:rPr>
        <w:t>def</w:t>
      </w:r>
      <w:r w:rsidRPr="00547087">
        <w:rPr>
          <w:rFonts w:ascii="Courier New" w:hAnsi="Courier New" w:cs="Courier New"/>
        </w:rPr>
        <w:t xml:space="preserve"> worker():</w:t>
      </w:r>
    </w:p>
    <w:p w:rsidR="0057590F" w:rsidRPr="00547087" w:rsidRDefault="0057590F" w:rsidP="0057590F">
      <w:pPr>
        <w:rPr>
          <w:rFonts w:ascii="Courier New" w:hAnsi="Courier New" w:cs="Courier New"/>
        </w:rPr>
      </w:pPr>
      <w:r w:rsidRPr="00547087">
        <w:rPr>
          <w:rFonts w:ascii="Courier New" w:hAnsi="Courier New" w:cs="Courier New"/>
        </w:rPr>
        <w:t xml:space="preserve">    """thread worker function"""</w:t>
      </w:r>
    </w:p>
    <w:p w:rsidR="0057590F" w:rsidRPr="00547087" w:rsidRDefault="0057590F" w:rsidP="0057590F">
      <w:pPr>
        <w:rPr>
          <w:rFonts w:ascii="Courier New" w:hAnsi="Courier New" w:cs="Courier New"/>
        </w:rPr>
      </w:pPr>
      <w:r w:rsidRPr="00547087">
        <w:rPr>
          <w:rFonts w:ascii="Courier New" w:hAnsi="Courier New" w:cs="Courier New"/>
        </w:rPr>
        <w:t xml:space="preserve">    pause = random.randint(1, 5) / 10</w:t>
      </w:r>
    </w:p>
    <w:p w:rsidR="0057590F" w:rsidRPr="00547087" w:rsidRDefault="0057590F" w:rsidP="0057590F">
      <w:pPr>
        <w:rPr>
          <w:rFonts w:ascii="Courier New" w:hAnsi="Courier New" w:cs="Courier New"/>
        </w:rPr>
      </w:pPr>
      <w:r w:rsidRPr="00547087">
        <w:rPr>
          <w:rFonts w:ascii="Courier New" w:hAnsi="Courier New" w:cs="Courier New"/>
        </w:rPr>
        <w:t xml:space="preserve">    logging.debug('sleeping %0.2f', pause)</w:t>
      </w:r>
    </w:p>
    <w:p w:rsidR="0057590F" w:rsidRPr="00547087" w:rsidRDefault="0057590F" w:rsidP="0057590F">
      <w:pPr>
        <w:rPr>
          <w:rFonts w:ascii="Courier New" w:hAnsi="Courier New" w:cs="Courier New"/>
        </w:rPr>
      </w:pPr>
      <w:r w:rsidRPr="00547087">
        <w:rPr>
          <w:rFonts w:ascii="Courier New" w:hAnsi="Courier New" w:cs="Courier New"/>
        </w:rPr>
        <w:t xml:space="preserve">    time.sleep(pause)</w:t>
      </w:r>
    </w:p>
    <w:p w:rsidR="0057590F" w:rsidRPr="00547087" w:rsidRDefault="0057590F" w:rsidP="0057590F">
      <w:pPr>
        <w:rPr>
          <w:rFonts w:ascii="Courier New" w:hAnsi="Courier New" w:cs="Courier New"/>
        </w:rPr>
      </w:pPr>
      <w:r w:rsidRPr="00547087">
        <w:rPr>
          <w:rFonts w:ascii="Courier New" w:hAnsi="Courier New" w:cs="Courier New"/>
        </w:rPr>
        <w:t xml:space="preserve">    logging.debug('ending')</w:t>
      </w:r>
    </w:p>
    <w:p w:rsidR="0057590F" w:rsidRPr="00547087" w:rsidRDefault="0057590F" w:rsidP="0057590F">
      <w:pPr>
        <w:rPr>
          <w:rFonts w:ascii="Courier New" w:hAnsi="Courier New" w:cs="Courier New"/>
        </w:rPr>
      </w:pPr>
    </w:p>
    <w:p w:rsidR="0057590F" w:rsidRPr="00547087" w:rsidRDefault="0057590F" w:rsidP="0057590F">
      <w:pPr>
        <w:rPr>
          <w:rFonts w:ascii="Courier New" w:hAnsi="Courier New" w:cs="Courier New"/>
        </w:rPr>
      </w:pPr>
      <w:r w:rsidRPr="00547087">
        <w:rPr>
          <w:rFonts w:ascii="Courier New" w:hAnsi="Courier New" w:cs="Courier New"/>
        </w:rPr>
        <w:t>logging.basicConfig(</w:t>
      </w:r>
    </w:p>
    <w:p w:rsidR="0057590F" w:rsidRPr="00547087" w:rsidRDefault="0057590F" w:rsidP="0057590F">
      <w:pPr>
        <w:rPr>
          <w:rFonts w:ascii="Courier New" w:hAnsi="Courier New" w:cs="Courier New"/>
        </w:rPr>
      </w:pPr>
      <w:r w:rsidRPr="00547087">
        <w:rPr>
          <w:rFonts w:ascii="Courier New" w:hAnsi="Courier New" w:cs="Courier New"/>
        </w:rPr>
        <w:t xml:space="preserve">    level=logging.DEBUG,</w:t>
      </w:r>
    </w:p>
    <w:p w:rsidR="0057590F" w:rsidRPr="00547087" w:rsidRDefault="0057590F" w:rsidP="0057590F">
      <w:pPr>
        <w:rPr>
          <w:rFonts w:ascii="Courier New" w:hAnsi="Courier New" w:cs="Courier New"/>
        </w:rPr>
      </w:pPr>
      <w:r w:rsidRPr="00547087">
        <w:rPr>
          <w:rFonts w:ascii="Courier New" w:hAnsi="Courier New" w:cs="Courier New"/>
        </w:rPr>
        <w:t xml:space="preserve">    format='(%(threadName)-10s) %(message)s',</w:t>
      </w:r>
    </w:p>
    <w:p w:rsidR="0057590F" w:rsidRPr="00547087" w:rsidRDefault="0057590F" w:rsidP="0057590F">
      <w:pPr>
        <w:rPr>
          <w:rFonts w:ascii="Courier New" w:hAnsi="Courier New" w:cs="Courier New"/>
        </w:rPr>
      </w:pPr>
      <w:r w:rsidRPr="00547087">
        <w:rPr>
          <w:rFonts w:ascii="Courier New" w:hAnsi="Courier New" w:cs="Courier New"/>
        </w:rPr>
        <w:t>)</w:t>
      </w:r>
    </w:p>
    <w:p w:rsidR="0057590F" w:rsidRPr="00547087" w:rsidRDefault="0057590F" w:rsidP="0057590F">
      <w:pPr>
        <w:rPr>
          <w:rFonts w:ascii="Courier New" w:hAnsi="Courier New" w:cs="Courier New"/>
        </w:rPr>
      </w:pPr>
      <w:r w:rsidRPr="00547087">
        <w:rPr>
          <w:rFonts w:ascii="Courier New" w:hAnsi="Courier New" w:cs="Courier New"/>
          <w:bCs/>
        </w:rPr>
        <w:t>for</w:t>
      </w:r>
      <w:r w:rsidRPr="00547087">
        <w:rPr>
          <w:rFonts w:ascii="Courier New" w:hAnsi="Courier New" w:cs="Courier New"/>
        </w:rPr>
        <w:t xml:space="preserve"> i </w:t>
      </w:r>
      <w:r w:rsidRPr="00547087">
        <w:rPr>
          <w:rFonts w:ascii="Courier New" w:hAnsi="Courier New" w:cs="Courier New"/>
          <w:bCs/>
        </w:rPr>
        <w:t>in</w:t>
      </w:r>
      <w:r w:rsidRPr="00547087">
        <w:rPr>
          <w:rFonts w:ascii="Courier New" w:hAnsi="Courier New" w:cs="Courier New"/>
        </w:rPr>
        <w:t xml:space="preserve"> range(3):</w:t>
      </w:r>
    </w:p>
    <w:p w:rsidR="0057590F" w:rsidRPr="00547087" w:rsidRDefault="0057590F" w:rsidP="0057590F">
      <w:pPr>
        <w:rPr>
          <w:rFonts w:ascii="Courier New" w:hAnsi="Courier New" w:cs="Courier New"/>
        </w:rPr>
      </w:pPr>
      <w:r w:rsidRPr="00547087">
        <w:rPr>
          <w:rFonts w:ascii="Courier New" w:hAnsi="Courier New" w:cs="Courier New"/>
        </w:rPr>
        <w:t xml:space="preserve">    t = threading.Thread(target=worker, daemon=</w:t>
      </w:r>
      <w:r w:rsidRPr="00547087">
        <w:rPr>
          <w:rFonts w:ascii="Courier New" w:hAnsi="Courier New" w:cs="Courier New"/>
          <w:bCs/>
        </w:rPr>
        <w:t>True</w:t>
      </w:r>
      <w:r w:rsidRPr="00547087">
        <w:rPr>
          <w:rFonts w:ascii="Courier New" w:hAnsi="Courier New" w:cs="Courier New"/>
        </w:rPr>
        <w:t>)</w:t>
      </w:r>
    </w:p>
    <w:p w:rsidR="0057590F" w:rsidRPr="00547087" w:rsidRDefault="0057590F" w:rsidP="0057590F">
      <w:pPr>
        <w:rPr>
          <w:rFonts w:ascii="Courier New" w:hAnsi="Courier New" w:cs="Courier New"/>
        </w:rPr>
      </w:pPr>
      <w:r w:rsidRPr="00547087">
        <w:rPr>
          <w:rFonts w:ascii="Courier New" w:hAnsi="Courier New" w:cs="Courier New"/>
        </w:rPr>
        <w:t xml:space="preserve">    t.start()</w:t>
      </w:r>
    </w:p>
    <w:p w:rsidR="0057590F" w:rsidRPr="00547087" w:rsidRDefault="0057590F" w:rsidP="0057590F">
      <w:pPr>
        <w:rPr>
          <w:rFonts w:ascii="Courier New" w:hAnsi="Courier New" w:cs="Courier New"/>
        </w:rPr>
      </w:pPr>
    </w:p>
    <w:p w:rsidR="0057590F" w:rsidRPr="00547087" w:rsidRDefault="0057590F" w:rsidP="0057590F">
      <w:pPr>
        <w:rPr>
          <w:rFonts w:ascii="Courier New" w:hAnsi="Courier New" w:cs="Courier New"/>
        </w:rPr>
      </w:pPr>
      <w:r w:rsidRPr="00547087">
        <w:rPr>
          <w:rFonts w:ascii="Courier New" w:hAnsi="Courier New" w:cs="Courier New"/>
        </w:rPr>
        <w:t>main_thread = threading.main_thread()</w:t>
      </w:r>
    </w:p>
    <w:p w:rsidR="0057590F" w:rsidRPr="00547087" w:rsidRDefault="0057590F" w:rsidP="0057590F">
      <w:pPr>
        <w:rPr>
          <w:rFonts w:ascii="Courier New" w:hAnsi="Courier New" w:cs="Courier New"/>
        </w:rPr>
      </w:pPr>
      <w:r w:rsidRPr="00547087">
        <w:rPr>
          <w:rFonts w:ascii="Courier New" w:hAnsi="Courier New" w:cs="Courier New"/>
          <w:bCs/>
        </w:rPr>
        <w:t>for</w:t>
      </w:r>
      <w:r w:rsidRPr="00547087">
        <w:rPr>
          <w:rFonts w:ascii="Courier New" w:hAnsi="Courier New" w:cs="Courier New"/>
        </w:rPr>
        <w:t xml:space="preserve"> t </w:t>
      </w:r>
      <w:r w:rsidRPr="00547087">
        <w:rPr>
          <w:rFonts w:ascii="Courier New" w:hAnsi="Courier New" w:cs="Courier New"/>
          <w:bCs/>
        </w:rPr>
        <w:t>in</w:t>
      </w:r>
      <w:r w:rsidRPr="00547087">
        <w:rPr>
          <w:rFonts w:ascii="Courier New" w:hAnsi="Courier New" w:cs="Courier New"/>
        </w:rPr>
        <w:t xml:space="preserve"> threading.enumerate():</w:t>
      </w:r>
    </w:p>
    <w:p w:rsidR="0057590F" w:rsidRPr="00547087" w:rsidRDefault="0057590F" w:rsidP="0057590F">
      <w:pPr>
        <w:rPr>
          <w:rFonts w:ascii="Courier New" w:hAnsi="Courier New" w:cs="Courier New"/>
        </w:rPr>
      </w:pPr>
      <w:r w:rsidRPr="00547087">
        <w:rPr>
          <w:rFonts w:ascii="Courier New" w:hAnsi="Courier New" w:cs="Courier New"/>
          <w:bCs/>
        </w:rPr>
        <w:t>if</w:t>
      </w:r>
      <w:r w:rsidRPr="00547087">
        <w:rPr>
          <w:rFonts w:ascii="Courier New" w:hAnsi="Courier New" w:cs="Courier New"/>
        </w:rPr>
        <w:t xml:space="preserve"> t </w:t>
      </w:r>
      <w:r w:rsidRPr="00547087">
        <w:rPr>
          <w:rFonts w:ascii="Courier New" w:hAnsi="Courier New" w:cs="Courier New"/>
          <w:bCs/>
        </w:rPr>
        <w:t>is</w:t>
      </w:r>
      <w:r w:rsidRPr="00547087">
        <w:rPr>
          <w:rFonts w:ascii="Courier New" w:hAnsi="Courier New" w:cs="Courier New"/>
        </w:rPr>
        <w:t xml:space="preserve"> main_thread:</w:t>
      </w:r>
    </w:p>
    <w:p w:rsidR="0057590F" w:rsidRPr="00547087" w:rsidRDefault="0057590F" w:rsidP="0057590F">
      <w:pPr>
        <w:rPr>
          <w:rFonts w:ascii="Courier New" w:hAnsi="Courier New" w:cs="Courier New"/>
        </w:rPr>
      </w:pPr>
      <w:r w:rsidRPr="00547087">
        <w:rPr>
          <w:rFonts w:ascii="Courier New" w:hAnsi="Courier New" w:cs="Courier New"/>
          <w:bCs/>
        </w:rPr>
        <w:t>continue</w:t>
      </w:r>
    </w:p>
    <w:p w:rsidR="0057590F" w:rsidRPr="00547087" w:rsidRDefault="0057590F" w:rsidP="0057590F">
      <w:pPr>
        <w:rPr>
          <w:rFonts w:ascii="Courier New" w:hAnsi="Courier New" w:cs="Courier New"/>
        </w:rPr>
      </w:pPr>
      <w:r w:rsidRPr="00547087">
        <w:rPr>
          <w:rFonts w:ascii="Courier New" w:hAnsi="Courier New" w:cs="Courier New"/>
        </w:rPr>
        <w:t xml:space="preserve">    logging.debug('joining %s', t.getName())</w:t>
      </w:r>
    </w:p>
    <w:p w:rsidR="0057590F" w:rsidRPr="00547087" w:rsidRDefault="0057590F" w:rsidP="0057590F">
      <w:pPr>
        <w:rPr>
          <w:rFonts w:ascii="Courier New" w:hAnsi="Courier New" w:cs="Courier New"/>
        </w:rPr>
      </w:pPr>
      <w:r w:rsidRPr="00547087">
        <w:rPr>
          <w:rFonts w:ascii="Courier New" w:hAnsi="Courier New" w:cs="Courier New"/>
        </w:rPr>
        <w:t xml:space="preserve">    t.join()</w:t>
      </w:r>
    </w:p>
    <w:p w:rsidR="0057590F" w:rsidRDefault="0057590F" w:rsidP="0057590F">
      <w:pPr>
        <w:spacing w:after="0"/>
        <w:ind w:left="0"/>
      </w:pPr>
      <w:r>
        <w:br w:type="page"/>
      </w:r>
    </w:p>
    <w:p w:rsidR="0057590F" w:rsidRPr="004536B9" w:rsidRDefault="0057590F" w:rsidP="0057590F">
      <w:r w:rsidRPr="004536B9">
        <w:lastRenderedPageBreak/>
        <w:t>Because the worker is sleeping for a random amount of time, the output from this program may vary.</w:t>
      </w:r>
    </w:p>
    <w:p w:rsidR="0057590F" w:rsidRPr="004536B9" w:rsidRDefault="0057590F" w:rsidP="0057590F">
      <w:pPr>
        <w:rPr>
          <w:rFonts w:ascii="Courier New" w:hAnsi="Courier New" w:cs="Courier New"/>
        </w:rPr>
      </w:pPr>
      <w:r w:rsidRPr="004536B9">
        <w:rPr>
          <w:rFonts w:ascii="Courier New" w:hAnsi="Courier New" w:cs="Courier New"/>
        </w:rPr>
        <w:t>$ python3 threading_enumerate.py</w:t>
      </w:r>
    </w:p>
    <w:p w:rsidR="0057590F" w:rsidRPr="004536B9" w:rsidRDefault="0057590F" w:rsidP="0057590F">
      <w:pPr>
        <w:rPr>
          <w:rFonts w:ascii="Courier New" w:hAnsi="Courier New" w:cs="Courier New"/>
        </w:rPr>
      </w:pPr>
    </w:p>
    <w:p w:rsidR="0057590F" w:rsidRPr="004536B9" w:rsidRDefault="0057590F" w:rsidP="0057590F">
      <w:pPr>
        <w:rPr>
          <w:rFonts w:ascii="Courier New" w:hAnsi="Courier New" w:cs="Courier New"/>
        </w:rPr>
      </w:pPr>
      <w:r w:rsidRPr="004536B9">
        <w:rPr>
          <w:rFonts w:ascii="Courier New" w:hAnsi="Courier New" w:cs="Courier New"/>
        </w:rPr>
        <w:t>(Thread-1  ) sleeping 0.20</w:t>
      </w:r>
    </w:p>
    <w:p w:rsidR="0057590F" w:rsidRPr="004536B9" w:rsidRDefault="0057590F" w:rsidP="0057590F">
      <w:pPr>
        <w:rPr>
          <w:rFonts w:ascii="Courier New" w:hAnsi="Courier New" w:cs="Courier New"/>
        </w:rPr>
      </w:pPr>
      <w:r w:rsidRPr="004536B9">
        <w:rPr>
          <w:rFonts w:ascii="Courier New" w:hAnsi="Courier New" w:cs="Courier New"/>
        </w:rPr>
        <w:t>(Thread-2  ) sleeping 0.30</w:t>
      </w:r>
    </w:p>
    <w:p w:rsidR="0057590F" w:rsidRPr="004536B9" w:rsidRDefault="0057590F" w:rsidP="0057590F">
      <w:pPr>
        <w:rPr>
          <w:rFonts w:ascii="Courier New" w:hAnsi="Courier New" w:cs="Courier New"/>
        </w:rPr>
      </w:pPr>
      <w:r w:rsidRPr="004536B9">
        <w:rPr>
          <w:rFonts w:ascii="Courier New" w:hAnsi="Courier New" w:cs="Courier New"/>
        </w:rPr>
        <w:t>(Thread-3  ) sleeping 0.40</w:t>
      </w:r>
    </w:p>
    <w:p w:rsidR="0057590F" w:rsidRPr="004536B9" w:rsidRDefault="0057590F" w:rsidP="0057590F">
      <w:pPr>
        <w:rPr>
          <w:rFonts w:ascii="Courier New" w:hAnsi="Courier New" w:cs="Courier New"/>
        </w:rPr>
      </w:pPr>
      <w:r w:rsidRPr="004536B9">
        <w:rPr>
          <w:rFonts w:ascii="Courier New" w:hAnsi="Courier New" w:cs="Courier New"/>
        </w:rPr>
        <w:t>(MainThread) joining Thread-1</w:t>
      </w:r>
    </w:p>
    <w:p w:rsidR="0057590F" w:rsidRPr="004536B9" w:rsidRDefault="0057590F" w:rsidP="0057590F">
      <w:pPr>
        <w:rPr>
          <w:rFonts w:ascii="Courier New" w:hAnsi="Courier New" w:cs="Courier New"/>
        </w:rPr>
      </w:pPr>
      <w:r w:rsidRPr="004536B9">
        <w:rPr>
          <w:rFonts w:ascii="Courier New" w:hAnsi="Courier New" w:cs="Courier New"/>
        </w:rPr>
        <w:t>(Thread-1  ) ending</w:t>
      </w:r>
    </w:p>
    <w:p w:rsidR="0057590F" w:rsidRPr="004536B9" w:rsidRDefault="0057590F" w:rsidP="0057590F">
      <w:pPr>
        <w:rPr>
          <w:rFonts w:ascii="Courier New" w:hAnsi="Courier New" w:cs="Courier New"/>
        </w:rPr>
      </w:pPr>
      <w:r w:rsidRPr="004536B9">
        <w:rPr>
          <w:rFonts w:ascii="Courier New" w:hAnsi="Courier New" w:cs="Courier New"/>
        </w:rPr>
        <w:t>(MainThread) joining Thread-3</w:t>
      </w:r>
    </w:p>
    <w:p w:rsidR="0057590F" w:rsidRPr="004536B9" w:rsidRDefault="0057590F" w:rsidP="0057590F">
      <w:pPr>
        <w:rPr>
          <w:rFonts w:ascii="Courier New" w:hAnsi="Courier New" w:cs="Courier New"/>
        </w:rPr>
      </w:pPr>
      <w:r w:rsidRPr="004536B9">
        <w:rPr>
          <w:rFonts w:ascii="Courier New" w:hAnsi="Courier New" w:cs="Courier New"/>
        </w:rPr>
        <w:t>(Thread-2  ) ending</w:t>
      </w:r>
    </w:p>
    <w:p w:rsidR="0057590F" w:rsidRPr="004536B9" w:rsidRDefault="0057590F" w:rsidP="0057590F">
      <w:pPr>
        <w:rPr>
          <w:rFonts w:ascii="Courier New" w:hAnsi="Courier New" w:cs="Courier New"/>
        </w:rPr>
      </w:pPr>
      <w:r w:rsidRPr="004536B9">
        <w:rPr>
          <w:rFonts w:ascii="Courier New" w:hAnsi="Courier New" w:cs="Courier New"/>
        </w:rPr>
        <w:t>(Thread-3  ) ending</w:t>
      </w:r>
    </w:p>
    <w:p w:rsidR="0057590F" w:rsidRPr="004536B9" w:rsidRDefault="0057590F" w:rsidP="0057590F">
      <w:pPr>
        <w:rPr>
          <w:rFonts w:ascii="Courier New" w:hAnsi="Courier New" w:cs="Courier New"/>
        </w:rPr>
      </w:pPr>
      <w:r w:rsidRPr="004536B9">
        <w:rPr>
          <w:rFonts w:ascii="Courier New" w:hAnsi="Courier New" w:cs="Courier New"/>
        </w:rPr>
        <w:t>(MainThread) joining Thread-2</w:t>
      </w:r>
    </w:p>
    <w:p w:rsidR="0057590F" w:rsidRDefault="0057590F" w:rsidP="0057590F">
      <w:pPr>
        <w:pStyle w:val="Heading3"/>
      </w:pPr>
      <w:bookmarkStart w:id="323" w:name="_Toc515016771"/>
    </w:p>
    <w:p w:rsidR="0057590F" w:rsidRPr="004536B9" w:rsidRDefault="0057590F" w:rsidP="0057590F">
      <w:pPr>
        <w:pStyle w:val="Heading3"/>
      </w:pPr>
      <w:bookmarkStart w:id="324" w:name="_Toc515037946"/>
      <w:r w:rsidRPr="004536B9">
        <w:t>Subclassing Thread</w:t>
      </w:r>
      <w:bookmarkEnd w:id="323"/>
      <w:bookmarkEnd w:id="324"/>
    </w:p>
    <w:p w:rsidR="0057590F" w:rsidRPr="004536B9" w:rsidRDefault="0057590F" w:rsidP="0057590F">
      <w:r w:rsidRPr="004536B9">
        <w:t>At start-up, a </w:t>
      </w:r>
      <w:r w:rsidRPr="004536B9">
        <w:rPr>
          <w:rFonts w:ascii="Times New Roman" w:hAnsi="Times New Roman"/>
        </w:rPr>
        <w:t>Thread</w:t>
      </w:r>
      <w:r w:rsidRPr="004536B9">
        <w:t> does some basic in</w:t>
      </w:r>
      <w:r>
        <w:t xml:space="preserve">itialization and then calls its </w:t>
      </w:r>
      <w:r w:rsidRPr="00E11C62">
        <w:rPr>
          <w:rFonts w:ascii="Courier New" w:hAnsi="Courier New" w:cs="Courier New"/>
        </w:rPr>
        <w:t>run()</w:t>
      </w:r>
      <w:r w:rsidRPr="004536B9">
        <w:t>method, which calls the target function passed to the const</w:t>
      </w:r>
      <w:r>
        <w:t xml:space="preserve">ructor. To create a subclass of </w:t>
      </w:r>
      <w:r w:rsidRPr="007B49B0">
        <w:rPr>
          <w:rFonts w:ascii="Courier New" w:hAnsi="Courier New" w:cs="Courier New"/>
        </w:rPr>
        <w:t>Thread</w:t>
      </w:r>
      <w:r>
        <w:t xml:space="preserve">, override </w:t>
      </w:r>
      <w:r w:rsidRPr="00E11C62">
        <w:rPr>
          <w:rFonts w:ascii="Courier New" w:hAnsi="Courier New" w:cs="Courier New"/>
        </w:rPr>
        <w:t>run()</w:t>
      </w:r>
      <w:r w:rsidRPr="004536B9">
        <w:t>to do whatever is necessary.</w:t>
      </w:r>
    </w:p>
    <w:p w:rsidR="0057590F" w:rsidRPr="007B49B0" w:rsidRDefault="0057590F" w:rsidP="0057590F">
      <w:pPr>
        <w:rPr>
          <w:rFonts w:asciiTheme="majorHAnsi" w:hAnsiTheme="majorHAnsi" w:cs="Courier New"/>
          <w:b/>
        </w:rPr>
      </w:pPr>
      <w:r w:rsidRPr="007B49B0">
        <w:rPr>
          <w:rFonts w:asciiTheme="majorHAnsi" w:hAnsiTheme="majorHAnsi" w:cs="Courier New"/>
          <w:b/>
        </w:rPr>
        <w:t>Example:</w:t>
      </w:r>
    </w:p>
    <w:p w:rsidR="0057590F" w:rsidRPr="00547087" w:rsidRDefault="0057590F" w:rsidP="0057590F">
      <w:pPr>
        <w:rPr>
          <w:rFonts w:ascii="Courier New" w:hAnsi="Courier New" w:cs="Courier New"/>
        </w:rPr>
      </w:pPr>
      <w:r w:rsidRPr="00547087">
        <w:rPr>
          <w:rFonts w:ascii="Courier New" w:hAnsi="Courier New" w:cs="Courier New"/>
        </w:rPr>
        <w:t>threading_subclass.py</w:t>
      </w:r>
    </w:p>
    <w:p w:rsidR="0057590F" w:rsidRPr="00547087" w:rsidRDefault="0057590F" w:rsidP="0057590F">
      <w:pPr>
        <w:rPr>
          <w:rFonts w:ascii="Courier New" w:hAnsi="Courier New" w:cs="Courier New"/>
        </w:rPr>
      </w:pPr>
      <w:r w:rsidRPr="00547087">
        <w:rPr>
          <w:rFonts w:ascii="Courier New" w:hAnsi="Courier New" w:cs="Courier New"/>
          <w:bCs/>
        </w:rPr>
        <w:t>importthreading</w:t>
      </w:r>
    </w:p>
    <w:p w:rsidR="0057590F" w:rsidRPr="00547087" w:rsidRDefault="0057590F" w:rsidP="0057590F">
      <w:pPr>
        <w:rPr>
          <w:rFonts w:ascii="Courier New" w:hAnsi="Courier New" w:cs="Courier New"/>
        </w:rPr>
      </w:pPr>
      <w:r w:rsidRPr="00547087">
        <w:rPr>
          <w:rFonts w:ascii="Courier New" w:hAnsi="Courier New" w:cs="Courier New"/>
          <w:bCs/>
        </w:rPr>
        <w:t>importlogging</w:t>
      </w:r>
    </w:p>
    <w:p w:rsidR="0057590F" w:rsidRPr="00547087" w:rsidRDefault="0057590F" w:rsidP="0057590F">
      <w:pPr>
        <w:rPr>
          <w:rFonts w:ascii="Courier New" w:hAnsi="Courier New" w:cs="Courier New"/>
        </w:rPr>
      </w:pPr>
    </w:p>
    <w:p w:rsidR="0057590F" w:rsidRPr="00547087" w:rsidRDefault="0057590F" w:rsidP="0057590F">
      <w:pPr>
        <w:rPr>
          <w:rFonts w:ascii="Courier New" w:hAnsi="Courier New" w:cs="Courier New"/>
        </w:rPr>
      </w:pPr>
      <w:r w:rsidRPr="00547087">
        <w:rPr>
          <w:rFonts w:ascii="Courier New" w:hAnsi="Courier New" w:cs="Courier New"/>
          <w:bCs/>
        </w:rPr>
        <w:t>classMyThread</w:t>
      </w:r>
      <w:r w:rsidRPr="00547087">
        <w:rPr>
          <w:rFonts w:ascii="Courier New" w:hAnsi="Courier New" w:cs="Courier New"/>
        </w:rPr>
        <w:t>(threading.Thread):</w:t>
      </w:r>
    </w:p>
    <w:p w:rsidR="0057590F" w:rsidRPr="00547087" w:rsidRDefault="0057590F" w:rsidP="0057590F">
      <w:pPr>
        <w:rPr>
          <w:rFonts w:ascii="Courier New" w:hAnsi="Courier New" w:cs="Courier New"/>
        </w:rPr>
      </w:pPr>
    </w:p>
    <w:p w:rsidR="0057590F" w:rsidRPr="00547087" w:rsidRDefault="0057590F" w:rsidP="0057590F">
      <w:pPr>
        <w:rPr>
          <w:rFonts w:ascii="Courier New" w:hAnsi="Courier New" w:cs="Courier New"/>
        </w:rPr>
      </w:pPr>
      <w:r w:rsidRPr="00547087">
        <w:rPr>
          <w:rFonts w:ascii="Courier New" w:hAnsi="Courier New" w:cs="Courier New"/>
          <w:bCs/>
        </w:rPr>
        <w:t>def</w:t>
      </w:r>
      <w:r w:rsidRPr="00547087">
        <w:rPr>
          <w:rFonts w:ascii="Courier New" w:hAnsi="Courier New" w:cs="Courier New"/>
        </w:rPr>
        <w:t xml:space="preserve"> run(self):</w:t>
      </w:r>
    </w:p>
    <w:p w:rsidR="0057590F" w:rsidRPr="00547087" w:rsidRDefault="0057590F" w:rsidP="0057590F">
      <w:pPr>
        <w:rPr>
          <w:rFonts w:ascii="Courier New" w:hAnsi="Courier New" w:cs="Courier New"/>
        </w:rPr>
      </w:pPr>
      <w:r w:rsidRPr="00547087">
        <w:rPr>
          <w:rFonts w:ascii="Courier New" w:hAnsi="Courier New" w:cs="Courier New"/>
        </w:rPr>
        <w:t xml:space="preserve">        logging.debug('running')</w:t>
      </w:r>
    </w:p>
    <w:p w:rsidR="0057590F" w:rsidRPr="00547087" w:rsidRDefault="0057590F" w:rsidP="0057590F">
      <w:pPr>
        <w:rPr>
          <w:rFonts w:ascii="Courier New" w:hAnsi="Courier New" w:cs="Courier New"/>
        </w:rPr>
      </w:pPr>
    </w:p>
    <w:p w:rsidR="0057590F" w:rsidRPr="00547087" w:rsidRDefault="0057590F" w:rsidP="0057590F">
      <w:pPr>
        <w:rPr>
          <w:rFonts w:ascii="Courier New" w:hAnsi="Courier New" w:cs="Courier New"/>
        </w:rPr>
      </w:pPr>
      <w:r w:rsidRPr="00547087">
        <w:rPr>
          <w:rFonts w:ascii="Courier New" w:hAnsi="Courier New" w:cs="Courier New"/>
        </w:rPr>
        <w:t>logging.basicConfig(</w:t>
      </w:r>
    </w:p>
    <w:p w:rsidR="0057590F" w:rsidRPr="00547087" w:rsidRDefault="0057590F" w:rsidP="0057590F">
      <w:pPr>
        <w:rPr>
          <w:rFonts w:ascii="Courier New" w:hAnsi="Courier New" w:cs="Courier New"/>
        </w:rPr>
      </w:pPr>
      <w:r w:rsidRPr="00547087">
        <w:rPr>
          <w:rFonts w:ascii="Courier New" w:hAnsi="Courier New" w:cs="Courier New"/>
        </w:rPr>
        <w:t xml:space="preserve">    level=logging.DEBUG,</w:t>
      </w:r>
    </w:p>
    <w:p w:rsidR="0057590F" w:rsidRPr="00547087" w:rsidRDefault="0057590F" w:rsidP="0057590F">
      <w:pPr>
        <w:rPr>
          <w:rFonts w:ascii="Courier New" w:hAnsi="Courier New" w:cs="Courier New"/>
        </w:rPr>
      </w:pPr>
      <w:r w:rsidRPr="00547087">
        <w:rPr>
          <w:rFonts w:ascii="Courier New" w:hAnsi="Courier New" w:cs="Courier New"/>
        </w:rPr>
        <w:t xml:space="preserve">    format='(%(threadName)-10s) %(message)s',</w:t>
      </w:r>
    </w:p>
    <w:p w:rsidR="0057590F" w:rsidRPr="00547087" w:rsidRDefault="0057590F" w:rsidP="0057590F">
      <w:pPr>
        <w:rPr>
          <w:rFonts w:ascii="Courier New" w:hAnsi="Courier New" w:cs="Courier New"/>
        </w:rPr>
      </w:pPr>
      <w:r w:rsidRPr="00547087">
        <w:rPr>
          <w:rFonts w:ascii="Courier New" w:hAnsi="Courier New" w:cs="Courier New"/>
        </w:rPr>
        <w:t>)</w:t>
      </w:r>
    </w:p>
    <w:p w:rsidR="0057590F" w:rsidRPr="00547087" w:rsidRDefault="0057590F" w:rsidP="0057590F">
      <w:pPr>
        <w:rPr>
          <w:rFonts w:ascii="Courier New" w:hAnsi="Courier New" w:cs="Courier New"/>
        </w:rPr>
      </w:pPr>
    </w:p>
    <w:p w:rsidR="0057590F" w:rsidRPr="00547087" w:rsidRDefault="0057590F" w:rsidP="0057590F">
      <w:pPr>
        <w:rPr>
          <w:rFonts w:ascii="Courier New" w:hAnsi="Courier New" w:cs="Courier New"/>
        </w:rPr>
      </w:pPr>
      <w:r w:rsidRPr="00547087">
        <w:rPr>
          <w:rFonts w:ascii="Courier New" w:hAnsi="Courier New" w:cs="Courier New"/>
          <w:bCs/>
        </w:rPr>
        <w:t>for</w:t>
      </w:r>
      <w:r w:rsidRPr="00547087">
        <w:rPr>
          <w:rFonts w:ascii="Courier New" w:hAnsi="Courier New" w:cs="Courier New"/>
        </w:rPr>
        <w:t xml:space="preserve"> i </w:t>
      </w:r>
      <w:r w:rsidRPr="00547087">
        <w:rPr>
          <w:rFonts w:ascii="Courier New" w:hAnsi="Courier New" w:cs="Courier New"/>
          <w:bCs/>
        </w:rPr>
        <w:t>in</w:t>
      </w:r>
      <w:r w:rsidRPr="00547087">
        <w:rPr>
          <w:rFonts w:ascii="Courier New" w:hAnsi="Courier New" w:cs="Courier New"/>
        </w:rPr>
        <w:t xml:space="preserve"> range(5):</w:t>
      </w:r>
    </w:p>
    <w:p w:rsidR="0057590F" w:rsidRPr="00547087" w:rsidRDefault="0057590F" w:rsidP="0057590F">
      <w:pPr>
        <w:rPr>
          <w:rFonts w:ascii="Courier New" w:hAnsi="Courier New" w:cs="Courier New"/>
        </w:rPr>
      </w:pPr>
      <w:r w:rsidRPr="00547087">
        <w:rPr>
          <w:rFonts w:ascii="Courier New" w:hAnsi="Courier New" w:cs="Courier New"/>
        </w:rPr>
        <w:t xml:space="preserve">    t = MyThread()</w:t>
      </w:r>
    </w:p>
    <w:p w:rsidR="0057590F" w:rsidRPr="00547087" w:rsidRDefault="0057590F" w:rsidP="0057590F">
      <w:r w:rsidRPr="00547087">
        <w:rPr>
          <w:rFonts w:ascii="Courier New" w:hAnsi="Courier New" w:cs="Courier New"/>
        </w:rPr>
        <w:t xml:space="preserve">    t.start()</w:t>
      </w:r>
    </w:p>
    <w:p w:rsidR="0057590F" w:rsidRPr="00547087" w:rsidRDefault="0057590F" w:rsidP="0057590F">
      <w:r>
        <w:lastRenderedPageBreak/>
        <w:t xml:space="preserve">The return value of </w:t>
      </w:r>
      <w:r w:rsidRPr="00E11C62">
        <w:rPr>
          <w:rFonts w:ascii="Courier New" w:hAnsi="Courier New" w:cs="Courier New"/>
        </w:rPr>
        <w:t>run()</w:t>
      </w:r>
      <w:r w:rsidRPr="00547087">
        <w:t>is ignored.</w:t>
      </w:r>
    </w:p>
    <w:p w:rsidR="0057590F" w:rsidRPr="00547087" w:rsidRDefault="0057590F" w:rsidP="0057590F">
      <w:pPr>
        <w:rPr>
          <w:rFonts w:ascii="Courier New" w:hAnsi="Courier New" w:cs="Courier New"/>
        </w:rPr>
      </w:pPr>
      <w:r w:rsidRPr="00547087">
        <w:rPr>
          <w:rFonts w:ascii="Courier New" w:hAnsi="Courier New" w:cs="Courier New"/>
        </w:rPr>
        <w:t>$ python3 threading_subclass.py</w:t>
      </w:r>
    </w:p>
    <w:p w:rsidR="0057590F" w:rsidRPr="00547087" w:rsidRDefault="0057590F" w:rsidP="0057590F">
      <w:pPr>
        <w:rPr>
          <w:rFonts w:ascii="Courier New" w:hAnsi="Courier New" w:cs="Courier New"/>
        </w:rPr>
      </w:pPr>
      <w:r w:rsidRPr="00547087">
        <w:rPr>
          <w:rFonts w:ascii="Courier New" w:hAnsi="Courier New" w:cs="Courier New"/>
        </w:rPr>
        <w:t>(Thread-1  ) running</w:t>
      </w:r>
    </w:p>
    <w:p w:rsidR="0057590F" w:rsidRPr="00547087" w:rsidRDefault="0057590F" w:rsidP="0057590F">
      <w:pPr>
        <w:rPr>
          <w:rFonts w:ascii="Courier New" w:hAnsi="Courier New" w:cs="Courier New"/>
        </w:rPr>
      </w:pPr>
      <w:r w:rsidRPr="00547087">
        <w:rPr>
          <w:rFonts w:ascii="Courier New" w:hAnsi="Courier New" w:cs="Courier New"/>
        </w:rPr>
        <w:t>(Thread-2  ) running</w:t>
      </w:r>
    </w:p>
    <w:p w:rsidR="0057590F" w:rsidRPr="00547087" w:rsidRDefault="0057590F" w:rsidP="0057590F">
      <w:pPr>
        <w:rPr>
          <w:rFonts w:ascii="Courier New" w:hAnsi="Courier New" w:cs="Courier New"/>
        </w:rPr>
      </w:pPr>
      <w:r w:rsidRPr="00547087">
        <w:rPr>
          <w:rFonts w:ascii="Courier New" w:hAnsi="Courier New" w:cs="Courier New"/>
        </w:rPr>
        <w:t>(Thread-3  ) running</w:t>
      </w:r>
    </w:p>
    <w:p w:rsidR="0057590F" w:rsidRPr="00547087" w:rsidRDefault="0057590F" w:rsidP="0057590F">
      <w:pPr>
        <w:rPr>
          <w:rFonts w:ascii="Courier New" w:hAnsi="Courier New" w:cs="Courier New"/>
        </w:rPr>
      </w:pPr>
      <w:r w:rsidRPr="00547087">
        <w:rPr>
          <w:rFonts w:ascii="Courier New" w:hAnsi="Courier New" w:cs="Courier New"/>
        </w:rPr>
        <w:t>(Thread-4  ) running</w:t>
      </w:r>
    </w:p>
    <w:p w:rsidR="0057590F" w:rsidRPr="00547087" w:rsidRDefault="0057590F" w:rsidP="0057590F">
      <w:pPr>
        <w:rPr>
          <w:rFonts w:ascii="Courier New" w:hAnsi="Courier New" w:cs="Courier New"/>
        </w:rPr>
      </w:pPr>
      <w:r w:rsidRPr="00547087">
        <w:rPr>
          <w:rFonts w:ascii="Courier New" w:hAnsi="Courier New" w:cs="Courier New"/>
        </w:rPr>
        <w:t>(Thread-5  ) running</w:t>
      </w:r>
    </w:p>
    <w:p w:rsidR="0057590F" w:rsidRPr="004536B9" w:rsidRDefault="0057590F" w:rsidP="0057590F">
      <w:r>
        <w:t xml:space="preserve">Because the </w:t>
      </w:r>
      <w:r w:rsidRPr="00E11C62">
        <w:rPr>
          <w:rFonts w:ascii="Courier New" w:hAnsi="Courier New" w:cs="Courier New"/>
        </w:rPr>
        <w:t>args</w:t>
      </w:r>
      <w:r>
        <w:t xml:space="preserve"> and </w:t>
      </w:r>
      <w:r w:rsidRPr="00E11C62">
        <w:rPr>
          <w:rFonts w:ascii="Courier New" w:hAnsi="Courier New" w:cs="Courier New"/>
        </w:rPr>
        <w:t>kwargs</w:t>
      </w:r>
      <w:r>
        <w:t xml:space="preserve"> values passed to the </w:t>
      </w:r>
      <w:r w:rsidRPr="00E11C62">
        <w:rPr>
          <w:rFonts w:ascii="Courier New" w:hAnsi="Courier New" w:cs="Courier New"/>
        </w:rPr>
        <w:t>Thread</w:t>
      </w:r>
      <w:r w:rsidRPr="004536B9">
        <w:t>constructor are saved in private variables using names prefixed with </w:t>
      </w:r>
      <w:r w:rsidRPr="004536B9">
        <w:rPr>
          <w:rFonts w:ascii="Times New Roman" w:hAnsi="Times New Roman"/>
        </w:rPr>
        <w:t>'</w:t>
      </w:r>
      <w:r w:rsidRPr="00E11C62">
        <w:rPr>
          <w:rFonts w:ascii="Courier New" w:hAnsi="Courier New" w:cs="Courier New"/>
        </w:rPr>
        <w:t>__</w:t>
      </w:r>
      <w:r w:rsidRPr="004536B9">
        <w:rPr>
          <w:rFonts w:ascii="Times New Roman" w:hAnsi="Times New Roman"/>
        </w:rPr>
        <w:t>'</w:t>
      </w:r>
      <w:r w:rsidRPr="004536B9">
        <w:t>, they are not easily accessed from a subclass. To pass arguments to a custom thread type, redefine the constructor to save the values in an instance attribute that can be seen in the subclass.</w:t>
      </w:r>
    </w:p>
    <w:p w:rsidR="0057590F" w:rsidRPr="00ED64B4" w:rsidRDefault="0057590F" w:rsidP="0057590F">
      <w:pPr>
        <w:rPr>
          <w:rFonts w:asciiTheme="majorHAnsi" w:hAnsiTheme="majorHAnsi" w:cs="Courier New"/>
          <w:b/>
        </w:rPr>
      </w:pPr>
      <w:r w:rsidRPr="00ED64B4">
        <w:rPr>
          <w:rFonts w:asciiTheme="majorHAnsi" w:hAnsiTheme="majorHAnsi" w:cs="Courier New"/>
          <w:b/>
        </w:rPr>
        <w:t>Example:</w:t>
      </w:r>
    </w:p>
    <w:p w:rsidR="0057590F" w:rsidRPr="00547087" w:rsidRDefault="0057590F" w:rsidP="0057590F">
      <w:pPr>
        <w:rPr>
          <w:rFonts w:ascii="Courier New" w:hAnsi="Courier New" w:cs="Courier New"/>
        </w:rPr>
      </w:pPr>
      <w:r w:rsidRPr="00547087">
        <w:rPr>
          <w:rFonts w:ascii="Courier New" w:hAnsi="Courier New" w:cs="Courier New"/>
        </w:rPr>
        <w:t>threading_subclass_args.py</w:t>
      </w:r>
    </w:p>
    <w:p w:rsidR="0057590F" w:rsidRPr="00547087" w:rsidRDefault="0057590F" w:rsidP="0057590F">
      <w:pPr>
        <w:rPr>
          <w:rFonts w:ascii="Courier New" w:hAnsi="Courier New" w:cs="Courier New"/>
        </w:rPr>
      </w:pPr>
      <w:r w:rsidRPr="00547087">
        <w:rPr>
          <w:rFonts w:ascii="Courier New" w:hAnsi="Courier New" w:cs="Courier New"/>
          <w:bCs/>
        </w:rPr>
        <w:t>importthreading</w:t>
      </w:r>
    </w:p>
    <w:p w:rsidR="0057590F" w:rsidRDefault="0057590F" w:rsidP="0057590F">
      <w:pPr>
        <w:rPr>
          <w:rFonts w:ascii="Courier New" w:hAnsi="Courier New" w:cs="Courier New"/>
        </w:rPr>
      </w:pPr>
      <w:r w:rsidRPr="00547087">
        <w:rPr>
          <w:rFonts w:ascii="Courier New" w:hAnsi="Courier New" w:cs="Courier New"/>
          <w:bCs/>
        </w:rPr>
        <w:t>importlogging</w:t>
      </w:r>
    </w:p>
    <w:p w:rsidR="0057590F" w:rsidRPr="00547087" w:rsidRDefault="0057590F" w:rsidP="0057590F">
      <w:pPr>
        <w:rPr>
          <w:rFonts w:ascii="Courier New" w:hAnsi="Courier New" w:cs="Courier New"/>
        </w:rPr>
      </w:pPr>
    </w:p>
    <w:p w:rsidR="0057590F" w:rsidRPr="00547087" w:rsidRDefault="0057590F" w:rsidP="0057590F">
      <w:pPr>
        <w:rPr>
          <w:rFonts w:ascii="Courier New" w:hAnsi="Courier New" w:cs="Courier New"/>
        </w:rPr>
      </w:pPr>
      <w:r w:rsidRPr="00547087">
        <w:rPr>
          <w:rFonts w:ascii="Courier New" w:hAnsi="Courier New" w:cs="Courier New"/>
          <w:bCs/>
        </w:rPr>
        <w:t>classMyThreadWithArgs</w:t>
      </w:r>
      <w:r w:rsidRPr="00547087">
        <w:rPr>
          <w:rFonts w:ascii="Courier New" w:hAnsi="Courier New" w:cs="Courier New"/>
        </w:rPr>
        <w:t>(threading.Thread):</w:t>
      </w:r>
    </w:p>
    <w:p w:rsidR="0057590F" w:rsidRPr="00547087" w:rsidRDefault="0057590F" w:rsidP="0057590F">
      <w:pPr>
        <w:rPr>
          <w:rFonts w:ascii="Courier New" w:hAnsi="Courier New" w:cs="Courier New"/>
        </w:rPr>
      </w:pPr>
      <w:r w:rsidRPr="00547087">
        <w:rPr>
          <w:rFonts w:ascii="Courier New" w:hAnsi="Courier New" w:cs="Courier New"/>
          <w:bCs/>
        </w:rPr>
        <w:t>def</w:t>
      </w:r>
      <w:r w:rsidRPr="00547087">
        <w:rPr>
          <w:rFonts w:ascii="Courier New" w:hAnsi="Courier New" w:cs="Courier New"/>
        </w:rPr>
        <w:t xml:space="preserve"> __init__(self, group=</w:t>
      </w:r>
      <w:r w:rsidRPr="00547087">
        <w:rPr>
          <w:rFonts w:ascii="Courier New" w:hAnsi="Courier New" w:cs="Courier New"/>
          <w:bCs/>
        </w:rPr>
        <w:t>None</w:t>
      </w:r>
      <w:r w:rsidRPr="00547087">
        <w:rPr>
          <w:rFonts w:ascii="Courier New" w:hAnsi="Courier New" w:cs="Courier New"/>
        </w:rPr>
        <w:t>, target=</w:t>
      </w:r>
      <w:r w:rsidRPr="00547087">
        <w:rPr>
          <w:rFonts w:ascii="Courier New" w:hAnsi="Courier New" w:cs="Courier New"/>
          <w:bCs/>
        </w:rPr>
        <w:t>None</w:t>
      </w:r>
      <w:r w:rsidRPr="00547087">
        <w:rPr>
          <w:rFonts w:ascii="Courier New" w:hAnsi="Courier New" w:cs="Courier New"/>
        </w:rPr>
        <w:t>, name=</w:t>
      </w:r>
      <w:r w:rsidRPr="00547087">
        <w:rPr>
          <w:rFonts w:ascii="Courier New" w:hAnsi="Courier New" w:cs="Courier New"/>
          <w:bCs/>
        </w:rPr>
        <w:t>None</w:t>
      </w:r>
      <w:r w:rsidRPr="00547087">
        <w:rPr>
          <w:rFonts w:ascii="Courier New" w:hAnsi="Courier New" w:cs="Courier New"/>
        </w:rPr>
        <w:t>,</w:t>
      </w:r>
    </w:p>
    <w:p w:rsidR="0057590F" w:rsidRPr="00547087" w:rsidRDefault="0057590F" w:rsidP="0057590F">
      <w:pPr>
        <w:rPr>
          <w:rFonts w:ascii="Courier New" w:hAnsi="Courier New" w:cs="Courier New"/>
        </w:rPr>
      </w:pPr>
      <w:r w:rsidRPr="00547087">
        <w:rPr>
          <w:rFonts w:ascii="Courier New" w:hAnsi="Courier New" w:cs="Courier New"/>
        </w:rPr>
        <w:t xml:space="preserve">                 args=(), kwargs=</w:t>
      </w:r>
      <w:r w:rsidRPr="00547087">
        <w:rPr>
          <w:rFonts w:ascii="Courier New" w:hAnsi="Courier New" w:cs="Courier New"/>
          <w:bCs/>
        </w:rPr>
        <w:t>None</w:t>
      </w:r>
      <w:r w:rsidRPr="00547087">
        <w:rPr>
          <w:rFonts w:ascii="Courier New" w:hAnsi="Courier New" w:cs="Courier New"/>
        </w:rPr>
        <w:t>, *, daemon=</w:t>
      </w:r>
      <w:r w:rsidRPr="00547087">
        <w:rPr>
          <w:rFonts w:ascii="Courier New" w:hAnsi="Courier New" w:cs="Courier New"/>
          <w:bCs/>
        </w:rPr>
        <w:t>None</w:t>
      </w:r>
      <w:r w:rsidRPr="00547087">
        <w:rPr>
          <w:rFonts w:ascii="Courier New" w:hAnsi="Courier New" w:cs="Courier New"/>
        </w:rPr>
        <w:t>):</w:t>
      </w:r>
    </w:p>
    <w:p w:rsidR="0057590F" w:rsidRPr="00547087" w:rsidRDefault="0057590F" w:rsidP="0057590F">
      <w:pPr>
        <w:rPr>
          <w:rFonts w:ascii="Courier New" w:hAnsi="Courier New" w:cs="Courier New"/>
        </w:rPr>
      </w:pPr>
      <w:r w:rsidRPr="00547087">
        <w:rPr>
          <w:rFonts w:ascii="Courier New" w:hAnsi="Courier New" w:cs="Courier New"/>
        </w:rPr>
        <w:t xml:space="preserve">        super().__init__(group=group, target=target, name=name,</w:t>
      </w:r>
    </w:p>
    <w:p w:rsidR="0057590F" w:rsidRPr="00547087" w:rsidRDefault="0057590F" w:rsidP="0057590F">
      <w:pPr>
        <w:rPr>
          <w:rFonts w:ascii="Courier New" w:hAnsi="Courier New" w:cs="Courier New"/>
        </w:rPr>
      </w:pPr>
      <w:r w:rsidRPr="00547087">
        <w:rPr>
          <w:rFonts w:ascii="Courier New" w:hAnsi="Courier New" w:cs="Courier New"/>
        </w:rPr>
        <w:t xml:space="preserve">                         daemon=daemon)</w:t>
      </w:r>
    </w:p>
    <w:p w:rsidR="0057590F" w:rsidRPr="00547087" w:rsidRDefault="0057590F" w:rsidP="0057590F">
      <w:pPr>
        <w:rPr>
          <w:rFonts w:ascii="Courier New" w:hAnsi="Courier New" w:cs="Courier New"/>
        </w:rPr>
      </w:pPr>
      <w:r w:rsidRPr="00547087">
        <w:rPr>
          <w:rFonts w:ascii="Courier New" w:hAnsi="Courier New" w:cs="Courier New"/>
        </w:rPr>
        <w:t xml:space="preserve">        self.args = args</w:t>
      </w:r>
    </w:p>
    <w:p w:rsidR="0057590F" w:rsidRPr="00547087" w:rsidRDefault="0057590F" w:rsidP="0057590F">
      <w:pPr>
        <w:rPr>
          <w:rFonts w:ascii="Courier New" w:hAnsi="Courier New" w:cs="Courier New"/>
        </w:rPr>
      </w:pPr>
      <w:r w:rsidRPr="00547087">
        <w:rPr>
          <w:rFonts w:ascii="Courier New" w:hAnsi="Courier New" w:cs="Courier New"/>
        </w:rPr>
        <w:t xml:space="preserve">        self.kwargs = kwargs</w:t>
      </w:r>
    </w:p>
    <w:p w:rsidR="0057590F" w:rsidRPr="00547087" w:rsidRDefault="0057590F" w:rsidP="0057590F">
      <w:pPr>
        <w:rPr>
          <w:rFonts w:ascii="Courier New" w:hAnsi="Courier New" w:cs="Courier New"/>
        </w:rPr>
      </w:pPr>
    </w:p>
    <w:p w:rsidR="0057590F" w:rsidRPr="00547087" w:rsidRDefault="0057590F" w:rsidP="0057590F">
      <w:pPr>
        <w:rPr>
          <w:rFonts w:ascii="Courier New" w:hAnsi="Courier New" w:cs="Courier New"/>
        </w:rPr>
      </w:pPr>
      <w:r w:rsidRPr="00547087">
        <w:rPr>
          <w:rFonts w:ascii="Courier New" w:hAnsi="Courier New" w:cs="Courier New"/>
          <w:bCs/>
        </w:rPr>
        <w:t>def</w:t>
      </w:r>
      <w:r w:rsidRPr="00547087">
        <w:rPr>
          <w:rFonts w:ascii="Courier New" w:hAnsi="Courier New" w:cs="Courier New"/>
        </w:rPr>
        <w:t xml:space="preserve"> run(self):</w:t>
      </w:r>
    </w:p>
    <w:p w:rsidR="0057590F" w:rsidRPr="00547087" w:rsidRDefault="0057590F" w:rsidP="0057590F">
      <w:pPr>
        <w:rPr>
          <w:rFonts w:ascii="Courier New" w:hAnsi="Courier New" w:cs="Courier New"/>
        </w:rPr>
      </w:pPr>
      <w:r w:rsidRPr="00547087">
        <w:rPr>
          <w:rFonts w:ascii="Courier New" w:hAnsi="Courier New" w:cs="Courier New"/>
        </w:rPr>
        <w:t xml:space="preserve">        logging.debug('running with %s and %s',</w:t>
      </w:r>
    </w:p>
    <w:p w:rsidR="0057590F" w:rsidRPr="00547087" w:rsidRDefault="0057590F" w:rsidP="0057590F">
      <w:pPr>
        <w:rPr>
          <w:rFonts w:ascii="Courier New" w:hAnsi="Courier New" w:cs="Courier New"/>
        </w:rPr>
      </w:pPr>
      <w:r w:rsidRPr="00547087">
        <w:rPr>
          <w:rFonts w:ascii="Courier New" w:hAnsi="Courier New" w:cs="Courier New"/>
        </w:rPr>
        <w:t xml:space="preserve">                      self.args, self.kwargs)</w:t>
      </w:r>
    </w:p>
    <w:p w:rsidR="0057590F" w:rsidRPr="00547087" w:rsidRDefault="0057590F" w:rsidP="0057590F">
      <w:pPr>
        <w:rPr>
          <w:rFonts w:ascii="Courier New" w:hAnsi="Courier New" w:cs="Courier New"/>
        </w:rPr>
      </w:pPr>
    </w:p>
    <w:p w:rsidR="0057590F" w:rsidRPr="00547087" w:rsidRDefault="0057590F" w:rsidP="0057590F">
      <w:pPr>
        <w:rPr>
          <w:rFonts w:ascii="Courier New" w:hAnsi="Courier New" w:cs="Courier New"/>
        </w:rPr>
      </w:pPr>
      <w:r w:rsidRPr="00547087">
        <w:rPr>
          <w:rFonts w:ascii="Courier New" w:hAnsi="Courier New" w:cs="Courier New"/>
        </w:rPr>
        <w:t>logging.basicConfig(</w:t>
      </w:r>
    </w:p>
    <w:p w:rsidR="0057590F" w:rsidRPr="00547087" w:rsidRDefault="0057590F" w:rsidP="0057590F">
      <w:pPr>
        <w:rPr>
          <w:rFonts w:ascii="Courier New" w:hAnsi="Courier New" w:cs="Courier New"/>
        </w:rPr>
      </w:pPr>
      <w:r w:rsidRPr="00547087">
        <w:rPr>
          <w:rFonts w:ascii="Courier New" w:hAnsi="Courier New" w:cs="Courier New"/>
        </w:rPr>
        <w:t xml:space="preserve">    level=logging.DEBUG,</w:t>
      </w:r>
    </w:p>
    <w:p w:rsidR="0057590F" w:rsidRPr="00547087" w:rsidRDefault="0057590F" w:rsidP="0057590F">
      <w:pPr>
        <w:rPr>
          <w:rFonts w:ascii="Courier New" w:hAnsi="Courier New" w:cs="Courier New"/>
        </w:rPr>
      </w:pPr>
      <w:r w:rsidRPr="00547087">
        <w:rPr>
          <w:rFonts w:ascii="Courier New" w:hAnsi="Courier New" w:cs="Courier New"/>
        </w:rPr>
        <w:t xml:space="preserve">    format='(%(threadName)-10s) %(message)s',</w:t>
      </w:r>
    </w:p>
    <w:p w:rsidR="0057590F" w:rsidRPr="00547087" w:rsidRDefault="0057590F" w:rsidP="0057590F">
      <w:pPr>
        <w:rPr>
          <w:rFonts w:ascii="Courier New" w:hAnsi="Courier New" w:cs="Courier New"/>
        </w:rPr>
      </w:pPr>
      <w:r w:rsidRPr="00547087">
        <w:rPr>
          <w:rFonts w:ascii="Courier New" w:hAnsi="Courier New" w:cs="Courier New"/>
        </w:rPr>
        <w:t>)</w:t>
      </w:r>
    </w:p>
    <w:p w:rsidR="0057590F" w:rsidRPr="00547087" w:rsidRDefault="0057590F" w:rsidP="0057590F">
      <w:pPr>
        <w:rPr>
          <w:rFonts w:ascii="Courier New" w:hAnsi="Courier New" w:cs="Courier New"/>
        </w:rPr>
      </w:pPr>
      <w:r w:rsidRPr="00547087">
        <w:rPr>
          <w:rFonts w:ascii="Courier New" w:hAnsi="Courier New" w:cs="Courier New"/>
          <w:bCs/>
        </w:rPr>
        <w:t>for</w:t>
      </w:r>
      <w:r w:rsidRPr="00547087">
        <w:rPr>
          <w:rFonts w:ascii="Courier New" w:hAnsi="Courier New" w:cs="Courier New"/>
        </w:rPr>
        <w:t xml:space="preserve"> i </w:t>
      </w:r>
      <w:r w:rsidRPr="00547087">
        <w:rPr>
          <w:rFonts w:ascii="Courier New" w:hAnsi="Courier New" w:cs="Courier New"/>
          <w:bCs/>
        </w:rPr>
        <w:t>in</w:t>
      </w:r>
      <w:r w:rsidRPr="00547087">
        <w:rPr>
          <w:rFonts w:ascii="Courier New" w:hAnsi="Courier New" w:cs="Courier New"/>
        </w:rPr>
        <w:t xml:space="preserve"> range(5):</w:t>
      </w:r>
    </w:p>
    <w:p w:rsidR="0057590F" w:rsidRPr="00547087" w:rsidRDefault="0057590F" w:rsidP="0057590F">
      <w:pPr>
        <w:rPr>
          <w:rFonts w:ascii="Courier New" w:hAnsi="Courier New" w:cs="Courier New"/>
        </w:rPr>
      </w:pPr>
      <w:r w:rsidRPr="00547087">
        <w:rPr>
          <w:rFonts w:ascii="Courier New" w:hAnsi="Courier New" w:cs="Courier New"/>
        </w:rPr>
        <w:t xml:space="preserve">    t = MyThreadWithArgs(args=(i,), kwargs={'a': 'A', 'b': 'B'})</w:t>
      </w:r>
    </w:p>
    <w:p w:rsidR="0057590F" w:rsidRPr="004536B9" w:rsidRDefault="0057590F" w:rsidP="0057590F">
      <w:pPr>
        <w:rPr>
          <w:rFonts w:ascii="Times New Roman" w:hAnsi="Times New Roman"/>
        </w:rPr>
      </w:pPr>
      <w:r w:rsidRPr="00547087">
        <w:rPr>
          <w:rFonts w:ascii="Courier New" w:hAnsi="Courier New" w:cs="Courier New"/>
        </w:rPr>
        <w:t xml:space="preserve">    t.start()</w:t>
      </w:r>
      <w:r w:rsidRPr="004536B9">
        <w:rPr>
          <w:rFonts w:ascii="Times New Roman" w:hAnsi="Times New Roman"/>
        </w:rPr>
        <w:br w:type="page"/>
      </w:r>
    </w:p>
    <w:p w:rsidR="0057590F" w:rsidRDefault="0057590F" w:rsidP="0057590F">
      <w:r w:rsidRPr="00676DCA">
        <w:rPr>
          <w:rFonts w:ascii="Courier New" w:hAnsi="Courier New" w:cs="Courier New"/>
        </w:rPr>
        <w:lastRenderedPageBreak/>
        <w:t>MyThreadWithArgs</w:t>
      </w:r>
      <w:r>
        <w:t xml:space="preserve"> uses the same API as </w:t>
      </w:r>
      <w:r w:rsidRPr="00676DCA">
        <w:rPr>
          <w:rFonts w:ascii="Courier New" w:hAnsi="Courier New" w:cs="Courier New"/>
        </w:rPr>
        <w:t>Thread</w:t>
      </w:r>
      <w:r w:rsidRPr="004536B9">
        <w:t>, but another class could easily change the constructor method to take more or different arguments more directly related to the purpose of the thread, as with any other class.</w:t>
      </w:r>
    </w:p>
    <w:p w:rsidR="0057590F" w:rsidRPr="00ED64B4" w:rsidRDefault="0057590F" w:rsidP="0057590F">
      <w:pPr>
        <w:rPr>
          <w:b/>
        </w:rPr>
      </w:pPr>
      <w:r w:rsidRPr="00ED64B4">
        <w:rPr>
          <w:b/>
        </w:rPr>
        <w:t>Example:</w:t>
      </w:r>
    </w:p>
    <w:p w:rsidR="0057590F" w:rsidRPr="004536B9" w:rsidRDefault="0057590F" w:rsidP="0057590F">
      <w:pPr>
        <w:rPr>
          <w:rFonts w:ascii="Courier New" w:hAnsi="Courier New" w:cs="Courier New"/>
        </w:rPr>
      </w:pPr>
      <w:r w:rsidRPr="004536B9">
        <w:rPr>
          <w:rFonts w:ascii="Courier New" w:hAnsi="Courier New" w:cs="Courier New"/>
        </w:rPr>
        <w:t>$ python3 threading_subclass_args.py</w:t>
      </w:r>
    </w:p>
    <w:p w:rsidR="0057590F" w:rsidRPr="004536B9" w:rsidRDefault="0057590F" w:rsidP="0057590F">
      <w:pPr>
        <w:rPr>
          <w:rFonts w:ascii="Courier New" w:hAnsi="Courier New" w:cs="Courier New"/>
        </w:rPr>
      </w:pPr>
    </w:p>
    <w:p w:rsidR="0057590F" w:rsidRPr="004536B9" w:rsidRDefault="0057590F" w:rsidP="0057590F">
      <w:pPr>
        <w:rPr>
          <w:rFonts w:ascii="Courier New" w:hAnsi="Courier New" w:cs="Courier New"/>
        </w:rPr>
      </w:pPr>
      <w:r w:rsidRPr="004536B9">
        <w:rPr>
          <w:rFonts w:ascii="Courier New" w:hAnsi="Courier New" w:cs="Courier New"/>
        </w:rPr>
        <w:t>(Thread-1  ) running with (0,) and {'b': 'B', 'a': 'A'}</w:t>
      </w:r>
    </w:p>
    <w:p w:rsidR="0057590F" w:rsidRPr="004536B9" w:rsidRDefault="0057590F" w:rsidP="0057590F">
      <w:pPr>
        <w:rPr>
          <w:rFonts w:ascii="Courier New" w:hAnsi="Courier New" w:cs="Courier New"/>
        </w:rPr>
      </w:pPr>
      <w:r w:rsidRPr="004536B9">
        <w:rPr>
          <w:rFonts w:ascii="Courier New" w:hAnsi="Courier New" w:cs="Courier New"/>
        </w:rPr>
        <w:t>(Thread-2  ) running with (1,) and {'b': 'B', 'a': 'A'}</w:t>
      </w:r>
    </w:p>
    <w:p w:rsidR="0057590F" w:rsidRPr="004536B9" w:rsidRDefault="0057590F" w:rsidP="0057590F">
      <w:pPr>
        <w:rPr>
          <w:rFonts w:ascii="Courier New" w:hAnsi="Courier New" w:cs="Courier New"/>
        </w:rPr>
      </w:pPr>
      <w:r w:rsidRPr="004536B9">
        <w:rPr>
          <w:rFonts w:ascii="Courier New" w:hAnsi="Courier New" w:cs="Courier New"/>
        </w:rPr>
        <w:t>(Thread-3  ) running with (2,) and {'b': 'B', 'a': 'A'}</w:t>
      </w:r>
    </w:p>
    <w:p w:rsidR="0057590F" w:rsidRPr="004536B9" w:rsidRDefault="0057590F" w:rsidP="0057590F">
      <w:pPr>
        <w:rPr>
          <w:rFonts w:ascii="Courier New" w:hAnsi="Courier New" w:cs="Courier New"/>
        </w:rPr>
      </w:pPr>
      <w:r w:rsidRPr="004536B9">
        <w:rPr>
          <w:rFonts w:ascii="Courier New" w:hAnsi="Courier New" w:cs="Courier New"/>
        </w:rPr>
        <w:t>(Thread-4  ) running with (3,) and {'b': 'B', 'a': 'A'}</w:t>
      </w:r>
    </w:p>
    <w:p w:rsidR="0057590F" w:rsidRPr="004536B9" w:rsidRDefault="0057590F" w:rsidP="0057590F">
      <w:r w:rsidRPr="004536B9">
        <w:rPr>
          <w:rFonts w:ascii="Courier New" w:hAnsi="Courier New" w:cs="Courier New"/>
        </w:rPr>
        <w:t>(Thread-5  ) running with (4,) and {'b': 'B', 'a': 'A'}</w:t>
      </w:r>
    </w:p>
    <w:p w:rsidR="0057590F" w:rsidRPr="004536B9" w:rsidRDefault="0057590F" w:rsidP="0057590F">
      <w:pPr>
        <w:pStyle w:val="Heading3"/>
      </w:pPr>
      <w:bookmarkStart w:id="325" w:name="_Toc515016772"/>
      <w:bookmarkStart w:id="326" w:name="_Toc515037947"/>
      <w:r w:rsidRPr="004536B9">
        <w:t>Timer Threads</w:t>
      </w:r>
      <w:bookmarkEnd w:id="325"/>
      <w:bookmarkEnd w:id="326"/>
    </w:p>
    <w:p w:rsidR="0057590F" w:rsidRDefault="0057590F" w:rsidP="0057590F">
      <w:r w:rsidRPr="004536B9">
        <w:t>One example of a reason to sub</w:t>
      </w:r>
      <w:r>
        <w:t xml:space="preserve">class </w:t>
      </w:r>
      <w:r w:rsidRPr="00676DCA">
        <w:rPr>
          <w:rFonts w:ascii="Courier New" w:hAnsi="Courier New" w:cs="Courier New"/>
        </w:rPr>
        <w:t>Thread</w:t>
      </w:r>
      <w:r>
        <w:t xml:space="preserve"> is provided by </w:t>
      </w:r>
      <w:r w:rsidRPr="004536B9">
        <w:rPr>
          <w:rFonts w:ascii="Times New Roman" w:hAnsi="Times New Roman"/>
        </w:rPr>
        <w:t>Timer</w:t>
      </w:r>
      <w:r>
        <w:t xml:space="preserve">, also included in </w:t>
      </w:r>
      <w:r w:rsidRPr="004536B9">
        <w:rPr>
          <w:rFonts w:ascii="Times New Roman" w:hAnsi="Times New Roman"/>
        </w:rPr>
        <w:t>threading</w:t>
      </w:r>
      <w:r>
        <w:t xml:space="preserve">. A </w:t>
      </w:r>
      <w:r w:rsidRPr="004536B9">
        <w:rPr>
          <w:rFonts w:ascii="Times New Roman" w:hAnsi="Times New Roman"/>
        </w:rPr>
        <w:t>Timer</w:t>
      </w:r>
      <w:r w:rsidRPr="004536B9">
        <w:t>starts its work after a delay, and can be canceled at any point within that delay time period.</w:t>
      </w:r>
    </w:p>
    <w:p w:rsidR="0057590F" w:rsidRPr="00ED64B4" w:rsidRDefault="0057590F" w:rsidP="0057590F">
      <w:pPr>
        <w:rPr>
          <w:b/>
        </w:rPr>
      </w:pPr>
      <w:r w:rsidRPr="00ED64B4">
        <w:rPr>
          <w:b/>
        </w:rPr>
        <w:t>Example:</w:t>
      </w:r>
    </w:p>
    <w:p w:rsidR="0057590F" w:rsidRPr="00547087" w:rsidRDefault="0057590F" w:rsidP="0057590F">
      <w:pPr>
        <w:rPr>
          <w:rFonts w:ascii="Courier New" w:hAnsi="Courier New" w:cs="Courier New"/>
        </w:rPr>
      </w:pPr>
      <w:r w:rsidRPr="00547087">
        <w:rPr>
          <w:rFonts w:ascii="Courier New" w:hAnsi="Courier New" w:cs="Courier New"/>
        </w:rPr>
        <w:t>threading_timer.py</w:t>
      </w:r>
    </w:p>
    <w:p w:rsidR="0057590F" w:rsidRPr="00547087" w:rsidRDefault="0057590F" w:rsidP="0057590F">
      <w:pPr>
        <w:rPr>
          <w:rFonts w:ascii="Courier New" w:hAnsi="Courier New" w:cs="Courier New"/>
        </w:rPr>
      </w:pPr>
      <w:r w:rsidRPr="00547087">
        <w:rPr>
          <w:rFonts w:ascii="Courier New" w:hAnsi="Courier New" w:cs="Courier New"/>
          <w:bCs/>
        </w:rPr>
        <w:t>importthreading</w:t>
      </w:r>
    </w:p>
    <w:p w:rsidR="0057590F" w:rsidRPr="00547087" w:rsidRDefault="0057590F" w:rsidP="0057590F">
      <w:pPr>
        <w:rPr>
          <w:rFonts w:ascii="Courier New" w:hAnsi="Courier New" w:cs="Courier New"/>
        </w:rPr>
      </w:pPr>
      <w:r w:rsidRPr="00547087">
        <w:rPr>
          <w:rFonts w:ascii="Courier New" w:hAnsi="Courier New" w:cs="Courier New"/>
          <w:bCs/>
        </w:rPr>
        <w:t>importtime</w:t>
      </w:r>
    </w:p>
    <w:p w:rsidR="0057590F" w:rsidRPr="00547087" w:rsidRDefault="0057590F" w:rsidP="0057590F">
      <w:pPr>
        <w:rPr>
          <w:rFonts w:ascii="Courier New" w:hAnsi="Courier New" w:cs="Courier New"/>
        </w:rPr>
      </w:pPr>
      <w:r w:rsidRPr="00547087">
        <w:rPr>
          <w:rFonts w:ascii="Courier New" w:hAnsi="Courier New" w:cs="Courier New"/>
          <w:bCs/>
        </w:rPr>
        <w:t>importlogging</w:t>
      </w:r>
    </w:p>
    <w:p w:rsidR="0057590F" w:rsidRPr="00547087" w:rsidRDefault="0057590F" w:rsidP="0057590F">
      <w:pPr>
        <w:rPr>
          <w:rFonts w:ascii="Courier New" w:hAnsi="Courier New" w:cs="Courier New"/>
        </w:rPr>
      </w:pPr>
    </w:p>
    <w:p w:rsidR="0057590F" w:rsidRPr="00547087" w:rsidRDefault="0057590F" w:rsidP="0057590F">
      <w:pPr>
        <w:rPr>
          <w:rFonts w:ascii="Courier New" w:hAnsi="Courier New" w:cs="Courier New"/>
        </w:rPr>
      </w:pPr>
      <w:r w:rsidRPr="00547087">
        <w:rPr>
          <w:rFonts w:ascii="Courier New" w:hAnsi="Courier New" w:cs="Courier New"/>
          <w:bCs/>
        </w:rPr>
        <w:t>def</w:t>
      </w:r>
      <w:r w:rsidRPr="00547087">
        <w:rPr>
          <w:rFonts w:ascii="Courier New" w:hAnsi="Courier New" w:cs="Courier New"/>
        </w:rPr>
        <w:t xml:space="preserve"> delayed():</w:t>
      </w:r>
    </w:p>
    <w:p w:rsidR="0057590F" w:rsidRPr="00547087" w:rsidRDefault="0057590F" w:rsidP="0057590F">
      <w:pPr>
        <w:rPr>
          <w:rFonts w:ascii="Courier New" w:hAnsi="Courier New" w:cs="Courier New"/>
        </w:rPr>
      </w:pPr>
      <w:r w:rsidRPr="00547087">
        <w:rPr>
          <w:rFonts w:ascii="Courier New" w:hAnsi="Courier New" w:cs="Courier New"/>
        </w:rPr>
        <w:t xml:space="preserve">    logging.debug('worker running')</w:t>
      </w:r>
    </w:p>
    <w:p w:rsidR="0057590F" w:rsidRPr="00547087" w:rsidRDefault="0057590F" w:rsidP="0057590F">
      <w:pPr>
        <w:rPr>
          <w:rFonts w:ascii="Courier New" w:hAnsi="Courier New" w:cs="Courier New"/>
        </w:rPr>
      </w:pPr>
    </w:p>
    <w:p w:rsidR="0057590F" w:rsidRPr="00547087" w:rsidRDefault="0057590F" w:rsidP="0057590F">
      <w:pPr>
        <w:rPr>
          <w:rFonts w:ascii="Courier New" w:hAnsi="Courier New" w:cs="Courier New"/>
        </w:rPr>
      </w:pPr>
      <w:r w:rsidRPr="00547087">
        <w:rPr>
          <w:rFonts w:ascii="Courier New" w:hAnsi="Courier New" w:cs="Courier New"/>
        </w:rPr>
        <w:t>logging.basicConfig(</w:t>
      </w:r>
    </w:p>
    <w:p w:rsidR="0057590F" w:rsidRPr="00547087" w:rsidRDefault="0057590F" w:rsidP="0057590F">
      <w:pPr>
        <w:rPr>
          <w:rFonts w:ascii="Courier New" w:hAnsi="Courier New" w:cs="Courier New"/>
        </w:rPr>
      </w:pPr>
      <w:r w:rsidRPr="00547087">
        <w:rPr>
          <w:rFonts w:ascii="Courier New" w:hAnsi="Courier New" w:cs="Courier New"/>
        </w:rPr>
        <w:t xml:space="preserve">    level=logging.DEBUG,</w:t>
      </w:r>
    </w:p>
    <w:p w:rsidR="0057590F" w:rsidRPr="00547087" w:rsidRDefault="0057590F" w:rsidP="0057590F">
      <w:pPr>
        <w:rPr>
          <w:rFonts w:ascii="Courier New" w:hAnsi="Courier New" w:cs="Courier New"/>
        </w:rPr>
      </w:pPr>
      <w:r w:rsidRPr="00547087">
        <w:rPr>
          <w:rFonts w:ascii="Courier New" w:hAnsi="Courier New" w:cs="Courier New"/>
        </w:rPr>
        <w:t xml:space="preserve">    format='(%(threadName)-10s) %(message)s',</w:t>
      </w:r>
    </w:p>
    <w:p w:rsidR="0057590F" w:rsidRPr="00547087" w:rsidRDefault="0057590F" w:rsidP="0057590F">
      <w:pPr>
        <w:rPr>
          <w:rFonts w:ascii="Courier New" w:hAnsi="Courier New" w:cs="Courier New"/>
        </w:rPr>
      </w:pPr>
      <w:r w:rsidRPr="00547087">
        <w:rPr>
          <w:rFonts w:ascii="Courier New" w:hAnsi="Courier New" w:cs="Courier New"/>
        </w:rPr>
        <w:t>)</w:t>
      </w:r>
    </w:p>
    <w:p w:rsidR="0057590F" w:rsidRPr="00547087" w:rsidRDefault="0057590F" w:rsidP="0057590F">
      <w:pPr>
        <w:rPr>
          <w:rFonts w:ascii="Courier New" w:hAnsi="Courier New" w:cs="Courier New"/>
        </w:rPr>
      </w:pPr>
      <w:r w:rsidRPr="00547087">
        <w:rPr>
          <w:rFonts w:ascii="Courier New" w:hAnsi="Courier New" w:cs="Courier New"/>
        </w:rPr>
        <w:t>t1 = threading.Timer(0.3, delayed)</w:t>
      </w:r>
    </w:p>
    <w:p w:rsidR="0057590F" w:rsidRPr="00547087" w:rsidRDefault="0057590F" w:rsidP="0057590F">
      <w:pPr>
        <w:rPr>
          <w:rFonts w:ascii="Courier New" w:hAnsi="Courier New" w:cs="Courier New"/>
        </w:rPr>
      </w:pPr>
      <w:r w:rsidRPr="00547087">
        <w:rPr>
          <w:rFonts w:ascii="Courier New" w:hAnsi="Courier New" w:cs="Courier New"/>
        </w:rPr>
        <w:t>t1.setName('t1')</w:t>
      </w:r>
    </w:p>
    <w:p w:rsidR="0057590F" w:rsidRPr="00547087" w:rsidRDefault="0057590F" w:rsidP="0057590F">
      <w:pPr>
        <w:rPr>
          <w:rFonts w:ascii="Courier New" w:hAnsi="Courier New" w:cs="Courier New"/>
        </w:rPr>
      </w:pPr>
      <w:r w:rsidRPr="00547087">
        <w:rPr>
          <w:rFonts w:ascii="Courier New" w:hAnsi="Courier New" w:cs="Courier New"/>
        </w:rPr>
        <w:t>t2 = threading.Timer(0.3, delayed)</w:t>
      </w:r>
    </w:p>
    <w:p w:rsidR="0057590F" w:rsidRPr="00547087" w:rsidRDefault="0057590F" w:rsidP="0057590F">
      <w:pPr>
        <w:rPr>
          <w:rFonts w:ascii="Courier New" w:hAnsi="Courier New" w:cs="Courier New"/>
        </w:rPr>
      </w:pPr>
      <w:r w:rsidRPr="00547087">
        <w:rPr>
          <w:rFonts w:ascii="Courier New" w:hAnsi="Courier New" w:cs="Courier New"/>
        </w:rPr>
        <w:t>t2.setName('t2')</w:t>
      </w:r>
    </w:p>
    <w:p w:rsidR="0057590F" w:rsidRPr="00547087" w:rsidRDefault="0057590F" w:rsidP="0057590F">
      <w:pPr>
        <w:rPr>
          <w:rFonts w:ascii="Courier New" w:hAnsi="Courier New" w:cs="Courier New"/>
        </w:rPr>
      </w:pPr>
    </w:p>
    <w:p w:rsidR="0057590F" w:rsidRPr="00547087" w:rsidRDefault="0057590F" w:rsidP="0057590F">
      <w:pPr>
        <w:rPr>
          <w:rFonts w:ascii="Courier New" w:hAnsi="Courier New" w:cs="Courier New"/>
        </w:rPr>
      </w:pPr>
      <w:r w:rsidRPr="00547087">
        <w:rPr>
          <w:rFonts w:ascii="Courier New" w:hAnsi="Courier New" w:cs="Courier New"/>
        </w:rPr>
        <w:t>logging.debug('starting timers')</w:t>
      </w:r>
    </w:p>
    <w:p w:rsidR="0057590F" w:rsidRPr="00547087" w:rsidRDefault="0057590F" w:rsidP="0057590F">
      <w:pPr>
        <w:rPr>
          <w:rFonts w:ascii="Courier New" w:hAnsi="Courier New" w:cs="Courier New"/>
        </w:rPr>
      </w:pPr>
      <w:r w:rsidRPr="00547087">
        <w:rPr>
          <w:rFonts w:ascii="Courier New" w:hAnsi="Courier New" w:cs="Courier New"/>
        </w:rPr>
        <w:t>t1.start()</w:t>
      </w:r>
    </w:p>
    <w:p w:rsidR="0057590F" w:rsidRPr="00547087" w:rsidRDefault="0057590F" w:rsidP="0057590F">
      <w:pPr>
        <w:rPr>
          <w:rFonts w:ascii="Courier New" w:hAnsi="Courier New" w:cs="Courier New"/>
        </w:rPr>
      </w:pPr>
      <w:r w:rsidRPr="00547087">
        <w:rPr>
          <w:rFonts w:ascii="Courier New" w:hAnsi="Courier New" w:cs="Courier New"/>
        </w:rPr>
        <w:t>t2.start()</w:t>
      </w:r>
    </w:p>
    <w:p w:rsidR="0057590F" w:rsidRPr="00547087" w:rsidRDefault="0057590F" w:rsidP="0057590F">
      <w:pPr>
        <w:rPr>
          <w:rFonts w:ascii="Courier New" w:hAnsi="Courier New" w:cs="Courier New"/>
        </w:rPr>
      </w:pPr>
    </w:p>
    <w:p w:rsidR="0057590F" w:rsidRPr="00547087" w:rsidRDefault="0057590F" w:rsidP="0057590F">
      <w:pPr>
        <w:rPr>
          <w:rFonts w:ascii="Courier New" w:hAnsi="Courier New" w:cs="Courier New"/>
        </w:rPr>
      </w:pPr>
      <w:r w:rsidRPr="00547087">
        <w:rPr>
          <w:rFonts w:ascii="Courier New" w:hAnsi="Courier New" w:cs="Courier New"/>
        </w:rPr>
        <w:lastRenderedPageBreak/>
        <w:t>logging.debug('waiting before canceling %s', t2.getName())</w:t>
      </w:r>
    </w:p>
    <w:p w:rsidR="0057590F" w:rsidRPr="00547087" w:rsidRDefault="0057590F" w:rsidP="0057590F">
      <w:pPr>
        <w:rPr>
          <w:rFonts w:ascii="Courier New" w:hAnsi="Courier New" w:cs="Courier New"/>
        </w:rPr>
      </w:pPr>
      <w:r w:rsidRPr="00547087">
        <w:rPr>
          <w:rFonts w:ascii="Courier New" w:hAnsi="Courier New" w:cs="Courier New"/>
        </w:rPr>
        <w:t>time.sleep(0.2)</w:t>
      </w:r>
    </w:p>
    <w:p w:rsidR="0057590F" w:rsidRPr="00547087" w:rsidRDefault="0057590F" w:rsidP="0057590F">
      <w:pPr>
        <w:rPr>
          <w:rFonts w:ascii="Courier New" w:hAnsi="Courier New" w:cs="Courier New"/>
        </w:rPr>
      </w:pPr>
      <w:r w:rsidRPr="00547087">
        <w:rPr>
          <w:rFonts w:ascii="Courier New" w:hAnsi="Courier New" w:cs="Courier New"/>
        </w:rPr>
        <w:t>logging.debug('canceling %s', t2.getName())</w:t>
      </w:r>
    </w:p>
    <w:p w:rsidR="0057590F" w:rsidRPr="00547087" w:rsidRDefault="0057590F" w:rsidP="0057590F">
      <w:pPr>
        <w:rPr>
          <w:rFonts w:ascii="Courier New" w:hAnsi="Courier New" w:cs="Courier New"/>
        </w:rPr>
      </w:pPr>
      <w:r w:rsidRPr="00547087">
        <w:rPr>
          <w:rFonts w:ascii="Courier New" w:hAnsi="Courier New" w:cs="Courier New"/>
        </w:rPr>
        <w:t>t2.cancel()</w:t>
      </w:r>
    </w:p>
    <w:p w:rsidR="0057590F" w:rsidRPr="00547087" w:rsidRDefault="0057590F" w:rsidP="0057590F">
      <w:r w:rsidRPr="00547087">
        <w:rPr>
          <w:rFonts w:ascii="Courier New" w:hAnsi="Courier New" w:cs="Courier New"/>
        </w:rPr>
        <w:t>logging.debug('done')</w:t>
      </w:r>
    </w:p>
    <w:p w:rsidR="0057590F" w:rsidRDefault="0057590F" w:rsidP="0057590F">
      <w:r w:rsidRPr="004536B9">
        <w:t>The second timer in this example is never run, and the first timer appears to run after the rest of the main program is done. Since it is not a daemon thread, it is joined implicitly when the main thread is done.</w:t>
      </w:r>
    </w:p>
    <w:p w:rsidR="0057590F" w:rsidRPr="005678BA" w:rsidRDefault="0057590F" w:rsidP="0057590F">
      <w:pPr>
        <w:rPr>
          <w:b/>
        </w:rPr>
      </w:pPr>
      <w:r w:rsidRPr="005678BA">
        <w:rPr>
          <w:b/>
        </w:rPr>
        <w:t>Example:</w:t>
      </w:r>
    </w:p>
    <w:p w:rsidR="0057590F" w:rsidRPr="004536B9" w:rsidRDefault="0057590F" w:rsidP="0057590F">
      <w:pPr>
        <w:rPr>
          <w:rFonts w:ascii="Courier New" w:hAnsi="Courier New" w:cs="Courier New"/>
        </w:rPr>
      </w:pPr>
      <w:r w:rsidRPr="004536B9">
        <w:rPr>
          <w:rFonts w:ascii="Courier New" w:hAnsi="Courier New" w:cs="Courier New"/>
        </w:rPr>
        <w:t>$ python3 threading_timer.py</w:t>
      </w:r>
    </w:p>
    <w:p w:rsidR="0057590F" w:rsidRPr="004536B9" w:rsidRDefault="0057590F" w:rsidP="0057590F">
      <w:pPr>
        <w:rPr>
          <w:rFonts w:ascii="Courier New" w:hAnsi="Courier New" w:cs="Courier New"/>
        </w:rPr>
      </w:pPr>
    </w:p>
    <w:p w:rsidR="0057590F" w:rsidRPr="004536B9" w:rsidRDefault="0057590F" w:rsidP="0057590F">
      <w:pPr>
        <w:rPr>
          <w:rFonts w:ascii="Courier New" w:hAnsi="Courier New" w:cs="Courier New"/>
        </w:rPr>
      </w:pPr>
      <w:r w:rsidRPr="004536B9">
        <w:rPr>
          <w:rFonts w:ascii="Courier New" w:hAnsi="Courier New" w:cs="Courier New"/>
        </w:rPr>
        <w:t>(MainThread) starting timers</w:t>
      </w:r>
    </w:p>
    <w:p w:rsidR="0057590F" w:rsidRPr="004536B9" w:rsidRDefault="0057590F" w:rsidP="0057590F">
      <w:pPr>
        <w:rPr>
          <w:rFonts w:ascii="Courier New" w:hAnsi="Courier New" w:cs="Courier New"/>
        </w:rPr>
      </w:pPr>
      <w:r w:rsidRPr="004536B9">
        <w:rPr>
          <w:rFonts w:ascii="Courier New" w:hAnsi="Courier New" w:cs="Courier New"/>
        </w:rPr>
        <w:t>(MainThread) waiting before canceling t2</w:t>
      </w:r>
    </w:p>
    <w:p w:rsidR="0057590F" w:rsidRPr="004536B9" w:rsidRDefault="0057590F" w:rsidP="0057590F">
      <w:pPr>
        <w:rPr>
          <w:rFonts w:ascii="Courier New" w:hAnsi="Courier New" w:cs="Courier New"/>
        </w:rPr>
      </w:pPr>
      <w:r w:rsidRPr="004536B9">
        <w:rPr>
          <w:rFonts w:ascii="Courier New" w:hAnsi="Courier New" w:cs="Courier New"/>
        </w:rPr>
        <w:t>(MainThread) canceling t2</w:t>
      </w:r>
    </w:p>
    <w:p w:rsidR="0057590F" w:rsidRPr="004536B9" w:rsidRDefault="0057590F" w:rsidP="0057590F">
      <w:pPr>
        <w:rPr>
          <w:rFonts w:ascii="Courier New" w:hAnsi="Courier New" w:cs="Courier New"/>
        </w:rPr>
      </w:pPr>
      <w:r w:rsidRPr="004536B9">
        <w:rPr>
          <w:rFonts w:ascii="Courier New" w:hAnsi="Courier New" w:cs="Courier New"/>
        </w:rPr>
        <w:t>(MainThread) done</w:t>
      </w:r>
    </w:p>
    <w:p w:rsidR="0057590F" w:rsidRPr="004536B9" w:rsidRDefault="0057590F" w:rsidP="0057590F">
      <w:pPr>
        <w:rPr>
          <w:rFonts w:ascii="Courier New" w:hAnsi="Courier New" w:cs="Courier New"/>
        </w:rPr>
      </w:pPr>
      <w:r w:rsidRPr="004536B9">
        <w:rPr>
          <w:rFonts w:ascii="Courier New" w:hAnsi="Courier New" w:cs="Courier New"/>
        </w:rPr>
        <w:t>(t1        ) worker running</w:t>
      </w:r>
    </w:p>
    <w:p w:rsidR="0057590F" w:rsidRDefault="0057590F" w:rsidP="0057590F">
      <w:pPr>
        <w:spacing w:after="0"/>
        <w:ind w:left="0"/>
        <w:rPr>
          <w:rFonts w:asciiTheme="majorHAnsi" w:hAnsiTheme="majorHAnsi"/>
          <w:kern w:val="28"/>
          <w:sz w:val="28"/>
          <w:szCs w:val="28"/>
        </w:rPr>
      </w:pPr>
      <w:bookmarkStart w:id="327" w:name="_Toc515016773"/>
      <w:r>
        <w:br w:type="page"/>
      </w:r>
    </w:p>
    <w:p w:rsidR="0057590F" w:rsidRPr="004536B9" w:rsidRDefault="0057590F" w:rsidP="0057590F">
      <w:pPr>
        <w:pStyle w:val="Heading3"/>
      </w:pPr>
      <w:bookmarkStart w:id="328" w:name="_Toc515037948"/>
      <w:r w:rsidRPr="004536B9">
        <w:lastRenderedPageBreak/>
        <w:t>Signaling Between Threads</w:t>
      </w:r>
      <w:bookmarkEnd w:id="327"/>
      <w:bookmarkEnd w:id="328"/>
    </w:p>
    <w:p w:rsidR="0057590F" w:rsidRDefault="0057590F" w:rsidP="0057590F">
      <w:r w:rsidRPr="004536B9">
        <w:t>Although the point of using multiple threads is to run separate operations concurrently, there are times when it is important to be able to synchronize the operations in two or more threads. Event objects are a simple way to communi</w:t>
      </w:r>
      <w:r>
        <w:t xml:space="preserve">cate between threads safely. An </w:t>
      </w:r>
      <w:r w:rsidRPr="00676DCA">
        <w:rPr>
          <w:rFonts w:ascii="Courier New" w:hAnsi="Courier New" w:cs="Courier New"/>
        </w:rPr>
        <w:t>Eventmanages</w:t>
      </w:r>
      <w:r w:rsidRPr="004536B9">
        <w:t xml:space="preserve"> an internal flag th</w:t>
      </w:r>
      <w:r>
        <w:t xml:space="preserve">at callers can control with the </w:t>
      </w:r>
      <w:r w:rsidRPr="00676DCA">
        <w:rPr>
          <w:rFonts w:ascii="Courier New" w:hAnsi="Courier New" w:cs="Courier New"/>
        </w:rPr>
        <w:t>set()</w:t>
      </w:r>
      <w:r>
        <w:t xml:space="preserve"> and </w:t>
      </w:r>
      <w:r w:rsidRPr="00676DCA">
        <w:rPr>
          <w:rFonts w:ascii="Courier New" w:hAnsi="Courier New" w:cs="Courier New"/>
        </w:rPr>
        <w:t>clear()</w:t>
      </w:r>
      <w:r>
        <w:t xml:space="preserve"> methods. Other threads can use </w:t>
      </w:r>
      <w:r w:rsidRPr="00676DCA">
        <w:rPr>
          <w:rFonts w:ascii="Courier New" w:hAnsi="Courier New" w:cs="Courier New"/>
        </w:rPr>
        <w:t>wait()</w:t>
      </w:r>
      <w:r w:rsidRPr="004536B9">
        <w:t>to pause until the flag is set, effectively blocking progress until allowed to continue.</w:t>
      </w:r>
    </w:p>
    <w:p w:rsidR="0057590F" w:rsidRPr="005678BA" w:rsidRDefault="0057590F" w:rsidP="0057590F">
      <w:pPr>
        <w:rPr>
          <w:b/>
        </w:rPr>
      </w:pPr>
      <w:r w:rsidRPr="005678BA">
        <w:rPr>
          <w:b/>
        </w:rPr>
        <w:t>Example:</w:t>
      </w:r>
    </w:p>
    <w:p w:rsidR="0057590F" w:rsidRPr="00547087" w:rsidRDefault="0057590F" w:rsidP="0057590F">
      <w:pPr>
        <w:rPr>
          <w:rFonts w:ascii="Courier New" w:hAnsi="Courier New" w:cs="Courier New"/>
        </w:rPr>
      </w:pPr>
      <w:r w:rsidRPr="00547087">
        <w:rPr>
          <w:rFonts w:ascii="Courier New" w:hAnsi="Courier New" w:cs="Courier New"/>
        </w:rPr>
        <w:t>threading_event.py</w:t>
      </w:r>
    </w:p>
    <w:p w:rsidR="0057590F" w:rsidRPr="00547087" w:rsidRDefault="0057590F" w:rsidP="0057590F">
      <w:pPr>
        <w:rPr>
          <w:rFonts w:ascii="Courier New" w:hAnsi="Courier New" w:cs="Courier New"/>
        </w:rPr>
      </w:pPr>
      <w:r w:rsidRPr="00547087">
        <w:rPr>
          <w:rFonts w:ascii="Courier New" w:hAnsi="Courier New" w:cs="Courier New"/>
          <w:bCs/>
        </w:rPr>
        <w:t>importlogging</w:t>
      </w:r>
    </w:p>
    <w:p w:rsidR="0057590F" w:rsidRPr="00547087" w:rsidRDefault="0057590F" w:rsidP="0057590F">
      <w:pPr>
        <w:rPr>
          <w:rFonts w:ascii="Courier New" w:hAnsi="Courier New" w:cs="Courier New"/>
        </w:rPr>
      </w:pPr>
      <w:r w:rsidRPr="00547087">
        <w:rPr>
          <w:rFonts w:ascii="Courier New" w:hAnsi="Courier New" w:cs="Courier New"/>
          <w:bCs/>
        </w:rPr>
        <w:t>importthreading</w:t>
      </w:r>
    </w:p>
    <w:p w:rsidR="0057590F" w:rsidRPr="00547087" w:rsidRDefault="0057590F" w:rsidP="0057590F">
      <w:pPr>
        <w:rPr>
          <w:rFonts w:ascii="Courier New" w:hAnsi="Courier New" w:cs="Courier New"/>
        </w:rPr>
      </w:pPr>
      <w:r w:rsidRPr="00547087">
        <w:rPr>
          <w:rFonts w:ascii="Courier New" w:hAnsi="Courier New" w:cs="Courier New"/>
          <w:bCs/>
        </w:rPr>
        <w:t>importtime</w:t>
      </w:r>
    </w:p>
    <w:p w:rsidR="0057590F" w:rsidRPr="00547087" w:rsidRDefault="0057590F" w:rsidP="0057590F">
      <w:pPr>
        <w:rPr>
          <w:rFonts w:ascii="Courier New" w:hAnsi="Courier New" w:cs="Courier New"/>
        </w:rPr>
      </w:pPr>
    </w:p>
    <w:p w:rsidR="0057590F" w:rsidRPr="00547087" w:rsidRDefault="0057590F" w:rsidP="0057590F">
      <w:pPr>
        <w:rPr>
          <w:rFonts w:ascii="Courier New" w:hAnsi="Courier New" w:cs="Courier New"/>
        </w:rPr>
      </w:pPr>
      <w:r w:rsidRPr="00547087">
        <w:rPr>
          <w:rFonts w:ascii="Courier New" w:hAnsi="Courier New" w:cs="Courier New"/>
          <w:bCs/>
        </w:rPr>
        <w:t>def</w:t>
      </w:r>
      <w:r w:rsidRPr="00547087">
        <w:rPr>
          <w:rFonts w:ascii="Courier New" w:hAnsi="Courier New" w:cs="Courier New"/>
        </w:rPr>
        <w:t xml:space="preserve"> wait_for_event(e):</w:t>
      </w:r>
    </w:p>
    <w:p w:rsidR="0057590F" w:rsidRPr="00547087" w:rsidRDefault="0057590F" w:rsidP="0057590F">
      <w:pPr>
        <w:rPr>
          <w:rFonts w:ascii="Courier New" w:hAnsi="Courier New" w:cs="Courier New"/>
        </w:rPr>
      </w:pPr>
      <w:r w:rsidRPr="00547087">
        <w:rPr>
          <w:rFonts w:ascii="Courier New" w:hAnsi="Courier New" w:cs="Courier New"/>
        </w:rPr>
        <w:t xml:space="preserve">    """Wait for the event to be set before doing anything"""</w:t>
      </w:r>
    </w:p>
    <w:p w:rsidR="0057590F" w:rsidRPr="00547087" w:rsidRDefault="0057590F" w:rsidP="0057590F">
      <w:pPr>
        <w:rPr>
          <w:rFonts w:ascii="Courier New" w:hAnsi="Courier New" w:cs="Courier New"/>
        </w:rPr>
      </w:pPr>
      <w:r w:rsidRPr="00547087">
        <w:rPr>
          <w:rFonts w:ascii="Courier New" w:hAnsi="Courier New" w:cs="Courier New"/>
        </w:rPr>
        <w:t xml:space="preserve">    logging.debug('wait_for_event starting')</w:t>
      </w:r>
    </w:p>
    <w:p w:rsidR="0057590F" w:rsidRPr="00547087" w:rsidRDefault="0057590F" w:rsidP="0057590F">
      <w:pPr>
        <w:rPr>
          <w:rFonts w:ascii="Courier New" w:hAnsi="Courier New" w:cs="Courier New"/>
        </w:rPr>
      </w:pPr>
      <w:r w:rsidRPr="00547087">
        <w:rPr>
          <w:rFonts w:ascii="Courier New" w:hAnsi="Courier New" w:cs="Courier New"/>
        </w:rPr>
        <w:t xml:space="preserve">    event_is_set = e.wait()</w:t>
      </w:r>
    </w:p>
    <w:p w:rsidR="0057590F" w:rsidRPr="00547087" w:rsidRDefault="0057590F" w:rsidP="0057590F">
      <w:pPr>
        <w:rPr>
          <w:rFonts w:ascii="Courier New" w:hAnsi="Courier New" w:cs="Courier New"/>
        </w:rPr>
      </w:pPr>
      <w:r w:rsidRPr="00547087">
        <w:rPr>
          <w:rFonts w:ascii="Courier New" w:hAnsi="Courier New" w:cs="Courier New"/>
        </w:rPr>
        <w:t xml:space="preserve">    logging.debug('event set: %s', event_is_set)</w:t>
      </w:r>
    </w:p>
    <w:p w:rsidR="0057590F" w:rsidRPr="00547087" w:rsidRDefault="0057590F" w:rsidP="0057590F">
      <w:pPr>
        <w:rPr>
          <w:rFonts w:ascii="Courier New" w:hAnsi="Courier New" w:cs="Courier New"/>
        </w:rPr>
      </w:pPr>
    </w:p>
    <w:p w:rsidR="0057590F" w:rsidRPr="00547087" w:rsidRDefault="0057590F" w:rsidP="0057590F">
      <w:pPr>
        <w:rPr>
          <w:rFonts w:ascii="Courier New" w:hAnsi="Courier New" w:cs="Courier New"/>
        </w:rPr>
      </w:pPr>
      <w:r w:rsidRPr="00547087">
        <w:rPr>
          <w:rFonts w:ascii="Courier New" w:hAnsi="Courier New" w:cs="Courier New"/>
          <w:bCs/>
        </w:rPr>
        <w:t>def</w:t>
      </w:r>
      <w:r w:rsidRPr="00547087">
        <w:rPr>
          <w:rFonts w:ascii="Courier New" w:hAnsi="Courier New" w:cs="Courier New"/>
        </w:rPr>
        <w:t xml:space="preserve"> wait_for_event_timeout(e, t):</w:t>
      </w:r>
    </w:p>
    <w:p w:rsidR="0057590F" w:rsidRPr="00547087" w:rsidRDefault="0057590F" w:rsidP="0057590F">
      <w:pPr>
        <w:rPr>
          <w:rFonts w:ascii="Courier New" w:hAnsi="Courier New" w:cs="Courier New"/>
        </w:rPr>
      </w:pPr>
      <w:r w:rsidRPr="00547087">
        <w:rPr>
          <w:rFonts w:ascii="Courier New" w:hAnsi="Courier New" w:cs="Courier New"/>
        </w:rPr>
        <w:t xml:space="preserve">    """Wait t seconds and then timeout"""</w:t>
      </w:r>
    </w:p>
    <w:p w:rsidR="0057590F" w:rsidRPr="00547087" w:rsidRDefault="0057590F" w:rsidP="0057590F">
      <w:pPr>
        <w:rPr>
          <w:rFonts w:ascii="Courier New" w:hAnsi="Courier New" w:cs="Courier New"/>
        </w:rPr>
      </w:pPr>
      <w:r w:rsidRPr="00547087">
        <w:rPr>
          <w:rFonts w:ascii="Courier New" w:hAnsi="Courier New" w:cs="Courier New"/>
          <w:bCs/>
        </w:rPr>
        <w:t>whilenot</w:t>
      </w:r>
      <w:r w:rsidRPr="00547087">
        <w:rPr>
          <w:rFonts w:ascii="Courier New" w:hAnsi="Courier New" w:cs="Courier New"/>
        </w:rPr>
        <w:t xml:space="preserve"> e.is_set():</w:t>
      </w:r>
    </w:p>
    <w:p w:rsidR="0057590F" w:rsidRPr="00547087" w:rsidRDefault="0057590F" w:rsidP="0057590F">
      <w:pPr>
        <w:rPr>
          <w:rFonts w:ascii="Courier New" w:hAnsi="Courier New" w:cs="Courier New"/>
        </w:rPr>
      </w:pPr>
      <w:r w:rsidRPr="00547087">
        <w:rPr>
          <w:rFonts w:ascii="Courier New" w:hAnsi="Courier New" w:cs="Courier New"/>
        </w:rPr>
        <w:t xml:space="preserve">        logging.debug('wait_for_event_timeout starting')</w:t>
      </w:r>
    </w:p>
    <w:p w:rsidR="0057590F" w:rsidRPr="00547087" w:rsidRDefault="0057590F" w:rsidP="0057590F">
      <w:pPr>
        <w:rPr>
          <w:rFonts w:ascii="Courier New" w:hAnsi="Courier New" w:cs="Courier New"/>
        </w:rPr>
      </w:pPr>
      <w:r w:rsidRPr="00547087">
        <w:rPr>
          <w:rFonts w:ascii="Courier New" w:hAnsi="Courier New" w:cs="Courier New"/>
        </w:rPr>
        <w:t xml:space="preserve">        event_is_set = e.wait(t)</w:t>
      </w:r>
    </w:p>
    <w:p w:rsidR="0057590F" w:rsidRPr="00547087" w:rsidRDefault="0057590F" w:rsidP="0057590F">
      <w:pPr>
        <w:rPr>
          <w:rFonts w:ascii="Courier New" w:hAnsi="Courier New" w:cs="Courier New"/>
        </w:rPr>
      </w:pPr>
      <w:r w:rsidRPr="00547087">
        <w:rPr>
          <w:rFonts w:ascii="Courier New" w:hAnsi="Courier New" w:cs="Courier New"/>
        </w:rPr>
        <w:t xml:space="preserve">        logging.debug('event set: %s', event_is_set)</w:t>
      </w:r>
    </w:p>
    <w:p w:rsidR="0057590F" w:rsidRPr="00547087" w:rsidRDefault="0057590F" w:rsidP="0057590F">
      <w:pPr>
        <w:rPr>
          <w:rFonts w:ascii="Courier New" w:hAnsi="Courier New" w:cs="Courier New"/>
        </w:rPr>
      </w:pPr>
      <w:r w:rsidRPr="00547087">
        <w:rPr>
          <w:rFonts w:ascii="Courier New" w:hAnsi="Courier New" w:cs="Courier New"/>
          <w:bCs/>
        </w:rPr>
        <w:t>if</w:t>
      </w:r>
      <w:r w:rsidRPr="00547087">
        <w:rPr>
          <w:rFonts w:ascii="Courier New" w:hAnsi="Courier New" w:cs="Courier New"/>
        </w:rPr>
        <w:t xml:space="preserve"> event_is_set:</w:t>
      </w:r>
    </w:p>
    <w:p w:rsidR="0057590F" w:rsidRPr="00547087" w:rsidRDefault="0057590F" w:rsidP="0057590F">
      <w:pPr>
        <w:rPr>
          <w:rFonts w:ascii="Courier New" w:hAnsi="Courier New" w:cs="Courier New"/>
        </w:rPr>
      </w:pPr>
      <w:r w:rsidRPr="00547087">
        <w:rPr>
          <w:rFonts w:ascii="Courier New" w:hAnsi="Courier New" w:cs="Courier New"/>
        </w:rPr>
        <w:t xml:space="preserve">            logging.debug('processing event')</w:t>
      </w:r>
    </w:p>
    <w:p w:rsidR="0057590F" w:rsidRPr="00547087" w:rsidRDefault="0057590F" w:rsidP="0057590F">
      <w:pPr>
        <w:rPr>
          <w:rFonts w:ascii="Courier New" w:hAnsi="Courier New" w:cs="Courier New"/>
        </w:rPr>
      </w:pPr>
      <w:r w:rsidRPr="00547087">
        <w:rPr>
          <w:rFonts w:ascii="Courier New" w:hAnsi="Courier New" w:cs="Courier New"/>
          <w:bCs/>
        </w:rPr>
        <w:t>else</w:t>
      </w:r>
      <w:r w:rsidRPr="00547087">
        <w:rPr>
          <w:rFonts w:ascii="Courier New" w:hAnsi="Courier New" w:cs="Courier New"/>
        </w:rPr>
        <w:t>:</w:t>
      </w:r>
    </w:p>
    <w:p w:rsidR="0057590F" w:rsidRPr="00547087" w:rsidRDefault="0057590F" w:rsidP="0057590F">
      <w:pPr>
        <w:rPr>
          <w:rFonts w:ascii="Courier New" w:hAnsi="Courier New" w:cs="Courier New"/>
        </w:rPr>
      </w:pPr>
      <w:r w:rsidRPr="00547087">
        <w:rPr>
          <w:rFonts w:ascii="Courier New" w:hAnsi="Courier New" w:cs="Courier New"/>
        </w:rPr>
        <w:t xml:space="preserve">            logging.debug('doing other work')</w:t>
      </w:r>
    </w:p>
    <w:p w:rsidR="0057590F" w:rsidRPr="00547087" w:rsidRDefault="0057590F" w:rsidP="0057590F">
      <w:pPr>
        <w:rPr>
          <w:rFonts w:ascii="Courier New" w:hAnsi="Courier New" w:cs="Courier New"/>
        </w:rPr>
      </w:pPr>
    </w:p>
    <w:p w:rsidR="0057590F" w:rsidRPr="00547087" w:rsidRDefault="0057590F" w:rsidP="0057590F">
      <w:pPr>
        <w:rPr>
          <w:rFonts w:ascii="Courier New" w:hAnsi="Courier New" w:cs="Courier New"/>
        </w:rPr>
      </w:pPr>
      <w:r w:rsidRPr="00547087">
        <w:rPr>
          <w:rFonts w:ascii="Courier New" w:hAnsi="Courier New" w:cs="Courier New"/>
        </w:rPr>
        <w:t>logging.basicConfig(</w:t>
      </w:r>
    </w:p>
    <w:p w:rsidR="0057590F" w:rsidRPr="00547087" w:rsidRDefault="0057590F" w:rsidP="0057590F">
      <w:pPr>
        <w:rPr>
          <w:rFonts w:ascii="Courier New" w:hAnsi="Courier New" w:cs="Courier New"/>
        </w:rPr>
      </w:pPr>
      <w:r w:rsidRPr="00547087">
        <w:rPr>
          <w:rFonts w:ascii="Courier New" w:hAnsi="Courier New" w:cs="Courier New"/>
        </w:rPr>
        <w:t xml:space="preserve">    level=logging.DEBUG,</w:t>
      </w:r>
    </w:p>
    <w:p w:rsidR="0057590F" w:rsidRPr="00547087" w:rsidRDefault="0057590F" w:rsidP="0057590F">
      <w:pPr>
        <w:rPr>
          <w:rFonts w:ascii="Courier New" w:hAnsi="Courier New" w:cs="Courier New"/>
        </w:rPr>
      </w:pPr>
      <w:r w:rsidRPr="00547087">
        <w:rPr>
          <w:rFonts w:ascii="Courier New" w:hAnsi="Courier New" w:cs="Courier New"/>
        </w:rPr>
        <w:t xml:space="preserve">    format='(%(threadName)-10s) %(message)s',</w:t>
      </w:r>
    </w:p>
    <w:p w:rsidR="0057590F" w:rsidRPr="00547087" w:rsidRDefault="0057590F" w:rsidP="0057590F">
      <w:pPr>
        <w:rPr>
          <w:rFonts w:ascii="Courier New" w:hAnsi="Courier New" w:cs="Courier New"/>
        </w:rPr>
      </w:pPr>
      <w:r w:rsidRPr="00547087">
        <w:rPr>
          <w:rFonts w:ascii="Courier New" w:hAnsi="Courier New" w:cs="Courier New"/>
        </w:rPr>
        <w:t>)</w:t>
      </w:r>
    </w:p>
    <w:p w:rsidR="0057590F" w:rsidRPr="00547087" w:rsidRDefault="0057590F" w:rsidP="0057590F">
      <w:pPr>
        <w:rPr>
          <w:rFonts w:ascii="Courier New" w:hAnsi="Courier New" w:cs="Courier New"/>
        </w:rPr>
      </w:pPr>
      <w:r w:rsidRPr="00547087">
        <w:rPr>
          <w:rFonts w:ascii="Courier New" w:hAnsi="Courier New" w:cs="Courier New"/>
        </w:rPr>
        <w:t>e = threading.Event()</w:t>
      </w:r>
    </w:p>
    <w:p w:rsidR="0057590F" w:rsidRPr="00547087" w:rsidRDefault="0057590F" w:rsidP="0057590F">
      <w:pPr>
        <w:rPr>
          <w:rFonts w:ascii="Courier New" w:hAnsi="Courier New" w:cs="Courier New"/>
        </w:rPr>
      </w:pPr>
      <w:r w:rsidRPr="00547087">
        <w:rPr>
          <w:rFonts w:ascii="Courier New" w:hAnsi="Courier New" w:cs="Courier New"/>
        </w:rPr>
        <w:t>t1 = threading.Thread(</w:t>
      </w:r>
    </w:p>
    <w:p w:rsidR="0057590F" w:rsidRPr="00547087" w:rsidRDefault="0057590F" w:rsidP="0057590F">
      <w:pPr>
        <w:rPr>
          <w:rFonts w:ascii="Courier New" w:hAnsi="Courier New" w:cs="Courier New"/>
        </w:rPr>
      </w:pPr>
      <w:r w:rsidRPr="00547087">
        <w:rPr>
          <w:rFonts w:ascii="Courier New" w:hAnsi="Courier New" w:cs="Courier New"/>
        </w:rPr>
        <w:t xml:space="preserve">    name='block',</w:t>
      </w:r>
    </w:p>
    <w:p w:rsidR="0057590F" w:rsidRPr="00547087" w:rsidRDefault="0057590F" w:rsidP="0057590F">
      <w:pPr>
        <w:rPr>
          <w:rFonts w:ascii="Courier New" w:hAnsi="Courier New" w:cs="Courier New"/>
        </w:rPr>
      </w:pPr>
      <w:r w:rsidRPr="00547087">
        <w:rPr>
          <w:rFonts w:ascii="Courier New" w:hAnsi="Courier New" w:cs="Courier New"/>
        </w:rPr>
        <w:lastRenderedPageBreak/>
        <w:t xml:space="preserve">    target=wait_for_event,</w:t>
      </w:r>
    </w:p>
    <w:p w:rsidR="0057590F" w:rsidRPr="00547087" w:rsidRDefault="0057590F" w:rsidP="0057590F">
      <w:pPr>
        <w:rPr>
          <w:rFonts w:ascii="Courier New" w:hAnsi="Courier New" w:cs="Courier New"/>
        </w:rPr>
      </w:pPr>
      <w:r w:rsidRPr="00547087">
        <w:rPr>
          <w:rFonts w:ascii="Courier New" w:hAnsi="Courier New" w:cs="Courier New"/>
        </w:rPr>
        <w:t xml:space="preserve">    args=(e,),</w:t>
      </w:r>
    </w:p>
    <w:p w:rsidR="0057590F" w:rsidRPr="00547087" w:rsidRDefault="0057590F" w:rsidP="0057590F">
      <w:pPr>
        <w:rPr>
          <w:rFonts w:ascii="Courier New" w:hAnsi="Courier New" w:cs="Courier New"/>
        </w:rPr>
      </w:pPr>
      <w:r w:rsidRPr="00547087">
        <w:rPr>
          <w:rFonts w:ascii="Courier New" w:hAnsi="Courier New" w:cs="Courier New"/>
        </w:rPr>
        <w:t>)</w:t>
      </w:r>
    </w:p>
    <w:p w:rsidR="0057590F" w:rsidRPr="00547087" w:rsidRDefault="0057590F" w:rsidP="0057590F">
      <w:pPr>
        <w:rPr>
          <w:rFonts w:ascii="Courier New" w:hAnsi="Courier New" w:cs="Courier New"/>
        </w:rPr>
      </w:pPr>
      <w:r w:rsidRPr="00547087">
        <w:rPr>
          <w:rFonts w:ascii="Courier New" w:hAnsi="Courier New" w:cs="Courier New"/>
        </w:rPr>
        <w:t>t1.start()</w:t>
      </w:r>
    </w:p>
    <w:p w:rsidR="0057590F" w:rsidRPr="00547087" w:rsidRDefault="0057590F" w:rsidP="0057590F">
      <w:pPr>
        <w:rPr>
          <w:rFonts w:ascii="Courier New" w:hAnsi="Courier New" w:cs="Courier New"/>
        </w:rPr>
      </w:pPr>
    </w:p>
    <w:p w:rsidR="0057590F" w:rsidRPr="00547087" w:rsidRDefault="0057590F" w:rsidP="0057590F">
      <w:pPr>
        <w:rPr>
          <w:rFonts w:ascii="Courier New" w:hAnsi="Courier New" w:cs="Courier New"/>
        </w:rPr>
      </w:pPr>
      <w:r w:rsidRPr="00547087">
        <w:rPr>
          <w:rFonts w:ascii="Courier New" w:hAnsi="Courier New" w:cs="Courier New"/>
        </w:rPr>
        <w:t>t2 = threading.Thread(</w:t>
      </w:r>
    </w:p>
    <w:p w:rsidR="0057590F" w:rsidRPr="00547087" w:rsidRDefault="0057590F" w:rsidP="0057590F">
      <w:pPr>
        <w:rPr>
          <w:rFonts w:ascii="Courier New" w:hAnsi="Courier New" w:cs="Courier New"/>
        </w:rPr>
      </w:pPr>
      <w:r w:rsidRPr="00547087">
        <w:rPr>
          <w:rFonts w:ascii="Courier New" w:hAnsi="Courier New" w:cs="Courier New"/>
        </w:rPr>
        <w:t xml:space="preserve">    name='nonblock',</w:t>
      </w:r>
    </w:p>
    <w:p w:rsidR="0057590F" w:rsidRPr="00547087" w:rsidRDefault="0057590F" w:rsidP="0057590F">
      <w:pPr>
        <w:rPr>
          <w:rFonts w:ascii="Courier New" w:hAnsi="Courier New" w:cs="Courier New"/>
        </w:rPr>
      </w:pPr>
      <w:r w:rsidRPr="00547087">
        <w:rPr>
          <w:rFonts w:ascii="Courier New" w:hAnsi="Courier New" w:cs="Courier New"/>
        </w:rPr>
        <w:t xml:space="preserve">    target=wait_for_event_timeout,</w:t>
      </w:r>
    </w:p>
    <w:p w:rsidR="0057590F" w:rsidRPr="00547087" w:rsidRDefault="0057590F" w:rsidP="0057590F">
      <w:pPr>
        <w:rPr>
          <w:rFonts w:ascii="Courier New" w:hAnsi="Courier New" w:cs="Courier New"/>
        </w:rPr>
      </w:pPr>
      <w:r w:rsidRPr="00547087">
        <w:rPr>
          <w:rFonts w:ascii="Courier New" w:hAnsi="Courier New" w:cs="Courier New"/>
        </w:rPr>
        <w:t xml:space="preserve">    args=(e, 2),</w:t>
      </w:r>
    </w:p>
    <w:p w:rsidR="0057590F" w:rsidRPr="00547087" w:rsidRDefault="0057590F" w:rsidP="0057590F">
      <w:pPr>
        <w:rPr>
          <w:rFonts w:ascii="Courier New" w:hAnsi="Courier New" w:cs="Courier New"/>
        </w:rPr>
      </w:pPr>
      <w:r w:rsidRPr="00547087">
        <w:rPr>
          <w:rFonts w:ascii="Courier New" w:hAnsi="Courier New" w:cs="Courier New"/>
        </w:rPr>
        <w:t>)</w:t>
      </w:r>
    </w:p>
    <w:p w:rsidR="0057590F" w:rsidRPr="00547087" w:rsidRDefault="0057590F" w:rsidP="0057590F">
      <w:pPr>
        <w:rPr>
          <w:rFonts w:ascii="Courier New" w:hAnsi="Courier New" w:cs="Courier New"/>
        </w:rPr>
      </w:pPr>
      <w:r w:rsidRPr="00547087">
        <w:rPr>
          <w:rFonts w:ascii="Courier New" w:hAnsi="Courier New" w:cs="Courier New"/>
        </w:rPr>
        <w:t>t2.start()</w:t>
      </w:r>
    </w:p>
    <w:p w:rsidR="0057590F" w:rsidRPr="00547087" w:rsidRDefault="0057590F" w:rsidP="0057590F">
      <w:pPr>
        <w:rPr>
          <w:rFonts w:ascii="Courier New" w:hAnsi="Courier New" w:cs="Courier New"/>
        </w:rPr>
      </w:pPr>
    </w:p>
    <w:p w:rsidR="0057590F" w:rsidRPr="00547087" w:rsidRDefault="0057590F" w:rsidP="0057590F">
      <w:pPr>
        <w:rPr>
          <w:rFonts w:ascii="Courier New" w:hAnsi="Courier New" w:cs="Courier New"/>
        </w:rPr>
      </w:pPr>
      <w:r w:rsidRPr="00547087">
        <w:rPr>
          <w:rFonts w:ascii="Courier New" w:hAnsi="Courier New" w:cs="Courier New"/>
        </w:rPr>
        <w:t>logging.debug('Waiting before calling Event.set()')</w:t>
      </w:r>
    </w:p>
    <w:p w:rsidR="0057590F" w:rsidRPr="00547087" w:rsidRDefault="0057590F" w:rsidP="0057590F">
      <w:pPr>
        <w:rPr>
          <w:rFonts w:ascii="Courier New" w:hAnsi="Courier New" w:cs="Courier New"/>
        </w:rPr>
      </w:pPr>
      <w:r w:rsidRPr="00547087">
        <w:rPr>
          <w:rFonts w:ascii="Courier New" w:hAnsi="Courier New" w:cs="Courier New"/>
        </w:rPr>
        <w:t>time.sleep(0.3)</w:t>
      </w:r>
    </w:p>
    <w:p w:rsidR="0057590F" w:rsidRPr="00547087" w:rsidRDefault="0057590F" w:rsidP="0057590F">
      <w:pPr>
        <w:rPr>
          <w:rFonts w:ascii="Courier New" w:hAnsi="Courier New" w:cs="Courier New"/>
        </w:rPr>
      </w:pPr>
      <w:r w:rsidRPr="00547087">
        <w:rPr>
          <w:rFonts w:ascii="Courier New" w:hAnsi="Courier New" w:cs="Courier New"/>
        </w:rPr>
        <w:t>e.set()</w:t>
      </w:r>
    </w:p>
    <w:p w:rsidR="0057590F" w:rsidRPr="00547087" w:rsidRDefault="0057590F" w:rsidP="0057590F">
      <w:r w:rsidRPr="00547087">
        <w:rPr>
          <w:rFonts w:ascii="Courier New" w:hAnsi="Courier New" w:cs="Courier New"/>
        </w:rPr>
        <w:t>logging.debug('Event is set')</w:t>
      </w:r>
    </w:p>
    <w:p w:rsidR="0057590F" w:rsidRPr="004536B9" w:rsidRDefault="0057590F" w:rsidP="0057590F">
      <w:r>
        <w:t xml:space="preserve">The </w:t>
      </w:r>
      <w:r w:rsidRPr="00676DCA">
        <w:rPr>
          <w:rFonts w:ascii="Courier New" w:hAnsi="Courier New" w:cs="Courier New"/>
        </w:rPr>
        <w:t>wait()</w:t>
      </w:r>
      <w:r w:rsidRPr="004536B9">
        <w:t xml:space="preserve">method takes an argument representing the number of seconds to wait for the event before timing out. It returns a Boolean indicating whether or not the event </w:t>
      </w:r>
      <w:r>
        <w:t xml:space="preserve">is set, so the caller knows why </w:t>
      </w:r>
      <w:r w:rsidRPr="00676DCA">
        <w:rPr>
          <w:rFonts w:ascii="Courier New" w:hAnsi="Courier New" w:cs="Courier New"/>
        </w:rPr>
        <w:t>wait()</w:t>
      </w:r>
      <w:r>
        <w:t xml:space="preserve"> returned. The </w:t>
      </w:r>
      <w:r w:rsidRPr="00676DCA">
        <w:rPr>
          <w:rFonts w:ascii="Courier New" w:hAnsi="Courier New" w:cs="Courier New"/>
        </w:rPr>
        <w:t>is_set()</w:t>
      </w:r>
      <w:r w:rsidRPr="004536B9">
        <w:t>method can be used separately on the event without fear of blocking.</w:t>
      </w:r>
    </w:p>
    <w:p w:rsidR="0057590F" w:rsidRDefault="0057590F" w:rsidP="0057590F">
      <w:r>
        <w:t xml:space="preserve">In this example, </w:t>
      </w:r>
      <w:r w:rsidRPr="00676DCA">
        <w:rPr>
          <w:rFonts w:ascii="Courier New" w:hAnsi="Courier New" w:cs="Courier New"/>
        </w:rPr>
        <w:t>wait_for_event_timeout()</w:t>
      </w:r>
      <w:r w:rsidRPr="004536B9">
        <w:t>checks the event status wit</w:t>
      </w:r>
      <w:r>
        <w:t xml:space="preserve">hout blocking indefinitely. The </w:t>
      </w:r>
      <w:r w:rsidRPr="00676DCA">
        <w:rPr>
          <w:rFonts w:ascii="Courier New" w:hAnsi="Courier New" w:cs="Courier New"/>
        </w:rPr>
        <w:t>wait_for_event()</w:t>
      </w:r>
      <w:r>
        <w:t xml:space="preserve"> blocks on the call to </w:t>
      </w:r>
      <w:r w:rsidRPr="00676DCA">
        <w:rPr>
          <w:rFonts w:ascii="Courier New" w:hAnsi="Courier New" w:cs="Courier New"/>
        </w:rPr>
        <w:t>wait()</w:t>
      </w:r>
      <w:r w:rsidRPr="004536B9">
        <w:t>, which does not return until the event status changes.</w:t>
      </w:r>
    </w:p>
    <w:p w:rsidR="0057590F" w:rsidRPr="005678BA" w:rsidRDefault="0057590F" w:rsidP="0057590F">
      <w:pPr>
        <w:rPr>
          <w:b/>
        </w:rPr>
      </w:pPr>
      <w:r w:rsidRPr="005678BA">
        <w:rPr>
          <w:b/>
        </w:rPr>
        <w:t>Example:</w:t>
      </w:r>
    </w:p>
    <w:p w:rsidR="0057590F" w:rsidRPr="004536B9" w:rsidRDefault="0057590F" w:rsidP="0057590F">
      <w:pPr>
        <w:rPr>
          <w:rFonts w:ascii="Courier New" w:hAnsi="Courier New" w:cs="Courier New"/>
        </w:rPr>
      </w:pPr>
      <w:r w:rsidRPr="004536B9">
        <w:rPr>
          <w:rFonts w:ascii="Courier New" w:hAnsi="Courier New" w:cs="Courier New"/>
        </w:rPr>
        <w:t>$ python3 threading_event.py</w:t>
      </w:r>
    </w:p>
    <w:p w:rsidR="0057590F" w:rsidRPr="004536B9" w:rsidRDefault="0057590F" w:rsidP="0057590F">
      <w:pPr>
        <w:rPr>
          <w:rFonts w:ascii="Courier New" w:hAnsi="Courier New" w:cs="Courier New"/>
        </w:rPr>
      </w:pPr>
    </w:p>
    <w:p w:rsidR="0057590F" w:rsidRPr="004536B9" w:rsidRDefault="0057590F" w:rsidP="0057590F">
      <w:pPr>
        <w:rPr>
          <w:rFonts w:ascii="Courier New" w:hAnsi="Courier New" w:cs="Courier New"/>
        </w:rPr>
      </w:pPr>
      <w:r w:rsidRPr="004536B9">
        <w:rPr>
          <w:rFonts w:ascii="Courier New" w:hAnsi="Courier New" w:cs="Courier New"/>
        </w:rPr>
        <w:t>(block     ) wait_for_event starting</w:t>
      </w:r>
    </w:p>
    <w:p w:rsidR="0057590F" w:rsidRPr="004536B9" w:rsidRDefault="0057590F" w:rsidP="0057590F">
      <w:pPr>
        <w:rPr>
          <w:rFonts w:ascii="Courier New" w:hAnsi="Courier New" w:cs="Courier New"/>
        </w:rPr>
      </w:pPr>
      <w:r w:rsidRPr="004536B9">
        <w:rPr>
          <w:rFonts w:ascii="Courier New" w:hAnsi="Courier New" w:cs="Courier New"/>
        </w:rPr>
        <w:t>(nonblock  ) wait_for_event_timeout starting</w:t>
      </w:r>
    </w:p>
    <w:p w:rsidR="0057590F" w:rsidRPr="004536B9" w:rsidRDefault="0057590F" w:rsidP="0057590F">
      <w:pPr>
        <w:rPr>
          <w:rFonts w:ascii="Courier New" w:hAnsi="Courier New" w:cs="Courier New"/>
        </w:rPr>
      </w:pPr>
      <w:r w:rsidRPr="004536B9">
        <w:rPr>
          <w:rFonts w:ascii="Courier New" w:hAnsi="Courier New" w:cs="Courier New"/>
        </w:rPr>
        <w:t>(MainThread) Waiting before calling Event.set()</w:t>
      </w:r>
    </w:p>
    <w:p w:rsidR="0057590F" w:rsidRPr="004536B9" w:rsidRDefault="0057590F" w:rsidP="0057590F">
      <w:pPr>
        <w:rPr>
          <w:rFonts w:ascii="Courier New" w:hAnsi="Courier New" w:cs="Courier New"/>
        </w:rPr>
      </w:pPr>
      <w:r w:rsidRPr="004536B9">
        <w:rPr>
          <w:rFonts w:ascii="Courier New" w:hAnsi="Courier New" w:cs="Courier New"/>
        </w:rPr>
        <w:t>(MainThread) Event is set</w:t>
      </w:r>
    </w:p>
    <w:p w:rsidR="0057590F" w:rsidRPr="004536B9" w:rsidRDefault="0057590F" w:rsidP="0057590F">
      <w:pPr>
        <w:rPr>
          <w:rFonts w:ascii="Courier New" w:hAnsi="Courier New" w:cs="Courier New"/>
        </w:rPr>
      </w:pPr>
      <w:r w:rsidRPr="004536B9">
        <w:rPr>
          <w:rFonts w:ascii="Courier New" w:hAnsi="Courier New" w:cs="Courier New"/>
        </w:rPr>
        <w:t>(nonblock  ) event set: True</w:t>
      </w:r>
    </w:p>
    <w:p w:rsidR="0057590F" w:rsidRPr="004536B9" w:rsidRDefault="0057590F" w:rsidP="0057590F">
      <w:pPr>
        <w:rPr>
          <w:rFonts w:ascii="Courier New" w:hAnsi="Courier New" w:cs="Courier New"/>
        </w:rPr>
      </w:pPr>
      <w:r w:rsidRPr="004536B9">
        <w:rPr>
          <w:rFonts w:ascii="Courier New" w:hAnsi="Courier New" w:cs="Courier New"/>
        </w:rPr>
        <w:t>(nonblock  ) processing event</w:t>
      </w:r>
    </w:p>
    <w:p w:rsidR="0057590F" w:rsidRPr="004536B9" w:rsidRDefault="0057590F" w:rsidP="0057590F">
      <w:pPr>
        <w:rPr>
          <w:rFonts w:ascii="Courier New" w:hAnsi="Courier New" w:cs="Courier New"/>
        </w:rPr>
      </w:pPr>
      <w:r w:rsidRPr="004536B9">
        <w:rPr>
          <w:rFonts w:ascii="Courier New" w:hAnsi="Courier New" w:cs="Courier New"/>
        </w:rPr>
        <w:t>(block     ) event set: True</w:t>
      </w:r>
      <w:r w:rsidRPr="004536B9">
        <w:rPr>
          <w:rFonts w:ascii="Courier New" w:hAnsi="Courier New" w:cs="Courier New"/>
        </w:rPr>
        <w:tab/>
      </w:r>
      <w:r w:rsidRPr="004536B9">
        <w:rPr>
          <w:rFonts w:ascii="Courier New" w:hAnsi="Courier New" w:cs="Courier New"/>
        </w:rPr>
        <w:tab/>
      </w:r>
    </w:p>
    <w:p w:rsidR="0057590F" w:rsidRDefault="0057590F" w:rsidP="0057590F">
      <w:pPr>
        <w:spacing w:after="0"/>
        <w:ind w:left="0"/>
        <w:rPr>
          <w:rFonts w:asciiTheme="majorHAnsi" w:hAnsiTheme="majorHAnsi"/>
          <w:kern w:val="28"/>
          <w:sz w:val="28"/>
          <w:szCs w:val="28"/>
        </w:rPr>
      </w:pPr>
      <w:bookmarkStart w:id="329" w:name="_Toc515016774"/>
      <w:r>
        <w:br w:type="page"/>
      </w:r>
    </w:p>
    <w:p w:rsidR="0057590F" w:rsidRPr="004536B9" w:rsidRDefault="0057590F" w:rsidP="0057590F">
      <w:pPr>
        <w:pStyle w:val="Heading3"/>
      </w:pPr>
      <w:bookmarkStart w:id="330" w:name="_Toc515037949"/>
      <w:r w:rsidRPr="004536B9">
        <w:lastRenderedPageBreak/>
        <w:t>Controlling Access to Resources</w:t>
      </w:r>
      <w:bookmarkEnd w:id="329"/>
      <w:bookmarkEnd w:id="330"/>
    </w:p>
    <w:p w:rsidR="0057590F" w:rsidRDefault="0057590F" w:rsidP="0057590F">
      <w:r w:rsidRPr="004536B9">
        <w:t>In addition to synchronizing the operations of threads, it is also important to be able to control access to shared resources to prevent corruption or missed data. Python’s built-in data structures (lists, dictionaries, etc.) are thread-safe as a side-effect of having atomic byte-codes for manipulating them (the global interpreter lock used to protect Python’s internal data structures is not released in the middle of an update). Other data structures implemented in Python, or simpler types like integers and floats, do not have that protection. To guard against simultan</w:t>
      </w:r>
      <w:r>
        <w:t xml:space="preserve">eous access to an object, use a </w:t>
      </w:r>
      <w:r w:rsidRPr="00676DCA">
        <w:rPr>
          <w:rFonts w:ascii="Courier New" w:hAnsi="Courier New" w:cs="Courier New"/>
        </w:rPr>
        <w:t>Lock</w:t>
      </w:r>
      <w:r w:rsidRPr="004536B9">
        <w:t>object.</w:t>
      </w:r>
    </w:p>
    <w:p w:rsidR="0057590F" w:rsidRPr="005678BA" w:rsidRDefault="0057590F" w:rsidP="0057590F">
      <w:pPr>
        <w:rPr>
          <w:b/>
        </w:rPr>
      </w:pPr>
      <w:r w:rsidRPr="005678BA">
        <w:rPr>
          <w:b/>
        </w:rPr>
        <w:t>Example:</w:t>
      </w:r>
    </w:p>
    <w:p w:rsidR="0057590F" w:rsidRPr="00547087" w:rsidRDefault="0057590F" w:rsidP="0057590F">
      <w:pPr>
        <w:rPr>
          <w:rFonts w:ascii="Courier New" w:hAnsi="Courier New" w:cs="Courier New"/>
        </w:rPr>
      </w:pPr>
      <w:r w:rsidRPr="00547087">
        <w:rPr>
          <w:rFonts w:ascii="Courier New" w:hAnsi="Courier New" w:cs="Courier New"/>
        </w:rPr>
        <w:t>threading_lock.py</w:t>
      </w:r>
    </w:p>
    <w:p w:rsidR="0057590F" w:rsidRPr="00547087" w:rsidRDefault="0057590F" w:rsidP="0057590F">
      <w:pPr>
        <w:rPr>
          <w:rFonts w:ascii="Courier New" w:hAnsi="Courier New" w:cs="Courier New"/>
        </w:rPr>
      </w:pPr>
      <w:r w:rsidRPr="00547087">
        <w:rPr>
          <w:rFonts w:ascii="Courier New" w:hAnsi="Courier New" w:cs="Courier New"/>
          <w:bCs/>
        </w:rPr>
        <w:t>importlogging</w:t>
      </w:r>
    </w:p>
    <w:p w:rsidR="0057590F" w:rsidRPr="00547087" w:rsidRDefault="0057590F" w:rsidP="0057590F">
      <w:pPr>
        <w:rPr>
          <w:rFonts w:ascii="Courier New" w:hAnsi="Courier New" w:cs="Courier New"/>
        </w:rPr>
      </w:pPr>
      <w:r w:rsidRPr="00547087">
        <w:rPr>
          <w:rFonts w:ascii="Courier New" w:hAnsi="Courier New" w:cs="Courier New"/>
          <w:bCs/>
        </w:rPr>
        <w:t>importrandom</w:t>
      </w:r>
    </w:p>
    <w:p w:rsidR="0057590F" w:rsidRPr="00547087" w:rsidRDefault="0057590F" w:rsidP="0057590F">
      <w:pPr>
        <w:rPr>
          <w:rFonts w:ascii="Courier New" w:hAnsi="Courier New" w:cs="Courier New"/>
        </w:rPr>
      </w:pPr>
      <w:r w:rsidRPr="00547087">
        <w:rPr>
          <w:rFonts w:ascii="Courier New" w:hAnsi="Courier New" w:cs="Courier New"/>
          <w:bCs/>
        </w:rPr>
        <w:t>importthreading</w:t>
      </w:r>
    </w:p>
    <w:p w:rsidR="0057590F" w:rsidRPr="00547087" w:rsidRDefault="0057590F" w:rsidP="0057590F">
      <w:pPr>
        <w:rPr>
          <w:rFonts w:ascii="Courier New" w:hAnsi="Courier New" w:cs="Courier New"/>
        </w:rPr>
      </w:pPr>
      <w:r w:rsidRPr="00547087">
        <w:rPr>
          <w:rFonts w:ascii="Courier New" w:hAnsi="Courier New" w:cs="Courier New"/>
          <w:bCs/>
        </w:rPr>
        <w:t>importtime</w:t>
      </w:r>
    </w:p>
    <w:p w:rsidR="0057590F" w:rsidRPr="00547087" w:rsidRDefault="0057590F" w:rsidP="0057590F">
      <w:pPr>
        <w:rPr>
          <w:rFonts w:ascii="Courier New" w:hAnsi="Courier New" w:cs="Courier New"/>
        </w:rPr>
      </w:pPr>
    </w:p>
    <w:p w:rsidR="0057590F" w:rsidRPr="00547087" w:rsidRDefault="0057590F" w:rsidP="0057590F">
      <w:pPr>
        <w:rPr>
          <w:rFonts w:ascii="Courier New" w:hAnsi="Courier New" w:cs="Courier New"/>
        </w:rPr>
      </w:pPr>
      <w:r w:rsidRPr="00547087">
        <w:rPr>
          <w:rFonts w:ascii="Courier New" w:hAnsi="Courier New" w:cs="Courier New"/>
          <w:bCs/>
        </w:rPr>
        <w:t>classCounter</w:t>
      </w:r>
      <w:r w:rsidRPr="00547087">
        <w:rPr>
          <w:rFonts w:ascii="Courier New" w:hAnsi="Courier New" w:cs="Courier New"/>
        </w:rPr>
        <w:t>:</w:t>
      </w:r>
    </w:p>
    <w:p w:rsidR="0057590F" w:rsidRPr="00547087" w:rsidRDefault="0057590F" w:rsidP="0057590F">
      <w:pPr>
        <w:rPr>
          <w:rFonts w:ascii="Courier New" w:hAnsi="Courier New" w:cs="Courier New"/>
        </w:rPr>
      </w:pPr>
    </w:p>
    <w:p w:rsidR="0057590F" w:rsidRPr="00547087" w:rsidRDefault="0057590F" w:rsidP="0057590F">
      <w:pPr>
        <w:rPr>
          <w:rFonts w:ascii="Courier New" w:hAnsi="Courier New" w:cs="Courier New"/>
        </w:rPr>
      </w:pPr>
      <w:r w:rsidRPr="00547087">
        <w:rPr>
          <w:rFonts w:ascii="Courier New" w:hAnsi="Courier New" w:cs="Courier New"/>
          <w:bCs/>
        </w:rPr>
        <w:t>def</w:t>
      </w:r>
      <w:r w:rsidRPr="00547087">
        <w:rPr>
          <w:rFonts w:ascii="Courier New" w:hAnsi="Courier New" w:cs="Courier New"/>
        </w:rPr>
        <w:t xml:space="preserve"> __init__(self, start=0):</w:t>
      </w:r>
    </w:p>
    <w:p w:rsidR="0057590F" w:rsidRPr="00547087" w:rsidRDefault="0057590F" w:rsidP="0057590F">
      <w:pPr>
        <w:rPr>
          <w:rFonts w:ascii="Courier New" w:hAnsi="Courier New" w:cs="Courier New"/>
        </w:rPr>
      </w:pPr>
      <w:r w:rsidRPr="00547087">
        <w:rPr>
          <w:rFonts w:ascii="Courier New" w:hAnsi="Courier New" w:cs="Courier New"/>
        </w:rPr>
        <w:t xml:space="preserve">        self.lock = threading.Lock()</w:t>
      </w:r>
    </w:p>
    <w:p w:rsidR="0057590F" w:rsidRPr="00547087" w:rsidRDefault="0057590F" w:rsidP="0057590F">
      <w:pPr>
        <w:rPr>
          <w:rFonts w:ascii="Courier New" w:hAnsi="Courier New" w:cs="Courier New"/>
        </w:rPr>
      </w:pPr>
      <w:r w:rsidRPr="00547087">
        <w:rPr>
          <w:rFonts w:ascii="Courier New" w:hAnsi="Courier New" w:cs="Courier New"/>
        </w:rPr>
        <w:t xml:space="preserve">        self.value = start</w:t>
      </w:r>
    </w:p>
    <w:p w:rsidR="0057590F" w:rsidRPr="00547087" w:rsidRDefault="0057590F" w:rsidP="0057590F">
      <w:pPr>
        <w:rPr>
          <w:rFonts w:ascii="Courier New" w:hAnsi="Courier New" w:cs="Courier New"/>
        </w:rPr>
      </w:pPr>
    </w:p>
    <w:p w:rsidR="0057590F" w:rsidRPr="00547087" w:rsidRDefault="0057590F" w:rsidP="0057590F">
      <w:pPr>
        <w:rPr>
          <w:rFonts w:ascii="Courier New" w:hAnsi="Courier New" w:cs="Courier New"/>
        </w:rPr>
      </w:pPr>
      <w:r w:rsidRPr="00547087">
        <w:rPr>
          <w:rFonts w:ascii="Courier New" w:hAnsi="Courier New" w:cs="Courier New"/>
          <w:bCs/>
        </w:rPr>
        <w:t>def</w:t>
      </w:r>
      <w:r w:rsidRPr="00547087">
        <w:rPr>
          <w:rFonts w:ascii="Courier New" w:hAnsi="Courier New" w:cs="Courier New"/>
        </w:rPr>
        <w:t xml:space="preserve"> increment(self):</w:t>
      </w:r>
    </w:p>
    <w:p w:rsidR="0057590F" w:rsidRPr="00547087" w:rsidRDefault="0057590F" w:rsidP="0057590F">
      <w:pPr>
        <w:rPr>
          <w:rFonts w:ascii="Courier New" w:hAnsi="Courier New" w:cs="Courier New"/>
        </w:rPr>
      </w:pPr>
      <w:r w:rsidRPr="00547087">
        <w:rPr>
          <w:rFonts w:ascii="Courier New" w:hAnsi="Courier New" w:cs="Courier New"/>
        </w:rPr>
        <w:t xml:space="preserve">        logging.debug('Waiting for lock')</w:t>
      </w:r>
    </w:p>
    <w:p w:rsidR="0057590F" w:rsidRPr="00547087" w:rsidRDefault="0057590F" w:rsidP="0057590F">
      <w:pPr>
        <w:rPr>
          <w:rFonts w:ascii="Courier New" w:hAnsi="Courier New" w:cs="Courier New"/>
        </w:rPr>
      </w:pPr>
      <w:r w:rsidRPr="00547087">
        <w:rPr>
          <w:rFonts w:ascii="Courier New" w:hAnsi="Courier New" w:cs="Courier New"/>
        </w:rPr>
        <w:t xml:space="preserve">        self.lock.acquire()</w:t>
      </w:r>
    </w:p>
    <w:p w:rsidR="0057590F" w:rsidRPr="00547087" w:rsidRDefault="0057590F" w:rsidP="0057590F">
      <w:pPr>
        <w:rPr>
          <w:rFonts w:ascii="Courier New" w:hAnsi="Courier New" w:cs="Courier New"/>
        </w:rPr>
      </w:pPr>
      <w:r w:rsidRPr="00547087">
        <w:rPr>
          <w:rFonts w:ascii="Courier New" w:hAnsi="Courier New" w:cs="Courier New"/>
          <w:bCs/>
        </w:rPr>
        <w:t>try</w:t>
      </w:r>
      <w:r w:rsidRPr="00547087">
        <w:rPr>
          <w:rFonts w:ascii="Courier New" w:hAnsi="Courier New" w:cs="Courier New"/>
        </w:rPr>
        <w:t>:</w:t>
      </w:r>
    </w:p>
    <w:p w:rsidR="0057590F" w:rsidRPr="00547087" w:rsidRDefault="0057590F" w:rsidP="0057590F">
      <w:pPr>
        <w:rPr>
          <w:rFonts w:ascii="Courier New" w:hAnsi="Courier New" w:cs="Courier New"/>
        </w:rPr>
      </w:pPr>
      <w:r w:rsidRPr="00547087">
        <w:rPr>
          <w:rFonts w:ascii="Courier New" w:hAnsi="Courier New" w:cs="Courier New"/>
        </w:rPr>
        <w:t xml:space="preserve">            logging.debug('Acquired lock')</w:t>
      </w:r>
    </w:p>
    <w:p w:rsidR="0057590F" w:rsidRPr="00547087" w:rsidRDefault="0057590F" w:rsidP="0057590F">
      <w:pPr>
        <w:rPr>
          <w:rFonts w:ascii="Courier New" w:hAnsi="Courier New" w:cs="Courier New"/>
        </w:rPr>
      </w:pPr>
      <w:r w:rsidRPr="00547087">
        <w:rPr>
          <w:rFonts w:ascii="Courier New" w:hAnsi="Courier New" w:cs="Courier New"/>
        </w:rPr>
        <w:t xml:space="preserve">            self.value = self.value + 1</w:t>
      </w:r>
    </w:p>
    <w:p w:rsidR="0057590F" w:rsidRPr="00547087" w:rsidRDefault="0057590F" w:rsidP="0057590F">
      <w:pPr>
        <w:rPr>
          <w:rFonts w:ascii="Courier New" w:hAnsi="Courier New" w:cs="Courier New"/>
        </w:rPr>
      </w:pPr>
      <w:r w:rsidRPr="00547087">
        <w:rPr>
          <w:rFonts w:ascii="Courier New" w:hAnsi="Courier New" w:cs="Courier New"/>
          <w:bCs/>
        </w:rPr>
        <w:t>finally</w:t>
      </w:r>
      <w:r w:rsidRPr="00547087">
        <w:rPr>
          <w:rFonts w:ascii="Courier New" w:hAnsi="Courier New" w:cs="Courier New"/>
        </w:rPr>
        <w:t>:</w:t>
      </w:r>
    </w:p>
    <w:p w:rsidR="0057590F" w:rsidRPr="00547087" w:rsidRDefault="0057590F" w:rsidP="0057590F">
      <w:pPr>
        <w:rPr>
          <w:rFonts w:ascii="Courier New" w:hAnsi="Courier New" w:cs="Courier New"/>
        </w:rPr>
      </w:pPr>
      <w:r w:rsidRPr="00547087">
        <w:rPr>
          <w:rFonts w:ascii="Courier New" w:hAnsi="Courier New" w:cs="Courier New"/>
        </w:rPr>
        <w:t xml:space="preserve">            self.lock.release()</w:t>
      </w:r>
    </w:p>
    <w:p w:rsidR="0057590F" w:rsidRPr="00547087" w:rsidRDefault="0057590F" w:rsidP="0057590F">
      <w:pPr>
        <w:rPr>
          <w:rFonts w:ascii="Courier New" w:hAnsi="Courier New" w:cs="Courier New"/>
        </w:rPr>
      </w:pPr>
    </w:p>
    <w:p w:rsidR="0057590F" w:rsidRPr="00547087" w:rsidRDefault="0057590F" w:rsidP="0057590F">
      <w:pPr>
        <w:rPr>
          <w:rFonts w:ascii="Courier New" w:hAnsi="Courier New" w:cs="Courier New"/>
        </w:rPr>
      </w:pPr>
      <w:r w:rsidRPr="00547087">
        <w:rPr>
          <w:rFonts w:ascii="Courier New" w:hAnsi="Courier New" w:cs="Courier New"/>
          <w:bCs/>
        </w:rPr>
        <w:t>def</w:t>
      </w:r>
      <w:r w:rsidRPr="00547087">
        <w:rPr>
          <w:rFonts w:ascii="Courier New" w:hAnsi="Courier New" w:cs="Courier New"/>
        </w:rPr>
        <w:t xml:space="preserve"> worker(c):</w:t>
      </w:r>
    </w:p>
    <w:p w:rsidR="0057590F" w:rsidRPr="00547087" w:rsidRDefault="0057590F" w:rsidP="0057590F">
      <w:pPr>
        <w:rPr>
          <w:rFonts w:ascii="Courier New" w:hAnsi="Courier New" w:cs="Courier New"/>
        </w:rPr>
      </w:pPr>
      <w:r w:rsidRPr="00547087">
        <w:rPr>
          <w:rFonts w:ascii="Courier New" w:hAnsi="Courier New" w:cs="Courier New"/>
          <w:bCs/>
        </w:rPr>
        <w:t>for</w:t>
      </w:r>
      <w:r w:rsidRPr="00547087">
        <w:rPr>
          <w:rFonts w:ascii="Courier New" w:hAnsi="Courier New" w:cs="Courier New"/>
        </w:rPr>
        <w:t xml:space="preserve"> i </w:t>
      </w:r>
      <w:r w:rsidRPr="00547087">
        <w:rPr>
          <w:rFonts w:ascii="Courier New" w:hAnsi="Courier New" w:cs="Courier New"/>
          <w:bCs/>
        </w:rPr>
        <w:t>in</w:t>
      </w:r>
      <w:r w:rsidRPr="00547087">
        <w:rPr>
          <w:rFonts w:ascii="Courier New" w:hAnsi="Courier New" w:cs="Courier New"/>
        </w:rPr>
        <w:t xml:space="preserve"> range(2):</w:t>
      </w:r>
    </w:p>
    <w:p w:rsidR="0057590F" w:rsidRPr="00547087" w:rsidRDefault="0057590F" w:rsidP="0057590F">
      <w:pPr>
        <w:rPr>
          <w:rFonts w:ascii="Courier New" w:hAnsi="Courier New" w:cs="Courier New"/>
        </w:rPr>
      </w:pPr>
      <w:r w:rsidRPr="00547087">
        <w:rPr>
          <w:rFonts w:ascii="Courier New" w:hAnsi="Courier New" w:cs="Courier New"/>
        </w:rPr>
        <w:t xml:space="preserve">        pause = random.random()</w:t>
      </w:r>
    </w:p>
    <w:p w:rsidR="0057590F" w:rsidRPr="00547087" w:rsidRDefault="0057590F" w:rsidP="0057590F">
      <w:pPr>
        <w:rPr>
          <w:rFonts w:ascii="Courier New" w:hAnsi="Courier New" w:cs="Courier New"/>
        </w:rPr>
      </w:pPr>
      <w:r w:rsidRPr="00547087">
        <w:rPr>
          <w:rFonts w:ascii="Courier New" w:hAnsi="Courier New" w:cs="Courier New"/>
        </w:rPr>
        <w:t xml:space="preserve">        logging.debug('Sleeping %0.02f', pause)</w:t>
      </w:r>
    </w:p>
    <w:p w:rsidR="0057590F" w:rsidRPr="00547087" w:rsidRDefault="0057590F" w:rsidP="0057590F">
      <w:pPr>
        <w:rPr>
          <w:rFonts w:ascii="Courier New" w:hAnsi="Courier New" w:cs="Courier New"/>
        </w:rPr>
      </w:pPr>
      <w:r w:rsidRPr="00547087">
        <w:rPr>
          <w:rFonts w:ascii="Courier New" w:hAnsi="Courier New" w:cs="Courier New"/>
        </w:rPr>
        <w:t xml:space="preserve">        time.sleep(pause)</w:t>
      </w:r>
    </w:p>
    <w:p w:rsidR="0057590F" w:rsidRPr="00547087" w:rsidRDefault="0057590F" w:rsidP="0057590F">
      <w:pPr>
        <w:rPr>
          <w:rFonts w:ascii="Courier New" w:hAnsi="Courier New" w:cs="Courier New"/>
        </w:rPr>
      </w:pPr>
      <w:r w:rsidRPr="00547087">
        <w:rPr>
          <w:rFonts w:ascii="Courier New" w:hAnsi="Courier New" w:cs="Courier New"/>
        </w:rPr>
        <w:t xml:space="preserve">        c.increment()</w:t>
      </w:r>
    </w:p>
    <w:p w:rsidR="0057590F" w:rsidRPr="00547087" w:rsidRDefault="0057590F" w:rsidP="0057590F">
      <w:pPr>
        <w:rPr>
          <w:rFonts w:ascii="Courier New" w:hAnsi="Courier New" w:cs="Courier New"/>
        </w:rPr>
      </w:pPr>
      <w:r w:rsidRPr="00547087">
        <w:rPr>
          <w:rFonts w:ascii="Courier New" w:hAnsi="Courier New" w:cs="Courier New"/>
        </w:rPr>
        <w:t xml:space="preserve">    logging.debug('Done')</w:t>
      </w:r>
    </w:p>
    <w:p w:rsidR="0057590F" w:rsidRPr="00547087" w:rsidRDefault="0057590F" w:rsidP="0057590F">
      <w:pPr>
        <w:rPr>
          <w:rFonts w:ascii="Courier New" w:hAnsi="Courier New" w:cs="Courier New"/>
        </w:rPr>
      </w:pPr>
      <w:r w:rsidRPr="00547087">
        <w:rPr>
          <w:rFonts w:ascii="Courier New" w:hAnsi="Courier New" w:cs="Courier New"/>
        </w:rPr>
        <w:lastRenderedPageBreak/>
        <w:t>logging.basicConfig(</w:t>
      </w:r>
    </w:p>
    <w:p w:rsidR="0057590F" w:rsidRPr="00547087" w:rsidRDefault="0057590F" w:rsidP="0057590F">
      <w:pPr>
        <w:rPr>
          <w:rFonts w:ascii="Courier New" w:hAnsi="Courier New" w:cs="Courier New"/>
        </w:rPr>
      </w:pPr>
      <w:r w:rsidRPr="00547087">
        <w:rPr>
          <w:rFonts w:ascii="Courier New" w:hAnsi="Courier New" w:cs="Courier New"/>
        </w:rPr>
        <w:t xml:space="preserve">    level=logging.DEBUG,</w:t>
      </w:r>
    </w:p>
    <w:p w:rsidR="0057590F" w:rsidRPr="00547087" w:rsidRDefault="0057590F" w:rsidP="0057590F">
      <w:pPr>
        <w:rPr>
          <w:rFonts w:ascii="Courier New" w:hAnsi="Courier New" w:cs="Courier New"/>
        </w:rPr>
      </w:pPr>
      <w:r w:rsidRPr="00547087">
        <w:rPr>
          <w:rFonts w:ascii="Courier New" w:hAnsi="Courier New" w:cs="Courier New"/>
        </w:rPr>
        <w:t xml:space="preserve">    format='(%(threadName)-10s) %(message)s',</w:t>
      </w:r>
    </w:p>
    <w:p w:rsidR="0057590F" w:rsidRPr="00547087" w:rsidRDefault="0057590F" w:rsidP="0057590F">
      <w:pPr>
        <w:rPr>
          <w:rFonts w:ascii="Courier New" w:hAnsi="Courier New" w:cs="Courier New"/>
        </w:rPr>
      </w:pPr>
      <w:r w:rsidRPr="00547087">
        <w:rPr>
          <w:rFonts w:ascii="Courier New" w:hAnsi="Courier New" w:cs="Courier New"/>
        </w:rPr>
        <w:t>)</w:t>
      </w:r>
    </w:p>
    <w:p w:rsidR="0057590F" w:rsidRPr="00547087" w:rsidRDefault="0057590F" w:rsidP="0057590F">
      <w:pPr>
        <w:rPr>
          <w:rFonts w:ascii="Courier New" w:hAnsi="Courier New" w:cs="Courier New"/>
        </w:rPr>
      </w:pPr>
      <w:r w:rsidRPr="00547087">
        <w:rPr>
          <w:rFonts w:ascii="Courier New" w:hAnsi="Courier New" w:cs="Courier New"/>
        </w:rPr>
        <w:t>counter = Counter()</w:t>
      </w:r>
    </w:p>
    <w:p w:rsidR="0057590F" w:rsidRPr="00547087" w:rsidRDefault="0057590F" w:rsidP="0057590F">
      <w:pPr>
        <w:rPr>
          <w:rFonts w:ascii="Courier New" w:hAnsi="Courier New" w:cs="Courier New"/>
        </w:rPr>
      </w:pPr>
      <w:r w:rsidRPr="00547087">
        <w:rPr>
          <w:rFonts w:ascii="Courier New" w:hAnsi="Courier New" w:cs="Courier New"/>
          <w:bCs/>
        </w:rPr>
        <w:t>for</w:t>
      </w:r>
      <w:r w:rsidRPr="00547087">
        <w:rPr>
          <w:rFonts w:ascii="Courier New" w:hAnsi="Courier New" w:cs="Courier New"/>
        </w:rPr>
        <w:t xml:space="preserve"> i </w:t>
      </w:r>
      <w:r w:rsidRPr="00547087">
        <w:rPr>
          <w:rFonts w:ascii="Courier New" w:hAnsi="Courier New" w:cs="Courier New"/>
          <w:bCs/>
        </w:rPr>
        <w:t>in</w:t>
      </w:r>
      <w:r w:rsidRPr="00547087">
        <w:rPr>
          <w:rFonts w:ascii="Courier New" w:hAnsi="Courier New" w:cs="Courier New"/>
        </w:rPr>
        <w:t xml:space="preserve"> range(2):</w:t>
      </w:r>
    </w:p>
    <w:p w:rsidR="0057590F" w:rsidRPr="00547087" w:rsidRDefault="0057590F" w:rsidP="0057590F">
      <w:pPr>
        <w:rPr>
          <w:rFonts w:ascii="Courier New" w:hAnsi="Courier New" w:cs="Courier New"/>
        </w:rPr>
      </w:pPr>
      <w:r w:rsidRPr="00547087">
        <w:rPr>
          <w:rFonts w:ascii="Courier New" w:hAnsi="Courier New" w:cs="Courier New"/>
        </w:rPr>
        <w:t xml:space="preserve">    t = threading.Thread(target=worker, args=(counter,))</w:t>
      </w:r>
    </w:p>
    <w:p w:rsidR="0057590F" w:rsidRPr="00547087" w:rsidRDefault="0057590F" w:rsidP="0057590F">
      <w:pPr>
        <w:rPr>
          <w:rFonts w:ascii="Courier New" w:hAnsi="Courier New" w:cs="Courier New"/>
        </w:rPr>
      </w:pPr>
      <w:r w:rsidRPr="00547087">
        <w:rPr>
          <w:rFonts w:ascii="Courier New" w:hAnsi="Courier New" w:cs="Courier New"/>
        </w:rPr>
        <w:t xml:space="preserve">    t.start()</w:t>
      </w:r>
    </w:p>
    <w:p w:rsidR="0057590F" w:rsidRPr="00547087" w:rsidRDefault="0057590F" w:rsidP="0057590F">
      <w:pPr>
        <w:rPr>
          <w:rFonts w:ascii="Courier New" w:hAnsi="Courier New" w:cs="Courier New"/>
        </w:rPr>
      </w:pPr>
    </w:p>
    <w:p w:rsidR="0057590F" w:rsidRPr="00547087" w:rsidRDefault="0057590F" w:rsidP="0057590F">
      <w:pPr>
        <w:rPr>
          <w:rFonts w:ascii="Courier New" w:hAnsi="Courier New" w:cs="Courier New"/>
        </w:rPr>
      </w:pPr>
      <w:r w:rsidRPr="00547087">
        <w:rPr>
          <w:rFonts w:ascii="Courier New" w:hAnsi="Courier New" w:cs="Courier New"/>
        </w:rPr>
        <w:t>logging.debug('Waiting for worker threads')</w:t>
      </w:r>
    </w:p>
    <w:p w:rsidR="0057590F" w:rsidRPr="00547087" w:rsidRDefault="0057590F" w:rsidP="0057590F">
      <w:pPr>
        <w:rPr>
          <w:rFonts w:ascii="Courier New" w:hAnsi="Courier New" w:cs="Courier New"/>
        </w:rPr>
      </w:pPr>
      <w:r w:rsidRPr="00547087">
        <w:rPr>
          <w:rFonts w:ascii="Courier New" w:hAnsi="Courier New" w:cs="Courier New"/>
        </w:rPr>
        <w:t>main_thread = threading.main_thread()</w:t>
      </w:r>
    </w:p>
    <w:p w:rsidR="0057590F" w:rsidRPr="00547087" w:rsidRDefault="0057590F" w:rsidP="0057590F">
      <w:pPr>
        <w:rPr>
          <w:rFonts w:ascii="Courier New" w:hAnsi="Courier New" w:cs="Courier New"/>
        </w:rPr>
      </w:pPr>
      <w:r w:rsidRPr="00547087">
        <w:rPr>
          <w:rFonts w:ascii="Courier New" w:hAnsi="Courier New" w:cs="Courier New"/>
          <w:bCs/>
        </w:rPr>
        <w:t>for</w:t>
      </w:r>
      <w:r w:rsidRPr="00547087">
        <w:rPr>
          <w:rFonts w:ascii="Courier New" w:hAnsi="Courier New" w:cs="Courier New"/>
        </w:rPr>
        <w:t xml:space="preserve"> t </w:t>
      </w:r>
      <w:r w:rsidRPr="00547087">
        <w:rPr>
          <w:rFonts w:ascii="Courier New" w:hAnsi="Courier New" w:cs="Courier New"/>
          <w:bCs/>
        </w:rPr>
        <w:t>in</w:t>
      </w:r>
      <w:r w:rsidRPr="00547087">
        <w:rPr>
          <w:rFonts w:ascii="Courier New" w:hAnsi="Courier New" w:cs="Courier New"/>
        </w:rPr>
        <w:t xml:space="preserve"> threading.enumerate():</w:t>
      </w:r>
    </w:p>
    <w:p w:rsidR="0057590F" w:rsidRPr="00547087" w:rsidRDefault="0057590F" w:rsidP="0057590F">
      <w:pPr>
        <w:rPr>
          <w:rFonts w:ascii="Courier New" w:hAnsi="Courier New" w:cs="Courier New"/>
        </w:rPr>
      </w:pPr>
      <w:r w:rsidRPr="00547087">
        <w:rPr>
          <w:rFonts w:ascii="Courier New" w:hAnsi="Courier New" w:cs="Courier New"/>
          <w:bCs/>
        </w:rPr>
        <w:t>if</w:t>
      </w:r>
      <w:r w:rsidRPr="00547087">
        <w:rPr>
          <w:rFonts w:ascii="Courier New" w:hAnsi="Courier New" w:cs="Courier New"/>
        </w:rPr>
        <w:t xml:space="preserve"> t </w:t>
      </w:r>
      <w:r w:rsidRPr="00547087">
        <w:rPr>
          <w:rFonts w:ascii="Courier New" w:hAnsi="Courier New" w:cs="Courier New"/>
          <w:bCs/>
        </w:rPr>
        <w:t>isnot</w:t>
      </w:r>
      <w:r w:rsidRPr="00547087">
        <w:rPr>
          <w:rFonts w:ascii="Courier New" w:hAnsi="Courier New" w:cs="Courier New"/>
        </w:rPr>
        <w:t xml:space="preserve"> main_thread:</w:t>
      </w:r>
    </w:p>
    <w:p w:rsidR="0057590F" w:rsidRPr="00547087" w:rsidRDefault="0057590F" w:rsidP="0057590F">
      <w:pPr>
        <w:rPr>
          <w:rFonts w:ascii="Courier New" w:hAnsi="Courier New" w:cs="Courier New"/>
        </w:rPr>
      </w:pPr>
      <w:r w:rsidRPr="00547087">
        <w:rPr>
          <w:rFonts w:ascii="Courier New" w:hAnsi="Courier New" w:cs="Courier New"/>
        </w:rPr>
        <w:t xml:space="preserve">        t.join()</w:t>
      </w:r>
    </w:p>
    <w:p w:rsidR="0057590F" w:rsidRPr="00547087" w:rsidRDefault="0057590F" w:rsidP="0057590F">
      <w:r w:rsidRPr="00547087">
        <w:rPr>
          <w:rFonts w:ascii="Courier New" w:hAnsi="Courier New" w:cs="Courier New"/>
        </w:rPr>
        <w:t>logging.debug('Counter: %d', counter.value)</w:t>
      </w:r>
    </w:p>
    <w:p w:rsidR="0057590F" w:rsidRDefault="0057590F" w:rsidP="0057590F">
      <w:r>
        <w:t xml:space="preserve">In this example, the </w:t>
      </w:r>
      <w:r w:rsidRPr="00676DCA">
        <w:rPr>
          <w:rFonts w:ascii="Courier New" w:hAnsi="Courier New" w:cs="Courier New"/>
        </w:rPr>
        <w:t>worker()</w:t>
      </w:r>
      <w:r>
        <w:t xml:space="preserve"> function increments a </w:t>
      </w:r>
      <w:r w:rsidRPr="00676DCA">
        <w:rPr>
          <w:rFonts w:ascii="Courier New" w:hAnsi="Courier New" w:cs="Courier New"/>
        </w:rPr>
        <w:t>Counter</w:t>
      </w:r>
      <w:r>
        <w:t xml:space="preserve"> instance, which manages a </w:t>
      </w:r>
      <w:r w:rsidRPr="00676DCA">
        <w:rPr>
          <w:rFonts w:ascii="Courier New" w:hAnsi="Courier New" w:cs="Courier New"/>
        </w:rPr>
        <w:t>Lock</w:t>
      </w:r>
      <w:r w:rsidRPr="004536B9">
        <w:t>to prevent two threads from changing its internal</w:t>
      </w:r>
      <w:r>
        <w:t xml:space="preserve"> state at the same time. If the </w:t>
      </w:r>
      <w:r w:rsidRPr="00676DCA">
        <w:rPr>
          <w:rFonts w:ascii="Courier New" w:hAnsi="Courier New" w:cs="Courier New"/>
        </w:rPr>
        <w:t>Lock</w:t>
      </w:r>
      <w:r w:rsidRPr="004536B9">
        <w:t>was not used, there is a possibility of missing a change to the value attribute.</w:t>
      </w:r>
    </w:p>
    <w:p w:rsidR="0057590F" w:rsidRPr="005678BA" w:rsidRDefault="0057590F" w:rsidP="0057590F">
      <w:pPr>
        <w:rPr>
          <w:b/>
        </w:rPr>
      </w:pPr>
      <w:r w:rsidRPr="005678BA">
        <w:rPr>
          <w:b/>
        </w:rPr>
        <w:t>Example:</w:t>
      </w:r>
    </w:p>
    <w:p w:rsidR="0057590F" w:rsidRPr="004536B9" w:rsidRDefault="0057590F" w:rsidP="0057590F">
      <w:pPr>
        <w:rPr>
          <w:rFonts w:ascii="Courier New" w:hAnsi="Courier New" w:cs="Courier New"/>
        </w:rPr>
      </w:pPr>
      <w:r w:rsidRPr="004536B9">
        <w:rPr>
          <w:rFonts w:ascii="Courier New" w:hAnsi="Courier New" w:cs="Courier New"/>
        </w:rPr>
        <w:t>$ python3 threading_lock.py</w:t>
      </w:r>
    </w:p>
    <w:p w:rsidR="0057590F" w:rsidRPr="004536B9" w:rsidRDefault="0057590F" w:rsidP="0057590F">
      <w:pPr>
        <w:rPr>
          <w:rFonts w:ascii="Courier New" w:hAnsi="Courier New" w:cs="Courier New"/>
        </w:rPr>
      </w:pPr>
      <w:r w:rsidRPr="004536B9">
        <w:rPr>
          <w:rFonts w:ascii="Courier New" w:hAnsi="Courier New" w:cs="Courier New"/>
        </w:rPr>
        <w:t>(Thread-1  ) Sleeping 0.18</w:t>
      </w:r>
    </w:p>
    <w:p w:rsidR="0057590F" w:rsidRPr="004536B9" w:rsidRDefault="0057590F" w:rsidP="0057590F">
      <w:pPr>
        <w:rPr>
          <w:rFonts w:ascii="Courier New" w:hAnsi="Courier New" w:cs="Courier New"/>
        </w:rPr>
      </w:pPr>
      <w:r w:rsidRPr="004536B9">
        <w:rPr>
          <w:rFonts w:ascii="Courier New" w:hAnsi="Courier New" w:cs="Courier New"/>
        </w:rPr>
        <w:t>(Thread-2  ) Sleeping 0.93</w:t>
      </w:r>
    </w:p>
    <w:p w:rsidR="0057590F" w:rsidRPr="004536B9" w:rsidRDefault="0057590F" w:rsidP="0057590F">
      <w:pPr>
        <w:rPr>
          <w:rFonts w:ascii="Courier New" w:hAnsi="Courier New" w:cs="Courier New"/>
        </w:rPr>
      </w:pPr>
      <w:r w:rsidRPr="004536B9">
        <w:rPr>
          <w:rFonts w:ascii="Courier New" w:hAnsi="Courier New" w:cs="Courier New"/>
        </w:rPr>
        <w:t>(MainThread) Waiting for worker threads</w:t>
      </w:r>
    </w:p>
    <w:p w:rsidR="0057590F" w:rsidRPr="004536B9" w:rsidRDefault="0057590F" w:rsidP="0057590F">
      <w:pPr>
        <w:rPr>
          <w:rFonts w:ascii="Courier New" w:hAnsi="Courier New" w:cs="Courier New"/>
        </w:rPr>
      </w:pPr>
      <w:r w:rsidRPr="004536B9">
        <w:rPr>
          <w:rFonts w:ascii="Courier New" w:hAnsi="Courier New" w:cs="Courier New"/>
        </w:rPr>
        <w:t>(Thread-1  ) Waiting for lock</w:t>
      </w:r>
    </w:p>
    <w:p w:rsidR="0057590F" w:rsidRPr="004536B9" w:rsidRDefault="0057590F" w:rsidP="0057590F">
      <w:pPr>
        <w:rPr>
          <w:rFonts w:ascii="Courier New" w:hAnsi="Courier New" w:cs="Courier New"/>
        </w:rPr>
      </w:pPr>
      <w:r w:rsidRPr="004536B9">
        <w:rPr>
          <w:rFonts w:ascii="Courier New" w:hAnsi="Courier New" w:cs="Courier New"/>
        </w:rPr>
        <w:t>(Thread-1  ) Acquired lock</w:t>
      </w:r>
    </w:p>
    <w:p w:rsidR="0057590F" w:rsidRPr="004536B9" w:rsidRDefault="0057590F" w:rsidP="0057590F">
      <w:pPr>
        <w:rPr>
          <w:rFonts w:ascii="Courier New" w:hAnsi="Courier New" w:cs="Courier New"/>
        </w:rPr>
      </w:pPr>
      <w:r w:rsidRPr="004536B9">
        <w:rPr>
          <w:rFonts w:ascii="Courier New" w:hAnsi="Courier New" w:cs="Courier New"/>
        </w:rPr>
        <w:t>(Thread-1  ) Sleeping 0.11</w:t>
      </w:r>
    </w:p>
    <w:p w:rsidR="0057590F" w:rsidRPr="004536B9" w:rsidRDefault="0057590F" w:rsidP="0057590F">
      <w:pPr>
        <w:rPr>
          <w:rFonts w:ascii="Courier New" w:hAnsi="Courier New" w:cs="Courier New"/>
        </w:rPr>
      </w:pPr>
      <w:r w:rsidRPr="004536B9">
        <w:rPr>
          <w:rFonts w:ascii="Courier New" w:hAnsi="Courier New" w:cs="Courier New"/>
        </w:rPr>
        <w:t>(Thread-1  ) Waiting for lock</w:t>
      </w:r>
    </w:p>
    <w:p w:rsidR="0057590F" w:rsidRPr="004536B9" w:rsidRDefault="0057590F" w:rsidP="0057590F">
      <w:pPr>
        <w:rPr>
          <w:rFonts w:ascii="Courier New" w:hAnsi="Courier New" w:cs="Courier New"/>
        </w:rPr>
      </w:pPr>
      <w:r w:rsidRPr="004536B9">
        <w:rPr>
          <w:rFonts w:ascii="Courier New" w:hAnsi="Courier New" w:cs="Courier New"/>
        </w:rPr>
        <w:t>(Thread-1  ) Acquired lock</w:t>
      </w:r>
    </w:p>
    <w:p w:rsidR="0057590F" w:rsidRPr="004536B9" w:rsidRDefault="0057590F" w:rsidP="0057590F">
      <w:pPr>
        <w:rPr>
          <w:rFonts w:ascii="Courier New" w:hAnsi="Courier New" w:cs="Courier New"/>
        </w:rPr>
      </w:pPr>
      <w:r w:rsidRPr="004536B9">
        <w:rPr>
          <w:rFonts w:ascii="Courier New" w:hAnsi="Courier New" w:cs="Courier New"/>
        </w:rPr>
        <w:t>(Thread-1  ) Done</w:t>
      </w:r>
    </w:p>
    <w:p w:rsidR="0057590F" w:rsidRPr="004536B9" w:rsidRDefault="0057590F" w:rsidP="0057590F">
      <w:pPr>
        <w:rPr>
          <w:rFonts w:ascii="Courier New" w:hAnsi="Courier New" w:cs="Courier New"/>
        </w:rPr>
      </w:pPr>
      <w:r w:rsidRPr="004536B9">
        <w:rPr>
          <w:rFonts w:ascii="Courier New" w:hAnsi="Courier New" w:cs="Courier New"/>
        </w:rPr>
        <w:t>(Thread-2  ) Waiting for lock</w:t>
      </w:r>
    </w:p>
    <w:p w:rsidR="0057590F" w:rsidRPr="004536B9" w:rsidRDefault="0057590F" w:rsidP="0057590F">
      <w:pPr>
        <w:rPr>
          <w:rFonts w:ascii="Courier New" w:hAnsi="Courier New" w:cs="Courier New"/>
        </w:rPr>
      </w:pPr>
      <w:r w:rsidRPr="004536B9">
        <w:rPr>
          <w:rFonts w:ascii="Courier New" w:hAnsi="Courier New" w:cs="Courier New"/>
        </w:rPr>
        <w:t>(Thread-2  ) Acquired lock</w:t>
      </w:r>
    </w:p>
    <w:p w:rsidR="0057590F" w:rsidRPr="004536B9" w:rsidRDefault="0057590F" w:rsidP="0057590F">
      <w:pPr>
        <w:rPr>
          <w:rFonts w:ascii="Courier New" w:hAnsi="Courier New" w:cs="Courier New"/>
        </w:rPr>
      </w:pPr>
      <w:r w:rsidRPr="004536B9">
        <w:rPr>
          <w:rFonts w:ascii="Courier New" w:hAnsi="Courier New" w:cs="Courier New"/>
        </w:rPr>
        <w:t>(Thread-2  ) Sleeping 0.81</w:t>
      </w:r>
    </w:p>
    <w:p w:rsidR="0057590F" w:rsidRPr="004536B9" w:rsidRDefault="0057590F" w:rsidP="0057590F">
      <w:pPr>
        <w:rPr>
          <w:rFonts w:ascii="Courier New" w:hAnsi="Courier New" w:cs="Courier New"/>
        </w:rPr>
      </w:pPr>
      <w:r w:rsidRPr="004536B9">
        <w:rPr>
          <w:rFonts w:ascii="Courier New" w:hAnsi="Courier New" w:cs="Courier New"/>
        </w:rPr>
        <w:t>(Thread-2  ) Waiting for lock</w:t>
      </w:r>
    </w:p>
    <w:p w:rsidR="0057590F" w:rsidRPr="004536B9" w:rsidRDefault="0057590F" w:rsidP="0057590F">
      <w:pPr>
        <w:rPr>
          <w:rFonts w:ascii="Courier New" w:hAnsi="Courier New" w:cs="Courier New"/>
        </w:rPr>
      </w:pPr>
      <w:r w:rsidRPr="004536B9">
        <w:rPr>
          <w:rFonts w:ascii="Courier New" w:hAnsi="Courier New" w:cs="Courier New"/>
        </w:rPr>
        <w:t>(Thread-2  ) Acquired lock</w:t>
      </w:r>
    </w:p>
    <w:p w:rsidR="0057590F" w:rsidRPr="004536B9" w:rsidRDefault="0057590F" w:rsidP="0057590F">
      <w:pPr>
        <w:rPr>
          <w:rFonts w:ascii="Courier New" w:hAnsi="Courier New" w:cs="Courier New"/>
        </w:rPr>
      </w:pPr>
      <w:r w:rsidRPr="004536B9">
        <w:rPr>
          <w:rFonts w:ascii="Courier New" w:hAnsi="Courier New" w:cs="Courier New"/>
        </w:rPr>
        <w:t>(Thread-2  ) Done</w:t>
      </w:r>
    </w:p>
    <w:p w:rsidR="0057590F" w:rsidRPr="004536B9" w:rsidRDefault="0057590F" w:rsidP="0057590F">
      <w:r w:rsidRPr="004536B9">
        <w:rPr>
          <w:rFonts w:ascii="Courier New" w:hAnsi="Courier New" w:cs="Courier New"/>
        </w:rPr>
        <w:t>(MainThread) Counter: 4</w:t>
      </w:r>
      <w:r w:rsidRPr="004536B9">
        <w:rPr>
          <w:rFonts w:ascii="Courier New" w:hAnsi="Courier New" w:cs="Courier New"/>
        </w:rPr>
        <w:tab/>
      </w:r>
    </w:p>
    <w:p w:rsidR="0057590F" w:rsidRDefault="0057590F" w:rsidP="0057590F">
      <w:r w:rsidRPr="004536B9">
        <w:lastRenderedPageBreak/>
        <w:t>To find out whether another thread has acquired the lock without hold</w:t>
      </w:r>
      <w:r>
        <w:t xml:space="preserve">ing up the current thread, pass </w:t>
      </w:r>
      <w:r w:rsidRPr="00676DCA">
        <w:rPr>
          <w:rFonts w:ascii="Courier New" w:hAnsi="Courier New" w:cs="Courier New"/>
        </w:rPr>
        <w:t>False</w:t>
      </w:r>
      <w:r>
        <w:t xml:space="preserve"> for the </w:t>
      </w:r>
      <w:r w:rsidRPr="004536B9">
        <w:rPr>
          <w:rFonts w:ascii="Times New Roman" w:hAnsi="Times New Roman"/>
        </w:rPr>
        <w:t>blocking</w:t>
      </w:r>
      <w:r>
        <w:t xml:space="preserve"> argument to </w:t>
      </w:r>
      <w:r w:rsidRPr="00676DCA">
        <w:rPr>
          <w:rFonts w:ascii="Courier New" w:hAnsi="Courier New" w:cs="Courier New"/>
        </w:rPr>
        <w:t>acquire()</w:t>
      </w:r>
      <w:r>
        <w:t xml:space="preserve">. In the next example, </w:t>
      </w:r>
      <w:r w:rsidRPr="00676DCA">
        <w:rPr>
          <w:rFonts w:ascii="Courier New" w:hAnsi="Courier New" w:cs="Courier New"/>
        </w:rPr>
        <w:t>worker()</w:t>
      </w:r>
      <w:r w:rsidRPr="004536B9">
        <w:t>tries to acquire the lock three separate times and counts how many attempts it has to m</w:t>
      </w:r>
      <w:r>
        <w:t xml:space="preserve">ake to do so. In the mean time, </w:t>
      </w:r>
      <w:r w:rsidRPr="00676DCA">
        <w:rPr>
          <w:rFonts w:ascii="Courier New" w:hAnsi="Courier New" w:cs="Courier New"/>
        </w:rPr>
        <w:t>lock_holder()</w:t>
      </w:r>
      <w:r w:rsidRPr="004536B9">
        <w:t>cycles between holding and releasing the lock, with short pauses in each state used to simulate load.</w:t>
      </w:r>
    </w:p>
    <w:p w:rsidR="0057590F" w:rsidRPr="005678BA" w:rsidRDefault="0057590F" w:rsidP="0057590F">
      <w:pPr>
        <w:rPr>
          <w:b/>
        </w:rPr>
      </w:pPr>
      <w:r w:rsidRPr="005678BA">
        <w:rPr>
          <w:b/>
        </w:rPr>
        <w:t>Example:</w:t>
      </w:r>
    </w:p>
    <w:p w:rsidR="0057590F" w:rsidRPr="00547087" w:rsidRDefault="0057590F" w:rsidP="0057590F">
      <w:pPr>
        <w:rPr>
          <w:rFonts w:ascii="Courier New" w:hAnsi="Courier New" w:cs="Courier New"/>
        </w:rPr>
      </w:pPr>
      <w:r w:rsidRPr="00547087">
        <w:rPr>
          <w:rFonts w:ascii="Courier New" w:hAnsi="Courier New" w:cs="Courier New"/>
        </w:rPr>
        <w:t>threading_lock_noblock.py</w:t>
      </w:r>
    </w:p>
    <w:p w:rsidR="0057590F" w:rsidRPr="00547087" w:rsidRDefault="0057590F" w:rsidP="0057590F">
      <w:pPr>
        <w:rPr>
          <w:rFonts w:ascii="Courier New" w:hAnsi="Courier New" w:cs="Courier New"/>
        </w:rPr>
      </w:pPr>
      <w:r w:rsidRPr="00547087">
        <w:rPr>
          <w:rFonts w:ascii="Courier New" w:hAnsi="Courier New" w:cs="Courier New"/>
          <w:bCs/>
        </w:rPr>
        <w:t>importlogging</w:t>
      </w:r>
    </w:p>
    <w:p w:rsidR="0057590F" w:rsidRPr="00547087" w:rsidRDefault="0057590F" w:rsidP="0057590F">
      <w:pPr>
        <w:rPr>
          <w:rFonts w:ascii="Courier New" w:hAnsi="Courier New" w:cs="Courier New"/>
        </w:rPr>
      </w:pPr>
      <w:r w:rsidRPr="00547087">
        <w:rPr>
          <w:rFonts w:ascii="Courier New" w:hAnsi="Courier New" w:cs="Courier New"/>
          <w:bCs/>
        </w:rPr>
        <w:t>importthreading</w:t>
      </w:r>
    </w:p>
    <w:p w:rsidR="0057590F" w:rsidRPr="00547087" w:rsidRDefault="0057590F" w:rsidP="0057590F">
      <w:pPr>
        <w:rPr>
          <w:rFonts w:ascii="Courier New" w:hAnsi="Courier New" w:cs="Courier New"/>
        </w:rPr>
      </w:pPr>
      <w:r w:rsidRPr="00547087">
        <w:rPr>
          <w:rFonts w:ascii="Courier New" w:hAnsi="Courier New" w:cs="Courier New"/>
          <w:bCs/>
        </w:rPr>
        <w:t>importtime</w:t>
      </w:r>
    </w:p>
    <w:p w:rsidR="0057590F" w:rsidRPr="00547087" w:rsidRDefault="0057590F" w:rsidP="0057590F">
      <w:pPr>
        <w:rPr>
          <w:rFonts w:ascii="Courier New" w:hAnsi="Courier New" w:cs="Courier New"/>
        </w:rPr>
      </w:pPr>
    </w:p>
    <w:p w:rsidR="0057590F" w:rsidRPr="00547087" w:rsidRDefault="0057590F" w:rsidP="0057590F">
      <w:pPr>
        <w:rPr>
          <w:rFonts w:ascii="Courier New" w:hAnsi="Courier New" w:cs="Courier New"/>
        </w:rPr>
      </w:pPr>
      <w:r w:rsidRPr="00547087">
        <w:rPr>
          <w:rFonts w:ascii="Courier New" w:hAnsi="Courier New" w:cs="Courier New"/>
          <w:bCs/>
        </w:rPr>
        <w:t>def</w:t>
      </w:r>
      <w:r w:rsidRPr="00547087">
        <w:rPr>
          <w:rFonts w:ascii="Courier New" w:hAnsi="Courier New" w:cs="Courier New"/>
        </w:rPr>
        <w:t xml:space="preserve"> lock_holder(lock):</w:t>
      </w:r>
    </w:p>
    <w:p w:rsidR="0057590F" w:rsidRPr="00547087" w:rsidRDefault="0057590F" w:rsidP="0057590F">
      <w:pPr>
        <w:rPr>
          <w:rFonts w:ascii="Courier New" w:hAnsi="Courier New" w:cs="Courier New"/>
        </w:rPr>
      </w:pPr>
      <w:r w:rsidRPr="00547087">
        <w:rPr>
          <w:rFonts w:ascii="Courier New" w:hAnsi="Courier New" w:cs="Courier New"/>
        </w:rPr>
        <w:t xml:space="preserve">    logging.debug('Starting')</w:t>
      </w:r>
    </w:p>
    <w:p w:rsidR="0057590F" w:rsidRPr="00547087" w:rsidRDefault="0057590F" w:rsidP="0057590F">
      <w:pPr>
        <w:rPr>
          <w:rFonts w:ascii="Courier New" w:hAnsi="Courier New" w:cs="Courier New"/>
        </w:rPr>
      </w:pPr>
      <w:r w:rsidRPr="00547087">
        <w:rPr>
          <w:rFonts w:ascii="Courier New" w:hAnsi="Courier New" w:cs="Courier New"/>
          <w:bCs/>
        </w:rPr>
        <w:t>whileTrue</w:t>
      </w:r>
      <w:r w:rsidRPr="00547087">
        <w:rPr>
          <w:rFonts w:ascii="Courier New" w:hAnsi="Courier New" w:cs="Courier New"/>
        </w:rPr>
        <w:t>:</w:t>
      </w:r>
    </w:p>
    <w:p w:rsidR="0057590F" w:rsidRPr="00547087" w:rsidRDefault="0057590F" w:rsidP="0057590F">
      <w:pPr>
        <w:rPr>
          <w:rFonts w:ascii="Courier New" w:hAnsi="Courier New" w:cs="Courier New"/>
        </w:rPr>
      </w:pPr>
      <w:r w:rsidRPr="00547087">
        <w:rPr>
          <w:rFonts w:ascii="Courier New" w:hAnsi="Courier New" w:cs="Courier New"/>
        </w:rPr>
        <w:t xml:space="preserve">        lock.acquire()</w:t>
      </w:r>
    </w:p>
    <w:p w:rsidR="0057590F" w:rsidRPr="00547087" w:rsidRDefault="0057590F" w:rsidP="0057590F">
      <w:pPr>
        <w:rPr>
          <w:rFonts w:ascii="Courier New" w:hAnsi="Courier New" w:cs="Courier New"/>
        </w:rPr>
      </w:pPr>
      <w:r w:rsidRPr="00547087">
        <w:rPr>
          <w:rFonts w:ascii="Courier New" w:hAnsi="Courier New" w:cs="Courier New"/>
          <w:bCs/>
        </w:rPr>
        <w:t>try</w:t>
      </w:r>
      <w:r w:rsidRPr="00547087">
        <w:rPr>
          <w:rFonts w:ascii="Courier New" w:hAnsi="Courier New" w:cs="Courier New"/>
        </w:rPr>
        <w:t>:</w:t>
      </w:r>
    </w:p>
    <w:p w:rsidR="0057590F" w:rsidRPr="00547087" w:rsidRDefault="0057590F" w:rsidP="0057590F">
      <w:pPr>
        <w:rPr>
          <w:rFonts w:ascii="Courier New" w:hAnsi="Courier New" w:cs="Courier New"/>
        </w:rPr>
      </w:pPr>
      <w:r w:rsidRPr="00547087">
        <w:rPr>
          <w:rFonts w:ascii="Courier New" w:hAnsi="Courier New" w:cs="Courier New"/>
        </w:rPr>
        <w:t xml:space="preserve">            logging.debug('Holding')</w:t>
      </w:r>
    </w:p>
    <w:p w:rsidR="0057590F" w:rsidRPr="00547087" w:rsidRDefault="0057590F" w:rsidP="0057590F">
      <w:pPr>
        <w:rPr>
          <w:rFonts w:ascii="Courier New" w:hAnsi="Courier New" w:cs="Courier New"/>
        </w:rPr>
      </w:pPr>
      <w:r w:rsidRPr="00547087">
        <w:rPr>
          <w:rFonts w:ascii="Courier New" w:hAnsi="Courier New" w:cs="Courier New"/>
        </w:rPr>
        <w:t xml:space="preserve">            time.sleep(0.5)</w:t>
      </w:r>
    </w:p>
    <w:p w:rsidR="0057590F" w:rsidRPr="00547087" w:rsidRDefault="0057590F" w:rsidP="0057590F">
      <w:pPr>
        <w:rPr>
          <w:rFonts w:ascii="Courier New" w:hAnsi="Courier New" w:cs="Courier New"/>
        </w:rPr>
      </w:pPr>
      <w:r w:rsidRPr="00547087">
        <w:rPr>
          <w:rFonts w:ascii="Courier New" w:hAnsi="Courier New" w:cs="Courier New"/>
          <w:bCs/>
        </w:rPr>
        <w:t>finally</w:t>
      </w:r>
      <w:r w:rsidRPr="00547087">
        <w:rPr>
          <w:rFonts w:ascii="Courier New" w:hAnsi="Courier New" w:cs="Courier New"/>
        </w:rPr>
        <w:t>:</w:t>
      </w:r>
    </w:p>
    <w:p w:rsidR="0057590F" w:rsidRPr="00547087" w:rsidRDefault="0057590F" w:rsidP="0057590F">
      <w:pPr>
        <w:rPr>
          <w:rFonts w:ascii="Courier New" w:hAnsi="Courier New" w:cs="Courier New"/>
        </w:rPr>
      </w:pPr>
      <w:r w:rsidRPr="00547087">
        <w:rPr>
          <w:rFonts w:ascii="Courier New" w:hAnsi="Courier New" w:cs="Courier New"/>
        </w:rPr>
        <w:t xml:space="preserve">            logging.debug('Not holding')</w:t>
      </w:r>
    </w:p>
    <w:p w:rsidR="0057590F" w:rsidRPr="00547087" w:rsidRDefault="0057590F" w:rsidP="0057590F">
      <w:pPr>
        <w:rPr>
          <w:rFonts w:ascii="Courier New" w:hAnsi="Courier New" w:cs="Courier New"/>
        </w:rPr>
      </w:pPr>
      <w:r w:rsidRPr="00547087">
        <w:rPr>
          <w:rFonts w:ascii="Courier New" w:hAnsi="Courier New" w:cs="Courier New"/>
        </w:rPr>
        <w:t xml:space="preserve">            lock.release()</w:t>
      </w:r>
    </w:p>
    <w:p w:rsidR="0057590F" w:rsidRPr="00547087" w:rsidRDefault="0057590F" w:rsidP="0057590F">
      <w:pPr>
        <w:rPr>
          <w:rFonts w:ascii="Courier New" w:hAnsi="Courier New" w:cs="Courier New"/>
        </w:rPr>
      </w:pPr>
      <w:r w:rsidRPr="00547087">
        <w:rPr>
          <w:rFonts w:ascii="Courier New" w:hAnsi="Courier New" w:cs="Courier New"/>
        </w:rPr>
        <w:t xml:space="preserve">        time.sleep(0.5)</w:t>
      </w:r>
    </w:p>
    <w:p w:rsidR="0057590F" w:rsidRPr="00547087" w:rsidRDefault="0057590F" w:rsidP="0057590F">
      <w:pPr>
        <w:rPr>
          <w:rFonts w:ascii="Courier New" w:hAnsi="Courier New" w:cs="Courier New"/>
        </w:rPr>
      </w:pPr>
    </w:p>
    <w:p w:rsidR="0057590F" w:rsidRPr="00547087" w:rsidRDefault="0057590F" w:rsidP="0057590F">
      <w:pPr>
        <w:rPr>
          <w:rFonts w:ascii="Courier New" w:hAnsi="Courier New" w:cs="Courier New"/>
        </w:rPr>
      </w:pPr>
      <w:r w:rsidRPr="00547087">
        <w:rPr>
          <w:rFonts w:ascii="Courier New" w:hAnsi="Courier New" w:cs="Courier New"/>
          <w:bCs/>
        </w:rPr>
        <w:t>def</w:t>
      </w:r>
      <w:r w:rsidRPr="00547087">
        <w:rPr>
          <w:rFonts w:ascii="Courier New" w:hAnsi="Courier New" w:cs="Courier New"/>
        </w:rPr>
        <w:t xml:space="preserve"> worker(lock):</w:t>
      </w:r>
    </w:p>
    <w:p w:rsidR="0057590F" w:rsidRPr="00547087" w:rsidRDefault="0057590F" w:rsidP="0057590F">
      <w:pPr>
        <w:rPr>
          <w:rFonts w:ascii="Courier New" w:hAnsi="Courier New" w:cs="Courier New"/>
        </w:rPr>
      </w:pPr>
      <w:r w:rsidRPr="00547087">
        <w:rPr>
          <w:rFonts w:ascii="Courier New" w:hAnsi="Courier New" w:cs="Courier New"/>
        </w:rPr>
        <w:t xml:space="preserve">    logging.debug('Starting')</w:t>
      </w:r>
    </w:p>
    <w:p w:rsidR="0057590F" w:rsidRPr="00547087" w:rsidRDefault="0057590F" w:rsidP="0057590F">
      <w:pPr>
        <w:rPr>
          <w:rFonts w:ascii="Courier New" w:hAnsi="Courier New" w:cs="Courier New"/>
        </w:rPr>
      </w:pPr>
      <w:r w:rsidRPr="00547087">
        <w:rPr>
          <w:rFonts w:ascii="Courier New" w:hAnsi="Courier New" w:cs="Courier New"/>
        </w:rPr>
        <w:t xml:space="preserve">    num_tries = 0</w:t>
      </w:r>
    </w:p>
    <w:p w:rsidR="0057590F" w:rsidRPr="00547087" w:rsidRDefault="0057590F" w:rsidP="0057590F">
      <w:pPr>
        <w:rPr>
          <w:rFonts w:ascii="Courier New" w:hAnsi="Courier New" w:cs="Courier New"/>
        </w:rPr>
      </w:pPr>
      <w:r w:rsidRPr="00547087">
        <w:rPr>
          <w:rFonts w:ascii="Courier New" w:hAnsi="Courier New" w:cs="Courier New"/>
        </w:rPr>
        <w:t xml:space="preserve">    num_acquires = 0</w:t>
      </w:r>
    </w:p>
    <w:p w:rsidR="0057590F" w:rsidRPr="00547087" w:rsidRDefault="0057590F" w:rsidP="0057590F">
      <w:pPr>
        <w:rPr>
          <w:rFonts w:ascii="Courier New" w:hAnsi="Courier New" w:cs="Courier New"/>
        </w:rPr>
      </w:pPr>
      <w:r w:rsidRPr="00547087">
        <w:rPr>
          <w:rFonts w:ascii="Courier New" w:hAnsi="Courier New" w:cs="Courier New"/>
          <w:bCs/>
        </w:rPr>
        <w:t>while</w:t>
      </w:r>
      <w:r w:rsidRPr="00547087">
        <w:rPr>
          <w:rFonts w:ascii="Courier New" w:hAnsi="Courier New" w:cs="Courier New"/>
        </w:rPr>
        <w:t xml:space="preserve"> num_acquires &lt; 3:</w:t>
      </w:r>
    </w:p>
    <w:p w:rsidR="0057590F" w:rsidRPr="00547087" w:rsidRDefault="0057590F" w:rsidP="0057590F">
      <w:pPr>
        <w:rPr>
          <w:rFonts w:ascii="Courier New" w:hAnsi="Courier New" w:cs="Courier New"/>
        </w:rPr>
      </w:pPr>
      <w:r w:rsidRPr="00547087">
        <w:rPr>
          <w:rFonts w:ascii="Courier New" w:hAnsi="Courier New" w:cs="Courier New"/>
        </w:rPr>
        <w:t xml:space="preserve">        time.sleep(0.5)</w:t>
      </w:r>
    </w:p>
    <w:p w:rsidR="0057590F" w:rsidRPr="00547087" w:rsidRDefault="0057590F" w:rsidP="0057590F">
      <w:pPr>
        <w:rPr>
          <w:rFonts w:ascii="Courier New" w:hAnsi="Courier New" w:cs="Courier New"/>
        </w:rPr>
      </w:pPr>
      <w:r w:rsidRPr="00547087">
        <w:rPr>
          <w:rFonts w:ascii="Courier New" w:hAnsi="Courier New" w:cs="Courier New"/>
        </w:rPr>
        <w:t xml:space="preserve">        logging.debug('Trying to acquire')</w:t>
      </w:r>
    </w:p>
    <w:p w:rsidR="0057590F" w:rsidRPr="00547087" w:rsidRDefault="0057590F" w:rsidP="0057590F">
      <w:pPr>
        <w:rPr>
          <w:rFonts w:ascii="Courier New" w:hAnsi="Courier New" w:cs="Courier New"/>
        </w:rPr>
      </w:pPr>
      <w:r w:rsidRPr="00547087">
        <w:rPr>
          <w:rFonts w:ascii="Courier New" w:hAnsi="Courier New" w:cs="Courier New"/>
        </w:rPr>
        <w:t xml:space="preserve">        have_it = lock.acquire(0)</w:t>
      </w:r>
    </w:p>
    <w:p w:rsidR="0057590F" w:rsidRPr="00547087" w:rsidRDefault="0057590F" w:rsidP="0057590F">
      <w:pPr>
        <w:rPr>
          <w:rFonts w:ascii="Courier New" w:hAnsi="Courier New" w:cs="Courier New"/>
        </w:rPr>
      </w:pPr>
      <w:r w:rsidRPr="00547087">
        <w:rPr>
          <w:rFonts w:ascii="Courier New" w:hAnsi="Courier New" w:cs="Courier New"/>
          <w:bCs/>
        </w:rPr>
        <w:t>try</w:t>
      </w:r>
      <w:r w:rsidRPr="00547087">
        <w:rPr>
          <w:rFonts w:ascii="Courier New" w:hAnsi="Courier New" w:cs="Courier New"/>
        </w:rPr>
        <w:t>:</w:t>
      </w:r>
    </w:p>
    <w:p w:rsidR="0057590F" w:rsidRPr="00547087" w:rsidRDefault="0057590F" w:rsidP="0057590F">
      <w:pPr>
        <w:rPr>
          <w:rFonts w:ascii="Courier New" w:hAnsi="Courier New" w:cs="Courier New"/>
        </w:rPr>
      </w:pPr>
      <w:r w:rsidRPr="00547087">
        <w:rPr>
          <w:rFonts w:ascii="Courier New" w:hAnsi="Courier New" w:cs="Courier New"/>
        </w:rPr>
        <w:t xml:space="preserve">            num_tries += 1</w:t>
      </w:r>
    </w:p>
    <w:p w:rsidR="0057590F" w:rsidRPr="00547087" w:rsidRDefault="0057590F" w:rsidP="0057590F">
      <w:pPr>
        <w:rPr>
          <w:rFonts w:ascii="Courier New" w:hAnsi="Courier New" w:cs="Courier New"/>
        </w:rPr>
      </w:pPr>
      <w:r w:rsidRPr="00547087">
        <w:rPr>
          <w:rFonts w:ascii="Courier New" w:hAnsi="Courier New" w:cs="Courier New"/>
          <w:bCs/>
        </w:rPr>
        <w:t>if</w:t>
      </w:r>
      <w:r w:rsidRPr="00547087">
        <w:rPr>
          <w:rFonts w:ascii="Courier New" w:hAnsi="Courier New" w:cs="Courier New"/>
        </w:rPr>
        <w:t xml:space="preserve"> have_it:</w:t>
      </w:r>
    </w:p>
    <w:p w:rsidR="0057590F" w:rsidRPr="00547087" w:rsidRDefault="0057590F" w:rsidP="0057590F">
      <w:pPr>
        <w:rPr>
          <w:rFonts w:ascii="Courier New" w:hAnsi="Courier New" w:cs="Courier New"/>
        </w:rPr>
      </w:pPr>
      <w:r w:rsidRPr="00547087">
        <w:rPr>
          <w:rFonts w:ascii="Courier New" w:hAnsi="Courier New" w:cs="Courier New"/>
        </w:rPr>
        <w:t xml:space="preserve">                logging.debug('Iteration %d: Acquired',</w:t>
      </w:r>
    </w:p>
    <w:p w:rsidR="0057590F" w:rsidRPr="00547087" w:rsidRDefault="0057590F" w:rsidP="0057590F">
      <w:pPr>
        <w:rPr>
          <w:rFonts w:ascii="Courier New" w:hAnsi="Courier New" w:cs="Courier New"/>
        </w:rPr>
      </w:pPr>
      <w:r w:rsidRPr="00547087">
        <w:rPr>
          <w:rFonts w:ascii="Courier New" w:hAnsi="Courier New" w:cs="Courier New"/>
        </w:rPr>
        <w:t xml:space="preserve">                              num_tries)</w:t>
      </w:r>
    </w:p>
    <w:p w:rsidR="0057590F" w:rsidRPr="00547087" w:rsidRDefault="0057590F" w:rsidP="0057590F">
      <w:pPr>
        <w:rPr>
          <w:rFonts w:ascii="Courier New" w:hAnsi="Courier New" w:cs="Courier New"/>
        </w:rPr>
      </w:pPr>
      <w:r w:rsidRPr="00547087">
        <w:rPr>
          <w:rFonts w:ascii="Courier New" w:hAnsi="Courier New" w:cs="Courier New"/>
        </w:rPr>
        <w:lastRenderedPageBreak/>
        <w:t xml:space="preserve">                num_acquires += 1</w:t>
      </w:r>
    </w:p>
    <w:p w:rsidR="0057590F" w:rsidRPr="00547087" w:rsidRDefault="0057590F" w:rsidP="0057590F">
      <w:pPr>
        <w:rPr>
          <w:rFonts w:ascii="Courier New" w:hAnsi="Courier New" w:cs="Courier New"/>
        </w:rPr>
      </w:pPr>
      <w:r w:rsidRPr="00547087">
        <w:rPr>
          <w:rFonts w:ascii="Courier New" w:hAnsi="Courier New" w:cs="Courier New"/>
          <w:bCs/>
        </w:rPr>
        <w:t>else</w:t>
      </w:r>
      <w:r w:rsidRPr="00547087">
        <w:rPr>
          <w:rFonts w:ascii="Courier New" w:hAnsi="Courier New" w:cs="Courier New"/>
        </w:rPr>
        <w:t>:</w:t>
      </w:r>
    </w:p>
    <w:p w:rsidR="0057590F" w:rsidRPr="00547087" w:rsidRDefault="0057590F" w:rsidP="0057590F">
      <w:pPr>
        <w:rPr>
          <w:rFonts w:ascii="Courier New" w:hAnsi="Courier New" w:cs="Courier New"/>
        </w:rPr>
      </w:pPr>
      <w:r w:rsidRPr="00547087">
        <w:rPr>
          <w:rFonts w:ascii="Courier New" w:hAnsi="Courier New" w:cs="Courier New"/>
        </w:rPr>
        <w:t xml:space="preserve">                logging.debug('Iteration %d: Not acquired',</w:t>
      </w:r>
    </w:p>
    <w:p w:rsidR="0057590F" w:rsidRPr="00547087" w:rsidRDefault="0057590F" w:rsidP="0057590F">
      <w:pPr>
        <w:rPr>
          <w:rFonts w:ascii="Courier New" w:hAnsi="Courier New" w:cs="Courier New"/>
        </w:rPr>
      </w:pPr>
      <w:r w:rsidRPr="00547087">
        <w:rPr>
          <w:rFonts w:ascii="Courier New" w:hAnsi="Courier New" w:cs="Courier New"/>
        </w:rPr>
        <w:t xml:space="preserve">                              num_tries)</w:t>
      </w:r>
    </w:p>
    <w:p w:rsidR="0057590F" w:rsidRPr="00547087" w:rsidRDefault="0057590F" w:rsidP="0057590F">
      <w:pPr>
        <w:rPr>
          <w:rFonts w:ascii="Courier New" w:hAnsi="Courier New" w:cs="Courier New"/>
        </w:rPr>
      </w:pPr>
      <w:r w:rsidRPr="00547087">
        <w:rPr>
          <w:rFonts w:ascii="Courier New" w:hAnsi="Courier New" w:cs="Courier New"/>
          <w:bCs/>
        </w:rPr>
        <w:t>finally</w:t>
      </w:r>
      <w:r w:rsidRPr="00547087">
        <w:rPr>
          <w:rFonts w:ascii="Courier New" w:hAnsi="Courier New" w:cs="Courier New"/>
        </w:rPr>
        <w:t>:</w:t>
      </w:r>
    </w:p>
    <w:p w:rsidR="0057590F" w:rsidRPr="00547087" w:rsidRDefault="0057590F" w:rsidP="0057590F">
      <w:pPr>
        <w:rPr>
          <w:rFonts w:ascii="Courier New" w:hAnsi="Courier New" w:cs="Courier New"/>
        </w:rPr>
      </w:pPr>
      <w:r w:rsidRPr="00547087">
        <w:rPr>
          <w:rFonts w:ascii="Courier New" w:hAnsi="Courier New" w:cs="Courier New"/>
          <w:bCs/>
        </w:rPr>
        <w:t>if</w:t>
      </w:r>
      <w:r w:rsidRPr="00547087">
        <w:rPr>
          <w:rFonts w:ascii="Courier New" w:hAnsi="Courier New" w:cs="Courier New"/>
        </w:rPr>
        <w:t xml:space="preserve"> have_it:</w:t>
      </w:r>
    </w:p>
    <w:p w:rsidR="0057590F" w:rsidRPr="00547087" w:rsidRDefault="0057590F" w:rsidP="0057590F">
      <w:pPr>
        <w:rPr>
          <w:rFonts w:ascii="Courier New" w:hAnsi="Courier New" w:cs="Courier New"/>
        </w:rPr>
      </w:pPr>
      <w:r w:rsidRPr="00547087">
        <w:rPr>
          <w:rFonts w:ascii="Courier New" w:hAnsi="Courier New" w:cs="Courier New"/>
        </w:rPr>
        <w:t xml:space="preserve">                lock.release()</w:t>
      </w:r>
    </w:p>
    <w:p w:rsidR="0057590F" w:rsidRPr="00547087" w:rsidRDefault="0057590F" w:rsidP="0057590F">
      <w:pPr>
        <w:rPr>
          <w:rFonts w:ascii="Courier New" w:hAnsi="Courier New" w:cs="Courier New"/>
        </w:rPr>
      </w:pPr>
      <w:r w:rsidRPr="00547087">
        <w:rPr>
          <w:rFonts w:ascii="Courier New" w:hAnsi="Courier New" w:cs="Courier New"/>
        </w:rPr>
        <w:t xml:space="preserve">    logging.debug('Done after %d iterations', num_tries)</w:t>
      </w:r>
    </w:p>
    <w:p w:rsidR="0057590F" w:rsidRPr="00547087" w:rsidRDefault="0057590F" w:rsidP="0057590F">
      <w:pPr>
        <w:rPr>
          <w:rFonts w:ascii="Courier New" w:hAnsi="Courier New" w:cs="Courier New"/>
        </w:rPr>
      </w:pPr>
    </w:p>
    <w:p w:rsidR="0057590F" w:rsidRPr="00547087" w:rsidRDefault="0057590F" w:rsidP="0057590F">
      <w:pPr>
        <w:rPr>
          <w:rFonts w:ascii="Courier New" w:hAnsi="Courier New" w:cs="Courier New"/>
        </w:rPr>
      </w:pPr>
      <w:r w:rsidRPr="00547087">
        <w:rPr>
          <w:rFonts w:ascii="Courier New" w:hAnsi="Courier New" w:cs="Courier New"/>
        </w:rPr>
        <w:t>logging.basicConfig(</w:t>
      </w:r>
    </w:p>
    <w:p w:rsidR="0057590F" w:rsidRPr="00547087" w:rsidRDefault="0057590F" w:rsidP="0057590F">
      <w:pPr>
        <w:rPr>
          <w:rFonts w:ascii="Courier New" w:hAnsi="Courier New" w:cs="Courier New"/>
        </w:rPr>
      </w:pPr>
      <w:r w:rsidRPr="00547087">
        <w:rPr>
          <w:rFonts w:ascii="Courier New" w:hAnsi="Courier New" w:cs="Courier New"/>
        </w:rPr>
        <w:t xml:space="preserve">    level=logging.DEBUG,</w:t>
      </w:r>
    </w:p>
    <w:p w:rsidR="0057590F" w:rsidRPr="00547087" w:rsidRDefault="0057590F" w:rsidP="0057590F">
      <w:pPr>
        <w:rPr>
          <w:rFonts w:ascii="Courier New" w:hAnsi="Courier New" w:cs="Courier New"/>
        </w:rPr>
      </w:pPr>
      <w:r w:rsidRPr="00547087">
        <w:rPr>
          <w:rFonts w:ascii="Courier New" w:hAnsi="Courier New" w:cs="Courier New"/>
        </w:rPr>
        <w:t xml:space="preserve">    format='(%(threadName)-10s) %(message)s',</w:t>
      </w:r>
    </w:p>
    <w:p w:rsidR="0057590F" w:rsidRPr="00547087" w:rsidRDefault="0057590F" w:rsidP="0057590F">
      <w:pPr>
        <w:rPr>
          <w:rFonts w:ascii="Courier New" w:hAnsi="Courier New" w:cs="Courier New"/>
        </w:rPr>
      </w:pPr>
      <w:r w:rsidRPr="00547087">
        <w:rPr>
          <w:rFonts w:ascii="Courier New" w:hAnsi="Courier New" w:cs="Courier New"/>
        </w:rPr>
        <w:t>)</w:t>
      </w:r>
    </w:p>
    <w:p w:rsidR="0057590F" w:rsidRPr="00547087" w:rsidRDefault="0057590F" w:rsidP="0057590F">
      <w:pPr>
        <w:rPr>
          <w:rFonts w:ascii="Courier New" w:hAnsi="Courier New" w:cs="Courier New"/>
        </w:rPr>
      </w:pPr>
      <w:r w:rsidRPr="00547087">
        <w:rPr>
          <w:rFonts w:ascii="Courier New" w:hAnsi="Courier New" w:cs="Courier New"/>
        </w:rPr>
        <w:t>lock = threading.Lock()</w:t>
      </w:r>
    </w:p>
    <w:p w:rsidR="0057590F" w:rsidRPr="00547087" w:rsidRDefault="0057590F" w:rsidP="0057590F">
      <w:pPr>
        <w:rPr>
          <w:rFonts w:ascii="Courier New" w:hAnsi="Courier New" w:cs="Courier New"/>
        </w:rPr>
      </w:pPr>
    </w:p>
    <w:p w:rsidR="0057590F" w:rsidRPr="00547087" w:rsidRDefault="0057590F" w:rsidP="0057590F">
      <w:pPr>
        <w:rPr>
          <w:rFonts w:ascii="Courier New" w:hAnsi="Courier New" w:cs="Courier New"/>
        </w:rPr>
      </w:pPr>
      <w:r w:rsidRPr="00547087">
        <w:rPr>
          <w:rFonts w:ascii="Courier New" w:hAnsi="Courier New" w:cs="Courier New"/>
        </w:rPr>
        <w:t>holder = threading.Thread(</w:t>
      </w:r>
    </w:p>
    <w:p w:rsidR="0057590F" w:rsidRPr="00547087" w:rsidRDefault="0057590F" w:rsidP="0057590F">
      <w:pPr>
        <w:rPr>
          <w:rFonts w:ascii="Courier New" w:hAnsi="Courier New" w:cs="Courier New"/>
        </w:rPr>
      </w:pPr>
      <w:r w:rsidRPr="00547087">
        <w:rPr>
          <w:rFonts w:ascii="Courier New" w:hAnsi="Courier New" w:cs="Courier New"/>
        </w:rPr>
        <w:t xml:space="preserve">    target=lock_holder,</w:t>
      </w:r>
    </w:p>
    <w:p w:rsidR="0057590F" w:rsidRPr="00547087" w:rsidRDefault="0057590F" w:rsidP="0057590F">
      <w:pPr>
        <w:rPr>
          <w:rFonts w:ascii="Courier New" w:hAnsi="Courier New" w:cs="Courier New"/>
        </w:rPr>
      </w:pPr>
      <w:r w:rsidRPr="00547087">
        <w:rPr>
          <w:rFonts w:ascii="Courier New" w:hAnsi="Courier New" w:cs="Courier New"/>
        </w:rPr>
        <w:t xml:space="preserve">    args=(lock,),</w:t>
      </w:r>
    </w:p>
    <w:p w:rsidR="0057590F" w:rsidRPr="00547087" w:rsidRDefault="0057590F" w:rsidP="0057590F">
      <w:pPr>
        <w:rPr>
          <w:rFonts w:ascii="Courier New" w:hAnsi="Courier New" w:cs="Courier New"/>
        </w:rPr>
      </w:pPr>
      <w:r w:rsidRPr="00547087">
        <w:rPr>
          <w:rFonts w:ascii="Courier New" w:hAnsi="Courier New" w:cs="Courier New"/>
        </w:rPr>
        <w:t xml:space="preserve">    name='LockHolder',</w:t>
      </w:r>
    </w:p>
    <w:p w:rsidR="0057590F" w:rsidRPr="00547087" w:rsidRDefault="0057590F" w:rsidP="0057590F">
      <w:pPr>
        <w:rPr>
          <w:rFonts w:ascii="Courier New" w:hAnsi="Courier New" w:cs="Courier New"/>
        </w:rPr>
      </w:pPr>
      <w:r w:rsidRPr="00547087">
        <w:rPr>
          <w:rFonts w:ascii="Courier New" w:hAnsi="Courier New" w:cs="Courier New"/>
        </w:rPr>
        <w:t xml:space="preserve">    daemon=</w:t>
      </w:r>
      <w:r w:rsidRPr="00547087">
        <w:rPr>
          <w:rFonts w:ascii="Courier New" w:hAnsi="Courier New" w:cs="Courier New"/>
          <w:bCs/>
        </w:rPr>
        <w:t>True</w:t>
      </w:r>
      <w:r w:rsidRPr="00547087">
        <w:rPr>
          <w:rFonts w:ascii="Courier New" w:hAnsi="Courier New" w:cs="Courier New"/>
        </w:rPr>
        <w:t>,</w:t>
      </w:r>
    </w:p>
    <w:p w:rsidR="0057590F" w:rsidRPr="00547087" w:rsidRDefault="0057590F" w:rsidP="0057590F">
      <w:pPr>
        <w:rPr>
          <w:rFonts w:ascii="Courier New" w:hAnsi="Courier New" w:cs="Courier New"/>
        </w:rPr>
      </w:pPr>
      <w:r w:rsidRPr="00547087">
        <w:rPr>
          <w:rFonts w:ascii="Courier New" w:hAnsi="Courier New" w:cs="Courier New"/>
        </w:rPr>
        <w:t>)</w:t>
      </w:r>
    </w:p>
    <w:p w:rsidR="0057590F" w:rsidRPr="00547087" w:rsidRDefault="0057590F" w:rsidP="0057590F">
      <w:pPr>
        <w:rPr>
          <w:rFonts w:ascii="Courier New" w:hAnsi="Courier New" w:cs="Courier New"/>
        </w:rPr>
      </w:pPr>
      <w:r w:rsidRPr="00547087">
        <w:rPr>
          <w:rFonts w:ascii="Courier New" w:hAnsi="Courier New" w:cs="Courier New"/>
        </w:rPr>
        <w:t>holder.start()</w:t>
      </w:r>
    </w:p>
    <w:p w:rsidR="0057590F" w:rsidRPr="00547087" w:rsidRDefault="0057590F" w:rsidP="0057590F">
      <w:pPr>
        <w:rPr>
          <w:rFonts w:ascii="Courier New" w:hAnsi="Courier New" w:cs="Courier New"/>
        </w:rPr>
      </w:pPr>
    </w:p>
    <w:p w:rsidR="0057590F" w:rsidRPr="00547087" w:rsidRDefault="0057590F" w:rsidP="0057590F">
      <w:pPr>
        <w:rPr>
          <w:rFonts w:ascii="Courier New" w:hAnsi="Courier New" w:cs="Courier New"/>
        </w:rPr>
      </w:pPr>
      <w:r w:rsidRPr="00547087">
        <w:rPr>
          <w:rFonts w:ascii="Courier New" w:hAnsi="Courier New" w:cs="Courier New"/>
        </w:rPr>
        <w:t>worker = threading.Thread(</w:t>
      </w:r>
    </w:p>
    <w:p w:rsidR="0057590F" w:rsidRPr="00547087" w:rsidRDefault="0057590F" w:rsidP="0057590F">
      <w:pPr>
        <w:rPr>
          <w:rFonts w:ascii="Courier New" w:hAnsi="Courier New" w:cs="Courier New"/>
        </w:rPr>
      </w:pPr>
      <w:r w:rsidRPr="00547087">
        <w:rPr>
          <w:rFonts w:ascii="Courier New" w:hAnsi="Courier New" w:cs="Courier New"/>
        </w:rPr>
        <w:t xml:space="preserve">    target=worker,</w:t>
      </w:r>
    </w:p>
    <w:p w:rsidR="0057590F" w:rsidRPr="00547087" w:rsidRDefault="0057590F" w:rsidP="0057590F">
      <w:pPr>
        <w:rPr>
          <w:rFonts w:ascii="Courier New" w:hAnsi="Courier New" w:cs="Courier New"/>
        </w:rPr>
      </w:pPr>
      <w:r w:rsidRPr="00547087">
        <w:rPr>
          <w:rFonts w:ascii="Courier New" w:hAnsi="Courier New" w:cs="Courier New"/>
        </w:rPr>
        <w:t xml:space="preserve">    args=(lock,),</w:t>
      </w:r>
    </w:p>
    <w:p w:rsidR="0057590F" w:rsidRPr="00547087" w:rsidRDefault="0057590F" w:rsidP="0057590F">
      <w:pPr>
        <w:rPr>
          <w:rFonts w:ascii="Courier New" w:hAnsi="Courier New" w:cs="Courier New"/>
        </w:rPr>
      </w:pPr>
      <w:r w:rsidRPr="00547087">
        <w:rPr>
          <w:rFonts w:ascii="Courier New" w:hAnsi="Courier New" w:cs="Courier New"/>
        </w:rPr>
        <w:t xml:space="preserve">    name='Worker',</w:t>
      </w:r>
    </w:p>
    <w:p w:rsidR="0057590F" w:rsidRPr="00547087" w:rsidRDefault="0057590F" w:rsidP="0057590F">
      <w:pPr>
        <w:rPr>
          <w:rFonts w:ascii="Courier New" w:hAnsi="Courier New" w:cs="Courier New"/>
        </w:rPr>
      </w:pPr>
      <w:r w:rsidRPr="00547087">
        <w:rPr>
          <w:rFonts w:ascii="Courier New" w:hAnsi="Courier New" w:cs="Courier New"/>
        </w:rPr>
        <w:t>)</w:t>
      </w:r>
    </w:p>
    <w:p w:rsidR="0057590F" w:rsidRPr="00547087" w:rsidRDefault="0057590F" w:rsidP="0057590F">
      <w:pPr>
        <w:rPr>
          <w:rFonts w:ascii="Courier New" w:hAnsi="Courier New" w:cs="Courier New"/>
        </w:rPr>
      </w:pPr>
      <w:r w:rsidRPr="00547087">
        <w:rPr>
          <w:rFonts w:ascii="Courier New" w:hAnsi="Courier New" w:cs="Courier New"/>
        </w:rPr>
        <w:t>worker.start()</w:t>
      </w:r>
    </w:p>
    <w:p w:rsidR="0057590F" w:rsidRDefault="0057590F" w:rsidP="0057590F">
      <w:pPr>
        <w:spacing w:after="0"/>
        <w:ind w:left="0"/>
      </w:pPr>
      <w:r>
        <w:br w:type="page"/>
      </w:r>
    </w:p>
    <w:p w:rsidR="0057590F" w:rsidRDefault="0057590F" w:rsidP="0057590F">
      <w:r>
        <w:lastRenderedPageBreak/>
        <w:t xml:space="preserve">It takes </w:t>
      </w:r>
      <w:r w:rsidRPr="00676DCA">
        <w:rPr>
          <w:rFonts w:ascii="Courier New" w:hAnsi="Courier New" w:cs="Courier New"/>
        </w:rPr>
        <w:t>worker()</w:t>
      </w:r>
      <w:r w:rsidRPr="004536B9">
        <w:t>more than three iterations to acquire the lock three separate times.</w:t>
      </w:r>
    </w:p>
    <w:p w:rsidR="0057590F" w:rsidRPr="005678BA" w:rsidRDefault="0057590F" w:rsidP="0057590F">
      <w:pPr>
        <w:rPr>
          <w:b/>
        </w:rPr>
      </w:pPr>
      <w:r w:rsidRPr="005678BA">
        <w:rPr>
          <w:b/>
        </w:rPr>
        <w:t>Example:</w:t>
      </w:r>
    </w:p>
    <w:p w:rsidR="0057590F" w:rsidRPr="004536B9" w:rsidRDefault="0057590F" w:rsidP="0057590F">
      <w:pPr>
        <w:rPr>
          <w:rFonts w:ascii="Courier New" w:hAnsi="Courier New" w:cs="Courier New"/>
        </w:rPr>
      </w:pPr>
      <w:r w:rsidRPr="004536B9">
        <w:rPr>
          <w:rFonts w:ascii="Courier New" w:hAnsi="Courier New" w:cs="Courier New"/>
        </w:rPr>
        <w:t>$ python3 threading_lock_noblock.py</w:t>
      </w:r>
    </w:p>
    <w:p w:rsidR="0057590F" w:rsidRPr="004536B9" w:rsidRDefault="0057590F" w:rsidP="0057590F">
      <w:pPr>
        <w:rPr>
          <w:rFonts w:ascii="Courier New" w:hAnsi="Courier New" w:cs="Courier New"/>
        </w:rPr>
      </w:pPr>
    </w:p>
    <w:p w:rsidR="0057590F" w:rsidRPr="004536B9" w:rsidRDefault="0057590F" w:rsidP="0057590F">
      <w:pPr>
        <w:rPr>
          <w:rFonts w:ascii="Courier New" w:hAnsi="Courier New" w:cs="Courier New"/>
        </w:rPr>
      </w:pPr>
      <w:r w:rsidRPr="004536B9">
        <w:rPr>
          <w:rFonts w:ascii="Courier New" w:hAnsi="Courier New" w:cs="Courier New"/>
        </w:rPr>
        <w:t>(LockHolder) Starting</w:t>
      </w:r>
    </w:p>
    <w:p w:rsidR="0057590F" w:rsidRPr="004536B9" w:rsidRDefault="0057590F" w:rsidP="0057590F">
      <w:pPr>
        <w:rPr>
          <w:rFonts w:ascii="Courier New" w:hAnsi="Courier New" w:cs="Courier New"/>
        </w:rPr>
      </w:pPr>
      <w:r w:rsidRPr="004536B9">
        <w:rPr>
          <w:rFonts w:ascii="Courier New" w:hAnsi="Courier New" w:cs="Courier New"/>
        </w:rPr>
        <w:t>(LockHolder) Holding</w:t>
      </w:r>
    </w:p>
    <w:p w:rsidR="0057590F" w:rsidRPr="004536B9" w:rsidRDefault="0057590F" w:rsidP="0057590F">
      <w:pPr>
        <w:rPr>
          <w:rFonts w:ascii="Courier New" w:hAnsi="Courier New" w:cs="Courier New"/>
        </w:rPr>
      </w:pPr>
      <w:r w:rsidRPr="004536B9">
        <w:rPr>
          <w:rFonts w:ascii="Courier New" w:hAnsi="Courier New" w:cs="Courier New"/>
        </w:rPr>
        <w:t>(Worker    ) Starting</w:t>
      </w:r>
    </w:p>
    <w:p w:rsidR="0057590F" w:rsidRPr="004536B9" w:rsidRDefault="0057590F" w:rsidP="0057590F">
      <w:pPr>
        <w:rPr>
          <w:rFonts w:ascii="Courier New" w:hAnsi="Courier New" w:cs="Courier New"/>
        </w:rPr>
      </w:pPr>
      <w:r w:rsidRPr="004536B9">
        <w:rPr>
          <w:rFonts w:ascii="Courier New" w:hAnsi="Courier New" w:cs="Courier New"/>
        </w:rPr>
        <w:t>(LockHolder) Not holding</w:t>
      </w:r>
    </w:p>
    <w:p w:rsidR="0057590F" w:rsidRPr="004536B9" w:rsidRDefault="0057590F" w:rsidP="0057590F">
      <w:pPr>
        <w:rPr>
          <w:rFonts w:ascii="Courier New" w:hAnsi="Courier New" w:cs="Courier New"/>
        </w:rPr>
      </w:pPr>
      <w:r w:rsidRPr="004536B9">
        <w:rPr>
          <w:rFonts w:ascii="Courier New" w:hAnsi="Courier New" w:cs="Courier New"/>
        </w:rPr>
        <w:t>(Worker    ) Trying to acquire</w:t>
      </w:r>
    </w:p>
    <w:p w:rsidR="0057590F" w:rsidRPr="004536B9" w:rsidRDefault="0057590F" w:rsidP="0057590F">
      <w:pPr>
        <w:rPr>
          <w:rFonts w:ascii="Courier New" w:hAnsi="Courier New" w:cs="Courier New"/>
        </w:rPr>
      </w:pPr>
      <w:r w:rsidRPr="004536B9">
        <w:rPr>
          <w:rFonts w:ascii="Courier New" w:hAnsi="Courier New" w:cs="Courier New"/>
        </w:rPr>
        <w:t>(Worker    ) Iteration 1: Acquired</w:t>
      </w:r>
    </w:p>
    <w:p w:rsidR="0057590F" w:rsidRPr="004536B9" w:rsidRDefault="0057590F" w:rsidP="0057590F">
      <w:pPr>
        <w:rPr>
          <w:rFonts w:ascii="Courier New" w:hAnsi="Courier New" w:cs="Courier New"/>
        </w:rPr>
      </w:pPr>
      <w:r w:rsidRPr="004536B9">
        <w:rPr>
          <w:rFonts w:ascii="Courier New" w:hAnsi="Courier New" w:cs="Courier New"/>
        </w:rPr>
        <w:t>(LockHolder) Holding</w:t>
      </w:r>
    </w:p>
    <w:p w:rsidR="0057590F" w:rsidRPr="004536B9" w:rsidRDefault="0057590F" w:rsidP="0057590F">
      <w:pPr>
        <w:rPr>
          <w:rFonts w:ascii="Courier New" w:hAnsi="Courier New" w:cs="Courier New"/>
        </w:rPr>
      </w:pPr>
      <w:r w:rsidRPr="004536B9">
        <w:rPr>
          <w:rFonts w:ascii="Courier New" w:hAnsi="Courier New" w:cs="Courier New"/>
        </w:rPr>
        <w:t>(Worker    ) Trying to acquire</w:t>
      </w:r>
    </w:p>
    <w:p w:rsidR="0057590F" w:rsidRPr="004536B9" w:rsidRDefault="0057590F" w:rsidP="0057590F">
      <w:pPr>
        <w:rPr>
          <w:rFonts w:ascii="Courier New" w:hAnsi="Courier New" w:cs="Courier New"/>
        </w:rPr>
      </w:pPr>
      <w:r w:rsidRPr="004536B9">
        <w:rPr>
          <w:rFonts w:ascii="Courier New" w:hAnsi="Courier New" w:cs="Courier New"/>
        </w:rPr>
        <w:t>(Worker    ) Iteration 2: Not acquired</w:t>
      </w:r>
    </w:p>
    <w:p w:rsidR="0057590F" w:rsidRPr="004536B9" w:rsidRDefault="0057590F" w:rsidP="0057590F">
      <w:pPr>
        <w:rPr>
          <w:rFonts w:ascii="Courier New" w:hAnsi="Courier New" w:cs="Courier New"/>
        </w:rPr>
      </w:pPr>
      <w:r w:rsidRPr="004536B9">
        <w:rPr>
          <w:rFonts w:ascii="Courier New" w:hAnsi="Courier New" w:cs="Courier New"/>
        </w:rPr>
        <w:t>(LockHolder) Not holding</w:t>
      </w:r>
    </w:p>
    <w:p w:rsidR="0057590F" w:rsidRPr="004536B9" w:rsidRDefault="0057590F" w:rsidP="0057590F">
      <w:pPr>
        <w:rPr>
          <w:rFonts w:ascii="Courier New" w:hAnsi="Courier New" w:cs="Courier New"/>
        </w:rPr>
      </w:pPr>
      <w:r w:rsidRPr="004536B9">
        <w:rPr>
          <w:rFonts w:ascii="Courier New" w:hAnsi="Courier New" w:cs="Courier New"/>
        </w:rPr>
        <w:t>(Worker    ) Trying to acquire</w:t>
      </w:r>
    </w:p>
    <w:p w:rsidR="0057590F" w:rsidRPr="004536B9" w:rsidRDefault="0057590F" w:rsidP="0057590F">
      <w:pPr>
        <w:rPr>
          <w:rFonts w:ascii="Courier New" w:hAnsi="Courier New" w:cs="Courier New"/>
        </w:rPr>
      </w:pPr>
      <w:r w:rsidRPr="004536B9">
        <w:rPr>
          <w:rFonts w:ascii="Courier New" w:hAnsi="Courier New" w:cs="Courier New"/>
        </w:rPr>
        <w:t>(Worker    ) Iteration 3: Acquired</w:t>
      </w:r>
    </w:p>
    <w:p w:rsidR="0057590F" w:rsidRPr="004536B9" w:rsidRDefault="0057590F" w:rsidP="0057590F">
      <w:pPr>
        <w:rPr>
          <w:rFonts w:ascii="Courier New" w:hAnsi="Courier New" w:cs="Courier New"/>
        </w:rPr>
      </w:pPr>
      <w:r w:rsidRPr="004536B9">
        <w:rPr>
          <w:rFonts w:ascii="Courier New" w:hAnsi="Courier New" w:cs="Courier New"/>
        </w:rPr>
        <w:t>(LockHolder) Holding</w:t>
      </w:r>
    </w:p>
    <w:p w:rsidR="0057590F" w:rsidRPr="004536B9" w:rsidRDefault="0057590F" w:rsidP="0057590F">
      <w:pPr>
        <w:rPr>
          <w:rFonts w:ascii="Courier New" w:hAnsi="Courier New" w:cs="Courier New"/>
        </w:rPr>
      </w:pPr>
      <w:r w:rsidRPr="004536B9">
        <w:rPr>
          <w:rFonts w:ascii="Courier New" w:hAnsi="Courier New" w:cs="Courier New"/>
        </w:rPr>
        <w:t>(Worker    ) Trying to acquire</w:t>
      </w:r>
    </w:p>
    <w:p w:rsidR="0057590F" w:rsidRPr="004536B9" w:rsidRDefault="0057590F" w:rsidP="0057590F">
      <w:pPr>
        <w:rPr>
          <w:rFonts w:ascii="Courier New" w:hAnsi="Courier New" w:cs="Courier New"/>
        </w:rPr>
      </w:pPr>
      <w:r w:rsidRPr="004536B9">
        <w:rPr>
          <w:rFonts w:ascii="Courier New" w:hAnsi="Courier New" w:cs="Courier New"/>
        </w:rPr>
        <w:t>(Worker    ) Iteration 4: Not acquired</w:t>
      </w:r>
    </w:p>
    <w:p w:rsidR="0057590F" w:rsidRPr="004536B9" w:rsidRDefault="0057590F" w:rsidP="0057590F">
      <w:pPr>
        <w:rPr>
          <w:rFonts w:ascii="Courier New" w:hAnsi="Courier New" w:cs="Courier New"/>
        </w:rPr>
      </w:pPr>
      <w:r w:rsidRPr="004536B9">
        <w:rPr>
          <w:rFonts w:ascii="Courier New" w:hAnsi="Courier New" w:cs="Courier New"/>
        </w:rPr>
        <w:t>(LockHolder) Not holding</w:t>
      </w:r>
    </w:p>
    <w:p w:rsidR="0057590F" w:rsidRPr="004536B9" w:rsidRDefault="0057590F" w:rsidP="0057590F">
      <w:pPr>
        <w:rPr>
          <w:rFonts w:ascii="Courier New" w:hAnsi="Courier New" w:cs="Courier New"/>
        </w:rPr>
      </w:pPr>
      <w:r w:rsidRPr="004536B9">
        <w:rPr>
          <w:rFonts w:ascii="Courier New" w:hAnsi="Courier New" w:cs="Courier New"/>
        </w:rPr>
        <w:t>(Worker    ) Trying to acquire</w:t>
      </w:r>
    </w:p>
    <w:p w:rsidR="0057590F" w:rsidRPr="004536B9" w:rsidRDefault="0057590F" w:rsidP="0057590F">
      <w:pPr>
        <w:rPr>
          <w:rFonts w:ascii="Courier New" w:hAnsi="Courier New" w:cs="Courier New"/>
        </w:rPr>
      </w:pPr>
      <w:r w:rsidRPr="004536B9">
        <w:rPr>
          <w:rFonts w:ascii="Courier New" w:hAnsi="Courier New" w:cs="Courier New"/>
        </w:rPr>
        <w:t>(Worker    ) Iteration 5: Acquired</w:t>
      </w:r>
    </w:p>
    <w:p w:rsidR="0057590F" w:rsidRPr="004536B9" w:rsidRDefault="0057590F" w:rsidP="0057590F">
      <w:pPr>
        <w:rPr>
          <w:rFonts w:ascii="Courier New" w:hAnsi="Courier New" w:cs="Courier New"/>
        </w:rPr>
      </w:pPr>
      <w:r w:rsidRPr="004536B9">
        <w:rPr>
          <w:rFonts w:ascii="Courier New" w:hAnsi="Courier New" w:cs="Courier New"/>
        </w:rPr>
        <w:t>(Worker    ) Done after 5 iterations</w:t>
      </w:r>
    </w:p>
    <w:p w:rsidR="0057590F" w:rsidRPr="004536B9" w:rsidRDefault="0057590F" w:rsidP="0057590F">
      <w:pPr>
        <w:pStyle w:val="Heading3"/>
      </w:pPr>
      <w:bookmarkStart w:id="331" w:name="_Toc515016775"/>
      <w:bookmarkStart w:id="332" w:name="_Toc515037950"/>
      <w:r w:rsidRPr="004536B9">
        <w:t>Re-entrant Locks</w:t>
      </w:r>
      <w:bookmarkEnd w:id="331"/>
      <w:bookmarkEnd w:id="332"/>
    </w:p>
    <w:p w:rsidR="0057590F" w:rsidRDefault="0057590F" w:rsidP="0057590F">
      <w:r>
        <w:t xml:space="preserve">Normal </w:t>
      </w:r>
      <w:r w:rsidRPr="00676DCA">
        <w:rPr>
          <w:rFonts w:ascii="Courier New" w:hAnsi="Courier New" w:cs="Courier New"/>
        </w:rPr>
        <w:t>Lock</w:t>
      </w:r>
      <w:r w:rsidRPr="004536B9">
        <w:t>objects cannot be acquired more than once, even by the same thread. This can introduce undesirable side-effects if a lock is accessed by more than one function in the same call chain.</w:t>
      </w:r>
    </w:p>
    <w:p w:rsidR="0057590F" w:rsidRPr="005678BA" w:rsidRDefault="0057590F" w:rsidP="0057590F">
      <w:pPr>
        <w:rPr>
          <w:b/>
        </w:rPr>
      </w:pPr>
      <w:r w:rsidRPr="005678BA">
        <w:rPr>
          <w:b/>
        </w:rPr>
        <w:t>Example:</w:t>
      </w:r>
    </w:p>
    <w:p w:rsidR="0057590F" w:rsidRPr="004536B9" w:rsidRDefault="0057590F" w:rsidP="0057590F">
      <w:pPr>
        <w:rPr>
          <w:rFonts w:ascii="Courier New" w:hAnsi="Courier New" w:cs="Courier New"/>
        </w:rPr>
      </w:pPr>
      <w:r w:rsidRPr="004536B9">
        <w:rPr>
          <w:rFonts w:ascii="Courier New" w:hAnsi="Courier New" w:cs="Courier New"/>
        </w:rPr>
        <w:t>threading_lock_reacquire.py</w:t>
      </w:r>
    </w:p>
    <w:p w:rsidR="0057590F" w:rsidRPr="004536B9" w:rsidRDefault="0057590F" w:rsidP="0057590F">
      <w:pPr>
        <w:rPr>
          <w:rFonts w:ascii="Courier New" w:hAnsi="Courier New" w:cs="Courier New"/>
        </w:rPr>
      </w:pPr>
      <w:r w:rsidRPr="004536B9">
        <w:rPr>
          <w:rFonts w:ascii="Courier New" w:hAnsi="Courier New" w:cs="Courier New"/>
          <w:bCs/>
        </w:rPr>
        <w:t>importthreading</w:t>
      </w:r>
    </w:p>
    <w:p w:rsidR="0057590F" w:rsidRPr="004536B9" w:rsidRDefault="0057590F" w:rsidP="0057590F">
      <w:pPr>
        <w:rPr>
          <w:rFonts w:ascii="Courier New" w:hAnsi="Courier New" w:cs="Courier New"/>
        </w:rPr>
      </w:pPr>
    </w:p>
    <w:p w:rsidR="0057590F" w:rsidRPr="004536B9" w:rsidRDefault="0057590F" w:rsidP="0057590F">
      <w:pPr>
        <w:rPr>
          <w:rFonts w:ascii="Courier New" w:hAnsi="Courier New" w:cs="Courier New"/>
        </w:rPr>
      </w:pPr>
      <w:r w:rsidRPr="004536B9">
        <w:rPr>
          <w:rFonts w:ascii="Courier New" w:hAnsi="Courier New" w:cs="Courier New"/>
        </w:rPr>
        <w:t>lock = threading.Lock()</w:t>
      </w:r>
    </w:p>
    <w:p w:rsidR="0057590F" w:rsidRPr="004536B9" w:rsidRDefault="0057590F" w:rsidP="0057590F">
      <w:pPr>
        <w:rPr>
          <w:rFonts w:ascii="Courier New" w:hAnsi="Courier New" w:cs="Courier New"/>
        </w:rPr>
      </w:pPr>
    </w:p>
    <w:p w:rsidR="0057590F" w:rsidRPr="004536B9" w:rsidRDefault="0057590F" w:rsidP="0057590F">
      <w:pPr>
        <w:rPr>
          <w:rFonts w:ascii="Courier New" w:hAnsi="Courier New" w:cs="Courier New"/>
        </w:rPr>
      </w:pPr>
      <w:r w:rsidRPr="004536B9">
        <w:rPr>
          <w:rFonts w:ascii="Courier New" w:hAnsi="Courier New" w:cs="Courier New"/>
        </w:rPr>
        <w:t>print('First try :', lock.acquire())</w:t>
      </w:r>
    </w:p>
    <w:p w:rsidR="0057590F" w:rsidRPr="004536B9" w:rsidRDefault="0057590F" w:rsidP="0057590F">
      <w:pPr>
        <w:rPr>
          <w:rFonts w:ascii="Courier New" w:hAnsi="Courier New" w:cs="Courier New"/>
        </w:rPr>
      </w:pPr>
      <w:r w:rsidRPr="004536B9">
        <w:rPr>
          <w:rFonts w:ascii="Courier New" w:hAnsi="Courier New" w:cs="Courier New"/>
        </w:rPr>
        <w:t>print('Second try:', lock.acquire(0))</w:t>
      </w:r>
    </w:p>
    <w:p w:rsidR="0057590F" w:rsidRDefault="0057590F" w:rsidP="0057590F">
      <w:r w:rsidRPr="004536B9">
        <w:lastRenderedPageBreak/>
        <w:t>I</w:t>
      </w:r>
      <w:r>
        <w:t xml:space="preserve">n this case, the second call to </w:t>
      </w:r>
      <w:r w:rsidRPr="00676DCA">
        <w:rPr>
          <w:rFonts w:ascii="Courier New" w:hAnsi="Courier New" w:cs="Courier New"/>
        </w:rPr>
        <w:t>acquire()</w:t>
      </w:r>
      <w:r w:rsidRPr="004536B9">
        <w:t>is given a zero timeout to prevent it from blocking because the lock has been obtained by the first call.</w:t>
      </w:r>
    </w:p>
    <w:p w:rsidR="0057590F" w:rsidRPr="005678BA" w:rsidRDefault="0057590F" w:rsidP="0057590F">
      <w:pPr>
        <w:rPr>
          <w:b/>
        </w:rPr>
      </w:pPr>
      <w:r w:rsidRPr="005678BA">
        <w:rPr>
          <w:b/>
        </w:rPr>
        <w:t>Example:</w:t>
      </w:r>
    </w:p>
    <w:p w:rsidR="0057590F" w:rsidRPr="004536B9" w:rsidRDefault="0057590F" w:rsidP="0057590F">
      <w:pPr>
        <w:rPr>
          <w:rFonts w:ascii="Courier New" w:hAnsi="Courier New" w:cs="Courier New"/>
        </w:rPr>
      </w:pPr>
      <w:r w:rsidRPr="004536B9">
        <w:rPr>
          <w:rFonts w:ascii="Courier New" w:hAnsi="Courier New" w:cs="Courier New"/>
        </w:rPr>
        <w:t>$ python3 threading_lock_reacquire.py</w:t>
      </w:r>
    </w:p>
    <w:p w:rsidR="0057590F" w:rsidRPr="004536B9" w:rsidRDefault="0057590F" w:rsidP="0057590F">
      <w:pPr>
        <w:rPr>
          <w:rFonts w:ascii="Courier New" w:hAnsi="Courier New" w:cs="Courier New"/>
        </w:rPr>
      </w:pPr>
    </w:p>
    <w:p w:rsidR="0057590F" w:rsidRPr="004536B9" w:rsidRDefault="0057590F" w:rsidP="0057590F">
      <w:pPr>
        <w:rPr>
          <w:rFonts w:ascii="Courier New" w:hAnsi="Courier New" w:cs="Courier New"/>
        </w:rPr>
      </w:pPr>
      <w:r w:rsidRPr="004536B9">
        <w:rPr>
          <w:rFonts w:ascii="Courier New" w:hAnsi="Courier New" w:cs="Courier New"/>
        </w:rPr>
        <w:t>First try : True</w:t>
      </w:r>
    </w:p>
    <w:p w:rsidR="0057590F" w:rsidRPr="004536B9" w:rsidRDefault="0057590F" w:rsidP="0057590F">
      <w:pPr>
        <w:rPr>
          <w:rFonts w:ascii="Courier New" w:hAnsi="Courier New" w:cs="Courier New"/>
        </w:rPr>
      </w:pPr>
      <w:r w:rsidRPr="004536B9">
        <w:rPr>
          <w:rFonts w:ascii="Courier New" w:hAnsi="Courier New" w:cs="Courier New"/>
        </w:rPr>
        <w:t>Second try: False</w:t>
      </w:r>
    </w:p>
    <w:p w:rsidR="0057590F" w:rsidRPr="004536B9" w:rsidRDefault="0057590F" w:rsidP="0057590F">
      <w:r w:rsidRPr="004536B9">
        <w:t>In a situation where separate code from the same thread needs to “re-acquire”</w:t>
      </w:r>
      <w:r>
        <w:t xml:space="preserve"> the lock, use an </w:t>
      </w:r>
      <w:r w:rsidRPr="00676DCA">
        <w:rPr>
          <w:rFonts w:ascii="Courier New" w:hAnsi="Courier New" w:cs="Courier New"/>
        </w:rPr>
        <w:t>RLock</w:t>
      </w:r>
      <w:r w:rsidRPr="004536B9">
        <w:t>instead.</w:t>
      </w:r>
    </w:p>
    <w:p w:rsidR="0057590F" w:rsidRPr="005678BA" w:rsidRDefault="0057590F" w:rsidP="0057590F">
      <w:pPr>
        <w:rPr>
          <w:rFonts w:asciiTheme="majorHAnsi" w:hAnsiTheme="majorHAnsi" w:cs="Courier New"/>
          <w:b/>
        </w:rPr>
      </w:pPr>
      <w:r w:rsidRPr="005678BA">
        <w:rPr>
          <w:rFonts w:asciiTheme="majorHAnsi" w:hAnsiTheme="majorHAnsi" w:cs="Courier New"/>
          <w:b/>
        </w:rPr>
        <w:t>Example:</w:t>
      </w:r>
    </w:p>
    <w:p w:rsidR="0057590F" w:rsidRPr="004536B9" w:rsidRDefault="0057590F" w:rsidP="0057590F">
      <w:pPr>
        <w:rPr>
          <w:rFonts w:ascii="Courier New" w:hAnsi="Courier New" w:cs="Courier New"/>
        </w:rPr>
      </w:pPr>
      <w:r w:rsidRPr="004536B9">
        <w:rPr>
          <w:rFonts w:ascii="Courier New" w:hAnsi="Courier New" w:cs="Courier New"/>
        </w:rPr>
        <w:t>threading_rlock.py</w:t>
      </w:r>
    </w:p>
    <w:p w:rsidR="0057590F" w:rsidRPr="004536B9" w:rsidRDefault="0057590F" w:rsidP="0057590F">
      <w:pPr>
        <w:rPr>
          <w:rFonts w:ascii="Courier New" w:hAnsi="Courier New" w:cs="Courier New"/>
        </w:rPr>
      </w:pPr>
      <w:r w:rsidRPr="004536B9">
        <w:rPr>
          <w:rFonts w:ascii="Courier New" w:hAnsi="Courier New" w:cs="Courier New"/>
          <w:bCs/>
        </w:rPr>
        <w:t>importthreading</w:t>
      </w:r>
    </w:p>
    <w:p w:rsidR="0057590F" w:rsidRPr="004536B9" w:rsidRDefault="0057590F" w:rsidP="0057590F">
      <w:pPr>
        <w:rPr>
          <w:rFonts w:ascii="Courier New" w:hAnsi="Courier New" w:cs="Courier New"/>
        </w:rPr>
      </w:pPr>
    </w:p>
    <w:p w:rsidR="0057590F" w:rsidRPr="004536B9" w:rsidRDefault="0057590F" w:rsidP="0057590F">
      <w:pPr>
        <w:rPr>
          <w:rFonts w:ascii="Courier New" w:hAnsi="Courier New" w:cs="Courier New"/>
        </w:rPr>
      </w:pPr>
      <w:r w:rsidRPr="004536B9">
        <w:rPr>
          <w:rFonts w:ascii="Courier New" w:hAnsi="Courier New" w:cs="Courier New"/>
        </w:rPr>
        <w:t>lock = threading.RLock()</w:t>
      </w:r>
    </w:p>
    <w:p w:rsidR="0057590F" w:rsidRPr="004536B9" w:rsidRDefault="0057590F" w:rsidP="0057590F">
      <w:pPr>
        <w:rPr>
          <w:rFonts w:ascii="Courier New" w:hAnsi="Courier New" w:cs="Courier New"/>
        </w:rPr>
      </w:pPr>
    </w:p>
    <w:p w:rsidR="0057590F" w:rsidRPr="004536B9" w:rsidRDefault="0057590F" w:rsidP="0057590F">
      <w:pPr>
        <w:rPr>
          <w:rFonts w:ascii="Courier New" w:hAnsi="Courier New" w:cs="Courier New"/>
        </w:rPr>
      </w:pPr>
      <w:r w:rsidRPr="004536B9">
        <w:rPr>
          <w:rFonts w:ascii="Courier New" w:hAnsi="Courier New" w:cs="Courier New"/>
        </w:rPr>
        <w:t>print('First try :', lock.acquire())</w:t>
      </w:r>
    </w:p>
    <w:p w:rsidR="0057590F" w:rsidRPr="004536B9" w:rsidRDefault="0057590F" w:rsidP="0057590F">
      <w:pPr>
        <w:rPr>
          <w:rFonts w:ascii="Courier New" w:hAnsi="Courier New" w:cs="Courier New"/>
        </w:rPr>
      </w:pPr>
      <w:r w:rsidRPr="004536B9">
        <w:rPr>
          <w:rFonts w:ascii="Courier New" w:hAnsi="Courier New" w:cs="Courier New"/>
        </w:rPr>
        <w:t>print('Second try:', lock.acquire(0))</w:t>
      </w:r>
    </w:p>
    <w:p w:rsidR="0057590F" w:rsidRDefault="0057590F" w:rsidP="0057590F">
      <w:r w:rsidRPr="004536B9">
        <w:t>The only change to the code from the pr</w:t>
      </w:r>
      <w:r>
        <w:t xml:space="preserve">evious example was substituting </w:t>
      </w:r>
      <w:r w:rsidRPr="00676DCA">
        <w:rPr>
          <w:rFonts w:ascii="Courier New" w:hAnsi="Courier New" w:cs="Courier New"/>
        </w:rPr>
        <w:t>RLock</w:t>
      </w:r>
      <w:r>
        <w:t xml:space="preserve"> for </w:t>
      </w:r>
      <w:r w:rsidRPr="00676DCA">
        <w:rPr>
          <w:rFonts w:ascii="Courier New" w:hAnsi="Courier New" w:cs="Courier New"/>
        </w:rPr>
        <w:t>Lock</w:t>
      </w:r>
      <w:r w:rsidRPr="004536B9">
        <w:t>.</w:t>
      </w:r>
    </w:p>
    <w:p w:rsidR="0057590F" w:rsidRPr="005678BA" w:rsidRDefault="0057590F" w:rsidP="0057590F">
      <w:pPr>
        <w:rPr>
          <w:b/>
        </w:rPr>
      </w:pPr>
      <w:r w:rsidRPr="005678BA">
        <w:rPr>
          <w:b/>
        </w:rPr>
        <w:t>Example:</w:t>
      </w:r>
    </w:p>
    <w:p w:rsidR="0057590F" w:rsidRPr="004536B9" w:rsidRDefault="0057590F" w:rsidP="0057590F">
      <w:pPr>
        <w:rPr>
          <w:rFonts w:ascii="Courier New" w:hAnsi="Courier New" w:cs="Courier New"/>
        </w:rPr>
      </w:pPr>
      <w:r w:rsidRPr="004536B9">
        <w:rPr>
          <w:rFonts w:ascii="Courier New" w:hAnsi="Courier New" w:cs="Courier New"/>
        </w:rPr>
        <w:t>$ python3 threading_rlock.py</w:t>
      </w:r>
    </w:p>
    <w:p w:rsidR="0057590F" w:rsidRPr="004536B9" w:rsidRDefault="0057590F" w:rsidP="0057590F">
      <w:pPr>
        <w:rPr>
          <w:rFonts w:ascii="Courier New" w:hAnsi="Courier New" w:cs="Courier New"/>
        </w:rPr>
      </w:pPr>
    </w:p>
    <w:p w:rsidR="0057590F" w:rsidRPr="004536B9" w:rsidRDefault="0057590F" w:rsidP="0057590F">
      <w:pPr>
        <w:rPr>
          <w:rFonts w:ascii="Courier New" w:hAnsi="Courier New" w:cs="Courier New"/>
        </w:rPr>
      </w:pPr>
      <w:r w:rsidRPr="004536B9">
        <w:rPr>
          <w:rFonts w:ascii="Courier New" w:hAnsi="Courier New" w:cs="Courier New"/>
        </w:rPr>
        <w:t>First try : True</w:t>
      </w:r>
    </w:p>
    <w:p w:rsidR="0057590F" w:rsidRPr="004536B9" w:rsidRDefault="0057590F" w:rsidP="0057590F">
      <w:pPr>
        <w:rPr>
          <w:rFonts w:ascii="Courier New" w:hAnsi="Courier New" w:cs="Courier New"/>
        </w:rPr>
      </w:pPr>
      <w:r w:rsidRPr="004536B9">
        <w:rPr>
          <w:rFonts w:ascii="Courier New" w:hAnsi="Courier New" w:cs="Courier New"/>
        </w:rPr>
        <w:t>Second try: True</w:t>
      </w:r>
    </w:p>
    <w:p w:rsidR="0057590F" w:rsidRPr="004536B9" w:rsidRDefault="0057590F" w:rsidP="0057590F">
      <w:pPr>
        <w:rPr>
          <w:rFonts w:asciiTheme="majorHAnsi" w:hAnsiTheme="majorHAnsi"/>
          <w:kern w:val="28"/>
          <w:sz w:val="28"/>
          <w:szCs w:val="28"/>
        </w:rPr>
      </w:pPr>
      <w:r w:rsidRPr="004536B9">
        <w:br w:type="page"/>
      </w:r>
    </w:p>
    <w:p w:rsidR="0057590F" w:rsidRPr="004536B9" w:rsidRDefault="0057590F" w:rsidP="0057590F">
      <w:pPr>
        <w:pStyle w:val="Heading3"/>
      </w:pPr>
      <w:bookmarkStart w:id="333" w:name="_Toc515016776"/>
      <w:bookmarkStart w:id="334" w:name="_Toc515037951"/>
      <w:r w:rsidRPr="004536B9">
        <w:lastRenderedPageBreak/>
        <w:t>Lock as Context Managers</w:t>
      </w:r>
      <w:bookmarkEnd w:id="333"/>
      <w:bookmarkEnd w:id="334"/>
    </w:p>
    <w:p w:rsidR="0057590F" w:rsidRDefault="0057590F" w:rsidP="0057590F">
      <w:r w:rsidRPr="004536B9">
        <w:t xml:space="preserve">Locks implement the context manager </w:t>
      </w:r>
      <w:r>
        <w:t xml:space="preserve">API and are compatible with the </w:t>
      </w:r>
      <w:r w:rsidRPr="00676DCA">
        <w:rPr>
          <w:rFonts w:ascii="Courier New" w:hAnsi="Courier New" w:cs="Courier New"/>
        </w:rPr>
        <w:t>with</w:t>
      </w:r>
      <w:r>
        <w:t xml:space="preserve"> statement. Using </w:t>
      </w:r>
      <w:r w:rsidRPr="00676DCA">
        <w:rPr>
          <w:rFonts w:ascii="Courier New" w:hAnsi="Courier New" w:cs="Courier New"/>
        </w:rPr>
        <w:t>with</w:t>
      </w:r>
      <w:r w:rsidRPr="004536B9">
        <w:t>removes the need to explicitly acquire and release the lock.</w:t>
      </w:r>
    </w:p>
    <w:p w:rsidR="0057590F" w:rsidRPr="005678BA" w:rsidRDefault="0057590F" w:rsidP="0057590F">
      <w:pPr>
        <w:rPr>
          <w:b/>
        </w:rPr>
      </w:pPr>
      <w:r w:rsidRPr="005678BA">
        <w:rPr>
          <w:b/>
        </w:rPr>
        <w:t>Example:</w:t>
      </w:r>
    </w:p>
    <w:p w:rsidR="0057590F" w:rsidRPr="004536B9" w:rsidRDefault="0057590F" w:rsidP="0057590F">
      <w:pPr>
        <w:rPr>
          <w:rFonts w:ascii="Courier New" w:hAnsi="Courier New" w:cs="Courier New"/>
        </w:rPr>
      </w:pPr>
      <w:r w:rsidRPr="004536B9">
        <w:rPr>
          <w:rFonts w:ascii="Courier New" w:hAnsi="Courier New" w:cs="Courier New"/>
        </w:rPr>
        <w:t>threading_lock_with.py</w:t>
      </w:r>
    </w:p>
    <w:p w:rsidR="0057590F" w:rsidRPr="004536B9" w:rsidRDefault="0057590F" w:rsidP="0057590F">
      <w:pPr>
        <w:rPr>
          <w:rFonts w:ascii="Courier New" w:hAnsi="Courier New" w:cs="Courier New"/>
        </w:rPr>
      </w:pPr>
      <w:r w:rsidRPr="004536B9">
        <w:rPr>
          <w:rFonts w:ascii="Courier New" w:hAnsi="Courier New" w:cs="Courier New"/>
          <w:bCs/>
        </w:rPr>
        <w:t>importthreading</w:t>
      </w:r>
    </w:p>
    <w:p w:rsidR="0057590F" w:rsidRPr="004536B9" w:rsidRDefault="0057590F" w:rsidP="0057590F">
      <w:pPr>
        <w:rPr>
          <w:rFonts w:ascii="Courier New" w:hAnsi="Courier New" w:cs="Courier New"/>
        </w:rPr>
      </w:pPr>
      <w:r w:rsidRPr="004536B9">
        <w:rPr>
          <w:rFonts w:ascii="Courier New" w:hAnsi="Courier New" w:cs="Courier New"/>
          <w:bCs/>
        </w:rPr>
        <w:t>importlogging</w:t>
      </w:r>
    </w:p>
    <w:p w:rsidR="0057590F" w:rsidRPr="004536B9" w:rsidRDefault="0057590F" w:rsidP="0057590F">
      <w:pPr>
        <w:rPr>
          <w:rFonts w:ascii="Courier New" w:hAnsi="Courier New" w:cs="Courier New"/>
        </w:rPr>
      </w:pPr>
    </w:p>
    <w:p w:rsidR="0057590F" w:rsidRPr="004536B9" w:rsidRDefault="0057590F" w:rsidP="0057590F">
      <w:pPr>
        <w:rPr>
          <w:rFonts w:ascii="Courier New" w:hAnsi="Courier New" w:cs="Courier New"/>
        </w:rPr>
      </w:pPr>
      <w:r w:rsidRPr="004536B9">
        <w:rPr>
          <w:rFonts w:ascii="Courier New" w:hAnsi="Courier New" w:cs="Courier New"/>
          <w:bCs/>
        </w:rPr>
        <w:t>def</w:t>
      </w:r>
      <w:r w:rsidRPr="004536B9">
        <w:rPr>
          <w:rFonts w:ascii="Courier New" w:hAnsi="Courier New" w:cs="Courier New"/>
        </w:rPr>
        <w:t xml:space="preserve"> worker_with(lock):</w:t>
      </w:r>
    </w:p>
    <w:p w:rsidR="0057590F" w:rsidRPr="004536B9" w:rsidRDefault="0057590F" w:rsidP="0057590F">
      <w:pPr>
        <w:rPr>
          <w:rFonts w:ascii="Courier New" w:hAnsi="Courier New" w:cs="Courier New"/>
        </w:rPr>
      </w:pPr>
      <w:r w:rsidRPr="004536B9">
        <w:rPr>
          <w:rFonts w:ascii="Courier New" w:hAnsi="Courier New" w:cs="Courier New"/>
          <w:bCs/>
        </w:rPr>
        <w:t>with</w:t>
      </w:r>
      <w:r w:rsidRPr="004536B9">
        <w:rPr>
          <w:rFonts w:ascii="Courier New" w:hAnsi="Courier New" w:cs="Courier New"/>
        </w:rPr>
        <w:t xml:space="preserve"> lock:</w:t>
      </w:r>
    </w:p>
    <w:p w:rsidR="0057590F" w:rsidRPr="004536B9" w:rsidRDefault="0057590F" w:rsidP="0057590F">
      <w:pPr>
        <w:rPr>
          <w:rFonts w:ascii="Courier New" w:hAnsi="Courier New" w:cs="Courier New"/>
        </w:rPr>
      </w:pPr>
      <w:r w:rsidRPr="004536B9">
        <w:rPr>
          <w:rFonts w:ascii="Courier New" w:hAnsi="Courier New" w:cs="Courier New"/>
        </w:rPr>
        <w:t xml:space="preserve">        logging.debug('Lock acquired via with')</w:t>
      </w:r>
    </w:p>
    <w:p w:rsidR="0057590F" w:rsidRPr="004536B9" w:rsidRDefault="0057590F" w:rsidP="0057590F">
      <w:pPr>
        <w:rPr>
          <w:rFonts w:ascii="Courier New" w:hAnsi="Courier New" w:cs="Courier New"/>
        </w:rPr>
      </w:pPr>
    </w:p>
    <w:p w:rsidR="0057590F" w:rsidRPr="004536B9" w:rsidRDefault="0057590F" w:rsidP="0057590F">
      <w:pPr>
        <w:rPr>
          <w:rFonts w:ascii="Courier New" w:hAnsi="Courier New" w:cs="Courier New"/>
        </w:rPr>
      </w:pPr>
      <w:r w:rsidRPr="004536B9">
        <w:rPr>
          <w:rFonts w:ascii="Courier New" w:hAnsi="Courier New" w:cs="Courier New"/>
          <w:bCs/>
        </w:rPr>
        <w:t>def</w:t>
      </w:r>
      <w:r w:rsidRPr="004536B9">
        <w:rPr>
          <w:rFonts w:ascii="Courier New" w:hAnsi="Courier New" w:cs="Courier New"/>
        </w:rPr>
        <w:t xml:space="preserve"> worker_no_with(lock):</w:t>
      </w:r>
    </w:p>
    <w:p w:rsidR="0057590F" w:rsidRPr="004536B9" w:rsidRDefault="0057590F" w:rsidP="0057590F">
      <w:pPr>
        <w:rPr>
          <w:rFonts w:ascii="Courier New" w:hAnsi="Courier New" w:cs="Courier New"/>
        </w:rPr>
      </w:pPr>
      <w:r w:rsidRPr="004536B9">
        <w:rPr>
          <w:rFonts w:ascii="Courier New" w:hAnsi="Courier New" w:cs="Courier New"/>
        </w:rPr>
        <w:t xml:space="preserve">    lock.acquire()</w:t>
      </w:r>
    </w:p>
    <w:p w:rsidR="0057590F" w:rsidRPr="004536B9" w:rsidRDefault="0057590F" w:rsidP="0057590F">
      <w:pPr>
        <w:rPr>
          <w:rFonts w:ascii="Courier New" w:hAnsi="Courier New" w:cs="Courier New"/>
        </w:rPr>
      </w:pPr>
      <w:r w:rsidRPr="004536B9">
        <w:rPr>
          <w:rFonts w:ascii="Courier New" w:hAnsi="Courier New" w:cs="Courier New"/>
          <w:bCs/>
        </w:rPr>
        <w:t>try</w:t>
      </w:r>
      <w:r w:rsidRPr="004536B9">
        <w:rPr>
          <w:rFonts w:ascii="Courier New" w:hAnsi="Courier New" w:cs="Courier New"/>
        </w:rPr>
        <w:t>:</w:t>
      </w:r>
    </w:p>
    <w:p w:rsidR="0057590F" w:rsidRPr="004536B9" w:rsidRDefault="0057590F" w:rsidP="0057590F">
      <w:pPr>
        <w:rPr>
          <w:rFonts w:ascii="Courier New" w:hAnsi="Courier New" w:cs="Courier New"/>
        </w:rPr>
      </w:pPr>
      <w:r w:rsidRPr="004536B9">
        <w:rPr>
          <w:rFonts w:ascii="Courier New" w:hAnsi="Courier New" w:cs="Courier New"/>
        </w:rPr>
        <w:t xml:space="preserve">        logging.debug('Lock acquired directly')</w:t>
      </w:r>
    </w:p>
    <w:p w:rsidR="0057590F" w:rsidRPr="004536B9" w:rsidRDefault="0057590F" w:rsidP="0057590F">
      <w:pPr>
        <w:rPr>
          <w:rFonts w:ascii="Courier New" w:hAnsi="Courier New" w:cs="Courier New"/>
        </w:rPr>
      </w:pPr>
      <w:r w:rsidRPr="004536B9">
        <w:rPr>
          <w:rFonts w:ascii="Courier New" w:hAnsi="Courier New" w:cs="Courier New"/>
          <w:bCs/>
        </w:rPr>
        <w:t>finally</w:t>
      </w:r>
      <w:r w:rsidRPr="004536B9">
        <w:rPr>
          <w:rFonts w:ascii="Courier New" w:hAnsi="Courier New" w:cs="Courier New"/>
        </w:rPr>
        <w:t>:</w:t>
      </w:r>
    </w:p>
    <w:p w:rsidR="0057590F" w:rsidRPr="004536B9" w:rsidRDefault="0057590F" w:rsidP="0057590F">
      <w:pPr>
        <w:rPr>
          <w:rFonts w:ascii="Courier New" w:hAnsi="Courier New" w:cs="Courier New"/>
        </w:rPr>
      </w:pPr>
      <w:r w:rsidRPr="004536B9">
        <w:rPr>
          <w:rFonts w:ascii="Courier New" w:hAnsi="Courier New" w:cs="Courier New"/>
        </w:rPr>
        <w:t xml:space="preserve">        lock.release()</w:t>
      </w:r>
    </w:p>
    <w:p w:rsidR="0057590F" w:rsidRPr="004536B9" w:rsidRDefault="0057590F" w:rsidP="0057590F">
      <w:pPr>
        <w:rPr>
          <w:rFonts w:ascii="Courier New" w:hAnsi="Courier New" w:cs="Courier New"/>
        </w:rPr>
      </w:pPr>
    </w:p>
    <w:p w:rsidR="0057590F" w:rsidRPr="004536B9" w:rsidRDefault="0057590F" w:rsidP="0057590F">
      <w:pPr>
        <w:rPr>
          <w:rFonts w:ascii="Courier New" w:hAnsi="Courier New" w:cs="Courier New"/>
        </w:rPr>
      </w:pPr>
      <w:r w:rsidRPr="004536B9">
        <w:rPr>
          <w:rFonts w:ascii="Courier New" w:hAnsi="Courier New" w:cs="Courier New"/>
        </w:rPr>
        <w:t>logging.basicConfig(</w:t>
      </w:r>
    </w:p>
    <w:p w:rsidR="0057590F" w:rsidRPr="004536B9" w:rsidRDefault="0057590F" w:rsidP="0057590F">
      <w:pPr>
        <w:rPr>
          <w:rFonts w:ascii="Courier New" w:hAnsi="Courier New" w:cs="Courier New"/>
        </w:rPr>
      </w:pPr>
      <w:r w:rsidRPr="004536B9">
        <w:rPr>
          <w:rFonts w:ascii="Courier New" w:hAnsi="Courier New" w:cs="Courier New"/>
        </w:rPr>
        <w:t xml:space="preserve">    level=logging.DEBUG,</w:t>
      </w:r>
    </w:p>
    <w:p w:rsidR="0057590F" w:rsidRPr="004536B9" w:rsidRDefault="0057590F" w:rsidP="0057590F">
      <w:pPr>
        <w:rPr>
          <w:rFonts w:ascii="Courier New" w:hAnsi="Courier New" w:cs="Courier New"/>
        </w:rPr>
      </w:pPr>
      <w:r w:rsidRPr="004536B9">
        <w:rPr>
          <w:rFonts w:ascii="Courier New" w:hAnsi="Courier New" w:cs="Courier New"/>
        </w:rPr>
        <w:t xml:space="preserve">    format='(%(threadName)-10s) %(message)s',</w:t>
      </w:r>
    </w:p>
    <w:p w:rsidR="0057590F" w:rsidRPr="004536B9" w:rsidRDefault="0057590F" w:rsidP="0057590F">
      <w:pPr>
        <w:rPr>
          <w:rFonts w:ascii="Courier New" w:hAnsi="Courier New" w:cs="Courier New"/>
        </w:rPr>
      </w:pPr>
      <w:r w:rsidRPr="004536B9">
        <w:rPr>
          <w:rFonts w:ascii="Courier New" w:hAnsi="Courier New" w:cs="Courier New"/>
        </w:rPr>
        <w:t>)</w:t>
      </w:r>
    </w:p>
    <w:p w:rsidR="0057590F" w:rsidRPr="004536B9" w:rsidRDefault="0057590F" w:rsidP="0057590F">
      <w:pPr>
        <w:rPr>
          <w:rFonts w:ascii="Courier New" w:hAnsi="Courier New" w:cs="Courier New"/>
        </w:rPr>
      </w:pPr>
      <w:r w:rsidRPr="004536B9">
        <w:rPr>
          <w:rFonts w:ascii="Courier New" w:hAnsi="Courier New" w:cs="Courier New"/>
        </w:rPr>
        <w:t>lock = threading.Lock()</w:t>
      </w:r>
    </w:p>
    <w:p w:rsidR="0057590F" w:rsidRPr="004536B9" w:rsidRDefault="0057590F" w:rsidP="0057590F">
      <w:pPr>
        <w:rPr>
          <w:rFonts w:ascii="Courier New" w:hAnsi="Courier New" w:cs="Courier New"/>
        </w:rPr>
      </w:pPr>
      <w:r w:rsidRPr="004536B9">
        <w:rPr>
          <w:rFonts w:ascii="Courier New" w:hAnsi="Courier New" w:cs="Courier New"/>
        </w:rPr>
        <w:t>w = threading.Thread(target=worker_with, args=(lock,))</w:t>
      </w:r>
    </w:p>
    <w:p w:rsidR="0057590F" w:rsidRPr="004536B9" w:rsidRDefault="0057590F" w:rsidP="0057590F">
      <w:pPr>
        <w:rPr>
          <w:rFonts w:ascii="Courier New" w:hAnsi="Courier New" w:cs="Courier New"/>
        </w:rPr>
      </w:pPr>
      <w:r w:rsidRPr="004536B9">
        <w:rPr>
          <w:rFonts w:ascii="Courier New" w:hAnsi="Courier New" w:cs="Courier New"/>
        </w:rPr>
        <w:t>nw = threading.Thread(target=worker_no_with, args=(lock,))</w:t>
      </w:r>
    </w:p>
    <w:p w:rsidR="0057590F" w:rsidRPr="004536B9" w:rsidRDefault="0057590F" w:rsidP="0057590F">
      <w:pPr>
        <w:rPr>
          <w:rFonts w:ascii="Courier New" w:hAnsi="Courier New" w:cs="Courier New"/>
        </w:rPr>
      </w:pPr>
    </w:p>
    <w:p w:rsidR="0057590F" w:rsidRPr="004536B9" w:rsidRDefault="0057590F" w:rsidP="0057590F">
      <w:pPr>
        <w:rPr>
          <w:rFonts w:ascii="Courier New" w:hAnsi="Courier New" w:cs="Courier New"/>
        </w:rPr>
      </w:pPr>
      <w:r w:rsidRPr="004536B9">
        <w:rPr>
          <w:rFonts w:ascii="Courier New" w:hAnsi="Courier New" w:cs="Courier New"/>
        </w:rPr>
        <w:t>w.start()</w:t>
      </w:r>
    </w:p>
    <w:p w:rsidR="0057590F" w:rsidRPr="004536B9" w:rsidRDefault="0057590F" w:rsidP="0057590F">
      <w:r w:rsidRPr="004536B9">
        <w:rPr>
          <w:rFonts w:ascii="Courier New" w:hAnsi="Courier New" w:cs="Courier New"/>
        </w:rPr>
        <w:t>nw.start()</w:t>
      </w:r>
    </w:p>
    <w:p w:rsidR="0057590F" w:rsidRPr="004536B9" w:rsidRDefault="0057590F" w:rsidP="0057590F">
      <w:pPr>
        <w:spacing w:after="0"/>
        <w:ind w:left="0"/>
        <w:rPr>
          <w:rFonts w:ascii="Arial" w:hAnsi="Arial" w:cs="Arial"/>
          <w:sz w:val="24"/>
          <w:szCs w:val="24"/>
        </w:rPr>
      </w:pPr>
      <w:r w:rsidRPr="004536B9">
        <w:rPr>
          <w:rFonts w:ascii="Arial" w:hAnsi="Arial" w:cs="Arial"/>
          <w:sz w:val="24"/>
          <w:szCs w:val="24"/>
        </w:rPr>
        <w:br w:type="page"/>
      </w:r>
    </w:p>
    <w:p w:rsidR="0057590F" w:rsidRDefault="0057590F" w:rsidP="0057590F">
      <w:r>
        <w:lastRenderedPageBreak/>
        <w:t xml:space="preserve">The two functions </w:t>
      </w:r>
      <w:r w:rsidRPr="00676DCA">
        <w:rPr>
          <w:rFonts w:ascii="Courier New" w:hAnsi="Courier New" w:cs="Courier New"/>
        </w:rPr>
        <w:t>worker_with()</w:t>
      </w:r>
      <w:r>
        <w:t xml:space="preserve"> and </w:t>
      </w:r>
      <w:r w:rsidRPr="00676DCA">
        <w:rPr>
          <w:rFonts w:ascii="Courier New" w:hAnsi="Courier New" w:cs="Courier New"/>
        </w:rPr>
        <w:t>worker_no_with()</w:t>
      </w:r>
      <w:r w:rsidRPr="004536B9">
        <w:t>manage the lock in equivalent ways.</w:t>
      </w:r>
    </w:p>
    <w:p w:rsidR="0057590F" w:rsidRPr="005678BA" w:rsidRDefault="0057590F" w:rsidP="0057590F">
      <w:pPr>
        <w:rPr>
          <w:b/>
        </w:rPr>
      </w:pPr>
      <w:r w:rsidRPr="005678BA">
        <w:rPr>
          <w:b/>
        </w:rPr>
        <w:t>Example:</w:t>
      </w:r>
    </w:p>
    <w:p w:rsidR="0057590F" w:rsidRPr="004536B9" w:rsidRDefault="0057590F" w:rsidP="0057590F">
      <w:pPr>
        <w:rPr>
          <w:rFonts w:ascii="Courier New" w:hAnsi="Courier New" w:cs="Courier New"/>
        </w:rPr>
      </w:pPr>
      <w:r w:rsidRPr="004536B9">
        <w:rPr>
          <w:rFonts w:ascii="Courier New" w:hAnsi="Courier New" w:cs="Courier New"/>
        </w:rPr>
        <w:t>$ python3 threading_lock_with.py</w:t>
      </w:r>
    </w:p>
    <w:p w:rsidR="0057590F" w:rsidRPr="004536B9" w:rsidRDefault="0057590F" w:rsidP="0057590F">
      <w:pPr>
        <w:rPr>
          <w:rFonts w:ascii="Courier New" w:hAnsi="Courier New" w:cs="Courier New"/>
        </w:rPr>
      </w:pPr>
    </w:p>
    <w:p w:rsidR="0057590F" w:rsidRPr="004536B9" w:rsidRDefault="0057590F" w:rsidP="0057590F">
      <w:pPr>
        <w:rPr>
          <w:rFonts w:ascii="Courier New" w:hAnsi="Courier New" w:cs="Courier New"/>
        </w:rPr>
      </w:pPr>
      <w:r w:rsidRPr="004536B9">
        <w:rPr>
          <w:rFonts w:ascii="Courier New" w:hAnsi="Courier New" w:cs="Courier New"/>
        </w:rPr>
        <w:t>(Thread-1  ) Lock acquired via with</w:t>
      </w:r>
    </w:p>
    <w:p w:rsidR="0057590F" w:rsidRPr="004536B9" w:rsidRDefault="0057590F" w:rsidP="0057590F">
      <w:pPr>
        <w:rPr>
          <w:rFonts w:ascii="Courier New" w:hAnsi="Courier New" w:cs="Courier New"/>
        </w:rPr>
      </w:pPr>
      <w:r w:rsidRPr="004536B9">
        <w:rPr>
          <w:rFonts w:ascii="Courier New" w:hAnsi="Courier New" w:cs="Courier New"/>
        </w:rPr>
        <w:t>(Thread-2  ) Lock acquired directly</w:t>
      </w:r>
    </w:p>
    <w:p w:rsidR="0057590F" w:rsidRPr="004536B9" w:rsidRDefault="0057590F" w:rsidP="0057590F">
      <w:pPr>
        <w:pStyle w:val="Heading3"/>
      </w:pPr>
      <w:bookmarkStart w:id="335" w:name="_Toc515016777"/>
      <w:bookmarkStart w:id="336" w:name="_Toc515037952"/>
      <w:r w:rsidRPr="004536B9">
        <w:t>Synchronizing Threads</w:t>
      </w:r>
      <w:bookmarkEnd w:id="335"/>
      <w:bookmarkEnd w:id="336"/>
    </w:p>
    <w:p w:rsidR="0057590F" w:rsidRDefault="0057590F" w:rsidP="0057590F">
      <w:r w:rsidRPr="004536B9">
        <w:t>In addition to usin</w:t>
      </w:r>
      <w:r>
        <w:t xml:space="preserve">g </w:t>
      </w:r>
      <w:r w:rsidRPr="004536B9">
        <w:rPr>
          <w:rFonts w:ascii="Times New Roman" w:hAnsi="Times New Roman"/>
        </w:rPr>
        <w:t>Events</w:t>
      </w:r>
      <w:r w:rsidRPr="004536B9">
        <w:t>, another way of synchroni</w:t>
      </w:r>
      <w:r>
        <w:t xml:space="preserve">zing threads is through using a </w:t>
      </w:r>
      <w:r w:rsidRPr="004536B9">
        <w:rPr>
          <w:rFonts w:ascii="Times New Roman" w:hAnsi="Times New Roman"/>
        </w:rPr>
        <w:t>Condition</w:t>
      </w:r>
      <w:r>
        <w:t xml:space="preserve"> object. Because the </w:t>
      </w:r>
      <w:r w:rsidRPr="004536B9">
        <w:rPr>
          <w:rFonts w:ascii="Times New Roman" w:hAnsi="Times New Roman"/>
        </w:rPr>
        <w:t>Condition</w:t>
      </w:r>
      <w:r>
        <w:t xml:space="preserve"> uses a </w:t>
      </w:r>
      <w:r w:rsidRPr="004536B9">
        <w:rPr>
          <w:rFonts w:ascii="Times New Roman" w:hAnsi="Times New Roman"/>
        </w:rPr>
        <w:t>Lock</w:t>
      </w:r>
      <w:r w:rsidRPr="004536B9">
        <w:t>, it can be tied to a shared resource, allowing multiple threads to wait for the resource to b</w:t>
      </w:r>
      <w:r>
        <w:t xml:space="preserve">e updated. In this example, the </w:t>
      </w:r>
      <w:r w:rsidRPr="00676DCA">
        <w:rPr>
          <w:rFonts w:ascii="Courier New" w:hAnsi="Courier New" w:cs="Courier New"/>
        </w:rPr>
        <w:t>consumer()</w:t>
      </w:r>
      <w:r w:rsidRPr="004536B9">
        <w:t>th</w:t>
      </w:r>
      <w:r>
        <w:t xml:space="preserve">reads wait for the </w:t>
      </w:r>
      <w:r w:rsidRPr="00676DCA">
        <w:rPr>
          <w:rFonts w:ascii="Courier New" w:hAnsi="Courier New" w:cs="Courier New"/>
        </w:rPr>
        <w:t>Condition</w:t>
      </w:r>
      <w:r w:rsidRPr="004536B9">
        <w:t>t</w:t>
      </w:r>
      <w:r>
        <w:t xml:space="preserve">o be set before continuing. The </w:t>
      </w:r>
      <w:r w:rsidRPr="00676DCA">
        <w:rPr>
          <w:rFonts w:ascii="Courier New" w:hAnsi="Courier New" w:cs="Courier New"/>
        </w:rPr>
        <w:t>producer()</w:t>
      </w:r>
      <w:r w:rsidRPr="004536B9">
        <w:t>thread is responsible for setting the condition and notifying the other threads that they can continue.</w:t>
      </w:r>
    </w:p>
    <w:p w:rsidR="0057590F" w:rsidRPr="005678BA" w:rsidRDefault="0057590F" w:rsidP="0057590F">
      <w:pPr>
        <w:rPr>
          <w:b/>
        </w:rPr>
      </w:pPr>
      <w:r w:rsidRPr="005678BA">
        <w:rPr>
          <w:b/>
        </w:rPr>
        <w:t>Example:</w:t>
      </w:r>
    </w:p>
    <w:p w:rsidR="0057590F" w:rsidRPr="004536B9" w:rsidRDefault="0057590F" w:rsidP="0057590F">
      <w:pPr>
        <w:rPr>
          <w:rFonts w:ascii="Courier New" w:hAnsi="Courier New" w:cs="Courier New"/>
        </w:rPr>
      </w:pPr>
      <w:r w:rsidRPr="004536B9">
        <w:rPr>
          <w:rFonts w:ascii="Courier New" w:hAnsi="Courier New" w:cs="Courier New"/>
        </w:rPr>
        <w:t>threading_condition.py</w:t>
      </w:r>
    </w:p>
    <w:p w:rsidR="0057590F" w:rsidRPr="004536B9" w:rsidRDefault="0057590F" w:rsidP="0057590F">
      <w:pPr>
        <w:rPr>
          <w:rFonts w:ascii="Courier New" w:hAnsi="Courier New" w:cs="Courier New"/>
        </w:rPr>
      </w:pPr>
      <w:r w:rsidRPr="004536B9">
        <w:rPr>
          <w:rFonts w:ascii="Courier New" w:hAnsi="Courier New" w:cs="Courier New"/>
          <w:bCs/>
        </w:rPr>
        <w:t>importlogging</w:t>
      </w:r>
    </w:p>
    <w:p w:rsidR="0057590F" w:rsidRPr="004536B9" w:rsidRDefault="0057590F" w:rsidP="0057590F">
      <w:pPr>
        <w:rPr>
          <w:rFonts w:ascii="Courier New" w:hAnsi="Courier New" w:cs="Courier New"/>
        </w:rPr>
      </w:pPr>
      <w:r w:rsidRPr="004536B9">
        <w:rPr>
          <w:rFonts w:ascii="Courier New" w:hAnsi="Courier New" w:cs="Courier New"/>
          <w:bCs/>
        </w:rPr>
        <w:t>importthreading</w:t>
      </w:r>
    </w:p>
    <w:p w:rsidR="0057590F" w:rsidRPr="004536B9" w:rsidRDefault="0057590F" w:rsidP="0057590F">
      <w:pPr>
        <w:rPr>
          <w:rFonts w:ascii="Courier New" w:hAnsi="Courier New" w:cs="Courier New"/>
        </w:rPr>
      </w:pPr>
      <w:r w:rsidRPr="004536B9">
        <w:rPr>
          <w:rFonts w:ascii="Courier New" w:hAnsi="Courier New" w:cs="Courier New"/>
          <w:bCs/>
        </w:rPr>
        <w:t>importtime</w:t>
      </w:r>
    </w:p>
    <w:p w:rsidR="0057590F" w:rsidRPr="004536B9" w:rsidRDefault="0057590F" w:rsidP="0057590F">
      <w:pPr>
        <w:rPr>
          <w:rFonts w:ascii="Courier New" w:hAnsi="Courier New" w:cs="Courier New"/>
        </w:rPr>
      </w:pPr>
    </w:p>
    <w:p w:rsidR="0057590F" w:rsidRPr="004536B9" w:rsidRDefault="0057590F" w:rsidP="0057590F">
      <w:pPr>
        <w:rPr>
          <w:rFonts w:ascii="Courier New" w:hAnsi="Courier New" w:cs="Courier New"/>
        </w:rPr>
      </w:pPr>
      <w:r w:rsidRPr="004536B9">
        <w:rPr>
          <w:rFonts w:ascii="Courier New" w:hAnsi="Courier New" w:cs="Courier New"/>
          <w:bCs/>
        </w:rPr>
        <w:t>def</w:t>
      </w:r>
      <w:r w:rsidRPr="004536B9">
        <w:rPr>
          <w:rFonts w:ascii="Courier New" w:hAnsi="Courier New" w:cs="Courier New"/>
        </w:rPr>
        <w:t xml:space="preserve"> consumer(cond):</w:t>
      </w:r>
    </w:p>
    <w:p w:rsidR="0057590F" w:rsidRPr="004536B9" w:rsidRDefault="0057590F" w:rsidP="0057590F">
      <w:pPr>
        <w:rPr>
          <w:rFonts w:ascii="Courier New" w:hAnsi="Courier New" w:cs="Courier New"/>
        </w:rPr>
      </w:pPr>
      <w:r w:rsidRPr="004536B9">
        <w:rPr>
          <w:rFonts w:ascii="Courier New" w:hAnsi="Courier New" w:cs="Courier New"/>
        </w:rPr>
        <w:t xml:space="preserve">    """wait for the condition and use the resource"""</w:t>
      </w:r>
    </w:p>
    <w:p w:rsidR="0057590F" w:rsidRPr="004536B9" w:rsidRDefault="0057590F" w:rsidP="0057590F">
      <w:pPr>
        <w:rPr>
          <w:rFonts w:ascii="Courier New" w:hAnsi="Courier New" w:cs="Courier New"/>
        </w:rPr>
      </w:pPr>
      <w:r w:rsidRPr="004536B9">
        <w:rPr>
          <w:rFonts w:ascii="Courier New" w:hAnsi="Courier New" w:cs="Courier New"/>
        </w:rPr>
        <w:t xml:space="preserve">    logging.debug('Starting consumer thread')</w:t>
      </w:r>
    </w:p>
    <w:p w:rsidR="0057590F" w:rsidRPr="004536B9" w:rsidRDefault="0057590F" w:rsidP="0057590F">
      <w:pPr>
        <w:rPr>
          <w:rFonts w:ascii="Courier New" w:hAnsi="Courier New" w:cs="Courier New"/>
        </w:rPr>
      </w:pPr>
      <w:r w:rsidRPr="004536B9">
        <w:rPr>
          <w:rFonts w:ascii="Courier New" w:hAnsi="Courier New" w:cs="Courier New"/>
          <w:bCs/>
        </w:rPr>
        <w:t>with</w:t>
      </w:r>
      <w:r w:rsidRPr="004536B9">
        <w:rPr>
          <w:rFonts w:ascii="Courier New" w:hAnsi="Courier New" w:cs="Courier New"/>
        </w:rPr>
        <w:t xml:space="preserve"> cond:</w:t>
      </w:r>
    </w:p>
    <w:p w:rsidR="0057590F" w:rsidRPr="004536B9" w:rsidRDefault="0057590F" w:rsidP="0057590F">
      <w:pPr>
        <w:rPr>
          <w:rFonts w:ascii="Courier New" w:hAnsi="Courier New" w:cs="Courier New"/>
        </w:rPr>
      </w:pPr>
      <w:r w:rsidRPr="004536B9">
        <w:rPr>
          <w:rFonts w:ascii="Courier New" w:hAnsi="Courier New" w:cs="Courier New"/>
        </w:rPr>
        <w:t xml:space="preserve">        cond.wait()</w:t>
      </w:r>
    </w:p>
    <w:p w:rsidR="0057590F" w:rsidRPr="004536B9" w:rsidRDefault="0057590F" w:rsidP="0057590F">
      <w:pPr>
        <w:rPr>
          <w:rFonts w:ascii="Courier New" w:hAnsi="Courier New" w:cs="Courier New"/>
        </w:rPr>
      </w:pPr>
      <w:r w:rsidRPr="004536B9">
        <w:rPr>
          <w:rFonts w:ascii="Courier New" w:hAnsi="Courier New" w:cs="Courier New"/>
        </w:rPr>
        <w:t xml:space="preserve">        logging.debug('Resource is available to consumer')</w:t>
      </w:r>
    </w:p>
    <w:p w:rsidR="0057590F" w:rsidRPr="004536B9" w:rsidRDefault="0057590F" w:rsidP="0057590F">
      <w:pPr>
        <w:rPr>
          <w:rFonts w:ascii="Courier New" w:hAnsi="Courier New" w:cs="Courier New"/>
        </w:rPr>
      </w:pPr>
    </w:p>
    <w:p w:rsidR="0057590F" w:rsidRPr="004536B9" w:rsidRDefault="0057590F" w:rsidP="0057590F">
      <w:pPr>
        <w:rPr>
          <w:rFonts w:ascii="Courier New" w:hAnsi="Courier New" w:cs="Courier New"/>
        </w:rPr>
      </w:pPr>
      <w:r w:rsidRPr="004536B9">
        <w:rPr>
          <w:rFonts w:ascii="Courier New" w:hAnsi="Courier New" w:cs="Courier New"/>
          <w:bCs/>
        </w:rPr>
        <w:t>def</w:t>
      </w:r>
      <w:r w:rsidRPr="004536B9">
        <w:rPr>
          <w:rFonts w:ascii="Courier New" w:hAnsi="Courier New" w:cs="Courier New"/>
        </w:rPr>
        <w:t xml:space="preserve"> producer(cond):</w:t>
      </w:r>
    </w:p>
    <w:p w:rsidR="0057590F" w:rsidRPr="004536B9" w:rsidRDefault="0057590F" w:rsidP="0057590F">
      <w:pPr>
        <w:rPr>
          <w:rFonts w:ascii="Courier New" w:hAnsi="Courier New" w:cs="Courier New"/>
        </w:rPr>
      </w:pPr>
      <w:r w:rsidRPr="004536B9">
        <w:rPr>
          <w:rFonts w:ascii="Courier New" w:hAnsi="Courier New" w:cs="Courier New"/>
        </w:rPr>
        <w:t xml:space="preserve">    """set up the resource to be used by the consumer"""</w:t>
      </w:r>
    </w:p>
    <w:p w:rsidR="0057590F" w:rsidRPr="004536B9" w:rsidRDefault="0057590F" w:rsidP="0057590F">
      <w:pPr>
        <w:rPr>
          <w:rFonts w:ascii="Courier New" w:hAnsi="Courier New" w:cs="Courier New"/>
        </w:rPr>
      </w:pPr>
      <w:r w:rsidRPr="004536B9">
        <w:rPr>
          <w:rFonts w:ascii="Courier New" w:hAnsi="Courier New" w:cs="Courier New"/>
        </w:rPr>
        <w:t xml:space="preserve">    logging.debug('Starting producer thread')</w:t>
      </w:r>
    </w:p>
    <w:p w:rsidR="0057590F" w:rsidRPr="004536B9" w:rsidRDefault="0057590F" w:rsidP="0057590F">
      <w:pPr>
        <w:rPr>
          <w:rFonts w:ascii="Courier New" w:hAnsi="Courier New" w:cs="Courier New"/>
        </w:rPr>
      </w:pPr>
      <w:r w:rsidRPr="004536B9">
        <w:rPr>
          <w:rFonts w:ascii="Courier New" w:hAnsi="Courier New" w:cs="Courier New"/>
          <w:bCs/>
        </w:rPr>
        <w:t>with</w:t>
      </w:r>
      <w:r w:rsidRPr="004536B9">
        <w:rPr>
          <w:rFonts w:ascii="Courier New" w:hAnsi="Courier New" w:cs="Courier New"/>
        </w:rPr>
        <w:t xml:space="preserve"> cond:</w:t>
      </w:r>
    </w:p>
    <w:p w:rsidR="0057590F" w:rsidRPr="004536B9" w:rsidRDefault="0057590F" w:rsidP="0057590F">
      <w:pPr>
        <w:rPr>
          <w:rFonts w:ascii="Courier New" w:hAnsi="Courier New" w:cs="Courier New"/>
        </w:rPr>
      </w:pPr>
      <w:r w:rsidRPr="004536B9">
        <w:rPr>
          <w:rFonts w:ascii="Courier New" w:hAnsi="Courier New" w:cs="Courier New"/>
        </w:rPr>
        <w:t xml:space="preserve">        logging.debug('Making resource available')</w:t>
      </w:r>
    </w:p>
    <w:p w:rsidR="0057590F" w:rsidRPr="004536B9" w:rsidRDefault="0057590F" w:rsidP="0057590F">
      <w:pPr>
        <w:rPr>
          <w:rFonts w:ascii="Courier New" w:hAnsi="Courier New" w:cs="Courier New"/>
        </w:rPr>
      </w:pPr>
      <w:r w:rsidRPr="004536B9">
        <w:rPr>
          <w:rFonts w:ascii="Courier New" w:hAnsi="Courier New" w:cs="Courier New"/>
        </w:rPr>
        <w:t xml:space="preserve">        cond.notifyAll()</w:t>
      </w:r>
    </w:p>
    <w:p w:rsidR="0057590F" w:rsidRPr="004536B9" w:rsidRDefault="0057590F" w:rsidP="0057590F">
      <w:pPr>
        <w:rPr>
          <w:rFonts w:ascii="Courier New" w:hAnsi="Courier New" w:cs="Courier New"/>
        </w:rPr>
      </w:pPr>
    </w:p>
    <w:p w:rsidR="0057590F" w:rsidRPr="004536B9" w:rsidRDefault="0057590F" w:rsidP="0057590F">
      <w:pPr>
        <w:rPr>
          <w:rFonts w:ascii="Courier New" w:hAnsi="Courier New" w:cs="Courier New"/>
        </w:rPr>
      </w:pPr>
      <w:r w:rsidRPr="004536B9">
        <w:rPr>
          <w:rFonts w:ascii="Courier New" w:hAnsi="Courier New" w:cs="Courier New"/>
        </w:rPr>
        <w:t>logging.basicConfig(</w:t>
      </w:r>
    </w:p>
    <w:p w:rsidR="0057590F" w:rsidRPr="004536B9" w:rsidRDefault="0057590F" w:rsidP="0057590F">
      <w:pPr>
        <w:rPr>
          <w:rFonts w:ascii="Courier New" w:hAnsi="Courier New" w:cs="Courier New"/>
        </w:rPr>
      </w:pPr>
      <w:r w:rsidRPr="004536B9">
        <w:rPr>
          <w:rFonts w:ascii="Courier New" w:hAnsi="Courier New" w:cs="Courier New"/>
        </w:rPr>
        <w:t xml:space="preserve">    level=logging.DEBUG,</w:t>
      </w:r>
    </w:p>
    <w:p w:rsidR="0057590F" w:rsidRPr="004536B9" w:rsidRDefault="0057590F" w:rsidP="0057590F">
      <w:pPr>
        <w:rPr>
          <w:rFonts w:ascii="Courier New" w:hAnsi="Courier New" w:cs="Courier New"/>
        </w:rPr>
      </w:pPr>
      <w:r w:rsidRPr="004536B9">
        <w:rPr>
          <w:rFonts w:ascii="Courier New" w:hAnsi="Courier New" w:cs="Courier New"/>
        </w:rPr>
        <w:t xml:space="preserve">    format='%(asctime)s (%(threadName)-2s) %(message)s',</w:t>
      </w:r>
    </w:p>
    <w:p w:rsidR="0057590F" w:rsidRPr="004536B9" w:rsidRDefault="0057590F" w:rsidP="0057590F">
      <w:pPr>
        <w:rPr>
          <w:rFonts w:ascii="Courier New" w:hAnsi="Courier New" w:cs="Courier New"/>
        </w:rPr>
      </w:pPr>
      <w:r w:rsidRPr="004536B9">
        <w:rPr>
          <w:rFonts w:ascii="Courier New" w:hAnsi="Courier New" w:cs="Courier New"/>
        </w:rPr>
        <w:lastRenderedPageBreak/>
        <w:t>)</w:t>
      </w:r>
    </w:p>
    <w:p w:rsidR="0057590F" w:rsidRPr="004536B9" w:rsidRDefault="0057590F" w:rsidP="0057590F">
      <w:pPr>
        <w:rPr>
          <w:rFonts w:ascii="Courier New" w:hAnsi="Courier New" w:cs="Courier New"/>
        </w:rPr>
      </w:pPr>
      <w:r w:rsidRPr="004536B9">
        <w:rPr>
          <w:rFonts w:ascii="Courier New" w:hAnsi="Courier New" w:cs="Courier New"/>
        </w:rPr>
        <w:t>condition = threading.Condition()</w:t>
      </w:r>
    </w:p>
    <w:p w:rsidR="0057590F" w:rsidRPr="004536B9" w:rsidRDefault="0057590F" w:rsidP="0057590F">
      <w:pPr>
        <w:rPr>
          <w:rFonts w:ascii="Courier New" w:hAnsi="Courier New" w:cs="Courier New"/>
        </w:rPr>
      </w:pPr>
      <w:r w:rsidRPr="004536B9">
        <w:rPr>
          <w:rFonts w:ascii="Courier New" w:hAnsi="Courier New" w:cs="Courier New"/>
        </w:rPr>
        <w:t>c1 = threading.Thread(name='c1', target=consumer,</w:t>
      </w:r>
    </w:p>
    <w:p w:rsidR="0057590F" w:rsidRPr="004536B9" w:rsidRDefault="0057590F" w:rsidP="0057590F">
      <w:pPr>
        <w:rPr>
          <w:rFonts w:ascii="Courier New" w:hAnsi="Courier New" w:cs="Courier New"/>
        </w:rPr>
      </w:pPr>
      <w:r w:rsidRPr="004536B9">
        <w:rPr>
          <w:rFonts w:ascii="Courier New" w:hAnsi="Courier New" w:cs="Courier New"/>
        </w:rPr>
        <w:t xml:space="preserve">                      args=(condition,))</w:t>
      </w:r>
    </w:p>
    <w:p w:rsidR="0057590F" w:rsidRPr="004536B9" w:rsidRDefault="0057590F" w:rsidP="0057590F">
      <w:pPr>
        <w:rPr>
          <w:rFonts w:ascii="Courier New" w:hAnsi="Courier New" w:cs="Courier New"/>
        </w:rPr>
      </w:pPr>
      <w:r w:rsidRPr="004536B9">
        <w:rPr>
          <w:rFonts w:ascii="Courier New" w:hAnsi="Courier New" w:cs="Courier New"/>
        </w:rPr>
        <w:t>c2 = threading.Thread(name='c2', target=consumer,</w:t>
      </w:r>
    </w:p>
    <w:p w:rsidR="0057590F" w:rsidRPr="004536B9" w:rsidRDefault="0057590F" w:rsidP="0057590F">
      <w:pPr>
        <w:rPr>
          <w:rFonts w:ascii="Courier New" w:hAnsi="Courier New" w:cs="Courier New"/>
        </w:rPr>
      </w:pPr>
      <w:r w:rsidRPr="004536B9">
        <w:rPr>
          <w:rFonts w:ascii="Courier New" w:hAnsi="Courier New" w:cs="Courier New"/>
        </w:rPr>
        <w:t xml:space="preserve">                      args=(condition,))</w:t>
      </w:r>
    </w:p>
    <w:p w:rsidR="0057590F" w:rsidRPr="004536B9" w:rsidRDefault="0057590F" w:rsidP="0057590F">
      <w:pPr>
        <w:rPr>
          <w:rFonts w:ascii="Courier New" w:hAnsi="Courier New" w:cs="Courier New"/>
        </w:rPr>
      </w:pPr>
      <w:r w:rsidRPr="004536B9">
        <w:rPr>
          <w:rFonts w:ascii="Courier New" w:hAnsi="Courier New" w:cs="Courier New"/>
        </w:rPr>
        <w:t>p = threading.Thread(name='p', target=producer,</w:t>
      </w:r>
    </w:p>
    <w:p w:rsidR="0057590F" w:rsidRPr="004536B9" w:rsidRDefault="0057590F" w:rsidP="0057590F">
      <w:pPr>
        <w:rPr>
          <w:rFonts w:ascii="Courier New" w:hAnsi="Courier New" w:cs="Courier New"/>
        </w:rPr>
      </w:pPr>
      <w:r w:rsidRPr="004536B9">
        <w:rPr>
          <w:rFonts w:ascii="Courier New" w:hAnsi="Courier New" w:cs="Courier New"/>
        </w:rPr>
        <w:t xml:space="preserve">                     args=(condition,))</w:t>
      </w:r>
    </w:p>
    <w:p w:rsidR="0057590F" w:rsidRPr="004536B9" w:rsidRDefault="0057590F" w:rsidP="0057590F">
      <w:pPr>
        <w:rPr>
          <w:rFonts w:ascii="Courier New" w:hAnsi="Courier New" w:cs="Courier New"/>
        </w:rPr>
      </w:pPr>
      <w:r w:rsidRPr="004536B9">
        <w:rPr>
          <w:rFonts w:ascii="Courier New" w:hAnsi="Courier New" w:cs="Courier New"/>
        </w:rPr>
        <w:t>c1.start()</w:t>
      </w:r>
    </w:p>
    <w:p w:rsidR="0057590F" w:rsidRPr="004536B9" w:rsidRDefault="0057590F" w:rsidP="0057590F">
      <w:pPr>
        <w:rPr>
          <w:rFonts w:ascii="Courier New" w:hAnsi="Courier New" w:cs="Courier New"/>
        </w:rPr>
      </w:pPr>
      <w:r w:rsidRPr="004536B9">
        <w:rPr>
          <w:rFonts w:ascii="Courier New" w:hAnsi="Courier New" w:cs="Courier New"/>
        </w:rPr>
        <w:t>time.sleep(0.2)</w:t>
      </w:r>
    </w:p>
    <w:p w:rsidR="0057590F" w:rsidRPr="004536B9" w:rsidRDefault="0057590F" w:rsidP="0057590F">
      <w:pPr>
        <w:rPr>
          <w:rFonts w:ascii="Courier New" w:hAnsi="Courier New" w:cs="Courier New"/>
        </w:rPr>
      </w:pPr>
      <w:r w:rsidRPr="004536B9">
        <w:rPr>
          <w:rFonts w:ascii="Courier New" w:hAnsi="Courier New" w:cs="Courier New"/>
        </w:rPr>
        <w:t>c2.start()</w:t>
      </w:r>
    </w:p>
    <w:p w:rsidR="0057590F" w:rsidRPr="004536B9" w:rsidRDefault="0057590F" w:rsidP="0057590F">
      <w:pPr>
        <w:rPr>
          <w:rFonts w:ascii="Courier New" w:hAnsi="Courier New" w:cs="Courier New"/>
        </w:rPr>
      </w:pPr>
      <w:r w:rsidRPr="004536B9">
        <w:rPr>
          <w:rFonts w:ascii="Courier New" w:hAnsi="Courier New" w:cs="Courier New"/>
        </w:rPr>
        <w:t>time.sleep(0.2)</w:t>
      </w:r>
    </w:p>
    <w:p w:rsidR="0057590F" w:rsidRPr="004536B9" w:rsidRDefault="0057590F" w:rsidP="0057590F">
      <w:pPr>
        <w:rPr>
          <w:rFonts w:ascii="Courier New" w:hAnsi="Courier New" w:cs="Courier New"/>
        </w:rPr>
      </w:pPr>
      <w:r w:rsidRPr="004536B9">
        <w:rPr>
          <w:rFonts w:ascii="Courier New" w:hAnsi="Courier New" w:cs="Courier New"/>
        </w:rPr>
        <w:t>p.start()</w:t>
      </w:r>
    </w:p>
    <w:p w:rsidR="0057590F" w:rsidRPr="004536B9" w:rsidRDefault="0057590F" w:rsidP="0057590F">
      <w:r>
        <w:t xml:space="preserve">The threads use </w:t>
      </w:r>
      <w:r w:rsidRPr="00676DCA">
        <w:rPr>
          <w:rFonts w:ascii="Courier New" w:hAnsi="Courier New" w:cs="Courier New"/>
        </w:rPr>
        <w:t>with</w:t>
      </w:r>
      <w:r w:rsidRPr="004536B9">
        <w:t>to acqui</w:t>
      </w:r>
      <w:r>
        <w:t xml:space="preserve">re the lock associated with the </w:t>
      </w:r>
      <w:r w:rsidRPr="00676DCA">
        <w:rPr>
          <w:rFonts w:ascii="Courier New" w:hAnsi="Courier New" w:cs="Courier New"/>
        </w:rPr>
        <w:t>Condition</w:t>
      </w:r>
      <w:r>
        <w:t xml:space="preserve">. Using the </w:t>
      </w:r>
      <w:r w:rsidRPr="00676DCA">
        <w:rPr>
          <w:rFonts w:ascii="Courier New" w:hAnsi="Courier New" w:cs="Courier New"/>
        </w:rPr>
        <w:t>acquire()</w:t>
      </w:r>
      <w:r>
        <w:t xml:space="preserve"> and </w:t>
      </w:r>
      <w:r w:rsidRPr="00676DCA">
        <w:rPr>
          <w:rFonts w:ascii="Courier New" w:hAnsi="Courier New" w:cs="Courier New"/>
        </w:rPr>
        <w:t>release()</w:t>
      </w:r>
      <w:r w:rsidRPr="004536B9">
        <w:t>methods explicitly also works.</w:t>
      </w:r>
    </w:p>
    <w:p w:rsidR="0057590F" w:rsidRPr="005678BA" w:rsidRDefault="0057590F" w:rsidP="0057590F">
      <w:pPr>
        <w:rPr>
          <w:rFonts w:asciiTheme="majorHAnsi" w:hAnsiTheme="majorHAnsi" w:cs="Courier New"/>
          <w:b/>
        </w:rPr>
      </w:pPr>
      <w:r w:rsidRPr="005678BA">
        <w:rPr>
          <w:rFonts w:asciiTheme="majorHAnsi" w:hAnsiTheme="majorHAnsi" w:cs="Courier New"/>
          <w:b/>
        </w:rPr>
        <w:t>Example</w:t>
      </w:r>
      <w:r>
        <w:rPr>
          <w:rFonts w:asciiTheme="majorHAnsi" w:hAnsiTheme="majorHAnsi" w:cs="Courier New"/>
          <w:b/>
        </w:rPr>
        <w:t>:</w:t>
      </w:r>
    </w:p>
    <w:p w:rsidR="0057590F" w:rsidRPr="004536B9" w:rsidRDefault="0057590F" w:rsidP="0057590F">
      <w:pPr>
        <w:rPr>
          <w:rFonts w:ascii="Courier New" w:hAnsi="Courier New" w:cs="Courier New"/>
        </w:rPr>
      </w:pPr>
      <w:r w:rsidRPr="004536B9">
        <w:rPr>
          <w:rFonts w:ascii="Courier New" w:hAnsi="Courier New" w:cs="Courier New"/>
        </w:rPr>
        <w:t>$ python3 threading_condition.py</w:t>
      </w:r>
    </w:p>
    <w:p w:rsidR="0057590F" w:rsidRPr="004536B9" w:rsidRDefault="0057590F" w:rsidP="0057590F">
      <w:pPr>
        <w:rPr>
          <w:rFonts w:ascii="Courier New" w:hAnsi="Courier New" w:cs="Courier New"/>
        </w:rPr>
      </w:pPr>
    </w:p>
    <w:p w:rsidR="0057590F" w:rsidRPr="004536B9" w:rsidRDefault="0057590F" w:rsidP="0057590F">
      <w:pPr>
        <w:rPr>
          <w:rFonts w:ascii="Courier New" w:hAnsi="Courier New" w:cs="Courier New"/>
        </w:rPr>
      </w:pPr>
      <w:r w:rsidRPr="004536B9">
        <w:rPr>
          <w:rFonts w:ascii="Courier New" w:hAnsi="Courier New" w:cs="Courier New"/>
        </w:rPr>
        <w:t>2016-07-10 10:45:28,170 (c1) Starting consumer thread</w:t>
      </w:r>
    </w:p>
    <w:p w:rsidR="0057590F" w:rsidRPr="004536B9" w:rsidRDefault="0057590F" w:rsidP="0057590F">
      <w:pPr>
        <w:rPr>
          <w:rFonts w:ascii="Courier New" w:hAnsi="Courier New" w:cs="Courier New"/>
        </w:rPr>
      </w:pPr>
      <w:r w:rsidRPr="004536B9">
        <w:rPr>
          <w:rFonts w:ascii="Courier New" w:hAnsi="Courier New" w:cs="Courier New"/>
        </w:rPr>
        <w:t>2016-07-10 10:45:28,376 (c2) Starting consumer thread</w:t>
      </w:r>
    </w:p>
    <w:p w:rsidR="0057590F" w:rsidRPr="004536B9" w:rsidRDefault="0057590F" w:rsidP="0057590F">
      <w:pPr>
        <w:rPr>
          <w:rFonts w:ascii="Courier New" w:hAnsi="Courier New" w:cs="Courier New"/>
        </w:rPr>
      </w:pPr>
      <w:r w:rsidRPr="004536B9">
        <w:rPr>
          <w:rFonts w:ascii="Courier New" w:hAnsi="Courier New" w:cs="Courier New"/>
        </w:rPr>
        <w:t>2016-07-10 10:45:28,581 (p ) Starting producer thread</w:t>
      </w:r>
    </w:p>
    <w:p w:rsidR="0057590F" w:rsidRPr="004536B9" w:rsidRDefault="0057590F" w:rsidP="0057590F">
      <w:pPr>
        <w:rPr>
          <w:rFonts w:ascii="Courier New" w:hAnsi="Courier New" w:cs="Courier New"/>
        </w:rPr>
      </w:pPr>
      <w:r w:rsidRPr="004536B9">
        <w:rPr>
          <w:rFonts w:ascii="Courier New" w:hAnsi="Courier New" w:cs="Courier New"/>
        </w:rPr>
        <w:t>2016-07-10 10:45:28,581 (p ) Making resource available</w:t>
      </w:r>
    </w:p>
    <w:p w:rsidR="0057590F" w:rsidRPr="004536B9" w:rsidRDefault="0057590F" w:rsidP="0057590F">
      <w:pPr>
        <w:rPr>
          <w:rFonts w:ascii="Courier New" w:hAnsi="Courier New" w:cs="Courier New"/>
        </w:rPr>
      </w:pPr>
      <w:r w:rsidRPr="004536B9">
        <w:rPr>
          <w:rFonts w:ascii="Courier New" w:hAnsi="Courier New" w:cs="Courier New"/>
        </w:rPr>
        <w:t>2016-07-10 10:45:28,582 (c1) Resource is available to consumer</w:t>
      </w:r>
    </w:p>
    <w:p w:rsidR="0057590F" w:rsidRPr="004536B9" w:rsidRDefault="0057590F" w:rsidP="0057590F">
      <w:pPr>
        <w:rPr>
          <w:rFonts w:ascii="Courier New" w:hAnsi="Courier New" w:cs="Courier New"/>
        </w:rPr>
      </w:pPr>
      <w:r w:rsidRPr="004536B9">
        <w:rPr>
          <w:rFonts w:ascii="Courier New" w:hAnsi="Courier New" w:cs="Courier New"/>
        </w:rPr>
        <w:t>2016-07-10 10:45:28,582 (c2) Resource is available to consumer</w:t>
      </w:r>
    </w:p>
    <w:p w:rsidR="0057590F" w:rsidRDefault="0057590F" w:rsidP="0057590F">
      <w:pPr>
        <w:spacing w:after="0"/>
        <w:ind w:left="0"/>
      </w:pPr>
      <w:r>
        <w:br w:type="page"/>
      </w:r>
    </w:p>
    <w:p w:rsidR="0057590F" w:rsidRDefault="0057590F" w:rsidP="0057590F">
      <w:r w:rsidRPr="004536B9">
        <w:lastRenderedPageBreak/>
        <w:t>Barriers are another thre</w:t>
      </w:r>
      <w:r>
        <w:t xml:space="preserve">ad synchronization mechanism. A </w:t>
      </w:r>
      <w:r w:rsidRPr="004536B9">
        <w:rPr>
          <w:rFonts w:ascii="Times New Roman" w:hAnsi="Times New Roman"/>
        </w:rPr>
        <w:t>Barrier</w:t>
      </w:r>
      <w:r w:rsidRPr="004536B9">
        <w:t>establishes a control point and all participating threads block until all of the participating “parties” have reached that point. It lets threads start up separately and then pause until they are all ready to proceed.</w:t>
      </w:r>
    </w:p>
    <w:p w:rsidR="0057590F" w:rsidRPr="005A6817" w:rsidRDefault="0057590F" w:rsidP="0057590F">
      <w:pPr>
        <w:rPr>
          <w:b/>
        </w:rPr>
      </w:pPr>
      <w:r w:rsidRPr="005A6817">
        <w:rPr>
          <w:b/>
        </w:rPr>
        <w:t>Example:</w:t>
      </w:r>
    </w:p>
    <w:p w:rsidR="0057590F" w:rsidRPr="004536B9" w:rsidRDefault="0057590F" w:rsidP="0057590F">
      <w:pPr>
        <w:rPr>
          <w:rFonts w:ascii="Courier New" w:hAnsi="Courier New" w:cs="Courier New"/>
        </w:rPr>
      </w:pPr>
      <w:r w:rsidRPr="004536B9">
        <w:rPr>
          <w:rFonts w:ascii="Courier New" w:hAnsi="Courier New" w:cs="Courier New"/>
        </w:rPr>
        <w:t>threading_barrier.py</w:t>
      </w:r>
    </w:p>
    <w:p w:rsidR="0057590F" w:rsidRPr="004536B9" w:rsidRDefault="0057590F" w:rsidP="0057590F">
      <w:pPr>
        <w:rPr>
          <w:rFonts w:ascii="Courier New" w:hAnsi="Courier New" w:cs="Courier New"/>
        </w:rPr>
      </w:pPr>
      <w:r w:rsidRPr="004536B9">
        <w:rPr>
          <w:rFonts w:ascii="Courier New" w:hAnsi="Courier New" w:cs="Courier New"/>
          <w:bCs/>
        </w:rPr>
        <w:t>importthreading</w:t>
      </w:r>
    </w:p>
    <w:p w:rsidR="0057590F" w:rsidRPr="004536B9" w:rsidRDefault="0057590F" w:rsidP="0057590F">
      <w:pPr>
        <w:rPr>
          <w:rFonts w:ascii="Courier New" w:hAnsi="Courier New" w:cs="Courier New"/>
        </w:rPr>
      </w:pPr>
      <w:r w:rsidRPr="004536B9">
        <w:rPr>
          <w:rFonts w:ascii="Courier New" w:hAnsi="Courier New" w:cs="Courier New"/>
          <w:bCs/>
        </w:rPr>
        <w:t>importtime</w:t>
      </w:r>
    </w:p>
    <w:p w:rsidR="0057590F" w:rsidRPr="004536B9" w:rsidRDefault="0057590F" w:rsidP="0057590F">
      <w:pPr>
        <w:rPr>
          <w:rFonts w:ascii="Courier New" w:hAnsi="Courier New" w:cs="Courier New"/>
        </w:rPr>
      </w:pPr>
    </w:p>
    <w:p w:rsidR="0057590F" w:rsidRPr="004536B9" w:rsidRDefault="0057590F" w:rsidP="0057590F">
      <w:pPr>
        <w:rPr>
          <w:rFonts w:ascii="Courier New" w:hAnsi="Courier New" w:cs="Courier New"/>
        </w:rPr>
      </w:pPr>
      <w:r w:rsidRPr="004536B9">
        <w:rPr>
          <w:rFonts w:ascii="Courier New" w:hAnsi="Courier New" w:cs="Courier New"/>
          <w:bCs/>
        </w:rPr>
        <w:t>def</w:t>
      </w:r>
      <w:r w:rsidRPr="004536B9">
        <w:rPr>
          <w:rFonts w:ascii="Courier New" w:hAnsi="Courier New" w:cs="Courier New"/>
        </w:rPr>
        <w:t xml:space="preserve"> worker(barrier):</w:t>
      </w:r>
    </w:p>
    <w:p w:rsidR="0057590F" w:rsidRPr="004536B9" w:rsidRDefault="0057590F" w:rsidP="0057590F">
      <w:pPr>
        <w:rPr>
          <w:rFonts w:ascii="Courier New" w:hAnsi="Courier New" w:cs="Courier New"/>
        </w:rPr>
      </w:pPr>
      <w:r w:rsidRPr="004536B9">
        <w:rPr>
          <w:rFonts w:ascii="Courier New" w:hAnsi="Courier New" w:cs="Courier New"/>
        </w:rPr>
        <w:t xml:space="preserve">    print(threading.current_thread().name,</w:t>
      </w:r>
    </w:p>
    <w:p w:rsidR="0057590F" w:rsidRPr="004536B9" w:rsidRDefault="0057590F" w:rsidP="0057590F">
      <w:pPr>
        <w:rPr>
          <w:rFonts w:ascii="Courier New" w:hAnsi="Courier New" w:cs="Courier New"/>
        </w:rPr>
      </w:pPr>
      <w:r w:rsidRPr="004536B9">
        <w:rPr>
          <w:rFonts w:ascii="Courier New" w:hAnsi="Courier New" w:cs="Courier New"/>
        </w:rPr>
        <w:t xml:space="preserve">          'waiting for barrier with {} others'.format(</w:t>
      </w:r>
    </w:p>
    <w:p w:rsidR="0057590F" w:rsidRPr="004536B9" w:rsidRDefault="0057590F" w:rsidP="0057590F">
      <w:pPr>
        <w:rPr>
          <w:rFonts w:ascii="Courier New" w:hAnsi="Courier New" w:cs="Courier New"/>
        </w:rPr>
      </w:pPr>
      <w:r w:rsidRPr="004536B9">
        <w:rPr>
          <w:rFonts w:ascii="Courier New" w:hAnsi="Courier New" w:cs="Courier New"/>
        </w:rPr>
        <w:t xml:space="preserve">              barrier.n_waiting))</w:t>
      </w:r>
    </w:p>
    <w:p w:rsidR="0057590F" w:rsidRPr="004536B9" w:rsidRDefault="0057590F" w:rsidP="0057590F">
      <w:pPr>
        <w:rPr>
          <w:rFonts w:ascii="Courier New" w:hAnsi="Courier New" w:cs="Courier New"/>
        </w:rPr>
      </w:pPr>
      <w:r w:rsidRPr="004536B9">
        <w:rPr>
          <w:rFonts w:ascii="Courier New" w:hAnsi="Courier New" w:cs="Courier New"/>
        </w:rPr>
        <w:t xml:space="preserve">    worker_id = barrier.wait()</w:t>
      </w:r>
    </w:p>
    <w:p w:rsidR="0057590F" w:rsidRPr="004536B9" w:rsidRDefault="0057590F" w:rsidP="0057590F">
      <w:pPr>
        <w:rPr>
          <w:rFonts w:ascii="Courier New" w:hAnsi="Courier New" w:cs="Courier New"/>
        </w:rPr>
      </w:pPr>
      <w:r w:rsidRPr="004536B9">
        <w:rPr>
          <w:rFonts w:ascii="Courier New" w:hAnsi="Courier New" w:cs="Courier New"/>
        </w:rPr>
        <w:t xml:space="preserve">    print(threading.current_thread().name, 'after barrier',</w:t>
      </w:r>
    </w:p>
    <w:p w:rsidR="0057590F" w:rsidRPr="004536B9" w:rsidRDefault="0057590F" w:rsidP="0057590F">
      <w:pPr>
        <w:rPr>
          <w:rFonts w:ascii="Courier New" w:hAnsi="Courier New" w:cs="Courier New"/>
        </w:rPr>
      </w:pPr>
      <w:r w:rsidRPr="004536B9">
        <w:rPr>
          <w:rFonts w:ascii="Courier New" w:hAnsi="Courier New" w:cs="Courier New"/>
        </w:rPr>
        <w:t xml:space="preserve">          worker_id)</w:t>
      </w:r>
    </w:p>
    <w:p w:rsidR="0057590F" w:rsidRPr="004536B9" w:rsidRDefault="0057590F" w:rsidP="0057590F">
      <w:pPr>
        <w:rPr>
          <w:rFonts w:ascii="Courier New" w:hAnsi="Courier New" w:cs="Courier New"/>
        </w:rPr>
      </w:pPr>
    </w:p>
    <w:p w:rsidR="0057590F" w:rsidRPr="004536B9" w:rsidRDefault="0057590F" w:rsidP="0057590F">
      <w:pPr>
        <w:rPr>
          <w:rFonts w:ascii="Courier New" w:hAnsi="Courier New" w:cs="Courier New"/>
        </w:rPr>
      </w:pPr>
      <w:r w:rsidRPr="004536B9">
        <w:rPr>
          <w:rFonts w:ascii="Courier New" w:hAnsi="Courier New" w:cs="Courier New"/>
        </w:rPr>
        <w:t>NUM_THREADS = 3</w:t>
      </w:r>
    </w:p>
    <w:p w:rsidR="0057590F" w:rsidRPr="004536B9" w:rsidRDefault="0057590F" w:rsidP="0057590F">
      <w:pPr>
        <w:rPr>
          <w:rFonts w:ascii="Courier New" w:hAnsi="Courier New" w:cs="Courier New"/>
        </w:rPr>
      </w:pPr>
    </w:p>
    <w:p w:rsidR="0057590F" w:rsidRPr="004536B9" w:rsidRDefault="0057590F" w:rsidP="0057590F">
      <w:pPr>
        <w:rPr>
          <w:rFonts w:ascii="Courier New" w:hAnsi="Courier New" w:cs="Courier New"/>
        </w:rPr>
      </w:pPr>
      <w:r w:rsidRPr="004536B9">
        <w:rPr>
          <w:rFonts w:ascii="Courier New" w:hAnsi="Courier New" w:cs="Courier New"/>
        </w:rPr>
        <w:t>barrier = threading.Barrier(NUM_THREADS)</w:t>
      </w:r>
    </w:p>
    <w:p w:rsidR="0057590F" w:rsidRPr="004536B9" w:rsidRDefault="0057590F" w:rsidP="0057590F">
      <w:pPr>
        <w:rPr>
          <w:rFonts w:ascii="Courier New" w:hAnsi="Courier New" w:cs="Courier New"/>
        </w:rPr>
      </w:pPr>
    </w:p>
    <w:p w:rsidR="0057590F" w:rsidRPr="004536B9" w:rsidRDefault="0057590F" w:rsidP="0057590F">
      <w:pPr>
        <w:rPr>
          <w:rFonts w:ascii="Courier New" w:hAnsi="Courier New" w:cs="Courier New"/>
        </w:rPr>
      </w:pPr>
      <w:r w:rsidRPr="004536B9">
        <w:rPr>
          <w:rFonts w:ascii="Courier New" w:hAnsi="Courier New" w:cs="Courier New"/>
        </w:rPr>
        <w:t>threads = [</w:t>
      </w:r>
    </w:p>
    <w:p w:rsidR="0057590F" w:rsidRPr="004536B9" w:rsidRDefault="0057590F" w:rsidP="0057590F">
      <w:pPr>
        <w:rPr>
          <w:rFonts w:ascii="Courier New" w:hAnsi="Courier New" w:cs="Courier New"/>
        </w:rPr>
      </w:pPr>
      <w:r w:rsidRPr="004536B9">
        <w:rPr>
          <w:rFonts w:ascii="Courier New" w:hAnsi="Courier New" w:cs="Courier New"/>
        </w:rPr>
        <w:t xml:space="preserve">    threading.Thread(</w:t>
      </w:r>
    </w:p>
    <w:p w:rsidR="0057590F" w:rsidRPr="004536B9" w:rsidRDefault="0057590F" w:rsidP="0057590F">
      <w:pPr>
        <w:rPr>
          <w:rFonts w:ascii="Courier New" w:hAnsi="Courier New" w:cs="Courier New"/>
        </w:rPr>
      </w:pPr>
      <w:r w:rsidRPr="004536B9">
        <w:rPr>
          <w:rFonts w:ascii="Courier New" w:hAnsi="Courier New" w:cs="Courier New"/>
        </w:rPr>
        <w:t xml:space="preserve">        name='worker-%s' % i,</w:t>
      </w:r>
    </w:p>
    <w:p w:rsidR="0057590F" w:rsidRPr="004536B9" w:rsidRDefault="0057590F" w:rsidP="0057590F">
      <w:pPr>
        <w:rPr>
          <w:rFonts w:ascii="Courier New" w:hAnsi="Courier New" w:cs="Courier New"/>
        </w:rPr>
      </w:pPr>
      <w:r w:rsidRPr="004536B9">
        <w:rPr>
          <w:rFonts w:ascii="Courier New" w:hAnsi="Courier New" w:cs="Courier New"/>
        </w:rPr>
        <w:t xml:space="preserve">        target=worker,</w:t>
      </w:r>
    </w:p>
    <w:p w:rsidR="0057590F" w:rsidRPr="004536B9" w:rsidRDefault="0057590F" w:rsidP="0057590F">
      <w:pPr>
        <w:rPr>
          <w:rFonts w:ascii="Courier New" w:hAnsi="Courier New" w:cs="Courier New"/>
        </w:rPr>
      </w:pPr>
      <w:r w:rsidRPr="004536B9">
        <w:rPr>
          <w:rFonts w:ascii="Courier New" w:hAnsi="Courier New" w:cs="Courier New"/>
        </w:rPr>
        <w:t xml:space="preserve">        args=(barrier,),</w:t>
      </w:r>
    </w:p>
    <w:p w:rsidR="0057590F" w:rsidRPr="004536B9" w:rsidRDefault="0057590F" w:rsidP="0057590F">
      <w:pPr>
        <w:rPr>
          <w:rFonts w:ascii="Courier New" w:hAnsi="Courier New" w:cs="Courier New"/>
        </w:rPr>
      </w:pPr>
      <w:r w:rsidRPr="004536B9">
        <w:rPr>
          <w:rFonts w:ascii="Courier New" w:hAnsi="Courier New" w:cs="Courier New"/>
        </w:rPr>
        <w:t xml:space="preserve">    )</w:t>
      </w:r>
    </w:p>
    <w:p w:rsidR="0057590F" w:rsidRPr="004536B9" w:rsidRDefault="0057590F" w:rsidP="0057590F">
      <w:pPr>
        <w:rPr>
          <w:rFonts w:ascii="Courier New" w:hAnsi="Courier New" w:cs="Courier New"/>
        </w:rPr>
      </w:pPr>
      <w:r w:rsidRPr="004536B9">
        <w:rPr>
          <w:rFonts w:ascii="Courier New" w:hAnsi="Courier New" w:cs="Courier New"/>
          <w:bCs/>
        </w:rPr>
        <w:t>for</w:t>
      </w:r>
      <w:r w:rsidRPr="004536B9">
        <w:rPr>
          <w:rFonts w:ascii="Courier New" w:hAnsi="Courier New" w:cs="Courier New"/>
        </w:rPr>
        <w:t xml:space="preserve"> i </w:t>
      </w:r>
      <w:r w:rsidRPr="004536B9">
        <w:rPr>
          <w:rFonts w:ascii="Courier New" w:hAnsi="Courier New" w:cs="Courier New"/>
          <w:bCs/>
        </w:rPr>
        <w:t>in</w:t>
      </w:r>
      <w:r w:rsidRPr="004536B9">
        <w:rPr>
          <w:rFonts w:ascii="Courier New" w:hAnsi="Courier New" w:cs="Courier New"/>
        </w:rPr>
        <w:t xml:space="preserve"> range(NUM_THREADS)</w:t>
      </w:r>
    </w:p>
    <w:p w:rsidR="0057590F" w:rsidRPr="004536B9" w:rsidRDefault="0057590F" w:rsidP="0057590F">
      <w:pPr>
        <w:rPr>
          <w:rFonts w:ascii="Courier New" w:hAnsi="Courier New" w:cs="Courier New"/>
        </w:rPr>
      </w:pPr>
      <w:r w:rsidRPr="004536B9">
        <w:rPr>
          <w:rFonts w:ascii="Courier New" w:hAnsi="Courier New" w:cs="Courier New"/>
        </w:rPr>
        <w:t>]</w:t>
      </w:r>
    </w:p>
    <w:p w:rsidR="0057590F" w:rsidRPr="004536B9" w:rsidRDefault="0057590F" w:rsidP="0057590F">
      <w:pPr>
        <w:rPr>
          <w:rFonts w:ascii="Courier New" w:hAnsi="Courier New" w:cs="Courier New"/>
        </w:rPr>
      </w:pPr>
      <w:r w:rsidRPr="004536B9">
        <w:rPr>
          <w:rFonts w:ascii="Courier New" w:hAnsi="Courier New" w:cs="Courier New"/>
          <w:bCs/>
        </w:rPr>
        <w:t>for</w:t>
      </w:r>
      <w:r w:rsidRPr="004536B9">
        <w:rPr>
          <w:rFonts w:ascii="Courier New" w:hAnsi="Courier New" w:cs="Courier New"/>
        </w:rPr>
        <w:t xml:space="preserve"> t </w:t>
      </w:r>
      <w:r w:rsidRPr="004536B9">
        <w:rPr>
          <w:rFonts w:ascii="Courier New" w:hAnsi="Courier New" w:cs="Courier New"/>
          <w:bCs/>
        </w:rPr>
        <w:t>in</w:t>
      </w:r>
      <w:r w:rsidRPr="004536B9">
        <w:rPr>
          <w:rFonts w:ascii="Courier New" w:hAnsi="Courier New" w:cs="Courier New"/>
        </w:rPr>
        <w:t xml:space="preserve"> threads:</w:t>
      </w:r>
    </w:p>
    <w:p w:rsidR="0057590F" w:rsidRPr="004536B9" w:rsidRDefault="0057590F" w:rsidP="0057590F">
      <w:pPr>
        <w:rPr>
          <w:rFonts w:ascii="Courier New" w:hAnsi="Courier New" w:cs="Courier New"/>
        </w:rPr>
      </w:pPr>
      <w:r w:rsidRPr="004536B9">
        <w:rPr>
          <w:rFonts w:ascii="Courier New" w:hAnsi="Courier New" w:cs="Courier New"/>
        </w:rPr>
        <w:t xml:space="preserve">    print(t.name, 'starting')</w:t>
      </w:r>
    </w:p>
    <w:p w:rsidR="0057590F" w:rsidRPr="004536B9" w:rsidRDefault="0057590F" w:rsidP="0057590F">
      <w:pPr>
        <w:rPr>
          <w:rFonts w:ascii="Courier New" w:hAnsi="Courier New" w:cs="Courier New"/>
        </w:rPr>
      </w:pPr>
      <w:r w:rsidRPr="004536B9">
        <w:rPr>
          <w:rFonts w:ascii="Courier New" w:hAnsi="Courier New" w:cs="Courier New"/>
        </w:rPr>
        <w:t xml:space="preserve">    t.start()</w:t>
      </w:r>
    </w:p>
    <w:p w:rsidR="0057590F" w:rsidRPr="004536B9" w:rsidRDefault="0057590F" w:rsidP="0057590F">
      <w:pPr>
        <w:rPr>
          <w:rFonts w:ascii="Courier New" w:hAnsi="Courier New" w:cs="Courier New"/>
        </w:rPr>
      </w:pPr>
      <w:r w:rsidRPr="004536B9">
        <w:rPr>
          <w:rFonts w:ascii="Courier New" w:hAnsi="Courier New" w:cs="Courier New"/>
        </w:rPr>
        <w:t xml:space="preserve">    time.sleep(0.1)</w:t>
      </w:r>
    </w:p>
    <w:p w:rsidR="0057590F" w:rsidRPr="004536B9" w:rsidRDefault="0057590F" w:rsidP="0057590F">
      <w:pPr>
        <w:rPr>
          <w:rFonts w:ascii="Courier New" w:hAnsi="Courier New" w:cs="Courier New"/>
        </w:rPr>
      </w:pPr>
    </w:p>
    <w:p w:rsidR="0057590F" w:rsidRPr="004536B9" w:rsidRDefault="0057590F" w:rsidP="0057590F">
      <w:pPr>
        <w:rPr>
          <w:rFonts w:ascii="Courier New" w:hAnsi="Courier New" w:cs="Courier New"/>
        </w:rPr>
      </w:pPr>
      <w:r w:rsidRPr="004536B9">
        <w:rPr>
          <w:rFonts w:ascii="Courier New" w:hAnsi="Courier New" w:cs="Courier New"/>
          <w:bCs/>
        </w:rPr>
        <w:t>for</w:t>
      </w:r>
      <w:r w:rsidRPr="004536B9">
        <w:rPr>
          <w:rFonts w:ascii="Courier New" w:hAnsi="Courier New" w:cs="Courier New"/>
        </w:rPr>
        <w:t xml:space="preserve"> t </w:t>
      </w:r>
      <w:r w:rsidRPr="004536B9">
        <w:rPr>
          <w:rFonts w:ascii="Courier New" w:hAnsi="Courier New" w:cs="Courier New"/>
          <w:bCs/>
        </w:rPr>
        <w:t>in</w:t>
      </w:r>
      <w:r w:rsidRPr="004536B9">
        <w:rPr>
          <w:rFonts w:ascii="Courier New" w:hAnsi="Courier New" w:cs="Courier New"/>
        </w:rPr>
        <w:t xml:space="preserve"> threads:</w:t>
      </w:r>
    </w:p>
    <w:p w:rsidR="0057590F" w:rsidRPr="004536B9" w:rsidRDefault="0057590F" w:rsidP="0057590F">
      <w:r w:rsidRPr="004536B9">
        <w:rPr>
          <w:rFonts w:ascii="Courier New" w:hAnsi="Courier New" w:cs="Courier New"/>
        </w:rPr>
        <w:t xml:space="preserve">    t.join()</w:t>
      </w:r>
    </w:p>
    <w:p w:rsidR="0057590F" w:rsidRDefault="0057590F" w:rsidP="0057590F">
      <w:r>
        <w:lastRenderedPageBreak/>
        <w:t xml:space="preserve">In this example, the </w:t>
      </w:r>
      <w:r w:rsidRPr="004536B9">
        <w:rPr>
          <w:rFonts w:ascii="Times New Roman" w:hAnsi="Times New Roman"/>
        </w:rPr>
        <w:t>Barrier</w:t>
      </w:r>
      <w:r w:rsidRPr="004536B9">
        <w:t>is configured to block until three threads are waiting. When the condition is met, all of the threads are released past the control point at the s</w:t>
      </w:r>
      <w:r>
        <w:t xml:space="preserve">ame time. The return value from </w:t>
      </w:r>
      <w:r w:rsidRPr="00676DCA">
        <w:rPr>
          <w:rFonts w:ascii="Courier New" w:hAnsi="Courier New" w:cs="Courier New"/>
        </w:rPr>
        <w:t>wait()</w:t>
      </w:r>
      <w:r w:rsidRPr="004536B9">
        <w:t>indicates the number of the party being released, and can be used to limit some threads from taking an action like cleaning up a shared resource.</w:t>
      </w:r>
    </w:p>
    <w:p w:rsidR="0057590F" w:rsidRPr="005A6817" w:rsidRDefault="0057590F" w:rsidP="0057590F">
      <w:pPr>
        <w:rPr>
          <w:b/>
        </w:rPr>
      </w:pPr>
      <w:r w:rsidRPr="005A6817">
        <w:rPr>
          <w:b/>
        </w:rPr>
        <w:t>Example:</w:t>
      </w:r>
    </w:p>
    <w:p w:rsidR="0057590F" w:rsidRPr="004536B9" w:rsidRDefault="0057590F" w:rsidP="0057590F">
      <w:pPr>
        <w:rPr>
          <w:rFonts w:ascii="Courier New" w:hAnsi="Courier New" w:cs="Courier New"/>
        </w:rPr>
      </w:pPr>
      <w:r w:rsidRPr="004536B9">
        <w:rPr>
          <w:rFonts w:ascii="Courier New" w:hAnsi="Courier New" w:cs="Courier New"/>
        </w:rPr>
        <w:t>$ python3 threading_barrier.py</w:t>
      </w:r>
    </w:p>
    <w:p w:rsidR="0057590F" w:rsidRPr="004536B9" w:rsidRDefault="0057590F" w:rsidP="0057590F">
      <w:pPr>
        <w:rPr>
          <w:rFonts w:ascii="Courier New" w:hAnsi="Courier New" w:cs="Courier New"/>
        </w:rPr>
      </w:pPr>
    </w:p>
    <w:p w:rsidR="0057590F" w:rsidRPr="004536B9" w:rsidRDefault="0057590F" w:rsidP="0057590F">
      <w:pPr>
        <w:rPr>
          <w:rFonts w:ascii="Courier New" w:hAnsi="Courier New" w:cs="Courier New"/>
        </w:rPr>
      </w:pPr>
      <w:r w:rsidRPr="004536B9">
        <w:rPr>
          <w:rFonts w:ascii="Courier New" w:hAnsi="Courier New" w:cs="Courier New"/>
        </w:rPr>
        <w:t>worker-0 starting</w:t>
      </w:r>
    </w:p>
    <w:p w:rsidR="0057590F" w:rsidRPr="004536B9" w:rsidRDefault="0057590F" w:rsidP="0057590F">
      <w:pPr>
        <w:rPr>
          <w:rFonts w:ascii="Courier New" w:hAnsi="Courier New" w:cs="Courier New"/>
        </w:rPr>
      </w:pPr>
      <w:r w:rsidRPr="004536B9">
        <w:rPr>
          <w:rFonts w:ascii="Courier New" w:hAnsi="Courier New" w:cs="Courier New"/>
        </w:rPr>
        <w:t>worker-0 waiting for barrier with 0 others</w:t>
      </w:r>
    </w:p>
    <w:p w:rsidR="0057590F" w:rsidRPr="004536B9" w:rsidRDefault="0057590F" w:rsidP="0057590F">
      <w:pPr>
        <w:rPr>
          <w:rFonts w:ascii="Courier New" w:hAnsi="Courier New" w:cs="Courier New"/>
        </w:rPr>
      </w:pPr>
      <w:r w:rsidRPr="004536B9">
        <w:rPr>
          <w:rFonts w:ascii="Courier New" w:hAnsi="Courier New" w:cs="Courier New"/>
        </w:rPr>
        <w:t>worker-1 starting</w:t>
      </w:r>
    </w:p>
    <w:p w:rsidR="0057590F" w:rsidRPr="004536B9" w:rsidRDefault="0057590F" w:rsidP="0057590F">
      <w:pPr>
        <w:rPr>
          <w:rFonts w:ascii="Courier New" w:hAnsi="Courier New" w:cs="Courier New"/>
        </w:rPr>
      </w:pPr>
      <w:r w:rsidRPr="004536B9">
        <w:rPr>
          <w:rFonts w:ascii="Courier New" w:hAnsi="Courier New" w:cs="Courier New"/>
        </w:rPr>
        <w:t>worker-1 waiting for barrier with 1 others</w:t>
      </w:r>
    </w:p>
    <w:p w:rsidR="0057590F" w:rsidRPr="004536B9" w:rsidRDefault="0057590F" w:rsidP="0057590F">
      <w:pPr>
        <w:rPr>
          <w:rFonts w:ascii="Courier New" w:hAnsi="Courier New" w:cs="Courier New"/>
        </w:rPr>
      </w:pPr>
      <w:r w:rsidRPr="004536B9">
        <w:rPr>
          <w:rFonts w:ascii="Courier New" w:hAnsi="Courier New" w:cs="Courier New"/>
        </w:rPr>
        <w:t>worker-2 starting</w:t>
      </w:r>
    </w:p>
    <w:p w:rsidR="0057590F" w:rsidRPr="004536B9" w:rsidRDefault="0057590F" w:rsidP="0057590F">
      <w:pPr>
        <w:rPr>
          <w:rFonts w:ascii="Courier New" w:hAnsi="Courier New" w:cs="Courier New"/>
        </w:rPr>
      </w:pPr>
      <w:r w:rsidRPr="004536B9">
        <w:rPr>
          <w:rFonts w:ascii="Courier New" w:hAnsi="Courier New" w:cs="Courier New"/>
        </w:rPr>
        <w:t>worker-2 waiting for barrier with 2 others</w:t>
      </w:r>
    </w:p>
    <w:p w:rsidR="0057590F" w:rsidRPr="004536B9" w:rsidRDefault="0057590F" w:rsidP="0057590F">
      <w:pPr>
        <w:rPr>
          <w:rFonts w:ascii="Courier New" w:hAnsi="Courier New" w:cs="Courier New"/>
        </w:rPr>
      </w:pPr>
      <w:r w:rsidRPr="004536B9">
        <w:rPr>
          <w:rFonts w:ascii="Courier New" w:hAnsi="Courier New" w:cs="Courier New"/>
        </w:rPr>
        <w:t>worker-2 after barrier 2</w:t>
      </w:r>
    </w:p>
    <w:p w:rsidR="0057590F" w:rsidRPr="004536B9" w:rsidRDefault="0057590F" w:rsidP="0057590F">
      <w:pPr>
        <w:rPr>
          <w:rFonts w:ascii="Courier New" w:hAnsi="Courier New" w:cs="Courier New"/>
        </w:rPr>
      </w:pPr>
      <w:r w:rsidRPr="004536B9">
        <w:rPr>
          <w:rFonts w:ascii="Courier New" w:hAnsi="Courier New" w:cs="Courier New"/>
        </w:rPr>
        <w:t>worker-0 after barrier 0</w:t>
      </w:r>
    </w:p>
    <w:p w:rsidR="0057590F" w:rsidRPr="004536B9" w:rsidRDefault="0057590F" w:rsidP="0057590F">
      <w:pPr>
        <w:rPr>
          <w:rFonts w:ascii="Courier New" w:hAnsi="Courier New" w:cs="Courier New"/>
        </w:rPr>
      </w:pPr>
      <w:r w:rsidRPr="004536B9">
        <w:rPr>
          <w:rFonts w:ascii="Courier New" w:hAnsi="Courier New" w:cs="Courier New"/>
        </w:rPr>
        <w:t>worker-1 after barrier 1</w:t>
      </w:r>
    </w:p>
    <w:p w:rsidR="0057590F" w:rsidRDefault="0057590F" w:rsidP="0057590F">
      <w:r>
        <w:t xml:space="preserve">The </w:t>
      </w:r>
      <w:r w:rsidRPr="00676DCA">
        <w:rPr>
          <w:rFonts w:ascii="Courier New" w:hAnsi="Courier New" w:cs="Courier New"/>
        </w:rPr>
        <w:t>abort()</w:t>
      </w:r>
      <w:r>
        <w:t xml:space="preserve">method of </w:t>
      </w:r>
      <w:r w:rsidRPr="004536B9">
        <w:rPr>
          <w:rFonts w:ascii="Times New Roman" w:hAnsi="Times New Roman"/>
        </w:rPr>
        <w:t>Barrier</w:t>
      </w:r>
      <w:r w:rsidRPr="004536B9">
        <w:t>causes all of t</w:t>
      </w:r>
      <w:r>
        <w:t xml:space="preserve">he waiting threads to receive a </w:t>
      </w:r>
      <w:r w:rsidRPr="00676DCA">
        <w:rPr>
          <w:rFonts w:ascii="Courier New" w:hAnsi="Courier New" w:cs="Courier New"/>
        </w:rPr>
        <w:t>BrokenBarrierError</w:t>
      </w:r>
      <w:r w:rsidRPr="004536B9">
        <w:t>. This allows threads to clean up if processing is st</w:t>
      </w:r>
      <w:r>
        <w:t xml:space="preserve">opped while they are blocked on </w:t>
      </w:r>
      <w:r w:rsidRPr="00676DCA">
        <w:rPr>
          <w:rFonts w:ascii="Courier New" w:hAnsi="Courier New" w:cs="Courier New"/>
        </w:rPr>
        <w:t>wait()</w:t>
      </w:r>
      <w:r w:rsidRPr="004536B9">
        <w:t>.</w:t>
      </w:r>
    </w:p>
    <w:p w:rsidR="0057590F" w:rsidRDefault="0057590F" w:rsidP="0057590F">
      <w:pPr>
        <w:spacing w:after="0"/>
        <w:ind w:left="0"/>
        <w:rPr>
          <w:b/>
        </w:rPr>
      </w:pPr>
      <w:r>
        <w:rPr>
          <w:b/>
        </w:rPr>
        <w:br w:type="page"/>
      </w:r>
    </w:p>
    <w:p w:rsidR="0057590F" w:rsidRPr="005A6817" w:rsidRDefault="0057590F" w:rsidP="0057590F">
      <w:pPr>
        <w:rPr>
          <w:b/>
        </w:rPr>
      </w:pPr>
      <w:r w:rsidRPr="005A6817">
        <w:rPr>
          <w:b/>
        </w:rPr>
        <w:lastRenderedPageBreak/>
        <w:t>Example:</w:t>
      </w:r>
    </w:p>
    <w:p w:rsidR="0057590F" w:rsidRPr="00547087" w:rsidRDefault="0057590F" w:rsidP="0057590F">
      <w:pPr>
        <w:rPr>
          <w:rFonts w:ascii="Courier New" w:hAnsi="Courier New" w:cs="Courier New"/>
        </w:rPr>
      </w:pPr>
      <w:r w:rsidRPr="00547087">
        <w:rPr>
          <w:rFonts w:ascii="Courier New" w:hAnsi="Courier New" w:cs="Courier New"/>
        </w:rPr>
        <w:t>threading_barrier_abort.py</w:t>
      </w:r>
    </w:p>
    <w:p w:rsidR="0057590F" w:rsidRPr="00547087" w:rsidRDefault="0057590F" w:rsidP="0057590F">
      <w:pPr>
        <w:rPr>
          <w:rFonts w:ascii="Courier New" w:hAnsi="Courier New" w:cs="Courier New"/>
        </w:rPr>
      </w:pPr>
      <w:r w:rsidRPr="00547087">
        <w:rPr>
          <w:rFonts w:ascii="Courier New" w:hAnsi="Courier New" w:cs="Courier New"/>
          <w:bCs/>
        </w:rPr>
        <w:t>importthreading</w:t>
      </w:r>
    </w:p>
    <w:p w:rsidR="0057590F" w:rsidRPr="00547087" w:rsidRDefault="0057590F" w:rsidP="0057590F">
      <w:pPr>
        <w:rPr>
          <w:rFonts w:ascii="Courier New" w:hAnsi="Courier New" w:cs="Courier New"/>
        </w:rPr>
      </w:pPr>
      <w:r w:rsidRPr="00547087">
        <w:rPr>
          <w:rFonts w:ascii="Courier New" w:hAnsi="Courier New" w:cs="Courier New"/>
          <w:bCs/>
        </w:rPr>
        <w:t>importtime</w:t>
      </w:r>
    </w:p>
    <w:p w:rsidR="0057590F" w:rsidRPr="00547087" w:rsidRDefault="0057590F" w:rsidP="0057590F">
      <w:pPr>
        <w:rPr>
          <w:rFonts w:ascii="Courier New" w:hAnsi="Courier New" w:cs="Courier New"/>
        </w:rPr>
      </w:pPr>
    </w:p>
    <w:p w:rsidR="0057590F" w:rsidRPr="00547087" w:rsidRDefault="0057590F" w:rsidP="0057590F">
      <w:pPr>
        <w:rPr>
          <w:rFonts w:ascii="Courier New" w:hAnsi="Courier New" w:cs="Courier New"/>
        </w:rPr>
      </w:pPr>
      <w:r w:rsidRPr="00547087">
        <w:rPr>
          <w:rFonts w:ascii="Courier New" w:hAnsi="Courier New" w:cs="Courier New"/>
          <w:bCs/>
        </w:rPr>
        <w:t>def</w:t>
      </w:r>
      <w:r w:rsidRPr="00547087">
        <w:rPr>
          <w:rFonts w:ascii="Courier New" w:hAnsi="Courier New" w:cs="Courier New"/>
        </w:rPr>
        <w:t xml:space="preserve"> worker(barrier):</w:t>
      </w:r>
    </w:p>
    <w:p w:rsidR="0057590F" w:rsidRPr="00547087" w:rsidRDefault="0057590F" w:rsidP="0057590F">
      <w:pPr>
        <w:rPr>
          <w:rFonts w:ascii="Courier New" w:hAnsi="Courier New" w:cs="Courier New"/>
        </w:rPr>
      </w:pPr>
      <w:r w:rsidRPr="00547087">
        <w:rPr>
          <w:rFonts w:ascii="Courier New" w:hAnsi="Courier New" w:cs="Courier New"/>
        </w:rPr>
        <w:t xml:space="preserve">    print(threading.current_thread().name,</w:t>
      </w:r>
    </w:p>
    <w:p w:rsidR="0057590F" w:rsidRPr="00547087" w:rsidRDefault="0057590F" w:rsidP="0057590F">
      <w:pPr>
        <w:rPr>
          <w:rFonts w:ascii="Courier New" w:hAnsi="Courier New" w:cs="Courier New"/>
        </w:rPr>
      </w:pPr>
      <w:r w:rsidRPr="00547087">
        <w:rPr>
          <w:rFonts w:ascii="Courier New" w:hAnsi="Courier New" w:cs="Courier New"/>
        </w:rPr>
        <w:t xml:space="preserve">          'waiting for barrier with {} others'.format(</w:t>
      </w:r>
    </w:p>
    <w:p w:rsidR="0057590F" w:rsidRPr="00547087" w:rsidRDefault="0057590F" w:rsidP="0057590F">
      <w:pPr>
        <w:rPr>
          <w:rFonts w:ascii="Courier New" w:hAnsi="Courier New" w:cs="Courier New"/>
        </w:rPr>
      </w:pPr>
      <w:r w:rsidRPr="00547087">
        <w:rPr>
          <w:rFonts w:ascii="Courier New" w:hAnsi="Courier New" w:cs="Courier New"/>
        </w:rPr>
        <w:t xml:space="preserve">              barrier.n_waiting))</w:t>
      </w:r>
    </w:p>
    <w:p w:rsidR="0057590F" w:rsidRPr="00547087" w:rsidRDefault="0057590F" w:rsidP="0057590F">
      <w:pPr>
        <w:rPr>
          <w:rFonts w:ascii="Courier New" w:hAnsi="Courier New" w:cs="Courier New"/>
        </w:rPr>
      </w:pPr>
      <w:r w:rsidRPr="00547087">
        <w:rPr>
          <w:rFonts w:ascii="Courier New" w:hAnsi="Courier New" w:cs="Courier New"/>
          <w:bCs/>
        </w:rPr>
        <w:t>try</w:t>
      </w:r>
      <w:r w:rsidRPr="00547087">
        <w:rPr>
          <w:rFonts w:ascii="Courier New" w:hAnsi="Courier New" w:cs="Courier New"/>
        </w:rPr>
        <w:t>:</w:t>
      </w:r>
    </w:p>
    <w:p w:rsidR="0057590F" w:rsidRPr="00547087" w:rsidRDefault="0057590F" w:rsidP="0057590F">
      <w:pPr>
        <w:rPr>
          <w:rFonts w:ascii="Courier New" w:hAnsi="Courier New" w:cs="Courier New"/>
        </w:rPr>
      </w:pPr>
      <w:r w:rsidRPr="00547087">
        <w:rPr>
          <w:rFonts w:ascii="Courier New" w:hAnsi="Courier New" w:cs="Courier New"/>
        </w:rPr>
        <w:t xml:space="preserve">        worker_id = barrier.wait()</w:t>
      </w:r>
    </w:p>
    <w:p w:rsidR="0057590F" w:rsidRPr="00547087" w:rsidRDefault="0057590F" w:rsidP="0057590F">
      <w:pPr>
        <w:rPr>
          <w:rFonts w:ascii="Courier New" w:hAnsi="Courier New" w:cs="Courier New"/>
        </w:rPr>
      </w:pPr>
      <w:r w:rsidRPr="00547087">
        <w:rPr>
          <w:rFonts w:ascii="Courier New" w:hAnsi="Courier New" w:cs="Courier New"/>
          <w:bCs/>
        </w:rPr>
        <w:t>except</w:t>
      </w:r>
      <w:r w:rsidRPr="00547087">
        <w:rPr>
          <w:rFonts w:ascii="Courier New" w:hAnsi="Courier New" w:cs="Courier New"/>
        </w:rPr>
        <w:t xml:space="preserve"> threading.BrokenBarrierError:</w:t>
      </w:r>
    </w:p>
    <w:p w:rsidR="0057590F" w:rsidRPr="00547087" w:rsidRDefault="0057590F" w:rsidP="0057590F">
      <w:pPr>
        <w:rPr>
          <w:rFonts w:ascii="Courier New" w:hAnsi="Courier New" w:cs="Courier New"/>
        </w:rPr>
      </w:pPr>
      <w:r w:rsidRPr="00547087">
        <w:rPr>
          <w:rFonts w:ascii="Courier New" w:hAnsi="Courier New" w:cs="Courier New"/>
        </w:rPr>
        <w:t xml:space="preserve">        print(threading.current_thread().name, 'aborting')</w:t>
      </w:r>
    </w:p>
    <w:p w:rsidR="0057590F" w:rsidRPr="00547087" w:rsidRDefault="0057590F" w:rsidP="0057590F">
      <w:pPr>
        <w:rPr>
          <w:rFonts w:ascii="Courier New" w:hAnsi="Courier New" w:cs="Courier New"/>
        </w:rPr>
      </w:pPr>
      <w:r w:rsidRPr="00547087">
        <w:rPr>
          <w:rFonts w:ascii="Courier New" w:hAnsi="Courier New" w:cs="Courier New"/>
          <w:bCs/>
        </w:rPr>
        <w:t>else</w:t>
      </w:r>
      <w:r w:rsidRPr="00547087">
        <w:rPr>
          <w:rFonts w:ascii="Courier New" w:hAnsi="Courier New" w:cs="Courier New"/>
        </w:rPr>
        <w:t>:</w:t>
      </w:r>
    </w:p>
    <w:p w:rsidR="0057590F" w:rsidRPr="00547087" w:rsidRDefault="0057590F" w:rsidP="0057590F">
      <w:pPr>
        <w:rPr>
          <w:rFonts w:ascii="Courier New" w:hAnsi="Courier New" w:cs="Courier New"/>
        </w:rPr>
      </w:pPr>
      <w:r w:rsidRPr="00547087">
        <w:rPr>
          <w:rFonts w:ascii="Courier New" w:hAnsi="Courier New" w:cs="Courier New"/>
        </w:rPr>
        <w:t xml:space="preserve">        print(threading.current_thread().name, 'after barrier',</w:t>
      </w:r>
    </w:p>
    <w:p w:rsidR="0057590F" w:rsidRPr="00547087" w:rsidRDefault="0057590F" w:rsidP="0057590F">
      <w:pPr>
        <w:rPr>
          <w:rFonts w:ascii="Courier New" w:hAnsi="Courier New" w:cs="Courier New"/>
        </w:rPr>
      </w:pPr>
      <w:r w:rsidRPr="00547087">
        <w:rPr>
          <w:rFonts w:ascii="Courier New" w:hAnsi="Courier New" w:cs="Courier New"/>
        </w:rPr>
        <w:t xml:space="preserve">              worker_id)</w:t>
      </w:r>
    </w:p>
    <w:p w:rsidR="0057590F" w:rsidRPr="00547087" w:rsidRDefault="0057590F" w:rsidP="0057590F">
      <w:pPr>
        <w:rPr>
          <w:rFonts w:ascii="Courier New" w:hAnsi="Courier New" w:cs="Courier New"/>
        </w:rPr>
      </w:pPr>
    </w:p>
    <w:p w:rsidR="0057590F" w:rsidRPr="00547087" w:rsidRDefault="0057590F" w:rsidP="0057590F">
      <w:pPr>
        <w:rPr>
          <w:rFonts w:ascii="Courier New" w:hAnsi="Courier New" w:cs="Courier New"/>
        </w:rPr>
      </w:pPr>
      <w:r w:rsidRPr="00547087">
        <w:rPr>
          <w:rFonts w:ascii="Courier New" w:hAnsi="Courier New" w:cs="Courier New"/>
        </w:rPr>
        <w:t>NUM_THREADS = 3</w:t>
      </w:r>
    </w:p>
    <w:p w:rsidR="0057590F" w:rsidRPr="00547087" w:rsidRDefault="0057590F" w:rsidP="0057590F">
      <w:pPr>
        <w:rPr>
          <w:rFonts w:ascii="Courier New" w:hAnsi="Courier New" w:cs="Courier New"/>
        </w:rPr>
      </w:pPr>
      <w:r w:rsidRPr="00547087">
        <w:rPr>
          <w:rFonts w:ascii="Courier New" w:hAnsi="Courier New" w:cs="Courier New"/>
        </w:rPr>
        <w:t>barrier = threading.Barrier(NUM_THREADS + 1)</w:t>
      </w:r>
    </w:p>
    <w:p w:rsidR="0057590F" w:rsidRPr="00547087" w:rsidRDefault="0057590F" w:rsidP="0057590F">
      <w:pPr>
        <w:rPr>
          <w:rFonts w:ascii="Courier New" w:hAnsi="Courier New" w:cs="Courier New"/>
        </w:rPr>
      </w:pPr>
    </w:p>
    <w:p w:rsidR="0057590F" w:rsidRPr="00547087" w:rsidRDefault="0057590F" w:rsidP="0057590F">
      <w:pPr>
        <w:rPr>
          <w:rFonts w:ascii="Courier New" w:hAnsi="Courier New" w:cs="Courier New"/>
        </w:rPr>
      </w:pPr>
      <w:r w:rsidRPr="00547087">
        <w:rPr>
          <w:rFonts w:ascii="Courier New" w:hAnsi="Courier New" w:cs="Courier New"/>
        </w:rPr>
        <w:t>threads = [</w:t>
      </w:r>
    </w:p>
    <w:p w:rsidR="0057590F" w:rsidRPr="00547087" w:rsidRDefault="0057590F" w:rsidP="0057590F">
      <w:pPr>
        <w:rPr>
          <w:rFonts w:ascii="Courier New" w:hAnsi="Courier New" w:cs="Courier New"/>
        </w:rPr>
      </w:pPr>
      <w:r w:rsidRPr="00547087">
        <w:rPr>
          <w:rFonts w:ascii="Courier New" w:hAnsi="Courier New" w:cs="Courier New"/>
        </w:rPr>
        <w:t xml:space="preserve">    threading.Thread(</w:t>
      </w:r>
    </w:p>
    <w:p w:rsidR="0057590F" w:rsidRPr="00547087" w:rsidRDefault="0057590F" w:rsidP="0057590F">
      <w:pPr>
        <w:rPr>
          <w:rFonts w:ascii="Courier New" w:hAnsi="Courier New" w:cs="Courier New"/>
        </w:rPr>
      </w:pPr>
      <w:r w:rsidRPr="00547087">
        <w:rPr>
          <w:rFonts w:ascii="Courier New" w:hAnsi="Courier New" w:cs="Courier New"/>
        </w:rPr>
        <w:t xml:space="preserve">        name='worker-%s' % i,</w:t>
      </w:r>
    </w:p>
    <w:p w:rsidR="0057590F" w:rsidRPr="00547087" w:rsidRDefault="0057590F" w:rsidP="0057590F">
      <w:pPr>
        <w:rPr>
          <w:rFonts w:ascii="Courier New" w:hAnsi="Courier New" w:cs="Courier New"/>
        </w:rPr>
      </w:pPr>
      <w:r w:rsidRPr="00547087">
        <w:rPr>
          <w:rFonts w:ascii="Courier New" w:hAnsi="Courier New" w:cs="Courier New"/>
        </w:rPr>
        <w:t xml:space="preserve">        target=worker,</w:t>
      </w:r>
    </w:p>
    <w:p w:rsidR="0057590F" w:rsidRPr="00547087" w:rsidRDefault="0057590F" w:rsidP="0057590F">
      <w:pPr>
        <w:rPr>
          <w:rFonts w:ascii="Courier New" w:hAnsi="Courier New" w:cs="Courier New"/>
        </w:rPr>
      </w:pPr>
      <w:r w:rsidRPr="00547087">
        <w:rPr>
          <w:rFonts w:ascii="Courier New" w:hAnsi="Courier New" w:cs="Courier New"/>
        </w:rPr>
        <w:t xml:space="preserve">        args=(barrier,),</w:t>
      </w:r>
    </w:p>
    <w:p w:rsidR="0057590F" w:rsidRPr="00547087" w:rsidRDefault="0057590F" w:rsidP="0057590F">
      <w:pPr>
        <w:rPr>
          <w:rFonts w:ascii="Courier New" w:hAnsi="Courier New" w:cs="Courier New"/>
        </w:rPr>
      </w:pPr>
      <w:r w:rsidRPr="00547087">
        <w:rPr>
          <w:rFonts w:ascii="Courier New" w:hAnsi="Courier New" w:cs="Courier New"/>
        </w:rPr>
        <w:t xml:space="preserve">    )</w:t>
      </w:r>
    </w:p>
    <w:p w:rsidR="0057590F" w:rsidRPr="00547087" w:rsidRDefault="0057590F" w:rsidP="0057590F">
      <w:pPr>
        <w:rPr>
          <w:rFonts w:ascii="Courier New" w:hAnsi="Courier New" w:cs="Courier New"/>
        </w:rPr>
      </w:pPr>
      <w:r w:rsidRPr="00547087">
        <w:rPr>
          <w:rFonts w:ascii="Courier New" w:hAnsi="Courier New" w:cs="Courier New"/>
          <w:bCs/>
        </w:rPr>
        <w:t>for</w:t>
      </w:r>
      <w:r w:rsidRPr="00547087">
        <w:rPr>
          <w:rFonts w:ascii="Courier New" w:hAnsi="Courier New" w:cs="Courier New"/>
        </w:rPr>
        <w:t xml:space="preserve"> i </w:t>
      </w:r>
      <w:r w:rsidRPr="00547087">
        <w:rPr>
          <w:rFonts w:ascii="Courier New" w:hAnsi="Courier New" w:cs="Courier New"/>
          <w:bCs/>
        </w:rPr>
        <w:t>in</w:t>
      </w:r>
      <w:r w:rsidRPr="00547087">
        <w:rPr>
          <w:rFonts w:ascii="Courier New" w:hAnsi="Courier New" w:cs="Courier New"/>
        </w:rPr>
        <w:t xml:space="preserve"> range(NUM_THREADS)</w:t>
      </w:r>
    </w:p>
    <w:p w:rsidR="0057590F" w:rsidRPr="00547087" w:rsidRDefault="0057590F" w:rsidP="0057590F">
      <w:pPr>
        <w:rPr>
          <w:rFonts w:ascii="Courier New" w:hAnsi="Courier New" w:cs="Courier New"/>
        </w:rPr>
      </w:pPr>
      <w:r w:rsidRPr="00547087">
        <w:rPr>
          <w:rFonts w:ascii="Courier New" w:hAnsi="Courier New" w:cs="Courier New"/>
        </w:rPr>
        <w:t>]</w:t>
      </w:r>
    </w:p>
    <w:p w:rsidR="0057590F" w:rsidRPr="00547087" w:rsidRDefault="0057590F" w:rsidP="0057590F">
      <w:pPr>
        <w:rPr>
          <w:rFonts w:ascii="Courier New" w:hAnsi="Courier New" w:cs="Courier New"/>
        </w:rPr>
      </w:pPr>
      <w:r w:rsidRPr="00547087">
        <w:rPr>
          <w:rFonts w:ascii="Courier New" w:hAnsi="Courier New" w:cs="Courier New"/>
          <w:bCs/>
        </w:rPr>
        <w:t>for</w:t>
      </w:r>
      <w:r w:rsidRPr="00547087">
        <w:rPr>
          <w:rFonts w:ascii="Courier New" w:hAnsi="Courier New" w:cs="Courier New"/>
        </w:rPr>
        <w:t xml:space="preserve"> t </w:t>
      </w:r>
      <w:r w:rsidRPr="00547087">
        <w:rPr>
          <w:rFonts w:ascii="Courier New" w:hAnsi="Courier New" w:cs="Courier New"/>
          <w:bCs/>
        </w:rPr>
        <w:t>in</w:t>
      </w:r>
      <w:r w:rsidRPr="00547087">
        <w:rPr>
          <w:rFonts w:ascii="Courier New" w:hAnsi="Courier New" w:cs="Courier New"/>
        </w:rPr>
        <w:t xml:space="preserve"> threads:</w:t>
      </w:r>
    </w:p>
    <w:p w:rsidR="0057590F" w:rsidRPr="00547087" w:rsidRDefault="0057590F" w:rsidP="0057590F">
      <w:pPr>
        <w:rPr>
          <w:rFonts w:ascii="Courier New" w:hAnsi="Courier New" w:cs="Courier New"/>
        </w:rPr>
      </w:pPr>
      <w:r w:rsidRPr="00547087">
        <w:rPr>
          <w:rFonts w:ascii="Courier New" w:hAnsi="Courier New" w:cs="Courier New"/>
        </w:rPr>
        <w:t xml:space="preserve">    print(t.name, 'starting')</w:t>
      </w:r>
    </w:p>
    <w:p w:rsidR="0057590F" w:rsidRPr="00547087" w:rsidRDefault="0057590F" w:rsidP="0057590F">
      <w:pPr>
        <w:rPr>
          <w:rFonts w:ascii="Courier New" w:hAnsi="Courier New" w:cs="Courier New"/>
        </w:rPr>
      </w:pPr>
      <w:r w:rsidRPr="00547087">
        <w:rPr>
          <w:rFonts w:ascii="Courier New" w:hAnsi="Courier New" w:cs="Courier New"/>
        </w:rPr>
        <w:t xml:space="preserve">    t.start()</w:t>
      </w:r>
    </w:p>
    <w:p w:rsidR="0057590F" w:rsidRPr="00547087" w:rsidRDefault="0057590F" w:rsidP="0057590F">
      <w:pPr>
        <w:rPr>
          <w:rFonts w:ascii="Courier New" w:hAnsi="Courier New" w:cs="Courier New"/>
        </w:rPr>
      </w:pPr>
      <w:r w:rsidRPr="00547087">
        <w:rPr>
          <w:rFonts w:ascii="Courier New" w:hAnsi="Courier New" w:cs="Courier New"/>
        </w:rPr>
        <w:t xml:space="preserve">    time.sleep(0.1)</w:t>
      </w:r>
    </w:p>
    <w:p w:rsidR="0057590F" w:rsidRPr="00547087" w:rsidRDefault="0057590F" w:rsidP="0057590F">
      <w:pPr>
        <w:rPr>
          <w:rFonts w:ascii="Courier New" w:hAnsi="Courier New" w:cs="Courier New"/>
        </w:rPr>
      </w:pPr>
      <w:r w:rsidRPr="00547087">
        <w:rPr>
          <w:rFonts w:ascii="Courier New" w:hAnsi="Courier New" w:cs="Courier New"/>
        </w:rPr>
        <w:t>barrier.abort()</w:t>
      </w:r>
    </w:p>
    <w:p w:rsidR="0057590F" w:rsidRPr="00547087" w:rsidRDefault="0057590F" w:rsidP="0057590F">
      <w:pPr>
        <w:rPr>
          <w:rFonts w:ascii="Courier New" w:hAnsi="Courier New" w:cs="Courier New"/>
        </w:rPr>
      </w:pPr>
      <w:r w:rsidRPr="00547087">
        <w:rPr>
          <w:rFonts w:ascii="Courier New" w:hAnsi="Courier New" w:cs="Courier New"/>
          <w:bCs/>
        </w:rPr>
        <w:t>for</w:t>
      </w:r>
      <w:r w:rsidRPr="00547087">
        <w:rPr>
          <w:rFonts w:ascii="Courier New" w:hAnsi="Courier New" w:cs="Courier New"/>
        </w:rPr>
        <w:t xml:space="preserve"> t </w:t>
      </w:r>
      <w:r w:rsidRPr="00547087">
        <w:rPr>
          <w:rFonts w:ascii="Courier New" w:hAnsi="Courier New" w:cs="Courier New"/>
          <w:bCs/>
        </w:rPr>
        <w:t>in</w:t>
      </w:r>
      <w:r w:rsidRPr="00547087">
        <w:rPr>
          <w:rFonts w:ascii="Courier New" w:hAnsi="Courier New" w:cs="Courier New"/>
        </w:rPr>
        <w:t xml:space="preserve"> threads:</w:t>
      </w:r>
    </w:p>
    <w:p w:rsidR="0057590F" w:rsidRPr="00547087" w:rsidRDefault="0057590F" w:rsidP="0057590F">
      <w:pPr>
        <w:rPr>
          <w:rFonts w:ascii="Courier New" w:hAnsi="Courier New" w:cs="Courier New"/>
        </w:rPr>
      </w:pPr>
      <w:r w:rsidRPr="00547087">
        <w:rPr>
          <w:rFonts w:ascii="Courier New" w:hAnsi="Courier New" w:cs="Courier New"/>
        </w:rPr>
        <w:t xml:space="preserve">    t.join()</w:t>
      </w:r>
    </w:p>
    <w:p w:rsidR="0057590F" w:rsidRDefault="0057590F" w:rsidP="0057590F">
      <w:r>
        <w:lastRenderedPageBreak/>
        <w:t xml:space="preserve">This example configures the </w:t>
      </w:r>
      <w:r w:rsidRPr="004536B9">
        <w:rPr>
          <w:rFonts w:ascii="Times New Roman" w:hAnsi="Times New Roman"/>
        </w:rPr>
        <w:t>Barrier</w:t>
      </w:r>
      <w:r w:rsidRPr="004536B9">
        <w:t>to expect one more participating thread than is actually started so that processing in all</w:t>
      </w:r>
      <w:r>
        <w:t xml:space="preserve"> of the threads is blocked. The </w:t>
      </w:r>
      <w:r w:rsidRPr="00676DCA">
        <w:rPr>
          <w:rFonts w:ascii="Courier New" w:hAnsi="Courier New" w:cs="Courier New"/>
        </w:rPr>
        <w:t>abort()</w:t>
      </w:r>
      <w:r w:rsidRPr="004536B9">
        <w:t>call raises an exception in each blocked thread.</w:t>
      </w:r>
    </w:p>
    <w:p w:rsidR="0057590F" w:rsidRPr="005A6817" w:rsidRDefault="0057590F" w:rsidP="0057590F">
      <w:pPr>
        <w:rPr>
          <w:b/>
        </w:rPr>
      </w:pPr>
      <w:r w:rsidRPr="005A6817">
        <w:rPr>
          <w:b/>
        </w:rPr>
        <w:t>Example:</w:t>
      </w:r>
    </w:p>
    <w:p w:rsidR="0057590F" w:rsidRPr="004536B9" w:rsidRDefault="0057590F" w:rsidP="0057590F">
      <w:pPr>
        <w:rPr>
          <w:rFonts w:ascii="Courier New" w:hAnsi="Courier New" w:cs="Courier New"/>
        </w:rPr>
      </w:pPr>
      <w:r w:rsidRPr="004536B9">
        <w:rPr>
          <w:rFonts w:ascii="Courier New" w:hAnsi="Courier New" w:cs="Courier New"/>
        </w:rPr>
        <w:t>$ python3 threading_barrier_abort.py</w:t>
      </w:r>
    </w:p>
    <w:p w:rsidR="0057590F" w:rsidRPr="004536B9" w:rsidRDefault="0057590F" w:rsidP="0057590F">
      <w:pPr>
        <w:rPr>
          <w:rFonts w:ascii="Courier New" w:hAnsi="Courier New" w:cs="Courier New"/>
        </w:rPr>
      </w:pPr>
    </w:p>
    <w:p w:rsidR="0057590F" w:rsidRPr="004536B9" w:rsidRDefault="0057590F" w:rsidP="0057590F">
      <w:pPr>
        <w:rPr>
          <w:rFonts w:ascii="Courier New" w:hAnsi="Courier New" w:cs="Courier New"/>
        </w:rPr>
      </w:pPr>
      <w:r w:rsidRPr="004536B9">
        <w:rPr>
          <w:rFonts w:ascii="Courier New" w:hAnsi="Courier New" w:cs="Courier New"/>
        </w:rPr>
        <w:t>worker-0 starting</w:t>
      </w:r>
    </w:p>
    <w:p w:rsidR="0057590F" w:rsidRPr="004536B9" w:rsidRDefault="0057590F" w:rsidP="0057590F">
      <w:pPr>
        <w:rPr>
          <w:rFonts w:ascii="Courier New" w:hAnsi="Courier New" w:cs="Courier New"/>
        </w:rPr>
      </w:pPr>
      <w:r w:rsidRPr="004536B9">
        <w:rPr>
          <w:rFonts w:ascii="Courier New" w:hAnsi="Courier New" w:cs="Courier New"/>
        </w:rPr>
        <w:t>worker-0 waiting for barrier with 0 others</w:t>
      </w:r>
    </w:p>
    <w:p w:rsidR="0057590F" w:rsidRPr="004536B9" w:rsidRDefault="0057590F" w:rsidP="0057590F">
      <w:pPr>
        <w:rPr>
          <w:rFonts w:ascii="Courier New" w:hAnsi="Courier New" w:cs="Courier New"/>
        </w:rPr>
      </w:pPr>
      <w:r w:rsidRPr="004536B9">
        <w:rPr>
          <w:rFonts w:ascii="Courier New" w:hAnsi="Courier New" w:cs="Courier New"/>
        </w:rPr>
        <w:t>worker-1 starting</w:t>
      </w:r>
    </w:p>
    <w:p w:rsidR="0057590F" w:rsidRPr="004536B9" w:rsidRDefault="0057590F" w:rsidP="0057590F">
      <w:pPr>
        <w:rPr>
          <w:rFonts w:ascii="Courier New" w:hAnsi="Courier New" w:cs="Courier New"/>
        </w:rPr>
      </w:pPr>
      <w:r w:rsidRPr="004536B9">
        <w:rPr>
          <w:rFonts w:ascii="Courier New" w:hAnsi="Courier New" w:cs="Courier New"/>
        </w:rPr>
        <w:t>worker-1 waiting for barrier with 1 others</w:t>
      </w:r>
    </w:p>
    <w:p w:rsidR="0057590F" w:rsidRPr="004536B9" w:rsidRDefault="0057590F" w:rsidP="0057590F">
      <w:pPr>
        <w:rPr>
          <w:rFonts w:ascii="Courier New" w:hAnsi="Courier New" w:cs="Courier New"/>
        </w:rPr>
      </w:pPr>
      <w:r w:rsidRPr="004536B9">
        <w:rPr>
          <w:rFonts w:ascii="Courier New" w:hAnsi="Courier New" w:cs="Courier New"/>
        </w:rPr>
        <w:t>worker-2 starting</w:t>
      </w:r>
    </w:p>
    <w:p w:rsidR="0057590F" w:rsidRPr="004536B9" w:rsidRDefault="0057590F" w:rsidP="0057590F">
      <w:pPr>
        <w:rPr>
          <w:rFonts w:ascii="Courier New" w:hAnsi="Courier New" w:cs="Courier New"/>
        </w:rPr>
      </w:pPr>
      <w:r w:rsidRPr="004536B9">
        <w:rPr>
          <w:rFonts w:ascii="Courier New" w:hAnsi="Courier New" w:cs="Courier New"/>
        </w:rPr>
        <w:t>worker-2 waiting for barrier with 2 others</w:t>
      </w:r>
    </w:p>
    <w:p w:rsidR="0057590F" w:rsidRPr="004536B9" w:rsidRDefault="0057590F" w:rsidP="0057590F">
      <w:pPr>
        <w:rPr>
          <w:rFonts w:ascii="Courier New" w:hAnsi="Courier New" w:cs="Courier New"/>
        </w:rPr>
      </w:pPr>
      <w:r w:rsidRPr="004536B9">
        <w:rPr>
          <w:rFonts w:ascii="Courier New" w:hAnsi="Courier New" w:cs="Courier New"/>
        </w:rPr>
        <w:t>worker-0 aborting</w:t>
      </w:r>
    </w:p>
    <w:p w:rsidR="0057590F" w:rsidRPr="004536B9" w:rsidRDefault="0057590F" w:rsidP="0057590F">
      <w:pPr>
        <w:rPr>
          <w:rFonts w:ascii="Courier New" w:hAnsi="Courier New" w:cs="Courier New"/>
        </w:rPr>
      </w:pPr>
      <w:r w:rsidRPr="004536B9">
        <w:rPr>
          <w:rFonts w:ascii="Courier New" w:hAnsi="Courier New" w:cs="Courier New"/>
        </w:rPr>
        <w:t>worker-2 aborting</w:t>
      </w:r>
    </w:p>
    <w:p w:rsidR="0057590F" w:rsidRPr="004536B9" w:rsidRDefault="0057590F" w:rsidP="0057590F">
      <w:pPr>
        <w:rPr>
          <w:rFonts w:ascii="Courier New" w:hAnsi="Courier New" w:cs="Courier New"/>
        </w:rPr>
      </w:pPr>
      <w:r w:rsidRPr="004536B9">
        <w:rPr>
          <w:rFonts w:ascii="Courier New" w:hAnsi="Courier New" w:cs="Courier New"/>
        </w:rPr>
        <w:t>worker-1 aborting</w:t>
      </w:r>
    </w:p>
    <w:p w:rsidR="0057590F" w:rsidRPr="004536B9" w:rsidRDefault="0057590F" w:rsidP="0057590F">
      <w:pPr>
        <w:pStyle w:val="Heading3"/>
      </w:pPr>
      <w:bookmarkStart w:id="337" w:name="_Toc515016778"/>
      <w:bookmarkStart w:id="338" w:name="_Toc515037953"/>
      <w:r w:rsidRPr="004536B9">
        <w:t>Limiting Concurrent Access to Resources</w:t>
      </w:r>
      <w:bookmarkEnd w:id="337"/>
      <w:bookmarkEnd w:id="338"/>
    </w:p>
    <w:p w:rsidR="0057590F" w:rsidRDefault="0057590F" w:rsidP="0057590F">
      <w:r w:rsidRPr="004536B9">
        <w:t>Sometimes it is useful to allow more than one worker access to a resource at a time, while still limiting the overall number. For example, a connection pool might support a fixed number of simultaneous connections, or a network application might support a fixed nu</w:t>
      </w:r>
      <w:r>
        <w:t xml:space="preserve">mber of concurrent downloads. A </w:t>
      </w:r>
      <w:r w:rsidRPr="004536B9">
        <w:t>Semaphoreis one way to manage those connections.</w:t>
      </w:r>
    </w:p>
    <w:p w:rsidR="0057590F" w:rsidRPr="005A6817" w:rsidRDefault="0057590F" w:rsidP="0057590F">
      <w:pPr>
        <w:rPr>
          <w:b/>
        </w:rPr>
      </w:pPr>
      <w:r w:rsidRPr="005A6817">
        <w:rPr>
          <w:b/>
        </w:rPr>
        <w:t>Example:</w:t>
      </w:r>
    </w:p>
    <w:p w:rsidR="0057590F" w:rsidRPr="00547087" w:rsidRDefault="0057590F" w:rsidP="0057590F">
      <w:pPr>
        <w:rPr>
          <w:rFonts w:ascii="Courier New" w:hAnsi="Courier New" w:cs="Courier New"/>
        </w:rPr>
      </w:pPr>
      <w:r w:rsidRPr="00547087">
        <w:rPr>
          <w:rFonts w:ascii="Courier New" w:hAnsi="Courier New" w:cs="Courier New"/>
        </w:rPr>
        <w:t>threading_semaphore.py</w:t>
      </w:r>
    </w:p>
    <w:p w:rsidR="0057590F" w:rsidRPr="00547087" w:rsidRDefault="0057590F" w:rsidP="0057590F">
      <w:pPr>
        <w:rPr>
          <w:rFonts w:ascii="Courier New" w:hAnsi="Courier New" w:cs="Courier New"/>
        </w:rPr>
      </w:pPr>
      <w:r w:rsidRPr="00547087">
        <w:rPr>
          <w:rFonts w:ascii="Courier New" w:hAnsi="Courier New" w:cs="Courier New"/>
          <w:bCs/>
        </w:rPr>
        <w:t>importlogging</w:t>
      </w:r>
    </w:p>
    <w:p w:rsidR="0057590F" w:rsidRPr="00547087" w:rsidRDefault="0057590F" w:rsidP="0057590F">
      <w:pPr>
        <w:rPr>
          <w:rFonts w:ascii="Courier New" w:hAnsi="Courier New" w:cs="Courier New"/>
        </w:rPr>
      </w:pPr>
      <w:r w:rsidRPr="00547087">
        <w:rPr>
          <w:rFonts w:ascii="Courier New" w:hAnsi="Courier New" w:cs="Courier New"/>
          <w:bCs/>
        </w:rPr>
        <w:t>importrandom</w:t>
      </w:r>
    </w:p>
    <w:p w:rsidR="0057590F" w:rsidRPr="00547087" w:rsidRDefault="0057590F" w:rsidP="0057590F">
      <w:pPr>
        <w:rPr>
          <w:rFonts w:ascii="Courier New" w:hAnsi="Courier New" w:cs="Courier New"/>
        </w:rPr>
      </w:pPr>
      <w:r w:rsidRPr="00547087">
        <w:rPr>
          <w:rFonts w:ascii="Courier New" w:hAnsi="Courier New" w:cs="Courier New"/>
          <w:bCs/>
        </w:rPr>
        <w:t>importthreading</w:t>
      </w:r>
    </w:p>
    <w:p w:rsidR="0057590F" w:rsidRPr="00547087" w:rsidRDefault="0057590F" w:rsidP="0057590F">
      <w:pPr>
        <w:rPr>
          <w:rFonts w:ascii="Courier New" w:hAnsi="Courier New" w:cs="Courier New"/>
        </w:rPr>
      </w:pPr>
      <w:r w:rsidRPr="00547087">
        <w:rPr>
          <w:rFonts w:ascii="Courier New" w:hAnsi="Courier New" w:cs="Courier New"/>
          <w:bCs/>
        </w:rPr>
        <w:t>importtime</w:t>
      </w:r>
    </w:p>
    <w:p w:rsidR="0057590F" w:rsidRPr="00547087" w:rsidRDefault="0057590F" w:rsidP="0057590F">
      <w:pPr>
        <w:rPr>
          <w:rFonts w:ascii="Courier New" w:hAnsi="Courier New" w:cs="Courier New"/>
        </w:rPr>
      </w:pPr>
    </w:p>
    <w:p w:rsidR="0057590F" w:rsidRPr="00547087" w:rsidRDefault="0057590F" w:rsidP="0057590F">
      <w:pPr>
        <w:rPr>
          <w:rFonts w:ascii="Courier New" w:hAnsi="Courier New" w:cs="Courier New"/>
        </w:rPr>
      </w:pPr>
      <w:r w:rsidRPr="00547087">
        <w:rPr>
          <w:rFonts w:ascii="Courier New" w:hAnsi="Courier New" w:cs="Courier New"/>
          <w:bCs/>
        </w:rPr>
        <w:t>classActivePool</w:t>
      </w:r>
      <w:r w:rsidRPr="00547087">
        <w:rPr>
          <w:rFonts w:ascii="Courier New" w:hAnsi="Courier New" w:cs="Courier New"/>
        </w:rPr>
        <w:t>:</w:t>
      </w:r>
    </w:p>
    <w:p w:rsidR="0057590F" w:rsidRPr="00547087" w:rsidRDefault="0057590F" w:rsidP="0057590F">
      <w:pPr>
        <w:rPr>
          <w:rFonts w:ascii="Courier New" w:hAnsi="Courier New" w:cs="Courier New"/>
        </w:rPr>
      </w:pPr>
    </w:p>
    <w:p w:rsidR="0057590F" w:rsidRPr="00547087" w:rsidRDefault="0057590F" w:rsidP="0057590F">
      <w:pPr>
        <w:rPr>
          <w:rFonts w:ascii="Courier New" w:hAnsi="Courier New" w:cs="Courier New"/>
        </w:rPr>
      </w:pPr>
      <w:r w:rsidRPr="00547087">
        <w:rPr>
          <w:rFonts w:ascii="Courier New" w:hAnsi="Courier New" w:cs="Courier New"/>
          <w:bCs/>
        </w:rPr>
        <w:t>def</w:t>
      </w:r>
      <w:r w:rsidRPr="00547087">
        <w:rPr>
          <w:rFonts w:ascii="Courier New" w:hAnsi="Courier New" w:cs="Courier New"/>
        </w:rPr>
        <w:t xml:space="preserve"> __init__(self):</w:t>
      </w:r>
    </w:p>
    <w:p w:rsidR="0057590F" w:rsidRPr="00547087" w:rsidRDefault="0057590F" w:rsidP="0057590F">
      <w:pPr>
        <w:rPr>
          <w:rFonts w:ascii="Courier New" w:hAnsi="Courier New" w:cs="Courier New"/>
        </w:rPr>
      </w:pPr>
      <w:r w:rsidRPr="00547087">
        <w:rPr>
          <w:rFonts w:ascii="Courier New" w:hAnsi="Courier New" w:cs="Courier New"/>
        </w:rPr>
        <w:t xml:space="preserve">        super(ActivePool, self).__init__()</w:t>
      </w:r>
    </w:p>
    <w:p w:rsidR="0057590F" w:rsidRPr="00547087" w:rsidRDefault="0057590F" w:rsidP="0057590F">
      <w:pPr>
        <w:rPr>
          <w:rFonts w:ascii="Courier New" w:hAnsi="Courier New" w:cs="Courier New"/>
        </w:rPr>
      </w:pPr>
      <w:r w:rsidRPr="00547087">
        <w:rPr>
          <w:rFonts w:ascii="Courier New" w:hAnsi="Courier New" w:cs="Courier New"/>
        </w:rPr>
        <w:t xml:space="preserve">        self.active = []</w:t>
      </w:r>
    </w:p>
    <w:p w:rsidR="0057590F" w:rsidRPr="00547087" w:rsidRDefault="0057590F" w:rsidP="0057590F">
      <w:pPr>
        <w:rPr>
          <w:rFonts w:ascii="Courier New" w:hAnsi="Courier New" w:cs="Courier New"/>
        </w:rPr>
      </w:pPr>
      <w:r w:rsidRPr="00547087">
        <w:rPr>
          <w:rFonts w:ascii="Courier New" w:hAnsi="Courier New" w:cs="Courier New"/>
        </w:rPr>
        <w:t xml:space="preserve">        self.lock = threading.Lock()</w:t>
      </w:r>
    </w:p>
    <w:p w:rsidR="0057590F" w:rsidRPr="00547087" w:rsidRDefault="0057590F" w:rsidP="0057590F">
      <w:pPr>
        <w:rPr>
          <w:rFonts w:ascii="Courier New" w:hAnsi="Courier New" w:cs="Courier New"/>
        </w:rPr>
      </w:pPr>
    </w:p>
    <w:p w:rsidR="0057590F" w:rsidRPr="00547087" w:rsidRDefault="0057590F" w:rsidP="0057590F">
      <w:pPr>
        <w:rPr>
          <w:rFonts w:ascii="Courier New" w:hAnsi="Courier New" w:cs="Courier New"/>
        </w:rPr>
      </w:pPr>
      <w:r w:rsidRPr="00547087">
        <w:rPr>
          <w:rFonts w:ascii="Courier New" w:hAnsi="Courier New" w:cs="Courier New"/>
          <w:bCs/>
        </w:rPr>
        <w:t>def</w:t>
      </w:r>
      <w:r w:rsidRPr="00547087">
        <w:rPr>
          <w:rFonts w:ascii="Courier New" w:hAnsi="Courier New" w:cs="Courier New"/>
        </w:rPr>
        <w:t xml:space="preserve"> makeActive(self, name):</w:t>
      </w:r>
    </w:p>
    <w:p w:rsidR="0057590F" w:rsidRPr="00547087" w:rsidRDefault="0057590F" w:rsidP="0057590F">
      <w:pPr>
        <w:rPr>
          <w:rFonts w:ascii="Courier New" w:hAnsi="Courier New" w:cs="Courier New"/>
        </w:rPr>
      </w:pPr>
      <w:r w:rsidRPr="00547087">
        <w:rPr>
          <w:rFonts w:ascii="Courier New" w:hAnsi="Courier New" w:cs="Courier New"/>
          <w:bCs/>
        </w:rPr>
        <w:t>with</w:t>
      </w:r>
      <w:r w:rsidRPr="00547087">
        <w:rPr>
          <w:rFonts w:ascii="Courier New" w:hAnsi="Courier New" w:cs="Courier New"/>
        </w:rPr>
        <w:t xml:space="preserve"> self.lock:</w:t>
      </w:r>
    </w:p>
    <w:p w:rsidR="0057590F" w:rsidRPr="00547087" w:rsidRDefault="0057590F" w:rsidP="0057590F">
      <w:pPr>
        <w:rPr>
          <w:rFonts w:ascii="Courier New" w:hAnsi="Courier New" w:cs="Courier New"/>
        </w:rPr>
      </w:pPr>
      <w:r w:rsidRPr="00547087">
        <w:rPr>
          <w:rFonts w:ascii="Courier New" w:hAnsi="Courier New" w:cs="Courier New"/>
        </w:rPr>
        <w:lastRenderedPageBreak/>
        <w:t xml:space="preserve">            self.active.append(name)</w:t>
      </w:r>
    </w:p>
    <w:p w:rsidR="0057590F" w:rsidRPr="00547087" w:rsidRDefault="0057590F" w:rsidP="0057590F">
      <w:pPr>
        <w:rPr>
          <w:rFonts w:ascii="Courier New" w:hAnsi="Courier New" w:cs="Courier New"/>
        </w:rPr>
      </w:pPr>
      <w:r w:rsidRPr="00547087">
        <w:rPr>
          <w:rFonts w:ascii="Courier New" w:hAnsi="Courier New" w:cs="Courier New"/>
        </w:rPr>
        <w:t xml:space="preserve">            logging.debug('Running: %s', self.active)</w:t>
      </w:r>
    </w:p>
    <w:p w:rsidR="0057590F" w:rsidRPr="00547087" w:rsidRDefault="0057590F" w:rsidP="0057590F">
      <w:pPr>
        <w:rPr>
          <w:rFonts w:ascii="Courier New" w:hAnsi="Courier New" w:cs="Courier New"/>
        </w:rPr>
      </w:pPr>
    </w:p>
    <w:p w:rsidR="0057590F" w:rsidRPr="00547087" w:rsidRDefault="0057590F" w:rsidP="0057590F">
      <w:pPr>
        <w:rPr>
          <w:rFonts w:ascii="Courier New" w:hAnsi="Courier New" w:cs="Courier New"/>
        </w:rPr>
      </w:pPr>
      <w:r w:rsidRPr="00547087">
        <w:rPr>
          <w:rFonts w:ascii="Courier New" w:hAnsi="Courier New" w:cs="Courier New"/>
          <w:bCs/>
        </w:rPr>
        <w:t>def</w:t>
      </w:r>
      <w:r w:rsidRPr="00547087">
        <w:rPr>
          <w:rFonts w:ascii="Courier New" w:hAnsi="Courier New" w:cs="Courier New"/>
        </w:rPr>
        <w:t xml:space="preserve"> makeInactive(self, name):</w:t>
      </w:r>
    </w:p>
    <w:p w:rsidR="0057590F" w:rsidRPr="00547087" w:rsidRDefault="0057590F" w:rsidP="0057590F">
      <w:pPr>
        <w:rPr>
          <w:rFonts w:ascii="Courier New" w:hAnsi="Courier New" w:cs="Courier New"/>
        </w:rPr>
      </w:pPr>
      <w:r w:rsidRPr="00547087">
        <w:rPr>
          <w:rFonts w:ascii="Courier New" w:hAnsi="Courier New" w:cs="Courier New"/>
          <w:bCs/>
        </w:rPr>
        <w:t>with</w:t>
      </w:r>
      <w:r w:rsidRPr="00547087">
        <w:rPr>
          <w:rFonts w:ascii="Courier New" w:hAnsi="Courier New" w:cs="Courier New"/>
        </w:rPr>
        <w:t xml:space="preserve"> self.lock:</w:t>
      </w:r>
    </w:p>
    <w:p w:rsidR="0057590F" w:rsidRPr="00547087" w:rsidRDefault="0057590F" w:rsidP="0057590F">
      <w:pPr>
        <w:rPr>
          <w:rFonts w:ascii="Courier New" w:hAnsi="Courier New" w:cs="Courier New"/>
        </w:rPr>
      </w:pPr>
      <w:r w:rsidRPr="00547087">
        <w:rPr>
          <w:rFonts w:ascii="Courier New" w:hAnsi="Courier New" w:cs="Courier New"/>
        </w:rPr>
        <w:t xml:space="preserve">            self.active.remove(name)</w:t>
      </w:r>
    </w:p>
    <w:p w:rsidR="0057590F" w:rsidRPr="00547087" w:rsidRDefault="0057590F" w:rsidP="0057590F">
      <w:pPr>
        <w:rPr>
          <w:rFonts w:ascii="Courier New" w:hAnsi="Courier New" w:cs="Courier New"/>
        </w:rPr>
      </w:pPr>
      <w:r w:rsidRPr="00547087">
        <w:rPr>
          <w:rFonts w:ascii="Courier New" w:hAnsi="Courier New" w:cs="Courier New"/>
        </w:rPr>
        <w:t xml:space="preserve">            logging.debug('Running: %s', self.active)</w:t>
      </w:r>
    </w:p>
    <w:p w:rsidR="0057590F" w:rsidRPr="00547087" w:rsidRDefault="0057590F" w:rsidP="0057590F">
      <w:pPr>
        <w:rPr>
          <w:rFonts w:ascii="Courier New" w:hAnsi="Courier New" w:cs="Courier New"/>
        </w:rPr>
      </w:pPr>
    </w:p>
    <w:p w:rsidR="0057590F" w:rsidRPr="00547087" w:rsidRDefault="0057590F" w:rsidP="0057590F">
      <w:pPr>
        <w:rPr>
          <w:rFonts w:ascii="Courier New" w:hAnsi="Courier New" w:cs="Courier New"/>
        </w:rPr>
      </w:pPr>
    </w:p>
    <w:p w:rsidR="0057590F" w:rsidRPr="00547087" w:rsidRDefault="0057590F" w:rsidP="0057590F">
      <w:pPr>
        <w:rPr>
          <w:rFonts w:ascii="Courier New" w:hAnsi="Courier New" w:cs="Courier New"/>
        </w:rPr>
      </w:pPr>
      <w:r w:rsidRPr="00547087">
        <w:rPr>
          <w:rFonts w:ascii="Courier New" w:hAnsi="Courier New" w:cs="Courier New"/>
          <w:bCs/>
        </w:rPr>
        <w:t>def</w:t>
      </w:r>
      <w:r w:rsidRPr="00547087">
        <w:rPr>
          <w:rFonts w:ascii="Courier New" w:hAnsi="Courier New" w:cs="Courier New"/>
        </w:rPr>
        <w:t xml:space="preserve"> worker(s, pool):</w:t>
      </w:r>
    </w:p>
    <w:p w:rsidR="0057590F" w:rsidRPr="00547087" w:rsidRDefault="0057590F" w:rsidP="0057590F">
      <w:pPr>
        <w:rPr>
          <w:rFonts w:ascii="Courier New" w:hAnsi="Courier New" w:cs="Courier New"/>
        </w:rPr>
      </w:pPr>
      <w:r w:rsidRPr="00547087">
        <w:rPr>
          <w:rFonts w:ascii="Courier New" w:hAnsi="Courier New" w:cs="Courier New"/>
        </w:rPr>
        <w:t xml:space="preserve">    logging.debug('Waiting to join the pool')</w:t>
      </w:r>
    </w:p>
    <w:p w:rsidR="0057590F" w:rsidRPr="00547087" w:rsidRDefault="0057590F" w:rsidP="0057590F">
      <w:pPr>
        <w:rPr>
          <w:rFonts w:ascii="Courier New" w:hAnsi="Courier New" w:cs="Courier New"/>
        </w:rPr>
      </w:pPr>
      <w:r w:rsidRPr="00547087">
        <w:rPr>
          <w:rFonts w:ascii="Courier New" w:hAnsi="Courier New" w:cs="Courier New"/>
          <w:bCs/>
        </w:rPr>
        <w:t>with</w:t>
      </w:r>
      <w:r w:rsidRPr="00547087">
        <w:rPr>
          <w:rFonts w:ascii="Courier New" w:hAnsi="Courier New" w:cs="Courier New"/>
        </w:rPr>
        <w:t xml:space="preserve"> s:</w:t>
      </w:r>
    </w:p>
    <w:p w:rsidR="0057590F" w:rsidRPr="00547087" w:rsidRDefault="0057590F" w:rsidP="0057590F">
      <w:pPr>
        <w:rPr>
          <w:rFonts w:ascii="Courier New" w:hAnsi="Courier New" w:cs="Courier New"/>
        </w:rPr>
      </w:pPr>
      <w:r w:rsidRPr="00547087">
        <w:rPr>
          <w:rFonts w:ascii="Courier New" w:hAnsi="Courier New" w:cs="Courier New"/>
        </w:rPr>
        <w:t xml:space="preserve">        name = threading.current_thread().getName()</w:t>
      </w:r>
    </w:p>
    <w:p w:rsidR="0057590F" w:rsidRPr="00547087" w:rsidRDefault="0057590F" w:rsidP="0057590F">
      <w:pPr>
        <w:rPr>
          <w:rFonts w:ascii="Courier New" w:hAnsi="Courier New" w:cs="Courier New"/>
        </w:rPr>
      </w:pPr>
      <w:r w:rsidRPr="00547087">
        <w:rPr>
          <w:rFonts w:ascii="Courier New" w:hAnsi="Courier New" w:cs="Courier New"/>
        </w:rPr>
        <w:t xml:space="preserve">        pool.makeActive(name)</w:t>
      </w:r>
    </w:p>
    <w:p w:rsidR="0057590F" w:rsidRPr="00547087" w:rsidRDefault="0057590F" w:rsidP="0057590F">
      <w:pPr>
        <w:rPr>
          <w:rFonts w:ascii="Courier New" w:hAnsi="Courier New" w:cs="Courier New"/>
        </w:rPr>
      </w:pPr>
      <w:r w:rsidRPr="00547087">
        <w:rPr>
          <w:rFonts w:ascii="Courier New" w:hAnsi="Courier New" w:cs="Courier New"/>
        </w:rPr>
        <w:t xml:space="preserve">        time.sleep(0.1)</w:t>
      </w:r>
    </w:p>
    <w:p w:rsidR="0057590F" w:rsidRPr="00547087" w:rsidRDefault="0057590F" w:rsidP="0057590F">
      <w:pPr>
        <w:rPr>
          <w:rFonts w:ascii="Courier New" w:hAnsi="Courier New" w:cs="Courier New"/>
        </w:rPr>
      </w:pPr>
      <w:r w:rsidRPr="00547087">
        <w:rPr>
          <w:rFonts w:ascii="Courier New" w:hAnsi="Courier New" w:cs="Courier New"/>
        </w:rPr>
        <w:t xml:space="preserve">        pool.makeInactive(name)</w:t>
      </w:r>
    </w:p>
    <w:p w:rsidR="0057590F" w:rsidRPr="00547087" w:rsidRDefault="0057590F" w:rsidP="0057590F">
      <w:pPr>
        <w:rPr>
          <w:rFonts w:ascii="Courier New" w:hAnsi="Courier New" w:cs="Courier New"/>
        </w:rPr>
      </w:pPr>
    </w:p>
    <w:p w:rsidR="0057590F" w:rsidRPr="00547087" w:rsidRDefault="0057590F" w:rsidP="0057590F">
      <w:pPr>
        <w:rPr>
          <w:rFonts w:ascii="Courier New" w:hAnsi="Courier New" w:cs="Courier New"/>
        </w:rPr>
      </w:pPr>
      <w:r w:rsidRPr="00547087">
        <w:rPr>
          <w:rFonts w:ascii="Courier New" w:hAnsi="Courier New" w:cs="Courier New"/>
        </w:rPr>
        <w:t>logging.basicConfig(</w:t>
      </w:r>
    </w:p>
    <w:p w:rsidR="0057590F" w:rsidRPr="00547087" w:rsidRDefault="0057590F" w:rsidP="0057590F">
      <w:pPr>
        <w:rPr>
          <w:rFonts w:ascii="Courier New" w:hAnsi="Courier New" w:cs="Courier New"/>
        </w:rPr>
      </w:pPr>
      <w:r w:rsidRPr="00547087">
        <w:rPr>
          <w:rFonts w:ascii="Courier New" w:hAnsi="Courier New" w:cs="Courier New"/>
        </w:rPr>
        <w:t xml:space="preserve">    level=logging.DEBUG,</w:t>
      </w:r>
    </w:p>
    <w:p w:rsidR="0057590F" w:rsidRPr="00547087" w:rsidRDefault="0057590F" w:rsidP="0057590F">
      <w:pPr>
        <w:rPr>
          <w:rFonts w:ascii="Courier New" w:hAnsi="Courier New" w:cs="Courier New"/>
        </w:rPr>
      </w:pPr>
      <w:r w:rsidRPr="00547087">
        <w:rPr>
          <w:rFonts w:ascii="Courier New" w:hAnsi="Courier New" w:cs="Courier New"/>
        </w:rPr>
        <w:t xml:space="preserve">    format='%(asctime)s (%(threadName)-2s) %(message)s',</w:t>
      </w:r>
    </w:p>
    <w:p w:rsidR="0057590F" w:rsidRPr="00547087" w:rsidRDefault="0057590F" w:rsidP="0057590F">
      <w:pPr>
        <w:rPr>
          <w:rFonts w:ascii="Courier New" w:hAnsi="Courier New" w:cs="Courier New"/>
        </w:rPr>
      </w:pPr>
      <w:r w:rsidRPr="00547087">
        <w:rPr>
          <w:rFonts w:ascii="Courier New" w:hAnsi="Courier New" w:cs="Courier New"/>
        </w:rPr>
        <w:t>)</w:t>
      </w:r>
    </w:p>
    <w:p w:rsidR="0057590F" w:rsidRPr="00547087" w:rsidRDefault="0057590F" w:rsidP="0057590F">
      <w:pPr>
        <w:rPr>
          <w:rFonts w:ascii="Courier New" w:hAnsi="Courier New" w:cs="Courier New"/>
        </w:rPr>
      </w:pPr>
      <w:r w:rsidRPr="00547087">
        <w:rPr>
          <w:rFonts w:ascii="Courier New" w:hAnsi="Courier New" w:cs="Courier New"/>
        </w:rPr>
        <w:t>pool = ActivePool()</w:t>
      </w:r>
    </w:p>
    <w:p w:rsidR="0057590F" w:rsidRPr="00547087" w:rsidRDefault="0057590F" w:rsidP="0057590F">
      <w:pPr>
        <w:rPr>
          <w:rFonts w:ascii="Courier New" w:hAnsi="Courier New" w:cs="Courier New"/>
        </w:rPr>
      </w:pPr>
      <w:r w:rsidRPr="00547087">
        <w:rPr>
          <w:rFonts w:ascii="Courier New" w:hAnsi="Courier New" w:cs="Courier New"/>
        </w:rPr>
        <w:t>s = threading.Semaphore(2)</w:t>
      </w:r>
    </w:p>
    <w:p w:rsidR="0057590F" w:rsidRPr="00547087" w:rsidRDefault="0057590F" w:rsidP="0057590F">
      <w:pPr>
        <w:rPr>
          <w:rFonts w:ascii="Courier New" w:hAnsi="Courier New" w:cs="Courier New"/>
        </w:rPr>
      </w:pPr>
      <w:r w:rsidRPr="00547087">
        <w:rPr>
          <w:rFonts w:ascii="Courier New" w:hAnsi="Courier New" w:cs="Courier New"/>
          <w:bCs/>
        </w:rPr>
        <w:t>for</w:t>
      </w:r>
      <w:r w:rsidRPr="00547087">
        <w:rPr>
          <w:rFonts w:ascii="Courier New" w:hAnsi="Courier New" w:cs="Courier New"/>
        </w:rPr>
        <w:t xml:space="preserve"> i </w:t>
      </w:r>
      <w:r w:rsidRPr="00547087">
        <w:rPr>
          <w:rFonts w:ascii="Courier New" w:hAnsi="Courier New" w:cs="Courier New"/>
          <w:bCs/>
        </w:rPr>
        <w:t>in</w:t>
      </w:r>
      <w:r w:rsidRPr="00547087">
        <w:rPr>
          <w:rFonts w:ascii="Courier New" w:hAnsi="Courier New" w:cs="Courier New"/>
        </w:rPr>
        <w:t xml:space="preserve"> range(4):</w:t>
      </w:r>
    </w:p>
    <w:p w:rsidR="0057590F" w:rsidRPr="00547087" w:rsidRDefault="0057590F" w:rsidP="0057590F">
      <w:pPr>
        <w:rPr>
          <w:rFonts w:ascii="Courier New" w:hAnsi="Courier New" w:cs="Courier New"/>
        </w:rPr>
      </w:pPr>
      <w:r w:rsidRPr="00547087">
        <w:rPr>
          <w:rFonts w:ascii="Courier New" w:hAnsi="Courier New" w:cs="Courier New"/>
        </w:rPr>
        <w:t xml:space="preserve">    t = threading.Thread(</w:t>
      </w:r>
    </w:p>
    <w:p w:rsidR="0057590F" w:rsidRPr="00547087" w:rsidRDefault="0057590F" w:rsidP="0057590F">
      <w:pPr>
        <w:rPr>
          <w:rFonts w:ascii="Courier New" w:hAnsi="Courier New" w:cs="Courier New"/>
        </w:rPr>
      </w:pPr>
      <w:r w:rsidRPr="00547087">
        <w:rPr>
          <w:rFonts w:ascii="Courier New" w:hAnsi="Courier New" w:cs="Courier New"/>
        </w:rPr>
        <w:t xml:space="preserve">        target=worker,</w:t>
      </w:r>
    </w:p>
    <w:p w:rsidR="0057590F" w:rsidRPr="00547087" w:rsidRDefault="0057590F" w:rsidP="0057590F">
      <w:pPr>
        <w:rPr>
          <w:rFonts w:ascii="Courier New" w:hAnsi="Courier New" w:cs="Courier New"/>
        </w:rPr>
      </w:pPr>
      <w:r w:rsidRPr="00547087">
        <w:rPr>
          <w:rFonts w:ascii="Courier New" w:hAnsi="Courier New" w:cs="Courier New"/>
        </w:rPr>
        <w:t xml:space="preserve">        name=str(i),</w:t>
      </w:r>
    </w:p>
    <w:p w:rsidR="0057590F" w:rsidRPr="00547087" w:rsidRDefault="0057590F" w:rsidP="0057590F">
      <w:pPr>
        <w:rPr>
          <w:rFonts w:ascii="Courier New" w:hAnsi="Courier New" w:cs="Courier New"/>
        </w:rPr>
      </w:pPr>
      <w:r w:rsidRPr="00547087">
        <w:rPr>
          <w:rFonts w:ascii="Courier New" w:hAnsi="Courier New" w:cs="Courier New"/>
        </w:rPr>
        <w:t xml:space="preserve">        args=(s, pool),</w:t>
      </w:r>
    </w:p>
    <w:p w:rsidR="0057590F" w:rsidRPr="00547087" w:rsidRDefault="0057590F" w:rsidP="0057590F">
      <w:pPr>
        <w:rPr>
          <w:rFonts w:ascii="Courier New" w:hAnsi="Courier New" w:cs="Courier New"/>
        </w:rPr>
      </w:pPr>
      <w:r w:rsidRPr="00547087">
        <w:rPr>
          <w:rFonts w:ascii="Courier New" w:hAnsi="Courier New" w:cs="Courier New"/>
        </w:rPr>
        <w:t xml:space="preserve">    )</w:t>
      </w:r>
    </w:p>
    <w:p w:rsidR="0057590F" w:rsidRPr="00547087" w:rsidRDefault="0057590F" w:rsidP="0057590F">
      <w:pPr>
        <w:rPr>
          <w:rFonts w:ascii="Courier New" w:hAnsi="Courier New" w:cs="Courier New"/>
        </w:rPr>
      </w:pPr>
      <w:r w:rsidRPr="00547087">
        <w:rPr>
          <w:rFonts w:ascii="Courier New" w:hAnsi="Courier New" w:cs="Courier New"/>
        </w:rPr>
        <w:t xml:space="preserve">    t.start()</w:t>
      </w:r>
    </w:p>
    <w:p w:rsidR="0057590F" w:rsidRPr="004536B9" w:rsidRDefault="0057590F" w:rsidP="0057590F">
      <w:r>
        <w:t xml:space="preserve">In this example, the </w:t>
      </w:r>
      <w:r w:rsidRPr="00676DCA">
        <w:rPr>
          <w:rFonts w:ascii="Courier New" w:hAnsi="Courier New" w:cs="Courier New"/>
        </w:rPr>
        <w:t>ActivePool</w:t>
      </w:r>
      <w:r w:rsidRPr="004536B9">
        <w:t>class simply serves as a convenient way to track which threads are able to run at a given moment. A real resource pool would allocate a connection or some other value to the newly active thread, and reclaim the value when the thread is done. Here, it is just used to hold the names of the active threads to show that at most two are running concurrently.</w:t>
      </w:r>
    </w:p>
    <w:p w:rsidR="0057590F" w:rsidRDefault="0057590F" w:rsidP="0057590F">
      <w:pPr>
        <w:spacing w:after="0"/>
        <w:ind w:left="0"/>
        <w:rPr>
          <w:rFonts w:ascii="Courier New" w:hAnsi="Courier New" w:cs="Courier New"/>
        </w:rPr>
      </w:pPr>
      <w:r>
        <w:rPr>
          <w:rFonts w:ascii="Courier New" w:hAnsi="Courier New" w:cs="Courier New"/>
        </w:rPr>
        <w:br w:type="page"/>
      </w:r>
    </w:p>
    <w:p w:rsidR="0057590F" w:rsidRPr="005A6817" w:rsidRDefault="0057590F" w:rsidP="0057590F">
      <w:pPr>
        <w:rPr>
          <w:rFonts w:asciiTheme="majorHAnsi" w:hAnsiTheme="majorHAnsi" w:cs="Courier New"/>
          <w:b/>
        </w:rPr>
      </w:pPr>
      <w:r w:rsidRPr="005A6817">
        <w:rPr>
          <w:rFonts w:asciiTheme="majorHAnsi" w:hAnsiTheme="majorHAnsi" w:cs="Courier New"/>
          <w:b/>
        </w:rPr>
        <w:lastRenderedPageBreak/>
        <w:t>Example:</w:t>
      </w:r>
    </w:p>
    <w:p w:rsidR="0057590F" w:rsidRPr="004536B9" w:rsidRDefault="0057590F" w:rsidP="0057590F">
      <w:pPr>
        <w:rPr>
          <w:rFonts w:ascii="Courier New" w:hAnsi="Courier New" w:cs="Courier New"/>
        </w:rPr>
      </w:pPr>
      <w:r w:rsidRPr="004536B9">
        <w:rPr>
          <w:rFonts w:ascii="Courier New" w:hAnsi="Courier New" w:cs="Courier New"/>
        </w:rPr>
        <w:t>$ python3 threading_semaphore.py</w:t>
      </w:r>
    </w:p>
    <w:p w:rsidR="0057590F" w:rsidRPr="004536B9" w:rsidRDefault="0057590F" w:rsidP="0057590F">
      <w:pPr>
        <w:rPr>
          <w:rFonts w:ascii="Courier New" w:hAnsi="Courier New" w:cs="Courier New"/>
        </w:rPr>
      </w:pPr>
    </w:p>
    <w:p w:rsidR="0057590F" w:rsidRPr="004536B9" w:rsidRDefault="0057590F" w:rsidP="0057590F">
      <w:pPr>
        <w:rPr>
          <w:rFonts w:ascii="Courier New" w:hAnsi="Courier New" w:cs="Courier New"/>
        </w:rPr>
      </w:pPr>
      <w:r w:rsidRPr="004536B9">
        <w:rPr>
          <w:rFonts w:ascii="Courier New" w:hAnsi="Courier New" w:cs="Courier New"/>
        </w:rPr>
        <w:t>2016-07-10 10:45:29,398 (0 ) Waiting to join the pool</w:t>
      </w:r>
    </w:p>
    <w:p w:rsidR="0057590F" w:rsidRPr="004536B9" w:rsidRDefault="0057590F" w:rsidP="0057590F">
      <w:pPr>
        <w:rPr>
          <w:rFonts w:ascii="Courier New" w:hAnsi="Courier New" w:cs="Courier New"/>
        </w:rPr>
      </w:pPr>
      <w:r w:rsidRPr="004536B9">
        <w:rPr>
          <w:rFonts w:ascii="Courier New" w:hAnsi="Courier New" w:cs="Courier New"/>
        </w:rPr>
        <w:t>2016-07-10 10:45:29,398 (0 ) Running: ['0']</w:t>
      </w:r>
    </w:p>
    <w:p w:rsidR="0057590F" w:rsidRPr="004536B9" w:rsidRDefault="0057590F" w:rsidP="0057590F">
      <w:pPr>
        <w:rPr>
          <w:rFonts w:ascii="Courier New" w:hAnsi="Courier New" w:cs="Courier New"/>
        </w:rPr>
      </w:pPr>
      <w:r w:rsidRPr="004536B9">
        <w:rPr>
          <w:rFonts w:ascii="Courier New" w:hAnsi="Courier New" w:cs="Courier New"/>
        </w:rPr>
        <w:t>2016-07-10 10:45:29,399 (1 ) Waiting to join the pool</w:t>
      </w:r>
    </w:p>
    <w:p w:rsidR="0057590F" w:rsidRPr="004536B9" w:rsidRDefault="0057590F" w:rsidP="0057590F">
      <w:pPr>
        <w:rPr>
          <w:rFonts w:ascii="Courier New" w:hAnsi="Courier New" w:cs="Courier New"/>
        </w:rPr>
      </w:pPr>
      <w:r w:rsidRPr="004536B9">
        <w:rPr>
          <w:rFonts w:ascii="Courier New" w:hAnsi="Courier New" w:cs="Courier New"/>
        </w:rPr>
        <w:t>2016-07-10 10:45:29,399 (1 ) Running: ['0', '1']</w:t>
      </w:r>
    </w:p>
    <w:p w:rsidR="0057590F" w:rsidRPr="004536B9" w:rsidRDefault="0057590F" w:rsidP="0057590F">
      <w:pPr>
        <w:rPr>
          <w:rFonts w:ascii="Courier New" w:hAnsi="Courier New" w:cs="Courier New"/>
        </w:rPr>
      </w:pPr>
      <w:r w:rsidRPr="004536B9">
        <w:rPr>
          <w:rFonts w:ascii="Courier New" w:hAnsi="Courier New" w:cs="Courier New"/>
        </w:rPr>
        <w:t>2016-07-10 10:45:29,399 (2 ) Waiting to join the pool</w:t>
      </w:r>
    </w:p>
    <w:p w:rsidR="0057590F" w:rsidRPr="004536B9" w:rsidRDefault="0057590F" w:rsidP="0057590F">
      <w:pPr>
        <w:rPr>
          <w:rFonts w:ascii="Courier New" w:hAnsi="Courier New" w:cs="Courier New"/>
        </w:rPr>
      </w:pPr>
      <w:r w:rsidRPr="004536B9">
        <w:rPr>
          <w:rFonts w:ascii="Courier New" w:hAnsi="Courier New" w:cs="Courier New"/>
        </w:rPr>
        <w:t>2016-07-10 10:45:29,399 (3 ) Waiting to join the pool</w:t>
      </w:r>
    </w:p>
    <w:p w:rsidR="0057590F" w:rsidRPr="004536B9" w:rsidRDefault="0057590F" w:rsidP="0057590F">
      <w:pPr>
        <w:rPr>
          <w:rFonts w:ascii="Courier New" w:hAnsi="Courier New" w:cs="Courier New"/>
        </w:rPr>
      </w:pPr>
      <w:r w:rsidRPr="004536B9">
        <w:rPr>
          <w:rFonts w:ascii="Courier New" w:hAnsi="Courier New" w:cs="Courier New"/>
        </w:rPr>
        <w:t>2016-07-10 10:45:29,501 (1 ) Running: ['0']</w:t>
      </w:r>
    </w:p>
    <w:p w:rsidR="0057590F" w:rsidRPr="004536B9" w:rsidRDefault="0057590F" w:rsidP="0057590F">
      <w:pPr>
        <w:rPr>
          <w:rFonts w:ascii="Courier New" w:hAnsi="Courier New" w:cs="Courier New"/>
        </w:rPr>
      </w:pPr>
      <w:r w:rsidRPr="004536B9">
        <w:rPr>
          <w:rFonts w:ascii="Courier New" w:hAnsi="Courier New" w:cs="Courier New"/>
        </w:rPr>
        <w:t>2016-07-10 10:45:29,501 (0 ) Running: []</w:t>
      </w:r>
    </w:p>
    <w:p w:rsidR="0057590F" w:rsidRPr="004536B9" w:rsidRDefault="0057590F" w:rsidP="0057590F">
      <w:pPr>
        <w:rPr>
          <w:rFonts w:ascii="Courier New" w:hAnsi="Courier New" w:cs="Courier New"/>
        </w:rPr>
      </w:pPr>
      <w:r w:rsidRPr="004536B9">
        <w:rPr>
          <w:rFonts w:ascii="Courier New" w:hAnsi="Courier New" w:cs="Courier New"/>
        </w:rPr>
        <w:t>2016-07-10 10:45:29,502 (3 ) Running: ['3']</w:t>
      </w:r>
    </w:p>
    <w:p w:rsidR="0057590F" w:rsidRPr="004536B9" w:rsidRDefault="0057590F" w:rsidP="0057590F">
      <w:pPr>
        <w:rPr>
          <w:rFonts w:ascii="Courier New" w:hAnsi="Courier New" w:cs="Courier New"/>
        </w:rPr>
      </w:pPr>
      <w:r w:rsidRPr="004536B9">
        <w:rPr>
          <w:rFonts w:ascii="Courier New" w:hAnsi="Courier New" w:cs="Courier New"/>
        </w:rPr>
        <w:t>2016-07-10 10:45:29,502 (2 ) Running: ['3', '2']</w:t>
      </w:r>
    </w:p>
    <w:p w:rsidR="0057590F" w:rsidRPr="004536B9" w:rsidRDefault="0057590F" w:rsidP="0057590F">
      <w:pPr>
        <w:rPr>
          <w:rFonts w:ascii="Courier New" w:hAnsi="Courier New" w:cs="Courier New"/>
        </w:rPr>
      </w:pPr>
      <w:r w:rsidRPr="004536B9">
        <w:rPr>
          <w:rFonts w:ascii="Courier New" w:hAnsi="Courier New" w:cs="Courier New"/>
        </w:rPr>
        <w:t>2016-07-10 10:45:29,607 (3 ) Running: ['2']</w:t>
      </w:r>
    </w:p>
    <w:p w:rsidR="0057590F" w:rsidRPr="004536B9" w:rsidRDefault="0057590F" w:rsidP="0057590F">
      <w:pPr>
        <w:rPr>
          <w:rFonts w:ascii="Courier New" w:hAnsi="Courier New" w:cs="Courier New"/>
        </w:rPr>
      </w:pPr>
      <w:r w:rsidRPr="004536B9">
        <w:rPr>
          <w:rFonts w:ascii="Courier New" w:hAnsi="Courier New" w:cs="Courier New"/>
        </w:rPr>
        <w:t>2016-07-10 10:45:29,608 (2 ) Running: []</w:t>
      </w:r>
    </w:p>
    <w:p w:rsidR="0057590F" w:rsidRDefault="0057590F" w:rsidP="0057590F">
      <w:pPr>
        <w:spacing w:after="0"/>
        <w:ind w:left="0"/>
        <w:rPr>
          <w:rFonts w:asciiTheme="majorHAnsi" w:hAnsiTheme="majorHAnsi"/>
          <w:kern w:val="28"/>
          <w:sz w:val="28"/>
          <w:szCs w:val="28"/>
        </w:rPr>
      </w:pPr>
      <w:bookmarkStart w:id="339" w:name="_Toc515016779"/>
      <w:r>
        <w:br w:type="page"/>
      </w:r>
    </w:p>
    <w:p w:rsidR="0057590F" w:rsidRPr="004536B9" w:rsidRDefault="0057590F" w:rsidP="0057590F">
      <w:pPr>
        <w:pStyle w:val="Heading3"/>
      </w:pPr>
      <w:bookmarkStart w:id="340" w:name="_Toc515037954"/>
      <w:r w:rsidRPr="004536B9">
        <w:lastRenderedPageBreak/>
        <w:t>Thread-specific Data</w:t>
      </w:r>
      <w:bookmarkEnd w:id="339"/>
      <w:bookmarkEnd w:id="340"/>
    </w:p>
    <w:p w:rsidR="0057590F" w:rsidRPr="004536B9" w:rsidRDefault="0057590F" w:rsidP="0057590F">
      <w:r w:rsidRPr="004536B9">
        <w:t>While some resources need to be locked so multiple threads can use them, others need to be protected so that they are hidden from th</w:t>
      </w:r>
      <w:r>
        <w:t xml:space="preserve">reads that do not own them. The </w:t>
      </w:r>
      <w:r w:rsidRPr="00676DCA">
        <w:rPr>
          <w:rFonts w:ascii="Courier New" w:hAnsi="Courier New" w:cs="Courier New"/>
        </w:rPr>
        <w:t>local()</w:t>
      </w:r>
      <w:r w:rsidRPr="004536B9">
        <w:t>class creates an object capable of hiding values from view in separate threads.</w:t>
      </w:r>
    </w:p>
    <w:p w:rsidR="0057590F" w:rsidRPr="005A6817" w:rsidRDefault="0057590F" w:rsidP="0057590F">
      <w:pPr>
        <w:rPr>
          <w:rFonts w:asciiTheme="majorHAnsi" w:hAnsiTheme="majorHAnsi" w:cs="Courier New"/>
          <w:b/>
        </w:rPr>
      </w:pPr>
      <w:r w:rsidRPr="005A6817">
        <w:rPr>
          <w:rFonts w:asciiTheme="majorHAnsi" w:hAnsiTheme="majorHAnsi" w:cs="Courier New"/>
          <w:b/>
        </w:rPr>
        <w:t>Example:</w:t>
      </w:r>
    </w:p>
    <w:p w:rsidR="0057590F" w:rsidRPr="00547087" w:rsidRDefault="0057590F" w:rsidP="0057590F">
      <w:pPr>
        <w:rPr>
          <w:rFonts w:ascii="Courier New" w:hAnsi="Courier New" w:cs="Courier New"/>
        </w:rPr>
      </w:pPr>
      <w:r w:rsidRPr="00547087">
        <w:rPr>
          <w:rFonts w:ascii="Courier New" w:hAnsi="Courier New" w:cs="Courier New"/>
        </w:rPr>
        <w:t>threading_local.py</w:t>
      </w:r>
    </w:p>
    <w:p w:rsidR="0057590F" w:rsidRPr="00547087" w:rsidRDefault="0057590F" w:rsidP="0057590F">
      <w:pPr>
        <w:rPr>
          <w:rFonts w:ascii="Courier New" w:hAnsi="Courier New" w:cs="Courier New"/>
        </w:rPr>
      </w:pPr>
      <w:r w:rsidRPr="00547087">
        <w:rPr>
          <w:rFonts w:ascii="Courier New" w:hAnsi="Courier New" w:cs="Courier New"/>
          <w:bCs/>
        </w:rPr>
        <w:t>importrandom</w:t>
      </w:r>
    </w:p>
    <w:p w:rsidR="0057590F" w:rsidRPr="00547087" w:rsidRDefault="0057590F" w:rsidP="0057590F">
      <w:pPr>
        <w:rPr>
          <w:rFonts w:ascii="Courier New" w:hAnsi="Courier New" w:cs="Courier New"/>
        </w:rPr>
      </w:pPr>
      <w:r w:rsidRPr="00547087">
        <w:rPr>
          <w:rFonts w:ascii="Courier New" w:hAnsi="Courier New" w:cs="Courier New"/>
          <w:bCs/>
        </w:rPr>
        <w:t>importthreading</w:t>
      </w:r>
    </w:p>
    <w:p w:rsidR="0057590F" w:rsidRPr="00547087" w:rsidRDefault="0057590F" w:rsidP="0057590F">
      <w:pPr>
        <w:rPr>
          <w:rFonts w:ascii="Courier New" w:hAnsi="Courier New" w:cs="Courier New"/>
        </w:rPr>
      </w:pPr>
      <w:r w:rsidRPr="00547087">
        <w:rPr>
          <w:rFonts w:ascii="Courier New" w:hAnsi="Courier New" w:cs="Courier New"/>
          <w:bCs/>
        </w:rPr>
        <w:t>importlogging</w:t>
      </w:r>
    </w:p>
    <w:p w:rsidR="0057590F" w:rsidRPr="00547087" w:rsidRDefault="0057590F" w:rsidP="0057590F">
      <w:pPr>
        <w:rPr>
          <w:rFonts w:ascii="Courier New" w:hAnsi="Courier New" w:cs="Courier New"/>
        </w:rPr>
      </w:pPr>
    </w:p>
    <w:p w:rsidR="0057590F" w:rsidRPr="00547087" w:rsidRDefault="0057590F" w:rsidP="0057590F">
      <w:pPr>
        <w:rPr>
          <w:rFonts w:ascii="Courier New" w:hAnsi="Courier New" w:cs="Courier New"/>
        </w:rPr>
      </w:pPr>
      <w:r w:rsidRPr="00547087">
        <w:rPr>
          <w:rFonts w:ascii="Courier New" w:hAnsi="Courier New" w:cs="Courier New"/>
          <w:bCs/>
        </w:rPr>
        <w:t>def</w:t>
      </w:r>
      <w:r w:rsidRPr="00547087">
        <w:rPr>
          <w:rFonts w:ascii="Courier New" w:hAnsi="Courier New" w:cs="Courier New"/>
        </w:rPr>
        <w:t xml:space="preserve"> show_value(data):</w:t>
      </w:r>
    </w:p>
    <w:p w:rsidR="0057590F" w:rsidRPr="00547087" w:rsidRDefault="0057590F" w:rsidP="0057590F">
      <w:pPr>
        <w:rPr>
          <w:rFonts w:ascii="Courier New" w:hAnsi="Courier New" w:cs="Courier New"/>
        </w:rPr>
      </w:pPr>
      <w:r w:rsidRPr="00547087">
        <w:rPr>
          <w:rFonts w:ascii="Courier New" w:hAnsi="Courier New" w:cs="Courier New"/>
          <w:bCs/>
        </w:rPr>
        <w:t>try</w:t>
      </w:r>
      <w:r w:rsidRPr="00547087">
        <w:rPr>
          <w:rFonts w:ascii="Courier New" w:hAnsi="Courier New" w:cs="Courier New"/>
        </w:rPr>
        <w:t>:</w:t>
      </w:r>
    </w:p>
    <w:p w:rsidR="0057590F" w:rsidRPr="00547087" w:rsidRDefault="0057590F" w:rsidP="0057590F">
      <w:pPr>
        <w:rPr>
          <w:rFonts w:ascii="Courier New" w:hAnsi="Courier New" w:cs="Courier New"/>
        </w:rPr>
      </w:pPr>
      <w:r w:rsidRPr="00547087">
        <w:rPr>
          <w:rFonts w:ascii="Courier New" w:hAnsi="Courier New" w:cs="Courier New"/>
        </w:rPr>
        <w:t xml:space="preserve">        val = data.value</w:t>
      </w:r>
    </w:p>
    <w:p w:rsidR="0057590F" w:rsidRPr="00547087" w:rsidRDefault="0057590F" w:rsidP="0057590F">
      <w:pPr>
        <w:rPr>
          <w:rFonts w:ascii="Courier New" w:hAnsi="Courier New" w:cs="Courier New"/>
        </w:rPr>
      </w:pPr>
      <w:r w:rsidRPr="00547087">
        <w:rPr>
          <w:rFonts w:ascii="Courier New" w:hAnsi="Courier New" w:cs="Courier New"/>
          <w:bCs/>
        </w:rPr>
        <w:t>except</w:t>
      </w:r>
      <w:r w:rsidRPr="00547087">
        <w:rPr>
          <w:rFonts w:ascii="Courier New" w:hAnsi="Courier New" w:cs="Courier New"/>
        </w:rPr>
        <w:t xml:space="preserve"> AttributeError:</w:t>
      </w:r>
    </w:p>
    <w:p w:rsidR="0057590F" w:rsidRPr="00547087" w:rsidRDefault="0057590F" w:rsidP="0057590F">
      <w:pPr>
        <w:rPr>
          <w:rFonts w:ascii="Courier New" w:hAnsi="Courier New" w:cs="Courier New"/>
        </w:rPr>
      </w:pPr>
      <w:r w:rsidRPr="00547087">
        <w:rPr>
          <w:rFonts w:ascii="Courier New" w:hAnsi="Courier New" w:cs="Courier New"/>
        </w:rPr>
        <w:t xml:space="preserve">        logging.debug('No value yet')</w:t>
      </w:r>
    </w:p>
    <w:p w:rsidR="0057590F" w:rsidRPr="00547087" w:rsidRDefault="0057590F" w:rsidP="0057590F">
      <w:pPr>
        <w:rPr>
          <w:rFonts w:ascii="Courier New" w:hAnsi="Courier New" w:cs="Courier New"/>
        </w:rPr>
      </w:pPr>
      <w:r w:rsidRPr="00547087">
        <w:rPr>
          <w:rFonts w:ascii="Courier New" w:hAnsi="Courier New" w:cs="Courier New"/>
          <w:bCs/>
        </w:rPr>
        <w:t>else</w:t>
      </w:r>
      <w:r w:rsidRPr="00547087">
        <w:rPr>
          <w:rFonts w:ascii="Courier New" w:hAnsi="Courier New" w:cs="Courier New"/>
        </w:rPr>
        <w:t>:</w:t>
      </w:r>
    </w:p>
    <w:p w:rsidR="0057590F" w:rsidRPr="00547087" w:rsidRDefault="0057590F" w:rsidP="0057590F">
      <w:pPr>
        <w:rPr>
          <w:rFonts w:ascii="Courier New" w:hAnsi="Courier New" w:cs="Courier New"/>
        </w:rPr>
      </w:pPr>
      <w:r w:rsidRPr="00547087">
        <w:rPr>
          <w:rFonts w:ascii="Courier New" w:hAnsi="Courier New" w:cs="Courier New"/>
        </w:rPr>
        <w:t xml:space="preserve">        logging.debug('value=%s', val)</w:t>
      </w:r>
    </w:p>
    <w:p w:rsidR="0057590F" w:rsidRPr="00547087" w:rsidRDefault="0057590F" w:rsidP="0057590F">
      <w:pPr>
        <w:rPr>
          <w:rFonts w:ascii="Courier New" w:hAnsi="Courier New" w:cs="Courier New"/>
        </w:rPr>
      </w:pPr>
    </w:p>
    <w:p w:rsidR="0057590F" w:rsidRPr="00547087" w:rsidRDefault="0057590F" w:rsidP="0057590F">
      <w:pPr>
        <w:rPr>
          <w:rFonts w:ascii="Courier New" w:hAnsi="Courier New" w:cs="Courier New"/>
        </w:rPr>
      </w:pPr>
      <w:r w:rsidRPr="00547087">
        <w:rPr>
          <w:rFonts w:ascii="Courier New" w:hAnsi="Courier New" w:cs="Courier New"/>
          <w:bCs/>
        </w:rPr>
        <w:t>def</w:t>
      </w:r>
      <w:r w:rsidRPr="00547087">
        <w:rPr>
          <w:rFonts w:ascii="Courier New" w:hAnsi="Courier New" w:cs="Courier New"/>
        </w:rPr>
        <w:t xml:space="preserve"> worker(data):</w:t>
      </w:r>
    </w:p>
    <w:p w:rsidR="0057590F" w:rsidRPr="00547087" w:rsidRDefault="0057590F" w:rsidP="0057590F">
      <w:pPr>
        <w:rPr>
          <w:rFonts w:ascii="Courier New" w:hAnsi="Courier New" w:cs="Courier New"/>
        </w:rPr>
      </w:pPr>
      <w:r w:rsidRPr="00547087">
        <w:rPr>
          <w:rFonts w:ascii="Courier New" w:hAnsi="Courier New" w:cs="Courier New"/>
        </w:rPr>
        <w:t xml:space="preserve">    show_value(data)</w:t>
      </w:r>
    </w:p>
    <w:p w:rsidR="0057590F" w:rsidRPr="00547087" w:rsidRDefault="0057590F" w:rsidP="0057590F">
      <w:pPr>
        <w:rPr>
          <w:rFonts w:ascii="Courier New" w:hAnsi="Courier New" w:cs="Courier New"/>
        </w:rPr>
      </w:pPr>
      <w:r w:rsidRPr="00547087">
        <w:rPr>
          <w:rFonts w:ascii="Courier New" w:hAnsi="Courier New" w:cs="Courier New"/>
        </w:rPr>
        <w:t xml:space="preserve">    data.value = random.randint(1, 100)</w:t>
      </w:r>
    </w:p>
    <w:p w:rsidR="0057590F" w:rsidRPr="00547087" w:rsidRDefault="0057590F" w:rsidP="0057590F">
      <w:pPr>
        <w:rPr>
          <w:rFonts w:ascii="Courier New" w:hAnsi="Courier New" w:cs="Courier New"/>
        </w:rPr>
      </w:pPr>
      <w:r w:rsidRPr="00547087">
        <w:rPr>
          <w:rFonts w:ascii="Courier New" w:hAnsi="Courier New" w:cs="Courier New"/>
        </w:rPr>
        <w:t xml:space="preserve">    show_value(data)</w:t>
      </w:r>
    </w:p>
    <w:p w:rsidR="0057590F" w:rsidRPr="00547087" w:rsidRDefault="0057590F" w:rsidP="0057590F">
      <w:pPr>
        <w:rPr>
          <w:rFonts w:ascii="Courier New" w:hAnsi="Courier New" w:cs="Courier New"/>
        </w:rPr>
      </w:pPr>
    </w:p>
    <w:p w:rsidR="0057590F" w:rsidRPr="00547087" w:rsidRDefault="0057590F" w:rsidP="0057590F">
      <w:pPr>
        <w:rPr>
          <w:rFonts w:ascii="Courier New" w:hAnsi="Courier New" w:cs="Courier New"/>
        </w:rPr>
      </w:pPr>
      <w:r w:rsidRPr="00547087">
        <w:rPr>
          <w:rFonts w:ascii="Courier New" w:hAnsi="Courier New" w:cs="Courier New"/>
        </w:rPr>
        <w:t>logging.basicConfig(</w:t>
      </w:r>
    </w:p>
    <w:p w:rsidR="0057590F" w:rsidRPr="00547087" w:rsidRDefault="0057590F" w:rsidP="0057590F">
      <w:pPr>
        <w:rPr>
          <w:rFonts w:ascii="Courier New" w:hAnsi="Courier New" w:cs="Courier New"/>
        </w:rPr>
      </w:pPr>
      <w:r w:rsidRPr="00547087">
        <w:rPr>
          <w:rFonts w:ascii="Courier New" w:hAnsi="Courier New" w:cs="Courier New"/>
        </w:rPr>
        <w:t xml:space="preserve">    level=logging.DEBUG,</w:t>
      </w:r>
    </w:p>
    <w:p w:rsidR="0057590F" w:rsidRPr="00547087" w:rsidRDefault="0057590F" w:rsidP="0057590F">
      <w:pPr>
        <w:rPr>
          <w:rFonts w:ascii="Courier New" w:hAnsi="Courier New" w:cs="Courier New"/>
        </w:rPr>
      </w:pPr>
      <w:r w:rsidRPr="00547087">
        <w:rPr>
          <w:rFonts w:ascii="Courier New" w:hAnsi="Courier New" w:cs="Courier New"/>
        </w:rPr>
        <w:t xml:space="preserve">    format='(%(threadName)-10s) %(message)s',</w:t>
      </w:r>
    </w:p>
    <w:p w:rsidR="0057590F" w:rsidRPr="00547087" w:rsidRDefault="0057590F" w:rsidP="0057590F">
      <w:pPr>
        <w:rPr>
          <w:rFonts w:ascii="Courier New" w:hAnsi="Courier New" w:cs="Courier New"/>
        </w:rPr>
      </w:pPr>
      <w:r w:rsidRPr="00547087">
        <w:rPr>
          <w:rFonts w:ascii="Courier New" w:hAnsi="Courier New" w:cs="Courier New"/>
        </w:rPr>
        <w:t>)</w:t>
      </w:r>
    </w:p>
    <w:p w:rsidR="0057590F" w:rsidRPr="00547087" w:rsidRDefault="0057590F" w:rsidP="0057590F">
      <w:pPr>
        <w:rPr>
          <w:rFonts w:ascii="Courier New" w:hAnsi="Courier New" w:cs="Courier New"/>
        </w:rPr>
      </w:pPr>
      <w:r w:rsidRPr="00547087">
        <w:rPr>
          <w:rFonts w:ascii="Courier New" w:hAnsi="Courier New" w:cs="Courier New"/>
        </w:rPr>
        <w:t>local_data = threading.local()</w:t>
      </w:r>
    </w:p>
    <w:p w:rsidR="0057590F" w:rsidRPr="00547087" w:rsidRDefault="0057590F" w:rsidP="0057590F">
      <w:pPr>
        <w:rPr>
          <w:rFonts w:ascii="Courier New" w:hAnsi="Courier New" w:cs="Courier New"/>
        </w:rPr>
      </w:pPr>
      <w:r w:rsidRPr="00547087">
        <w:rPr>
          <w:rFonts w:ascii="Courier New" w:hAnsi="Courier New" w:cs="Courier New"/>
        </w:rPr>
        <w:t>show_value(local_data)</w:t>
      </w:r>
    </w:p>
    <w:p w:rsidR="0057590F" w:rsidRPr="00547087" w:rsidRDefault="0057590F" w:rsidP="0057590F">
      <w:pPr>
        <w:rPr>
          <w:rFonts w:ascii="Courier New" w:hAnsi="Courier New" w:cs="Courier New"/>
        </w:rPr>
      </w:pPr>
      <w:r w:rsidRPr="00547087">
        <w:rPr>
          <w:rFonts w:ascii="Courier New" w:hAnsi="Courier New" w:cs="Courier New"/>
        </w:rPr>
        <w:t>local_data.value = 1000</w:t>
      </w:r>
    </w:p>
    <w:p w:rsidR="0057590F" w:rsidRPr="00547087" w:rsidRDefault="0057590F" w:rsidP="0057590F">
      <w:pPr>
        <w:rPr>
          <w:rFonts w:ascii="Courier New" w:hAnsi="Courier New" w:cs="Courier New"/>
        </w:rPr>
      </w:pPr>
      <w:r w:rsidRPr="00547087">
        <w:rPr>
          <w:rFonts w:ascii="Courier New" w:hAnsi="Courier New" w:cs="Courier New"/>
        </w:rPr>
        <w:t>show_value(local_data)</w:t>
      </w:r>
    </w:p>
    <w:p w:rsidR="0057590F" w:rsidRPr="00547087" w:rsidRDefault="0057590F" w:rsidP="0057590F">
      <w:pPr>
        <w:rPr>
          <w:rFonts w:ascii="Courier New" w:hAnsi="Courier New" w:cs="Courier New"/>
        </w:rPr>
      </w:pPr>
    </w:p>
    <w:p w:rsidR="0057590F" w:rsidRPr="00547087" w:rsidRDefault="0057590F" w:rsidP="0057590F">
      <w:pPr>
        <w:rPr>
          <w:rFonts w:ascii="Courier New" w:hAnsi="Courier New" w:cs="Courier New"/>
        </w:rPr>
      </w:pPr>
      <w:r w:rsidRPr="00547087">
        <w:rPr>
          <w:rFonts w:ascii="Courier New" w:hAnsi="Courier New" w:cs="Courier New"/>
          <w:bCs/>
        </w:rPr>
        <w:t>for</w:t>
      </w:r>
      <w:r w:rsidRPr="00547087">
        <w:rPr>
          <w:rFonts w:ascii="Courier New" w:hAnsi="Courier New" w:cs="Courier New"/>
        </w:rPr>
        <w:t xml:space="preserve"> i </w:t>
      </w:r>
      <w:r w:rsidRPr="00547087">
        <w:rPr>
          <w:rFonts w:ascii="Courier New" w:hAnsi="Courier New" w:cs="Courier New"/>
          <w:bCs/>
        </w:rPr>
        <w:t>in</w:t>
      </w:r>
      <w:r w:rsidRPr="00547087">
        <w:rPr>
          <w:rFonts w:ascii="Courier New" w:hAnsi="Courier New" w:cs="Courier New"/>
        </w:rPr>
        <w:t xml:space="preserve"> range(2):</w:t>
      </w:r>
    </w:p>
    <w:p w:rsidR="0057590F" w:rsidRPr="00547087" w:rsidRDefault="0057590F" w:rsidP="0057590F">
      <w:pPr>
        <w:rPr>
          <w:rFonts w:ascii="Courier New" w:hAnsi="Courier New" w:cs="Courier New"/>
        </w:rPr>
      </w:pPr>
      <w:r w:rsidRPr="00547087">
        <w:rPr>
          <w:rFonts w:ascii="Courier New" w:hAnsi="Courier New" w:cs="Courier New"/>
        </w:rPr>
        <w:t xml:space="preserve">    t = threading.Thread(target=worker, args=(local_data,))</w:t>
      </w:r>
    </w:p>
    <w:p w:rsidR="0057590F" w:rsidRPr="00547087" w:rsidRDefault="0057590F" w:rsidP="0057590F">
      <w:pPr>
        <w:rPr>
          <w:rFonts w:ascii="Courier New" w:hAnsi="Courier New" w:cs="Courier New"/>
        </w:rPr>
      </w:pPr>
      <w:r w:rsidRPr="00547087">
        <w:rPr>
          <w:rFonts w:ascii="Courier New" w:hAnsi="Courier New" w:cs="Courier New"/>
        </w:rPr>
        <w:t xml:space="preserve">    t.start()</w:t>
      </w:r>
    </w:p>
    <w:p w:rsidR="0057590F" w:rsidRDefault="0057590F" w:rsidP="0057590F">
      <w:r>
        <w:lastRenderedPageBreak/>
        <w:t xml:space="preserve">The attribute </w:t>
      </w:r>
      <w:r w:rsidRPr="00676DCA">
        <w:rPr>
          <w:rFonts w:ascii="Courier New" w:hAnsi="Courier New" w:cs="Courier New"/>
        </w:rPr>
        <w:t>local_data.value</w:t>
      </w:r>
      <w:r w:rsidRPr="004536B9">
        <w:t>is not present for any thread until it is set in that thread.</w:t>
      </w:r>
    </w:p>
    <w:p w:rsidR="0057590F" w:rsidRPr="005A6817" w:rsidRDefault="0057590F" w:rsidP="0057590F">
      <w:pPr>
        <w:rPr>
          <w:b/>
        </w:rPr>
      </w:pPr>
      <w:r w:rsidRPr="005A6817">
        <w:rPr>
          <w:b/>
        </w:rPr>
        <w:t>Example:</w:t>
      </w:r>
    </w:p>
    <w:p w:rsidR="0057590F" w:rsidRPr="004536B9" w:rsidRDefault="0057590F" w:rsidP="0057590F">
      <w:pPr>
        <w:rPr>
          <w:rFonts w:ascii="Courier New" w:hAnsi="Courier New" w:cs="Courier New"/>
        </w:rPr>
      </w:pPr>
      <w:r w:rsidRPr="004536B9">
        <w:rPr>
          <w:rFonts w:ascii="Courier New" w:hAnsi="Courier New" w:cs="Courier New"/>
        </w:rPr>
        <w:t>$ python3 threading_local.py</w:t>
      </w:r>
    </w:p>
    <w:p w:rsidR="0057590F" w:rsidRPr="004536B9" w:rsidRDefault="0057590F" w:rsidP="0057590F">
      <w:pPr>
        <w:rPr>
          <w:rFonts w:ascii="Courier New" w:hAnsi="Courier New" w:cs="Courier New"/>
        </w:rPr>
      </w:pPr>
    </w:p>
    <w:p w:rsidR="0057590F" w:rsidRPr="004536B9" w:rsidRDefault="0057590F" w:rsidP="0057590F">
      <w:pPr>
        <w:rPr>
          <w:rFonts w:ascii="Courier New" w:hAnsi="Courier New" w:cs="Courier New"/>
        </w:rPr>
      </w:pPr>
      <w:r w:rsidRPr="004536B9">
        <w:rPr>
          <w:rFonts w:ascii="Courier New" w:hAnsi="Courier New" w:cs="Courier New"/>
        </w:rPr>
        <w:t>(MainThread) No value yet</w:t>
      </w:r>
    </w:p>
    <w:p w:rsidR="0057590F" w:rsidRPr="004536B9" w:rsidRDefault="0057590F" w:rsidP="0057590F">
      <w:pPr>
        <w:rPr>
          <w:rFonts w:ascii="Courier New" w:hAnsi="Courier New" w:cs="Courier New"/>
        </w:rPr>
      </w:pPr>
      <w:r w:rsidRPr="004536B9">
        <w:rPr>
          <w:rFonts w:ascii="Courier New" w:hAnsi="Courier New" w:cs="Courier New"/>
        </w:rPr>
        <w:t>(MainThread) value=1000</w:t>
      </w:r>
    </w:p>
    <w:p w:rsidR="0057590F" w:rsidRPr="004536B9" w:rsidRDefault="0057590F" w:rsidP="0057590F">
      <w:pPr>
        <w:rPr>
          <w:rFonts w:ascii="Courier New" w:hAnsi="Courier New" w:cs="Courier New"/>
        </w:rPr>
      </w:pPr>
      <w:r w:rsidRPr="004536B9">
        <w:rPr>
          <w:rFonts w:ascii="Courier New" w:hAnsi="Courier New" w:cs="Courier New"/>
        </w:rPr>
        <w:t>(Thread-1  ) No value yet</w:t>
      </w:r>
    </w:p>
    <w:p w:rsidR="0057590F" w:rsidRPr="004536B9" w:rsidRDefault="0057590F" w:rsidP="0057590F">
      <w:pPr>
        <w:rPr>
          <w:rFonts w:ascii="Courier New" w:hAnsi="Courier New" w:cs="Courier New"/>
        </w:rPr>
      </w:pPr>
      <w:r w:rsidRPr="004536B9">
        <w:rPr>
          <w:rFonts w:ascii="Courier New" w:hAnsi="Courier New" w:cs="Courier New"/>
        </w:rPr>
        <w:t>(Thread-1  ) value=33</w:t>
      </w:r>
    </w:p>
    <w:p w:rsidR="0057590F" w:rsidRPr="004536B9" w:rsidRDefault="0057590F" w:rsidP="0057590F">
      <w:pPr>
        <w:rPr>
          <w:rFonts w:ascii="Courier New" w:hAnsi="Courier New" w:cs="Courier New"/>
        </w:rPr>
      </w:pPr>
      <w:r w:rsidRPr="004536B9">
        <w:rPr>
          <w:rFonts w:ascii="Courier New" w:hAnsi="Courier New" w:cs="Courier New"/>
        </w:rPr>
        <w:t>(Thread-2  ) No value yet</w:t>
      </w:r>
    </w:p>
    <w:p w:rsidR="0057590F" w:rsidRPr="004536B9" w:rsidRDefault="0057590F" w:rsidP="0057590F">
      <w:pPr>
        <w:rPr>
          <w:rFonts w:ascii="Courier New" w:hAnsi="Courier New" w:cs="Courier New"/>
        </w:rPr>
      </w:pPr>
      <w:r w:rsidRPr="004536B9">
        <w:rPr>
          <w:rFonts w:ascii="Courier New" w:hAnsi="Courier New" w:cs="Courier New"/>
        </w:rPr>
        <w:t>(Thread-2  ) value=74</w:t>
      </w:r>
    </w:p>
    <w:p w:rsidR="0057590F" w:rsidRPr="004536B9" w:rsidRDefault="0057590F" w:rsidP="0057590F">
      <w:r w:rsidRPr="004536B9">
        <w:t>To initialize the settings so all threads start with the same value, use a sub</w:t>
      </w:r>
      <w:r>
        <w:t xml:space="preserve">class and set the attributes in </w:t>
      </w:r>
      <w:r w:rsidRPr="00676DCA">
        <w:rPr>
          <w:rFonts w:ascii="Courier New" w:hAnsi="Courier New" w:cs="Courier New"/>
        </w:rPr>
        <w:t>__init__()</w:t>
      </w:r>
      <w:r w:rsidRPr="004536B9">
        <w:t>.</w:t>
      </w:r>
    </w:p>
    <w:p w:rsidR="0057590F" w:rsidRPr="005A6817" w:rsidRDefault="0057590F" w:rsidP="0057590F">
      <w:pPr>
        <w:rPr>
          <w:rFonts w:asciiTheme="majorHAnsi" w:hAnsiTheme="majorHAnsi" w:cs="Courier New"/>
          <w:b/>
        </w:rPr>
      </w:pPr>
      <w:r w:rsidRPr="005A6817">
        <w:rPr>
          <w:rFonts w:asciiTheme="majorHAnsi" w:hAnsiTheme="majorHAnsi" w:cs="Courier New"/>
          <w:b/>
        </w:rPr>
        <w:t>Example:</w:t>
      </w:r>
    </w:p>
    <w:p w:rsidR="0057590F" w:rsidRPr="00547087" w:rsidRDefault="0057590F" w:rsidP="0057590F">
      <w:pPr>
        <w:rPr>
          <w:rFonts w:ascii="Courier New" w:hAnsi="Courier New" w:cs="Courier New"/>
        </w:rPr>
      </w:pPr>
      <w:r w:rsidRPr="00547087">
        <w:rPr>
          <w:rFonts w:ascii="Courier New" w:hAnsi="Courier New" w:cs="Courier New"/>
        </w:rPr>
        <w:t>threading_local_defaults.py</w:t>
      </w:r>
    </w:p>
    <w:p w:rsidR="0057590F" w:rsidRPr="00547087" w:rsidRDefault="0057590F" w:rsidP="0057590F">
      <w:pPr>
        <w:rPr>
          <w:rFonts w:ascii="Courier New" w:hAnsi="Courier New" w:cs="Courier New"/>
        </w:rPr>
      </w:pPr>
      <w:r w:rsidRPr="00547087">
        <w:rPr>
          <w:rFonts w:ascii="Courier New" w:hAnsi="Courier New" w:cs="Courier New"/>
          <w:bCs/>
        </w:rPr>
        <w:t>importrandom</w:t>
      </w:r>
    </w:p>
    <w:p w:rsidR="0057590F" w:rsidRPr="00547087" w:rsidRDefault="0057590F" w:rsidP="0057590F">
      <w:pPr>
        <w:rPr>
          <w:rFonts w:ascii="Courier New" w:hAnsi="Courier New" w:cs="Courier New"/>
        </w:rPr>
      </w:pPr>
      <w:r w:rsidRPr="00547087">
        <w:rPr>
          <w:rFonts w:ascii="Courier New" w:hAnsi="Courier New" w:cs="Courier New"/>
          <w:bCs/>
        </w:rPr>
        <w:t>importthreading</w:t>
      </w:r>
    </w:p>
    <w:p w:rsidR="0057590F" w:rsidRPr="00547087" w:rsidRDefault="0057590F" w:rsidP="0057590F">
      <w:pPr>
        <w:rPr>
          <w:rFonts w:ascii="Courier New" w:hAnsi="Courier New" w:cs="Courier New"/>
        </w:rPr>
      </w:pPr>
      <w:r w:rsidRPr="00547087">
        <w:rPr>
          <w:rFonts w:ascii="Courier New" w:hAnsi="Courier New" w:cs="Courier New"/>
          <w:bCs/>
        </w:rPr>
        <w:t>importlogging</w:t>
      </w:r>
    </w:p>
    <w:p w:rsidR="0057590F" w:rsidRPr="00547087" w:rsidRDefault="0057590F" w:rsidP="0057590F">
      <w:pPr>
        <w:rPr>
          <w:rFonts w:ascii="Courier New" w:hAnsi="Courier New" w:cs="Courier New"/>
        </w:rPr>
      </w:pPr>
    </w:p>
    <w:p w:rsidR="0057590F" w:rsidRPr="00547087" w:rsidRDefault="0057590F" w:rsidP="0057590F">
      <w:pPr>
        <w:rPr>
          <w:rFonts w:ascii="Courier New" w:hAnsi="Courier New" w:cs="Courier New"/>
        </w:rPr>
      </w:pPr>
      <w:r w:rsidRPr="00547087">
        <w:rPr>
          <w:rFonts w:ascii="Courier New" w:hAnsi="Courier New" w:cs="Courier New"/>
          <w:bCs/>
        </w:rPr>
        <w:t>def</w:t>
      </w:r>
      <w:r w:rsidRPr="00547087">
        <w:rPr>
          <w:rFonts w:ascii="Courier New" w:hAnsi="Courier New" w:cs="Courier New"/>
        </w:rPr>
        <w:t xml:space="preserve"> show_value(data):</w:t>
      </w:r>
    </w:p>
    <w:p w:rsidR="0057590F" w:rsidRPr="00547087" w:rsidRDefault="0057590F" w:rsidP="0057590F">
      <w:pPr>
        <w:rPr>
          <w:rFonts w:ascii="Courier New" w:hAnsi="Courier New" w:cs="Courier New"/>
        </w:rPr>
      </w:pPr>
      <w:r w:rsidRPr="00547087">
        <w:rPr>
          <w:rFonts w:ascii="Courier New" w:hAnsi="Courier New" w:cs="Courier New"/>
          <w:bCs/>
        </w:rPr>
        <w:t>try</w:t>
      </w:r>
      <w:r w:rsidRPr="00547087">
        <w:rPr>
          <w:rFonts w:ascii="Courier New" w:hAnsi="Courier New" w:cs="Courier New"/>
        </w:rPr>
        <w:t>:</w:t>
      </w:r>
    </w:p>
    <w:p w:rsidR="0057590F" w:rsidRPr="00547087" w:rsidRDefault="0057590F" w:rsidP="0057590F">
      <w:pPr>
        <w:rPr>
          <w:rFonts w:ascii="Courier New" w:hAnsi="Courier New" w:cs="Courier New"/>
        </w:rPr>
      </w:pPr>
      <w:r w:rsidRPr="00547087">
        <w:rPr>
          <w:rFonts w:ascii="Courier New" w:hAnsi="Courier New" w:cs="Courier New"/>
        </w:rPr>
        <w:t xml:space="preserve">        val = data.value</w:t>
      </w:r>
    </w:p>
    <w:p w:rsidR="0057590F" w:rsidRPr="00547087" w:rsidRDefault="0057590F" w:rsidP="0057590F">
      <w:pPr>
        <w:rPr>
          <w:rFonts w:ascii="Courier New" w:hAnsi="Courier New" w:cs="Courier New"/>
        </w:rPr>
      </w:pPr>
      <w:r w:rsidRPr="00547087">
        <w:rPr>
          <w:rFonts w:ascii="Courier New" w:hAnsi="Courier New" w:cs="Courier New"/>
          <w:bCs/>
        </w:rPr>
        <w:t>except</w:t>
      </w:r>
      <w:r w:rsidRPr="00547087">
        <w:rPr>
          <w:rFonts w:ascii="Courier New" w:hAnsi="Courier New" w:cs="Courier New"/>
        </w:rPr>
        <w:t xml:space="preserve"> AttributeError:</w:t>
      </w:r>
    </w:p>
    <w:p w:rsidR="0057590F" w:rsidRPr="00547087" w:rsidRDefault="0057590F" w:rsidP="0057590F">
      <w:pPr>
        <w:rPr>
          <w:rFonts w:ascii="Courier New" w:hAnsi="Courier New" w:cs="Courier New"/>
        </w:rPr>
      </w:pPr>
      <w:r w:rsidRPr="00547087">
        <w:rPr>
          <w:rFonts w:ascii="Courier New" w:hAnsi="Courier New" w:cs="Courier New"/>
        </w:rPr>
        <w:t xml:space="preserve">        logging.debug('No value yet')</w:t>
      </w:r>
    </w:p>
    <w:p w:rsidR="0057590F" w:rsidRPr="00547087" w:rsidRDefault="0057590F" w:rsidP="0057590F">
      <w:pPr>
        <w:rPr>
          <w:rFonts w:ascii="Courier New" w:hAnsi="Courier New" w:cs="Courier New"/>
        </w:rPr>
      </w:pPr>
      <w:r w:rsidRPr="00547087">
        <w:rPr>
          <w:rFonts w:ascii="Courier New" w:hAnsi="Courier New" w:cs="Courier New"/>
          <w:bCs/>
        </w:rPr>
        <w:t>else</w:t>
      </w:r>
      <w:r w:rsidRPr="00547087">
        <w:rPr>
          <w:rFonts w:ascii="Courier New" w:hAnsi="Courier New" w:cs="Courier New"/>
        </w:rPr>
        <w:t>:</w:t>
      </w:r>
    </w:p>
    <w:p w:rsidR="0057590F" w:rsidRPr="00547087" w:rsidRDefault="0057590F" w:rsidP="0057590F">
      <w:pPr>
        <w:rPr>
          <w:rFonts w:ascii="Courier New" w:hAnsi="Courier New" w:cs="Courier New"/>
        </w:rPr>
      </w:pPr>
      <w:r w:rsidRPr="00547087">
        <w:rPr>
          <w:rFonts w:ascii="Courier New" w:hAnsi="Courier New" w:cs="Courier New"/>
        </w:rPr>
        <w:t xml:space="preserve">        logging.debug('value=%s', val)</w:t>
      </w:r>
    </w:p>
    <w:p w:rsidR="0057590F" w:rsidRPr="00547087" w:rsidRDefault="0057590F" w:rsidP="0057590F">
      <w:pPr>
        <w:rPr>
          <w:rFonts w:ascii="Courier New" w:hAnsi="Courier New" w:cs="Courier New"/>
        </w:rPr>
      </w:pPr>
    </w:p>
    <w:p w:rsidR="0057590F" w:rsidRPr="00547087" w:rsidRDefault="0057590F" w:rsidP="0057590F">
      <w:pPr>
        <w:rPr>
          <w:rFonts w:ascii="Courier New" w:hAnsi="Courier New" w:cs="Courier New"/>
        </w:rPr>
      </w:pPr>
      <w:r w:rsidRPr="00547087">
        <w:rPr>
          <w:rFonts w:ascii="Courier New" w:hAnsi="Courier New" w:cs="Courier New"/>
          <w:bCs/>
        </w:rPr>
        <w:t>def</w:t>
      </w:r>
      <w:r w:rsidRPr="00547087">
        <w:rPr>
          <w:rFonts w:ascii="Courier New" w:hAnsi="Courier New" w:cs="Courier New"/>
        </w:rPr>
        <w:t xml:space="preserve"> worker(data):</w:t>
      </w:r>
    </w:p>
    <w:p w:rsidR="0057590F" w:rsidRPr="00547087" w:rsidRDefault="0057590F" w:rsidP="0057590F">
      <w:pPr>
        <w:rPr>
          <w:rFonts w:ascii="Courier New" w:hAnsi="Courier New" w:cs="Courier New"/>
        </w:rPr>
      </w:pPr>
      <w:r w:rsidRPr="00547087">
        <w:rPr>
          <w:rFonts w:ascii="Courier New" w:hAnsi="Courier New" w:cs="Courier New"/>
        </w:rPr>
        <w:t xml:space="preserve">    show_value(data)</w:t>
      </w:r>
    </w:p>
    <w:p w:rsidR="0057590F" w:rsidRPr="00547087" w:rsidRDefault="0057590F" w:rsidP="0057590F">
      <w:pPr>
        <w:rPr>
          <w:rFonts w:ascii="Courier New" w:hAnsi="Courier New" w:cs="Courier New"/>
        </w:rPr>
      </w:pPr>
      <w:r w:rsidRPr="00547087">
        <w:rPr>
          <w:rFonts w:ascii="Courier New" w:hAnsi="Courier New" w:cs="Courier New"/>
        </w:rPr>
        <w:t xml:space="preserve">    data.value = random.randint(1, 100)</w:t>
      </w:r>
    </w:p>
    <w:p w:rsidR="0057590F" w:rsidRPr="00547087" w:rsidRDefault="0057590F" w:rsidP="0057590F">
      <w:pPr>
        <w:rPr>
          <w:rFonts w:ascii="Courier New" w:hAnsi="Courier New" w:cs="Courier New"/>
        </w:rPr>
      </w:pPr>
      <w:r w:rsidRPr="00547087">
        <w:rPr>
          <w:rFonts w:ascii="Courier New" w:hAnsi="Courier New" w:cs="Courier New"/>
        </w:rPr>
        <w:t xml:space="preserve">    show_value(data)</w:t>
      </w:r>
    </w:p>
    <w:p w:rsidR="0057590F" w:rsidRPr="00547087" w:rsidRDefault="0057590F" w:rsidP="0057590F">
      <w:pPr>
        <w:rPr>
          <w:rFonts w:ascii="Courier New" w:hAnsi="Courier New" w:cs="Courier New"/>
        </w:rPr>
      </w:pPr>
    </w:p>
    <w:p w:rsidR="0057590F" w:rsidRPr="00547087" w:rsidRDefault="0057590F" w:rsidP="0057590F">
      <w:pPr>
        <w:rPr>
          <w:rFonts w:ascii="Courier New" w:hAnsi="Courier New" w:cs="Courier New"/>
        </w:rPr>
      </w:pPr>
      <w:r w:rsidRPr="00547087">
        <w:rPr>
          <w:rFonts w:ascii="Courier New" w:hAnsi="Courier New" w:cs="Courier New"/>
          <w:bCs/>
        </w:rPr>
        <w:t>classMyLocal</w:t>
      </w:r>
      <w:r w:rsidRPr="00547087">
        <w:rPr>
          <w:rFonts w:ascii="Courier New" w:hAnsi="Courier New" w:cs="Courier New"/>
        </w:rPr>
        <w:t>(threading.local):</w:t>
      </w:r>
    </w:p>
    <w:p w:rsidR="0057590F" w:rsidRPr="00547087" w:rsidRDefault="0057590F" w:rsidP="0057590F">
      <w:pPr>
        <w:rPr>
          <w:rFonts w:ascii="Courier New" w:hAnsi="Courier New" w:cs="Courier New"/>
        </w:rPr>
      </w:pPr>
    </w:p>
    <w:p w:rsidR="0057590F" w:rsidRPr="00547087" w:rsidRDefault="0057590F" w:rsidP="0057590F">
      <w:pPr>
        <w:rPr>
          <w:rFonts w:ascii="Courier New" w:hAnsi="Courier New" w:cs="Courier New"/>
        </w:rPr>
      </w:pPr>
      <w:r w:rsidRPr="00547087">
        <w:rPr>
          <w:rFonts w:ascii="Courier New" w:hAnsi="Courier New" w:cs="Courier New"/>
          <w:bCs/>
        </w:rPr>
        <w:t>def</w:t>
      </w:r>
      <w:r w:rsidRPr="00547087">
        <w:rPr>
          <w:rFonts w:ascii="Courier New" w:hAnsi="Courier New" w:cs="Courier New"/>
        </w:rPr>
        <w:t xml:space="preserve"> __init__(self, value):</w:t>
      </w:r>
    </w:p>
    <w:p w:rsidR="0057590F" w:rsidRPr="00547087" w:rsidRDefault="0057590F" w:rsidP="0057590F">
      <w:pPr>
        <w:rPr>
          <w:rFonts w:ascii="Courier New" w:hAnsi="Courier New" w:cs="Courier New"/>
        </w:rPr>
      </w:pPr>
      <w:r w:rsidRPr="00547087">
        <w:rPr>
          <w:rFonts w:ascii="Courier New" w:hAnsi="Courier New" w:cs="Courier New"/>
        </w:rPr>
        <w:t xml:space="preserve">        super().__init__()</w:t>
      </w:r>
    </w:p>
    <w:p w:rsidR="0057590F" w:rsidRPr="00547087" w:rsidRDefault="0057590F" w:rsidP="0057590F">
      <w:pPr>
        <w:rPr>
          <w:rFonts w:ascii="Courier New" w:hAnsi="Courier New" w:cs="Courier New"/>
        </w:rPr>
      </w:pPr>
      <w:r w:rsidRPr="00547087">
        <w:rPr>
          <w:rFonts w:ascii="Courier New" w:hAnsi="Courier New" w:cs="Courier New"/>
        </w:rPr>
        <w:lastRenderedPageBreak/>
        <w:t xml:space="preserve">        logging.debug('Initializing %r', self)</w:t>
      </w:r>
    </w:p>
    <w:p w:rsidR="0057590F" w:rsidRPr="00547087" w:rsidRDefault="0057590F" w:rsidP="0057590F">
      <w:pPr>
        <w:rPr>
          <w:rFonts w:ascii="Courier New" w:hAnsi="Courier New" w:cs="Courier New"/>
        </w:rPr>
      </w:pPr>
      <w:r w:rsidRPr="00547087">
        <w:rPr>
          <w:rFonts w:ascii="Courier New" w:hAnsi="Courier New" w:cs="Courier New"/>
        </w:rPr>
        <w:t xml:space="preserve">        self.value = value</w:t>
      </w:r>
    </w:p>
    <w:p w:rsidR="0057590F" w:rsidRPr="00547087" w:rsidRDefault="0057590F" w:rsidP="0057590F">
      <w:pPr>
        <w:rPr>
          <w:rFonts w:ascii="Courier New" w:hAnsi="Courier New" w:cs="Courier New"/>
        </w:rPr>
      </w:pPr>
    </w:p>
    <w:p w:rsidR="0057590F" w:rsidRPr="00547087" w:rsidRDefault="0057590F" w:rsidP="0057590F">
      <w:pPr>
        <w:rPr>
          <w:rFonts w:ascii="Courier New" w:hAnsi="Courier New" w:cs="Courier New"/>
        </w:rPr>
      </w:pPr>
      <w:r w:rsidRPr="00547087">
        <w:rPr>
          <w:rFonts w:ascii="Courier New" w:hAnsi="Courier New" w:cs="Courier New"/>
        </w:rPr>
        <w:t>logging.basicConfig(</w:t>
      </w:r>
    </w:p>
    <w:p w:rsidR="0057590F" w:rsidRPr="00547087" w:rsidRDefault="0057590F" w:rsidP="0057590F">
      <w:pPr>
        <w:rPr>
          <w:rFonts w:ascii="Courier New" w:hAnsi="Courier New" w:cs="Courier New"/>
        </w:rPr>
      </w:pPr>
      <w:r w:rsidRPr="00547087">
        <w:rPr>
          <w:rFonts w:ascii="Courier New" w:hAnsi="Courier New" w:cs="Courier New"/>
        </w:rPr>
        <w:t xml:space="preserve">    level=logging.DEBUG,</w:t>
      </w:r>
    </w:p>
    <w:p w:rsidR="0057590F" w:rsidRPr="00547087" w:rsidRDefault="0057590F" w:rsidP="0057590F">
      <w:pPr>
        <w:rPr>
          <w:rFonts w:ascii="Courier New" w:hAnsi="Courier New" w:cs="Courier New"/>
        </w:rPr>
      </w:pPr>
      <w:r w:rsidRPr="00547087">
        <w:rPr>
          <w:rFonts w:ascii="Courier New" w:hAnsi="Courier New" w:cs="Courier New"/>
        </w:rPr>
        <w:t xml:space="preserve">    format='(%(threadName)-10s) %(message)s',</w:t>
      </w:r>
    </w:p>
    <w:p w:rsidR="0057590F" w:rsidRPr="00547087" w:rsidRDefault="0057590F" w:rsidP="0057590F">
      <w:pPr>
        <w:rPr>
          <w:rFonts w:ascii="Courier New" w:hAnsi="Courier New" w:cs="Courier New"/>
        </w:rPr>
      </w:pPr>
      <w:r w:rsidRPr="00547087">
        <w:rPr>
          <w:rFonts w:ascii="Courier New" w:hAnsi="Courier New" w:cs="Courier New"/>
        </w:rPr>
        <w:t>)</w:t>
      </w:r>
    </w:p>
    <w:p w:rsidR="0057590F" w:rsidRPr="00547087" w:rsidRDefault="0057590F" w:rsidP="0057590F">
      <w:pPr>
        <w:rPr>
          <w:rFonts w:ascii="Courier New" w:hAnsi="Courier New" w:cs="Courier New"/>
        </w:rPr>
      </w:pPr>
      <w:r w:rsidRPr="00547087">
        <w:rPr>
          <w:rFonts w:ascii="Courier New" w:hAnsi="Courier New" w:cs="Courier New"/>
        </w:rPr>
        <w:t>local_data = MyLocal(1000)</w:t>
      </w:r>
    </w:p>
    <w:p w:rsidR="0057590F" w:rsidRPr="00547087" w:rsidRDefault="0057590F" w:rsidP="0057590F">
      <w:pPr>
        <w:rPr>
          <w:rFonts w:ascii="Courier New" w:hAnsi="Courier New" w:cs="Courier New"/>
        </w:rPr>
      </w:pPr>
      <w:r w:rsidRPr="00547087">
        <w:rPr>
          <w:rFonts w:ascii="Courier New" w:hAnsi="Courier New" w:cs="Courier New"/>
        </w:rPr>
        <w:t>show_value(local_data)</w:t>
      </w:r>
    </w:p>
    <w:p w:rsidR="0057590F" w:rsidRPr="00547087" w:rsidRDefault="0057590F" w:rsidP="0057590F">
      <w:pPr>
        <w:rPr>
          <w:rFonts w:ascii="Courier New" w:hAnsi="Courier New" w:cs="Courier New"/>
        </w:rPr>
      </w:pPr>
    </w:p>
    <w:p w:rsidR="0057590F" w:rsidRPr="00547087" w:rsidRDefault="0057590F" w:rsidP="0057590F">
      <w:pPr>
        <w:rPr>
          <w:rFonts w:ascii="Courier New" w:hAnsi="Courier New" w:cs="Courier New"/>
        </w:rPr>
      </w:pPr>
      <w:r w:rsidRPr="00547087">
        <w:rPr>
          <w:rFonts w:ascii="Courier New" w:hAnsi="Courier New" w:cs="Courier New"/>
          <w:bCs/>
        </w:rPr>
        <w:t>for</w:t>
      </w:r>
      <w:r w:rsidRPr="00547087">
        <w:rPr>
          <w:rFonts w:ascii="Courier New" w:hAnsi="Courier New" w:cs="Courier New"/>
        </w:rPr>
        <w:t xml:space="preserve"> i </w:t>
      </w:r>
      <w:r w:rsidRPr="00547087">
        <w:rPr>
          <w:rFonts w:ascii="Courier New" w:hAnsi="Courier New" w:cs="Courier New"/>
          <w:bCs/>
        </w:rPr>
        <w:t>in</w:t>
      </w:r>
      <w:r w:rsidRPr="00547087">
        <w:rPr>
          <w:rFonts w:ascii="Courier New" w:hAnsi="Courier New" w:cs="Courier New"/>
        </w:rPr>
        <w:t xml:space="preserve"> range(2):</w:t>
      </w:r>
    </w:p>
    <w:p w:rsidR="0057590F" w:rsidRPr="00547087" w:rsidRDefault="0057590F" w:rsidP="0057590F">
      <w:pPr>
        <w:rPr>
          <w:rFonts w:ascii="Courier New" w:hAnsi="Courier New" w:cs="Courier New"/>
        </w:rPr>
      </w:pPr>
      <w:r w:rsidRPr="00547087">
        <w:rPr>
          <w:rFonts w:ascii="Courier New" w:hAnsi="Courier New" w:cs="Courier New"/>
        </w:rPr>
        <w:t xml:space="preserve">    t = threading.Thread(target=worker, args=(local_data,))</w:t>
      </w:r>
    </w:p>
    <w:p w:rsidR="0057590F" w:rsidRPr="004536B9" w:rsidRDefault="0057590F" w:rsidP="0057590F">
      <w:pPr>
        <w:rPr>
          <w:rFonts w:ascii="Courier New" w:hAnsi="Courier New" w:cs="Courier New"/>
        </w:rPr>
      </w:pPr>
      <w:r w:rsidRPr="00547087">
        <w:rPr>
          <w:rFonts w:ascii="Courier New" w:hAnsi="Courier New" w:cs="Courier New"/>
        </w:rPr>
        <w:t xml:space="preserve">    t.start()</w:t>
      </w:r>
    </w:p>
    <w:p w:rsidR="0057590F" w:rsidRPr="005A6817" w:rsidRDefault="0057590F" w:rsidP="0057590F">
      <w:pPr>
        <w:rPr>
          <w:rFonts w:asciiTheme="majorHAnsi" w:hAnsiTheme="majorHAnsi"/>
          <w:b/>
        </w:rPr>
      </w:pPr>
      <w:r w:rsidRPr="00676DCA">
        <w:rPr>
          <w:rFonts w:ascii="Courier New" w:hAnsi="Courier New" w:cs="Courier New"/>
        </w:rPr>
        <w:t>__init__()</w:t>
      </w:r>
      <w:r w:rsidRPr="004536B9">
        <w:t>is invoked on</w:t>
      </w:r>
      <w:r>
        <w:t xml:space="preserve"> the same object (note the </w:t>
      </w:r>
      <w:r w:rsidRPr="00676DCA">
        <w:rPr>
          <w:rFonts w:ascii="Courier New" w:hAnsi="Courier New" w:cs="Courier New"/>
        </w:rPr>
        <w:t>id()</w:t>
      </w:r>
      <w:r w:rsidRPr="004536B9">
        <w:t>value), once in each thread to set the default values.</w:t>
      </w:r>
    </w:p>
    <w:p w:rsidR="0057590F" w:rsidRPr="005A6817" w:rsidRDefault="0057590F" w:rsidP="0057590F">
      <w:pPr>
        <w:rPr>
          <w:rFonts w:asciiTheme="majorHAnsi" w:hAnsiTheme="majorHAnsi" w:cs="Courier New"/>
          <w:b/>
        </w:rPr>
      </w:pPr>
      <w:r w:rsidRPr="005A6817">
        <w:rPr>
          <w:rFonts w:asciiTheme="majorHAnsi" w:hAnsiTheme="majorHAnsi" w:cs="Courier New"/>
          <w:b/>
        </w:rPr>
        <w:t>Example:</w:t>
      </w:r>
    </w:p>
    <w:p w:rsidR="0057590F" w:rsidRPr="004536B9" w:rsidRDefault="0057590F" w:rsidP="0057590F">
      <w:pPr>
        <w:rPr>
          <w:rFonts w:ascii="Courier New" w:hAnsi="Courier New" w:cs="Courier New"/>
        </w:rPr>
      </w:pPr>
      <w:r w:rsidRPr="004536B9">
        <w:rPr>
          <w:rFonts w:ascii="Courier New" w:hAnsi="Courier New" w:cs="Courier New"/>
        </w:rPr>
        <w:t>$ python3 threading_local_defaults.py</w:t>
      </w:r>
    </w:p>
    <w:p w:rsidR="0057590F" w:rsidRPr="004536B9" w:rsidRDefault="0057590F" w:rsidP="0057590F">
      <w:pPr>
        <w:rPr>
          <w:rFonts w:ascii="Courier New" w:hAnsi="Courier New" w:cs="Courier New"/>
        </w:rPr>
      </w:pPr>
    </w:p>
    <w:p w:rsidR="0057590F" w:rsidRPr="004536B9" w:rsidRDefault="0057590F" w:rsidP="0057590F">
      <w:pPr>
        <w:rPr>
          <w:rFonts w:ascii="Courier New" w:hAnsi="Courier New" w:cs="Courier New"/>
        </w:rPr>
      </w:pPr>
      <w:r w:rsidRPr="004536B9">
        <w:rPr>
          <w:rFonts w:ascii="Courier New" w:hAnsi="Courier New" w:cs="Courier New"/>
        </w:rPr>
        <w:t>(MainThread) Initializing &lt;__main__.MyLocal object at</w:t>
      </w:r>
    </w:p>
    <w:p w:rsidR="0057590F" w:rsidRPr="004536B9" w:rsidRDefault="0057590F" w:rsidP="0057590F">
      <w:pPr>
        <w:rPr>
          <w:rFonts w:ascii="Courier New" w:hAnsi="Courier New" w:cs="Courier New"/>
        </w:rPr>
      </w:pPr>
      <w:r w:rsidRPr="004536B9">
        <w:rPr>
          <w:rFonts w:ascii="Courier New" w:hAnsi="Courier New" w:cs="Courier New"/>
        </w:rPr>
        <w:t>0x101c6c288&gt;</w:t>
      </w:r>
    </w:p>
    <w:p w:rsidR="0057590F" w:rsidRPr="004536B9" w:rsidRDefault="0057590F" w:rsidP="0057590F">
      <w:pPr>
        <w:rPr>
          <w:rFonts w:ascii="Courier New" w:hAnsi="Courier New" w:cs="Courier New"/>
        </w:rPr>
      </w:pPr>
      <w:r w:rsidRPr="004536B9">
        <w:rPr>
          <w:rFonts w:ascii="Courier New" w:hAnsi="Courier New" w:cs="Courier New"/>
        </w:rPr>
        <w:t>(MainThread) value=1000</w:t>
      </w:r>
    </w:p>
    <w:p w:rsidR="0057590F" w:rsidRPr="004536B9" w:rsidRDefault="0057590F" w:rsidP="0057590F">
      <w:pPr>
        <w:rPr>
          <w:rFonts w:ascii="Courier New" w:hAnsi="Courier New" w:cs="Courier New"/>
        </w:rPr>
      </w:pPr>
      <w:r w:rsidRPr="004536B9">
        <w:rPr>
          <w:rFonts w:ascii="Courier New" w:hAnsi="Courier New" w:cs="Courier New"/>
        </w:rPr>
        <w:t>(Thread-1  ) Initializing &lt;__main__.MyLocal object at</w:t>
      </w:r>
    </w:p>
    <w:p w:rsidR="0057590F" w:rsidRPr="004536B9" w:rsidRDefault="0057590F" w:rsidP="0057590F">
      <w:pPr>
        <w:rPr>
          <w:rFonts w:ascii="Courier New" w:hAnsi="Courier New" w:cs="Courier New"/>
        </w:rPr>
      </w:pPr>
      <w:r w:rsidRPr="004536B9">
        <w:rPr>
          <w:rFonts w:ascii="Courier New" w:hAnsi="Courier New" w:cs="Courier New"/>
        </w:rPr>
        <w:t>0x101c6c288&gt;</w:t>
      </w:r>
    </w:p>
    <w:p w:rsidR="0057590F" w:rsidRPr="004536B9" w:rsidRDefault="0057590F" w:rsidP="0057590F">
      <w:pPr>
        <w:rPr>
          <w:rFonts w:ascii="Courier New" w:hAnsi="Courier New" w:cs="Courier New"/>
        </w:rPr>
      </w:pPr>
      <w:r w:rsidRPr="004536B9">
        <w:rPr>
          <w:rFonts w:ascii="Courier New" w:hAnsi="Courier New" w:cs="Courier New"/>
        </w:rPr>
        <w:t>(Thread-1  ) value=1000</w:t>
      </w:r>
    </w:p>
    <w:p w:rsidR="0057590F" w:rsidRPr="004536B9" w:rsidRDefault="0057590F" w:rsidP="0057590F">
      <w:pPr>
        <w:rPr>
          <w:rFonts w:ascii="Courier New" w:hAnsi="Courier New" w:cs="Courier New"/>
        </w:rPr>
      </w:pPr>
      <w:r w:rsidRPr="004536B9">
        <w:rPr>
          <w:rFonts w:ascii="Courier New" w:hAnsi="Courier New" w:cs="Courier New"/>
        </w:rPr>
        <w:t>(Thread-1  ) value=18</w:t>
      </w:r>
    </w:p>
    <w:p w:rsidR="0057590F" w:rsidRPr="004536B9" w:rsidRDefault="0057590F" w:rsidP="0057590F">
      <w:pPr>
        <w:rPr>
          <w:rFonts w:ascii="Courier New" w:hAnsi="Courier New" w:cs="Courier New"/>
        </w:rPr>
      </w:pPr>
      <w:r w:rsidRPr="004536B9">
        <w:rPr>
          <w:rFonts w:ascii="Courier New" w:hAnsi="Courier New" w:cs="Courier New"/>
        </w:rPr>
        <w:t>(Thread-2  ) Initializing &lt;__main__.MyLocal object at</w:t>
      </w:r>
    </w:p>
    <w:p w:rsidR="0057590F" w:rsidRPr="004536B9" w:rsidRDefault="0057590F" w:rsidP="0057590F">
      <w:pPr>
        <w:rPr>
          <w:rFonts w:ascii="Courier New" w:hAnsi="Courier New" w:cs="Courier New"/>
        </w:rPr>
      </w:pPr>
      <w:r w:rsidRPr="004536B9">
        <w:rPr>
          <w:rFonts w:ascii="Courier New" w:hAnsi="Courier New" w:cs="Courier New"/>
        </w:rPr>
        <w:t>0x101c6c288&gt;</w:t>
      </w:r>
    </w:p>
    <w:p w:rsidR="0057590F" w:rsidRPr="004536B9" w:rsidRDefault="0057590F" w:rsidP="0057590F">
      <w:pPr>
        <w:rPr>
          <w:rFonts w:ascii="Courier New" w:hAnsi="Courier New" w:cs="Courier New"/>
        </w:rPr>
      </w:pPr>
      <w:r w:rsidRPr="004536B9">
        <w:rPr>
          <w:rFonts w:ascii="Courier New" w:hAnsi="Courier New" w:cs="Courier New"/>
        </w:rPr>
        <w:t>(Thread-2  ) value=1000</w:t>
      </w:r>
    </w:p>
    <w:p w:rsidR="0057590F" w:rsidRPr="004536B9" w:rsidRDefault="0057590F" w:rsidP="0057590F">
      <w:pPr>
        <w:rPr>
          <w:rFonts w:ascii="Courier New" w:hAnsi="Courier New" w:cs="Courier New"/>
        </w:rPr>
      </w:pPr>
      <w:r w:rsidRPr="004536B9">
        <w:rPr>
          <w:rFonts w:ascii="Courier New" w:hAnsi="Courier New" w:cs="Courier New"/>
        </w:rPr>
        <w:t>(Thread-2  ) value=77</w:t>
      </w:r>
    </w:p>
    <w:p w:rsidR="0057590F" w:rsidRPr="004536B9" w:rsidRDefault="0057590F" w:rsidP="0057590F"/>
    <w:p w:rsidR="0057590F" w:rsidRDefault="0057590F">
      <w:pPr>
        <w:spacing w:after="0"/>
        <w:ind w:left="0"/>
      </w:pPr>
      <w:r>
        <w:br w:type="page"/>
      </w:r>
    </w:p>
    <w:p w:rsidR="0057590F" w:rsidRPr="00324E44" w:rsidRDefault="0057590F" w:rsidP="0057590F">
      <w:pPr>
        <w:pStyle w:val="Heading1"/>
        <w:spacing w:line="276" w:lineRule="auto"/>
        <w:rPr>
          <w:rFonts w:asciiTheme="majorHAnsi" w:hAnsiTheme="majorHAnsi"/>
        </w:rPr>
      </w:pPr>
      <w:bookmarkStart w:id="341" w:name="_Toc515032810"/>
      <w:bookmarkStart w:id="342" w:name="_Toc515037955"/>
      <w:r>
        <w:rPr>
          <w:rFonts w:asciiTheme="majorHAnsi" w:hAnsiTheme="majorHAnsi"/>
        </w:rPr>
        <w:lastRenderedPageBreak/>
        <w:t>Chapter 13 – Internet Programming</w:t>
      </w:r>
      <w:bookmarkEnd w:id="341"/>
      <w:bookmarkEnd w:id="342"/>
    </w:p>
    <w:p w:rsidR="0057590F" w:rsidRDefault="0057590F" w:rsidP="0057590F">
      <w:pPr>
        <w:pStyle w:val="Heading3"/>
        <w:rPr>
          <w:color w:val="003366"/>
          <w:sz w:val="32"/>
          <w:szCs w:val="32"/>
        </w:rPr>
      </w:pPr>
      <w:bookmarkStart w:id="343" w:name="_Toc515032811"/>
      <w:bookmarkStart w:id="344" w:name="_Toc515037956"/>
      <w:r w:rsidRPr="004657A7">
        <w:rPr>
          <w:color w:val="003366"/>
          <w:sz w:val="32"/>
          <w:szCs w:val="32"/>
        </w:rPr>
        <w:t>Overview of Python CGI Programming</w:t>
      </w:r>
      <w:bookmarkEnd w:id="343"/>
      <w:bookmarkEnd w:id="344"/>
    </w:p>
    <w:p w:rsidR="0057590F" w:rsidRDefault="0057590F" w:rsidP="0057590F">
      <w:pPr>
        <w:pStyle w:val="Heading3"/>
      </w:pPr>
      <w:bookmarkStart w:id="345" w:name="_Toc515032812"/>
      <w:bookmarkStart w:id="346" w:name="_Toc515037957"/>
      <w:r>
        <w:t>About Common Gateway Interface (CGI)</w:t>
      </w:r>
      <w:bookmarkEnd w:id="345"/>
      <w:bookmarkEnd w:id="346"/>
    </w:p>
    <w:p w:rsidR="0057590F" w:rsidRDefault="0057590F" w:rsidP="0057590F">
      <w:r>
        <w:t>CGI stands for Common Gateway Interface. CGI is one of the essential parts of HTTP (Hyper-Text Transfer Protocol).</w:t>
      </w:r>
    </w:p>
    <w:p w:rsidR="0057590F" w:rsidRPr="00DA3E00" w:rsidRDefault="0057590F" w:rsidP="0057590F">
      <w:r w:rsidRPr="00DA3E00">
        <w:t xml:space="preserve">It is a set of standards that define a standard way of passing information or web-user request to an application program </w:t>
      </w:r>
      <w:r>
        <w:t>and</w:t>
      </w:r>
      <w:r w:rsidRPr="00DA3E00">
        <w:t xml:space="preserve"> to get data back to forward it to users. This is the exchange of information between web-server and a custom script. When the users requested the web-page, the server sends the requested web-page. The web server usually passes the information to all application programs that process data and sends back an acknowledged message; this technique of passing data back-and-forth between server and application is the Common Gateway Interface. </w:t>
      </w:r>
    </w:p>
    <w:p w:rsidR="0057590F" w:rsidRDefault="0057590F" w:rsidP="0057590F">
      <w:r>
        <w:t>When a user clicks a hyperlink to browse a particular web-page or URL (Uniform Resource Locator), the following steps happen:</w:t>
      </w:r>
    </w:p>
    <w:p w:rsidR="0057590F" w:rsidRDefault="0057590F" w:rsidP="00B629BA">
      <w:pPr>
        <w:pStyle w:val="ListParagraph"/>
        <w:numPr>
          <w:ilvl w:val="0"/>
          <w:numId w:val="93"/>
        </w:numPr>
      </w:pPr>
      <w:r>
        <w:t>Browser contacts the HTTP web server for demanding the URL</w:t>
      </w:r>
    </w:p>
    <w:p w:rsidR="0057590F" w:rsidRDefault="0057590F" w:rsidP="00B629BA">
      <w:pPr>
        <w:pStyle w:val="ListParagraph"/>
        <w:numPr>
          <w:ilvl w:val="0"/>
          <w:numId w:val="93"/>
        </w:numPr>
      </w:pPr>
      <w:r>
        <w:t>Parsing the URL</w:t>
      </w:r>
    </w:p>
    <w:p w:rsidR="0057590F" w:rsidRDefault="0057590F" w:rsidP="00B629BA">
      <w:pPr>
        <w:pStyle w:val="ListParagraph"/>
        <w:numPr>
          <w:ilvl w:val="0"/>
          <w:numId w:val="93"/>
        </w:numPr>
      </w:pPr>
      <w:r>
        <w:t>Look for the filename</w:t>
      </w:r>
    </w:p>
    <w:p w:rsidR="0057590F" w:rsidRDefault="0057590F" w:rsidP="00B629BA">
      <w:pPr>
        <w:pStyle w:val="ListParagraph"/>
        <w:numPr>
          <w:ilvl w:val="0"/>
          <w:numId w:val="93"/>
        </w:numPr>
      </w:pPr>
      <w:r>
        <w:t>If it finds that file, a request is sent back</w:t>
      </w:r>
    </w:p>
    <w:p w:rsidR="0057590F" w:rsidRDefault="0057590F" w:rsidP="00B629BA">
      <w:pPr>
        <w:pStyle w:val="ListParagraph"/>
        <w:numPr>
          <w:ilvl w:val="0"/>
          <w:numId w:val="93"/>
        </w:numPr>
      </w:pPr>
      <w:r>
        <w:t>Web browser takes a response from the web server</w:t>
      </w:r>
    </w:p>
    <w:p w:rsidR="0057590F" w:rsidRDefault="0057590F" w:rsidP="00B629BA">
      <w:pPr>
        <w:pStyle w:val="ListParagraph"/>
        <w:numPr>
          <w:ilvl w:val="0"/>
          <w:numId w:val="93"/>
        </w:numPr>
      </w:pPr>
      <w:r>
        <w:t>As the server response, it either shows the received file or an error message</w:t>
      </w:r>
    </w:p>
    <w:p w:rsidR="0057590F" w:rsidRDefault="0057590F" w:rsidP="0057590F">
      <w:r>
        <w:t xml:space="preserve">It may become possible to set-up an HTTP server because when a certain directory is requested that file is not sent back; instead it is executed as a program and that program's output is displayed back to your browser. </w:t>
      </w:r>
    </w:p>
    <w:p w:rsidR="0057590F" w:rsidRDefault="0057590F" w:rsidP="0057590F">
      <w:r>
        <w:t xml:space="preserve">The </w:t>
      </w:r>
      <w:r w:rsidRPr="00DA3E00">
        <w:rPr>
          <w:rFonts w:ascii="Courier New" w:hAnsi="Courier New" w:cs="Courier New"/>
        </w:rPr>
        <w:t>cgi</w:t>
      </w:r>
      <w:r>
        <w:t xml:space="preserve"> module is the support module for Common Gateway Interface (CGI) scripts.</w:t>
      </w:r>
    </w:p>
    <w:p w:rsidR="0057590F" w:rsidRDefault="0057590F" w:rsidP="0057590F">
      <w:r>
        <w:t>This module defines a number of utilities for use by CGI scripts written in Python.</w:t>
      </w:r>
    </w:p>
    <w:p w:rsidR="0057590F" w:rsidRDefault="0057590F" w:rsidP="0057590F">
      <w:pPr>
        <w:pStyle w:val="Heading3"/>
      </w:pPr>
      <w:bookmarkStart w:id="347" w:name="_Toc515032813"/>
      <w:bookmarkStart w:id="348" w:name="_Toc515037958"/>
      <w:r w:rsidRPr="004657A7">
        <w:t>Configuring Apache Web Server for CGI</w:t>
      </w:r>
      <w:bookmarkEnd w:id="347"/>
      <w:bookmarkEnd w:id="348"/>
    </w:p>
    <w:p w:rsidR="0057590F" w:rsidRPr="009C26BB" w:rsidRDefault="0057590F" w:rsidP="0057590F">
      <w:r w:rsidRPr="009C26BB">
        <w:t>In this section, you will install Apache 2, and ensure that it recognizes Python files as executables.</w:t>
      </w:r>
    </w:p>
    <w:p w:rsidR="0057590F" w:rsidRPr="009C26BB" w:rsidRDefault="0057590F" w:rsidP="0057590F">
      <w:r w:rsidRPr="009C26BB">
        <w:t xml:space="preserve">Install Apache using </w:t>
      </w:r>
      <w:r w:rsidRPr="009C26BB">
        <w:rPr>
          <w:rFonts w:ascii="Courier New" w:hAnsi="Courier New" w:cs="Courier New"/>
        </w:rPr>
        <w:t>apt-get</w:t>
      </w:r>
      <w:r w:rsidRPr="009C26BB">
        <w:t>:</w:t>
      </w:r>
    </w:p>
    <w:p w:rsidR="0057590F" w:rsidRPr="009C26BB" w:rsidRDefault="0057590F" w:rsidP="0057590F">
      <w:pPr>
        <w:rPr>
          <w:rFonts w:ascii="Courier New" w:hAnsi="Courier New" w:cs="Courier New"/>
          <w:color w:val="3A3A3A"/>
        </w:rPr>
      </w:pPr>
      <w:r w:rsidRPr="009C26BB">
        <w:rPr>
          <w:rFonts w:ascii="Courier New" w:hAnsi="Courier New" w:cs="Courier New"/>
          <w:color w:val="3A3A3A"/>
        </w:rPr>
        <w:t>sudo apt-get install apache2</w:t>
      </w:r>
    </w:p>
    <w:p w:rsidR="0057590F" w:rsidRPr="009C26BB" w:rsidRDefault="0057590F" w:rsidP="0057590F">
      <w:r w:rsidRPr="009C26BB">
        <w:t>Like MySQL, the Apache server will start once the installation completes.</w:t>
      </w:r>
    </w:p>
    <w:p w:rsidR="0057590F" w:rsidRPr="009C26BB" w:rsidRDefault="0057590F" w:rsidP="0057590F">
      <w:r w:rsidRPr="009C26BB">
        <w:rPr>
          <w:b/>
          <w:bCs/>
        </w:rPr>
        <w:t>Note</w:t>
      </w:r>
      <w:r w:rsidRPr="009C26BB">
        <w:t>: After installation, several ports are open to the Internet. Make sure to see the conclusion of this tutorial for resources on security.</w:t>
      </w:r>
    </w:p>
    <w:p w:rsidR="0057590F" w:rsidRPr="009C26BB" w:rsidRDefault="0057590F" w:rsidP="0057590F">
      <w:r w:rsidRPr="009C26BB">
        <w:t xml:space="preserve">It’s important to place your website's root directory in a safe location. The server is by default at </w:t>
      </w:r>
      <w:r w:rsidRPr="009C26BB">
        <w:rPr>
          <w:rFonts w:ascii="Courier New" w:hAnsi="Courier New" w:cs="Courier New"/>
        </w:rPr>
        <w:t>/var/www/html</w:t>
      </w:r>
      <w:r w:rsidRPr="009C26BB">
        <w:t>. To keep convention, we will create a new directo</w:t>
      </w:r>
      <w:r>
        <w:t xml:space="preserve">ry for testing purposes, called </w:t>
      </w:r>
      <w:r w:rsidRPr="009C26BB">
        <w:rPr>
          <w:rFonts w:ascii="Courier New" w:hAnsi="Courier New" w:cs="Courier New"/>
        </w:rPr>
        <w:t>test</w:t>
      </w:r>
      <w:r w:rsidRPr="009C26BB">
        <w:t>, in the same location.</w:t>
      </w:r>
    </w:p>
    <w:p w:rsidR="0057590F" w:rsidRPr="009C26BB" w:rsidRDefault="0057590F" w:rsidP="0057590F">
      <w:pPr>
        <w:rPr>
          <w:rFonts w:ascii="Courier New" w:hAnsi="Courier New" w:cs="Courier New"/>
          <w:color w:val="3A3A3A"/>
        </w:rPr>
      </w:pPr>
      <w:r w:rsidRPr="009C26BB">
        <w:rPr>
          <w:rFonts w:ascii="Courier New" w:hAnsi="Courier New" w:cs="Courier New"/>
          <w:color w:val="3A3A3A"/>
        </w:rPr>
        <w:t>sudo mkdir /var/www/test</w:t>
      </w:r>
    </w:p>
    <w:p w:rsidR="0057590F" w:rsidRDefault="0057590F" w:rsidP="0057590F">
      <w:pPr>
        <w:spacing w:after="0"/>
        <w:ind w:left="0"/>
      </w:pPr>
      <w:r>
        <w:br w:type="page"/>
      </w:r>
    </w:p>
    <w:p w:rsidR="0057590F" w:rsidRDefault="0057590F" w:rsidP="0057590F">
      <w:r w:rsidRPr="009C26BB">
        <w:lastRenderedPageBreak/>
        <w:t xml:space="preserve">Finally, we must register Python with Apache. </w:t>
      </w:r>
    </w:p>
    <w:p w:rsidR="0057590F" w:rsidRPr="009C26BB" w:rsidRDefault="0057590F" w:rsidP="0057590F">
      <w:r w:rsidRPr="009C26BB">
        <w:t xml:space="preserve">To start, </w:t>
      </w:r>
      <w:r>
        <w:t>you need to</w:t>
      </w:r>
      <w:r w:rsidRPr="009C26BB">
        <w:t xml:space="preserve"> disable multithreading processes.</w:t>
      </w:r>
    </w:p>
    <w:p w:rsidR="0057590F" w:rsidRPr="009C26BB" w:rsidRDefault="0057590F" w:rsidP="0057590F">
      <w:pPr>
        <w:rPr>
          <w:rFonts w:ascii="Courier New" w:hAnsi="Courier New" w:cs="Courier New"/>
          <w:color w:val="3A3A3A"/>
        </w:rPr>
      </w:pPr>
      <w:r w:rsidRPr="009C26BB">
        <w:rPr>
          <w:rFonts w:ascii="Courier New" w:hAnsi="Courier New" w:cs="Courier New"/>
          <w:color w:val="3A3A3A"/>
        </w:rPr>
        <w:t>sudo a2dismod mpm_event</w:t>
      </w:r>
    </w:p>
    <w:p w:rsidR="0057590F" w:rsidRPr="009C26BB" w:rsidRDefault="0057590F" w:rsidP="0057590F">
      <w:r w:rsidRPr="009C26BB">
        <w:t xml:space="preserve">Then, </w:t>
      </w:r>
      <w:r>
        <w:t xml:space="preserve">you should </w:t>
      </w:r>
      <w:r w:rsidRPr="009C26BB">
        <w:t>give Apache explicit permission to run scripts</w:t>
      </w:r>
      <w:r>
        <w:t xml:space="preserve"> by using the following command:</w:t>
      </w:r>
    </w:p>
    <w:p w:rsidR="0057590F" w:rsidRPr="009C26BB" w:rsidRDefault="0057590F" w:rsidP="0057590F">
      <w:pPr>
        <w:rPr>
          <w:rFonts w:ascii="Courier New" w:hAnsi="Courier New" w:cs="Courier New"/>
          <w:color w:val="3A3A3A"/>
        </w:rPr>
      </w:pPr>
      <w:r w:rsidRPr="009C26BB">
        <w:rPr>
          <w:rFonts w:ascii="Courier New" w:hAnsi="Courier New" w:cs="Courier New"/>
          <w:color w:val="3A3A3A"/>
        </w:rPr>
        <w:t>sudo a2enmod mpm_prefork cgi</w:t>
      </w:r>
    </w:p>
    <w:p w:rsidR="0057590F" w:rsidRDefault="0057590F" w:rsidP="0057590F">
      <w:r w:rsidRPr="009C26BB">
        <w:t xml:space="preserve">Next, we modify the actual Apache configuration, to explicitly declare Python files as runnable file and allow such executables. </w:t>
      </w:r>
    </w:p>
    <w:p w:rsidR="0057590F" w:rsidRPr="009C26BB" w:rsidRDefault="0057590F" w:rsidP="0057590F">
      <w:r w:rsidRPr="009C26BB">
        <w:t>Open the configuration file using nano or your favorite text editor.</w:t>
      </w:r>
    </w:p>
    <w:p w:rsidR="0057590F" w:rsidRPr="009C26BB" w:rsidRDefault="0057590F" w:rsidP="0057590F">
      <w:pPr>
        <w:rPr>
          <w:rFonts w:ascii="Courier New" w:hAnsi="Courier New" w:cs="Courier New"/>
          <w:color w:val="3A3A3A"/>
        </w:rPr>
      </w:pPr>
      <w:r w:rsidRPr="009C26BB">
        <w:rPr>
          <w:rFonts w:ascii="Courier New" w:hAnsi="Courier New" w:cs="Courier New"/>
          <w:color w:val="3A3A3A"/>
        </w:rPr>
        <w:t>sudo nano /etc/apache2/sites-enabled/000-default.conf</w:t>
      </w:r>
    </w:p>
    <w:p w:rsidR="0057590F" w:rsidRDefault="0057590F" w:rsidP="0057590F">
      <w:r w:rsidRPr="009C26BB">
        <w:t>Add the following right af</w:t>
      </w:r>
      <w:r>
        <w:t xml:space="preserve">ter the first line, which reads </w:t>
      </w:r>
    </w:p>
    <w:p w:rsidR="0057590F" w:rsidRPr="009C26BB" w:rsidRDefault="0057590F" w:rsidP="0057590F">
      <w:r w:rsidRPr="009C26BB">
        <w:rPr>
          <w:rFonts w:ascii="Courier New" w:hAnsi="Courier New" w:cs="Courier New"/>
        </w:rPr>
        <w:t>&lt;VirtualHost *:80\&gt;</w:t>
      </w:r>
      <w:r w:rsidRPr="009C26BB">
        <w:t>.</w:t>
      </w:r>
    </w:p>
    <w:p w:rsidR="0057590F" w:rsidRPr="009C26BB" w:rsidRDefault="0057590F" w:rsidP="0057590F">
      <w:pPr>
        <w:rPr>
          <w:rFonts w:ascii="Courier New" w:hAnsi="Courier New" w:cs="Courier New"/>
          <w:color w:val="3A3A3A"/>
        </w:rPr>
      </w:pPr>
      <w:r w:rsidRPr="009C26BB">
        <w:rPr>
          <w:rFonts w:ascii="Courier New" w:hAnsi="Courier New" w:cs="Courier New"/>
          <w:color w:val="3A3A3A"/>
        </w:rPr>
        <w:t>&lt;Directory /var/www/</w:t>
      </w:r>
      <w:r w:rsidRPr="009C26BB">
        <w:rPr>
          <w:rFonts w:ascii="Courier New" w:hAnsi="Courier New" w:cs="Courier New"/>
          <w:color w:val="E94849"/>
        </w:rPr>
        <w:t>test</w:t>
      </w:r>
      <w:r w:rsidRPr="009C26BB">
        <w:rPr>
          <w:rFonts w:ascii="Courier New" w:hAnsi="Courier New" w:cs="Courier New"/>
          <w:color w:val="3A3A3A"/>
        </w:rPr>
        <w:t>&gt;</w:t>
      </w:r>
    </w:p>
    <w:p w:rsidR="0057590F" w:rsidRPr="009C26BB" w:rsidRDefault="0057590F" w:rsidP="0057590F">
      <w:pPr>
        <w:rPr>
          <w:rFonts w:ascii="Courier New" w:hAnsi="Courier New" w:cs="Courier New"/>
          <w:color w:val="3A3A3A"/>
        </w:rPr>
      </w:pPr>
      <w:r w:rsidRPr="009C26BB">
        <w:rPr>
          <w:rFonts w:ascii="Courier New" w:hAnsi="Courier New" w:cs="Courier New"/>
          <w:color w:val="3A3A3A"/>
        </w:rPr>
        <w:t xml:space="preserve">    Options +ExecCGI</w:t>
      </w:r>
    </w:p>
    <w:p w:rsidR="0057590F" w:rsidRPr="009C26BB" w:rsidRDefault="0057590F" w:rsidP="0057590F">
      <w:pPr>
        <w:rPr>
          <w:rFonts w:ascii="Courier New" w:hAnsi="Courier New" w:cs="Courier New"/>
          <w:color w:val="3A3A3A"/>
        </w:rPr>
      </w:pPr>
      <w:r w:rsidRPr="009C26BB">
        <w:rPr>
          <w:rFonts w:ascii="Courier New" w:hAnsi="Courier New" w:cs="Courier New"/>
          <w:color w:val="3A3A3A"/>
        </w:rPr>
        <w:t xml:space="preserve">    DirectoryIndex index.py</w:t>
      </w:r>
    </w:p>
    <w:p w:rsidR="0057590F" w:rsidRPr="009C26BB" w:rsidRDefault="0057590F" w:rsidP="0057590F">
      <w:pPr>
        <w:rPr>
          <w:rFonts w:ascii="Courier New" w:hAnsi="Courier New" w:cs="Courier New"/>
          <w:color w:val="3A3A3A"/>
        </w:rPr>
      </w:pPr>
      <w:r w:rsidRPr="009C26BB">
        <w:rPr>
          <w:rFonts w:ascii="Courier New" w:hAnsi="Courier New" w:cs="Courier New"/>
          <w:color w:val="3A3A3A"/>
        </w:rPr>
        <w:t>&lt;/Directory&gt;</w:t>
      </w:r>
    </w:p>
    <w:p w:rsidR="0057590F" w:rsidRPr="009C26BB" w:rsidRDefault="0057590F" w:rsidP="0057590F">
      <w:pPr>
        <w:rPr>
          <w:rFonts w:ascii="Courier New" w:hAnsi="Courier New" w:cs="Courier New"/>
          <w:color w:val="3A3A3A"/>
        </w:rPr>
      </w:pPr>
      <w:r w:rsidRPr="009C26BB">
        <w:rPr>
          <w:rFonts w:ascii="Courier New" w:hAnsi="Courier New" w:cs="Courier New"/>
          <w:color w:val="3A3A3A"/>
        </w:rPr>
        <w:t>AddHandler cgi-script .py</w:t>
      </w:r>
    </w:p>
    <w:p w:rsidR="0057590F" w:rsidRPr="009C26BB" w:rsidRDefault="0057590F" w:rsidP="0057590F">
      <w:r>
        <w:t xml:space="preserve">Make sure that your </w:t>
      </w:r>
      <w:r w:rsidRPr="009C26BB">
        <w:rPr>
          <w:rFonts w:ascii="Courier New" w:hAnsi="Courier New" w:cs="Courier New"/>
        </w:rPr>
        <w:t>&lt;Directory&gt;</w:t>
      </w:r>
      <w:r>
        <w:t xml:space="preserve"> block is nested inside the </w:t>
      </w:r>
      <w:r w:rsidRPr="009C26BB">
        <w:rPr>
          <w:rFonts w:ascii="Courier New" w:hAnsi="Courier New" w:cs="Courier New"/>
        </w:rPr>
        <w:t>&lt;VirtualHost&gt;</w:t>
      </w:r>
      <w:r w:rsidRPr="009C26BB">
        <w:t>block, like so. Make sure to indent correctly with tabs, too.</w:t>
      </w:r>
    </w:p>
    <w:p w:rsidR="0057590F" w:rsidRPr="009C26BB" w:rsidRDefault="0057590F" w:rsidP="0057590F">
      <w:pPr>
        <w:rPr>
          <w:rFonts w:ascii="Courier New" w:hAnsi="Courier New" w:cs="Courier New"/>
          <w:color w:val="3A3A3A"/>
        </w:rPr>
      </w:pPr>
      <w:r w:rsidRPr="009C26BB">
        <w:rPr>
          <w:rFonts w:ascii="Courier New" w:hAnsi="Courier New" w:cs="Courier New"/>
          <w:color w:val="3A3A3A"/>
        </w:rPr>
        <w:t>/etc/apache2/sites-enabled/000-default.conf</w:t>
      </w:r>
    </w:p>
    <w:p w:rsidR="0057590F" w:rsidRPr="009C26BB" w:rsidRDefault="0057590F" w:rsidP="0057590F">
      <w:pPr>
        <w:rPr>
          <w:rFonts w:ascii="Courier New" w:hAnsi="Courier New" w:cs="Courier New"/>
        </w:rPr>
      </w:pPr>
    </w:p>
    <w:p w:rsidR="0057590F" w:rsidRPr="009C26BB" w:rsidRDefault="0057590F" w:rsidP="0057590F">
      <w:pPr>
        <w:rPr>
          <w:rFonts w:ascii="Courier New" w:hAnsi="Courier New" w:cs="Courier New"/>
        </w:rPr>
      </w:pPr>
      <w:r w:rsidRPr="009C26BB">
        <w:rPr>
          <w:rFonts w:ascii="Courier New" w:hAnsi="Courier New" w:cs="Courier New"/>
        </w:rPr>
        <w:t>&lt;VirtualHost *:80&gt;</w:t>
      </w:r>
    </w:p>
    <w:p w:rsidR="0057590F" w:rsidRPr="009C26BB" w:rsidRDefault="0057590F" w:rsidP="0057590F">
      <w:pPr>
        <w:rPr>
          <w:rFonts w:ascii="Courier New" w:hAnsi="Courier New" w:cs="Courier New"/>
        </w:rPr>
      </w:pPr>
      <w:r w:rsidRPr="009C26BB">
        <w:rPr>
          <w:rFonts w:ascii="Courier New" w:hAnsi="Courier New" w:cs="Courier New"/>
        </w:rPr>
        <w:t>&lt;Directory /var/www/test&gt;</w:t>
      </w:r>
    </w:p>
    <w:p w:rsidR="0057590F" w:rsidRPr="009C26BB" w:rsidRDefault="0057590F" w:rsidP="0057590F">
      <w:pPr>
        <w:rPr>
          <w:rFonts w:ascii="Courier New" w:hAnsi="Courier New" w:cs="Courier New"/>
        </w:rPr>
      </w:pPr>
      <w:r w:rsidRPr="009C26BB">
        <w:rPr>
          <w:rFonts w:ascii="Courier New" w:hAnsi="Courier New" w:cs="Courier New"/>
          <w:bCs/>
        </w:rPr>
        <w:t>Options</w:t>
      </w:r>
      <w:r w:rsidRPr="009C26BB">
        <w:rPr>
          <w:rFonts w:ascii="Courier New" w:hAnsi="Courier New" w:cs="Courier New"/>
        </w:rPr>
        <w:t xml:space="preserve"> +ExecCGI</w:t>
      </w:r>
    </w:p>
    <w:p w:rsidR="0057590F" w:rsidRPr="009C26BB" w:rsidRDefault="0057590F" w:rsidP="0057590F">
      <w:pPr>
        <w:rPr>
          <w:rFonts w:ascii="Courier New" w:hAnsi="Courier New" w:cs="Courier New"/>
        </w:rPr>
      </w:pPr>
      <w:r w:rsidRPr="009C26BB">
        <w:rPr>
          <w:rFonts w:ascii="Courier New" w:hAnsi="Courier New" w:cs="Courier New"/>
          <w:bCs/>
        </w:rPr>
        <w:t>DirectoryIndex</w:t>
      </w:r>
      <w:r w:rsidRPr="009C26BB">
        <w:rPr>
          <w:rFonts w:ascii="Courier New" w:hAnsi="Courier New" w:cs="Courier New"/>
        </w:rPr>
        <w:t xml:space="preserve"> index.py</w:t>
      </w:r>
    </w:p>
    <w:p w:rsidR="0057590F" w:rsidRPr="009C26BB" w:rsidRDefault="0057590F" w:rsidP="0057590F">
      <w:pPr>
        <w:rPr>
          <w:rFonts w:ascii="Courier New" w:hAnsi="Courier New" w:cs="Courier New"/>
        </w:rPr>
      </w:pPr>
      <w:r w:rsidRPr="009C26BB">
        <w:rPr>
          <w:rFonts w:ascii="Courier New" w:hAnsi="Courier New" w:cs="Courier New"/>
        </w:rPr>
        <w:t>&lt;/Directory&gt;</w:t>
      </w:r>
    </w:p>
    <w:p w:rsidR="0057590F" w:rsidRPr="009C26BB" w:rsidRDefault="0057590F" w:rsidP="0057590F">
      <w:pPr>
        <w:rPr>
          <w:rFonts w:ascii="Courier New" w:hAnsi="Courier New" w:cs="Courier New"/>
        </w:rPr>
      </w:pPr>
      <w:r w:rsidRPr="009C26BB">
        <w:rPr>
          <w:rFonts w:ascii="Courier New" w:hAnsi="Courier New" w:cs="Courier New"/>
          <w:bCs/>
        </w:rPr>
        <w:t>AddHandler</w:t>
      </w:r>
      <w:r w:rsidRPr="009C26BB">
        <w:rPr>
          <w:rFonts w:ascii="Courier New" w:hAnsi="Courier New" w:cs="Courier New"/>
        </w:rPr>
        <w:t xml:space="preserve"> cgi-script .py</w:t>
      </w:r>
    </w:p>
    <w:p w:rsidR="0057590F" w:rsidRPr="009C26BB" w:rsidRDefault="0057590F" w:rsidP="0057590F">
      <w:pPr>
        <w:rPr>
          <w:rFonts w:ascii="Courier New" w:hAnsi="Courier New" w:cs="Courier New"/>
        </w:rPr>
      </w:pPr>
    </w:p>
    <w:p w:rsidR="0057590F" w:rsidRPr="009C26BB" w:rsidRDefault="0057590F" w:rsidP="0057590F">
      <w:pPr>
        <w:rPr>
          <w:rFonts w:ascii="Courier New" w:hAnsi="Courier New" w:cs="Courier New"/>
        </w:rPr>
      </w:pPr>
      <w:r w:rsidRPr="009C26BB">
        <w:rPr>
          <w:rFonts w:ascii="Courier New" w:hAnsi="Courier New" w:cs="Courier New"/>
        </w:rPr>
        <w:t xml:space="preserve">    ...</w:t>
      </w:r>
    </w:p>
    <w:p w:rsidR="0057590F" w:rsidRPr="009C26BB" w:rsidRDefault="0057590F" w:rsidP="0057590F">
      <w:r w:rsidRPr="009C26BB">
        <w:t>This Directory block allows us to specify how Apache treats that dire</w:t>
      </w:r>
      <w:r>
        <w:t xml:space="preserve">ctory. It tells Apache that the </w:t>
      </w:r>
      <w:r w:rsidRPr="009C26BB">
        <w:rPr>
          <w:rFonts w:ascii="Courier New" w:hAnsi="Courier New" w:cs="Courier New"/>
        </w:rPr>
        <w:t>/var/www/test</w:t>
      </w:r>
      <w:r w:rsidRPr="009C26BB">
        <w:t xml:space="preserve">directory </w:t>
      </w:r>
      <w:r>
        <w:t xml:space="preserve">contains executables, considers </w:t>
      </w:r>
      <w:r w:rsidRPr="009C26BB">
        <w:rPr>
          <w:rFonts w:ascii="Courier New" w:hAnsi="Courier New" w:cs="Courier New"/>
        </w:rPr>
        <w:t>index.py</w:t>
      </w:r>
      <w:r w:rsidRPr="009C26BB">
        <w:t>to be the default file, then defines the executables.</w:t>
      </w:r>
    </w:p>
    <w:p w:rsidR="0057590F" w:rsidRPr="009C26BB" w:rsidRDefault="0057590F" w:rsidP="0057590F">
      <w:r w:rsidRPr="009C26BB">
        <w:t>We also want to allow executables in our website directory, so</w:t>
      </w:r>
      <w:r>
        <w:t xml:space="preserve"> we need to change the path for </w:t>
      </w:r>
      <w:r w:rsidRPr="009C26BB">
        <w:rPr>
          <w:rFonts w:ascii="Courier New" w:hAnsi="Courier New" w:cs="Courier New"/>
        </w:rPr>
        <w:t>DocumentRoot</w:t>
      </w:r>
      <w:r w:rsidRPr="009C26BB">
        <w:t>, to</w:t>
      </w:r>
      <w:r>
        <w:t xml:space="preserve">o. Look for the line that reads </w:t>
      </w:r>
      <w:r w:rsidRPr="009C26BB">
        <w:rPr>
          <w:rFonts w:ascii="Courier New" w:hAnsi="Courier New" w:cs="Courier New"/>
        </w:rPr>
        <w:t>DocumentRoot /var/www/html</w:t>
      </w:r>
      <w:r w:rsidRPr="009C26BB">
        <w:t xml:space="preserve">, a few lines below the long comment at the top of </w:t>
      </w:r>
      <w:r>
        <w:t xml:space="preserve">the file, and modify it to read </w:t>
      </w:r>
      <w:r w:rsidRPr="009C26BB">
        <w:rPr>
          <w:rFonts w:ascii="Courier New" w:hAnsi="Courier New" w:cs="Courier New"/>
        </w:rPr>
        <w:t>/var/www/test</w:t>
      </w:r>
      <w:r w:rsidRPr="009C26BB">
        <w:t>instead.</w:t>
      </w:r>
    </w:p>
    <w:p w:rsidR="0057590F" w:rsidRPr="009C26BB" w:rsidRDefault="0057590F" w:rsidP="0057590F">
      <w:pPr>
        <w:rPr>
          <w:rFonts w:ascii="Courier New" w:hAnsi="Courier New" w:cs="Courier New"/>
          <w:color w:val="3A3A3A"/>
        </w:rPr>
      </w:pPr>
      <w:r w:rsidRPr="009C26BB">
        <w:rPr>
          <w:rFonts w:ascii="Courier New" w:hAnsi="Courier New" w:cs="Courier New"/>
          <w:color w:val="3A3A3A"/>
        </w:rPr>
        <w:t>DocumentRoot /var/www/</w:t>
      </w:r>
      <w:r w:rsidRPr="009C26BB">
        <w:rPr>
          <w:rFonts w:ascii="Courier New" w:hAnsi="Courier New" w:cs="Courier New"/>
          <w:color w:val="E94849"/>
        </w:rPr>
        <w:t>test</w:t>
      </w:r>
    </w:p>
    <w:p w:rsidR="0057590F" w:rsidRDefault="0057590F" w:rsidP="0057590F">
      <w:pPr>
        <w:spacing w:after="0"/>
        <w:ind w:left="0"/>
      </w:pPr>
      <w:r>
        <w:br w:type="page"/>
      </w:r>
    </w:p>
    <w:p w:rsidR="0057590F" w:rsidRPr="009C26BB" w:rsidRDefault="0057590F" w:rsidP="0057590F">
      <w:r w:rsidRPr="009C26BB">
        <w:lastRenderedPageBreak/>
        <w:t>Your file sh</w:t>
      </w:r>
      <w:r>
        <w:t>ould now resemble the following:</w:t>
      </w:r>
    </w:p>
    <w:p w:rsidR="0057590F" w:rsidRPr="009C26BB" w:rsidRDefault="0057590F" w:rsidP="0057590F">
      <w:pPr>
        <w:rPr>
          <w:rFonts w:ascii="Courier New" w:hAnsi="Courier New" w:cs="Courier New"/>
          <w:color w:val="3A3A3A"/>
        </w:rPr>
      </w:pPr>
      <w:r w:rsidRPr="009C26BB">
        <w:rPr>
          <w:rFonts w:ascii="Courier New" w:hAnsi="Courier New" w:cs="Courier New"/>
          <w:color w:val="3A3A3A"/>
        </w:rPr>
        <w:t>/etc/apache2/sites-enabled/000-default.conf</w:t>
      </w:r>
    </w:p>
    <w:p w:rsidR="0057590F" w:rsidRPr="009C26BB" w:rsidRDefault="0057590F" w:rsidP="0057590F">
      <w:pPr>
        <w:rPr>
          <w:rFonts w:ascii="Courier New" w:hAnsi="Courier New" w:cs="Courier New"/>
        </w:rPr>
      </w:pPr>
    </w:p>
    <w:p w:rsidR="0057590F" w:rsidRPr="009C26BB" w:rsidRDefault="0057590F" w:rsidP="0057590F">
      <w:pPr>
        <w:rPr>
          <w:rFonts w:ascii="Courier New" w:hAnsi="Courier New" w:cs="Courier New"/>
        </w:rPr>
      </w:pPr>
      <w:r w:rsidRPr="009C26BB">
        <w:rPr>
          <w:rFonts w:ascii="Courier New" w:hAnsi="Courier New" w:cs="Courier New"/>
        </w:rPr>
        <w:t>&lt;VirtualHost *:80&gt;</w:t>
      </w:r>
    </w:p>
    <w:p w:rsidR="0057590F" w:rsidRPr="009C26BB" w:rsidRDefault="0057590F" w:rsidP="0057590F">
      <w:pPr>
        <w:rPr>
          <w:rFonts w:ascii="Courier New" w:hAnsi="Courier New" w:cs="Courier New"/>
        </w:rPr>
      </w:pPr>
      <w:r w:rsidRPr="009C26BB">
        <w:rPr>
          <w:rFonts w:ascii="Courier New" w:hAnsi="Courier New" w:cs="Courier New"/>
        </w:rPr>
        <w:t>&lt;Directory /var/www/test&gt;</w:t>
      </w:r>
    </w:p>
    <w:p w:rsidR="0057590F" w:rsidRPr="009C26BB" w:rsidRDefault="0057590F" w:rsidP="0057590F">
      <w:pPr>
        <w:rPr>
          <w:rFonts w:ascii="Courier New" w:hAnsi="Courier New" w:cs="Courier New"/>
        </w:rPr>
      </w:pPr>
      <w:r w:rsidRPr="009C26BB">
        <w:rPr>
          <w:rFonts w:ascii="Courier New" w:hAnsi="Courier New" w:cs="Courier New"/>
          <w:bCs/>
        </w:rPr>
        <w:t>Options</w:t>
      </w:r>
      <w:r w:rsidRPr="009C26BB">
        <w:rPr>
          <w:rFonts w:ascii="Courier New" w:hAnsi="Courier New" w:cs="Courier New"/>
        </w:rPr>
        <w:t xml:space="preserve"> +ExecCGI</w:t>
      </w:r>
    </w:p>
    <w:p w:rsidR="0057590F" w:rsidRPr="009C26BB" w:rsidRDefault="0057590F" w:rsidP="0057590F">
      <w:pPr>
        <w:rPr>
          <w:rFonts w:ascii="Courier New" w:hAnsi="Courier New" w:cs="Courier New"/>
        </w:rPr>
      </w:pPr>
      <w:r w:rsidRPr="009C26BB">
        <w:rPr>
          <w:rFonts w:ascii="Courier New" w:hAnsi="Courier New" w:cs="Courier New"/>
          <w:bCs/>
        </w:rPr>
        <w:t>DirectoryIndex</w:t>
      </w:r>
      <w:r w:rsidRPr="009C26BB">
        <w:rPr>
          <w:rFonts w:ascii="Courier New" w:hAnsi="Courier New" w:cs="Courier New"/>
        </w:rPr>
        <w:t xml:space="preserve"> index.py</w:t>
      </w:r>
    </w:p>
    <w:p w:rsidR="0057590F" w:rsidRPr="009C26BB" w:rsidRDefault="0057590F" w:rsidP="0057590F">
      <w:pPr>
        <w:rPr>
          <w:rFonts w:ascii="Courier New" w:hAnsi="Courier New" w:cs="Courier New"/>
        </w:rPr>
      </w:pPr>
      <w:r w:rsidRPr="009C26BB">
        <w:rPr>
          <w:rFonts w:ascii="Courier New" w:hAnsi="Courier New" w:cs="Courier New"/>
        </w:rPr>
        <w:t>&lt;/Directory&gt;</w:t>
      </w:r>
    </w:p>
    <w:p w:rsidR="0057590F" w:rsidRPr="009C26BB" w:rsidRDefault="0057590F" w:rsidP="0057590F">
      <w:pPr>
        <w:rPr>
          <w:rFonts w:ascii="Courier New" w:hAnsi="Courier New" w:cs="Courier New"/>
        </w:rPr>
      </w:pPr>
      <w:r w:rsidRPr="009C26BB">
        <w:rPr>
          <w:rFonts w:ascii="Courier New" w:hAnsi="Courier New" w:cs="Courier New"/>
          <w:bCs/>
        </w:rPr>
        <w:t>AddHandler</w:t>
      </w:r>
      <w:r w:rsidRPr="009C26BB">
        <w:rPr>
          <w:rFonts w:ascii="Courier New" w:hAnsi="Courier New" w:cs="Courier New"/>
        </w:rPr>
        <w:t xml:space="preserve"> cgi-script .py</w:t>
      </w:r>
    </w:p>
    <w:p w:rsidR="0057590F" w:rsidRPr="009C26BB" w:rsidRDefault="0057590F" w:rsidP="0057590F">
      <w:pPr>
        <w:rPr>
          <w:rFonts w:ascii="Courier New" w:hAnsi="Courier New" w:cs="Courier New"/>
        </w:rPr>
      </w:pPr>
    </w:p>
    <w:p w:rsidR="0057590F" w:rsidRPr="009C26BB" w:rsidRDefault="0057590F" w:rsidP="0057590F">
      <w:pPr>
        <w:rPr>
          <w:rFonts w:ascii="Courier New" w:hAnsi="Courier New" w:cs="Courier New"/>
        </w:rPr>
      </w:pPr>
      <w:r w:rsidRPr="009C26BB">
        <w:rPr>
          <w:rFonts w:ascii="Courier New" w:hAnsi="Courier New" w:cs="Courier New"/>
        </w:rPr>
        <w:t xml:space="preserve">        ...</w:t>
      </w:r>
    </w:p>
    <w:p w:rsidR="0057590F" w:rsidRPr="009C26BB" w:rsidRDefault="0057590F" w:rsidP="0057590F">
      <w:pPr>
        <w:rPr>
          <w:rFonts w:ascii="Courier New" w:hAnsi="Courier New" w:cs="Courier New"/>
        </w:rPr>
      </w:pPr>
    </w:p>
    <w:p w:rsidR="0057590F" w:rsidRPr="009C26BB" w:rsidRDefault="0057590F" w:rsidP="0057590F">
      <w:pPr>
        <w:rPr>
          <w:rFonts w:ascii="Courier New" w:hAnsi="Courier New" w:cs="Courier New"/>
        </w:rPr>
      </w:pPr>
      <w:r w:rsidRPr="009C26BB">
        <w:rPr>
          <w:rFonts w:ascii="Courier New" w:hAnsi="Courier New" w:cs="Courier New"/>
          <w:bCs/>
        </w:rPr>
        <w:t>DocumentRoot</w:t>
      </w:r>
      <w:r w:rsidRPr="009C26BB">
        <w:rPr>
          <w:rFonts w:ascii="Courier New" w:hAnsi="Courier New" w:cs="Courier New"/>
        </w:rPr>
        <w:t xml:space="preserve"> /var/www/test</w:t>
      </w:r>
    </w:p>
    <w:p w:rsidR="0057590F" w:rsidRPr="009C26BB" w:rsidRDefault="0057590F" w:rsidP="0057590F">
      <w:pPr>
        <w:rPr>
          <w:rFonts w:ascii="Courier New" w:hAnsi="Courier New" w:cs="Courier New"/>
        </w:rPr>
      </w:pPr>
    </w:p>
    <w:p w:rsidR="0057590F" w:rsidRPr="009C26BB" w:rsidRDefault="0057590F" w:rsidP="0057590F">
      <w:pPr>
        <w:rPr>
          <w:rFonts w:ascii="Courier New" w:hAnsi="Courier New" w:cs="Courier New"/>
        </w:rPr>
      </w:pPr>
      <w:r w:rsidRPr="009C26BB">
        <w:rPr>
          <w:rFonts w:ascii="Courier New" w:hAnsi="Courier New" w:cs="Courier New"/>
        </w:rPr>
        <w:t xml:space="preserve">        ...</w:t>
      </w:r>
    </w:p>
    <w:p w:rsidR="0057590F" w:rsidRPr="009C26BB" w:rsidRDefault="0057590F" w:rsidP="0057590F">
      <w:r w:rsidRPr="009C26BB">
        <w:t>Save and exit the file. To put these changes into effect, restart Apache.</w:t>
      </w:r>
    </w:p>
    <w:p w:rsidR="0057590F" w:rsidRPr="009C26BB" w:rsidRDefault="0057590F" w:rsidP="0057590F">
      <w:pPr>
        <w:rPr>
          <w:rFonts w:ascii="Courier New" w:hAnsi="Courier New" w:cs="Courier New"/>
          <w:color w:val="3A3A3A"/>
        </w:rPr>
      </w:pPr>
      <w:r w:rsidRPr="009C26BB">
        <w:rPr>
          <w:rFonts w:ascii="Courier New" w:hAnsi="Courier New" w:cs="Courier New"/>
          <w:color w:val="3A3A3A"/>
        </w:rPr>
        <w:t>sudo service apache2 restart</w:t>
      </w:r>
    </w:p>
    <w:p w:rsidR="0057590F" w:rsidRPr="009C26BB" w:rsidRDefault="0057590F" w:rsidP="0057590F">
      <w:r w:rsidRPr="009C26BB">
        <w:rPr>
          <w:b/>
          <w:bCs/>
          <w:sz w:val="20"/>
        </w:rPr>
        <w:t>Note</w:t>
      </w:r>
      <w:r w:rsidRPr="009C26BB">
        <w:rPr>
          <w:sz w:val="20"/>
        </w:rPr>
        <w:t xml:space="preserve">: </w:t>
      </w:r>
      <w:r w:rsidRPr="009C26BB">
        <w:rPr>
          <w:i/>
          <w:sz w:val="20"/>
        </w:rPr>
        <w:t>Apache 2 may throw a warning which says about the server's fully qualified domain name; this can be ignored as the ServerName directive has little application as of this moment. They are ultimately used to determine subdomain hosting, after the </w:t>
      </w:r>
      <w:hyperlink r:id="rId191" w:history="1">
        <w:r w:rsidRPr="009C26BB">
          <w:rPr>
            <w:i/>
            <w:sz w:val="20"/>
          </w:rPr>
          <w:t>necessary records</w:t>
        </w:r>
      </w:hyperlink>
      <w:r w:rsidRPr="009C26BB">
        <w:rPr>
          <w:i/>
          <w:sz w:val="20"/>
        </w:rPr>
        <w:t> are created.</w:t>
      </w:r>
    </w:p>
    <w:p w:rsidR="0057590F" w:rsidRDefault="0057590F" w:rsidP="0057590F">
      <w:r w:rsidRPr="009C26BB">
        <w:t>If th</w:t>
      </w:r>
      <w:r>
        <w:t xml:space="preserve">e last line of the output reads </w:t>
      </w:r>
      <w:r w:rsidRPr="009C26BB">
        <w:rPr>
          <w:rFonts w:ascii="Courier New" w:hAnsi="Courier New" w:cs="Courier New"/>
        </w:rPr>
        <w:t>[ OK ]</w:t>
      </w:r>
      <w:r w:rsidRPr="009C26BB">
        <w:t>, Apache has restarted successfully.</w:t>
      </w:r>
    </w:p>
    <w:p w:rsidR="0057590F" w:rsidRDefault="0057590F" w:rsidP="0057590F">
      <w:pPr>
        <w:pStyle w:val="Heading3"/>
      </w:pPr>
      <w:bookmarkStart w:id="349" w:name="_Toc515032814"/>
      <w:bookmarkStart w:id="350" w:name="_Toc515037959"/>
      <w:r w:rsidRPr="004657A7">
        <w:t>Writing the First CGI Program</w:t>
      </w:r>
      <w:bookmarkEnd w:id="349"/>
      <w:bookmarkEnd w:id="350"/>
    </w:p>
    <w:p w:rsidR="0057590F" w:rsidRDefault="0057590F" w:rsidP="0057590F">
      <w:r>
        <w:t>A CGI script is invoked by an HTTP server, usually to process user input submitted through an HTML &lt;FORM&gt; or &lt;ISINDEX&gt; element.</w:t>
      </w:r>
    </w:p>
    <w:p w:rsidR="0057590F" w:rsidRDefault="0057590F" w:rsidP="0057590F">
      <w:r>
        <w:t>Most often, CGI scripts live in the server’s special cgi-bin directory. The HTTP server places all sorts of information about the request (such as the client’s hostname, the requested URL, the query string, and lots of other goodies) in the script’s shell environment, executes the script, and sends the script’s output back to the client.</w:t>
      </w:r>
    </w:p>
    <w:p w:rsidR="0057590F" w:rsidRDefault="0057590F" w:rsidP="0057590F">
      <w:r>
        <w:t>The script’s input is connected to the client too, and sometimes the form data is read this way; at other times the form data is passed via the “query string” part of the URL. This module is intended to take care of the different cases and provide a simpler interface to the Python script. It also provides a number of utilities that help in debugging scripts, and the latest addition is support for file uploads from a form (if your browser supports it).</w:t>
      </w:r>
    </w:p>
    <w:p w:rsidR="0057590F" w:rsidRDefault="0057590F" w:rsidP="0057590F"/>
    <w:p w:rsidR="0057590F" w:rsidRDefault="0057590F" w:rsidP="0057590F">
      <w:r>
        <w:t>The output of a CGI script should consist of two sections, separated by a blank line. The first section contains a number of headers, telling the client what kind of data is following. Python code to generate a minimal header section looks like this:</w:t>
      </w:r>
    </w:p>
    <w:p w:rsidR="0057590F" w:rsidRPr="00D83E22" w:rsidRDefault="0057590F" w:rsidP="0057590F">
      <w:pPr>
        <w:rPr>
          <w:rFonts w:ascii="Courier New" w:hAnsi="Courier New" w:cs="Courier New"/>
        </w:rPr>
      </w:pPr>
      <w:r w:rsidRPr="00D83E22">
        <w:rPr>
          <w:rFonts w:ascii="Courier New" w:hAnsi="Courier New" w:cs="Courier New"/>
        </w:rPr>
        <w:t>print("Content-Type: text/html")    # HTML is following</w:t>
      </w:r>
    </w:p>
    <w:p w:rsidR="0057590F" w:rsidRPr="00DA3E00" w:rsidRDefault="0057590F" w:rsidP="0057590F">
      <w:r w:rsidRPr="00D83E22">
        <w:rPr>
          <w:rFonts w:ascii="Courier New" w:hAnsi="Courier New" w:cs="Courier New"/>
        </w:rPr>
        <w:t>prin</w:t>
      </w:r>
      <w:r>
        <w:rPr>
          <w:rFonts w:ascii="Courier New" w:hAnsi="Courier New" w:cs="Courier New"/>
        </w:rPr>
        <w:t xml:space="preserve">t()                         </w:t>
      </w:r>
      <w:r w:rsidRPr="00D83E22">
        <w:rPr>
          <w:rFonts w:ascii="Courier New" w:hAnsi="Courier New" w:cs="Courier New"/>
        </w:rPr>
        <w:t># blank line, end of headers</w:t>
      </w:r>
    </w:p>
    <w:p w:rsidR="0057590F" w:rsidRPr="00D83E22" w:rsidRDefault="0057590F" w:rsidP="0057590F">
      <w:r w:rsidRPr="00D83E22">
        <w:lastRenderedPageBreak/>
        <w:t>The second section is usually HTML, which allows the client software to display nicely formatted text with header, in-line images, etc. Here’s Python code that prints a simple piece of HTML:</w:t>
      </w:r>
    </w:p>
    <w:p w:rsidR="0057590F" w:rsidRPr="00D83E22" w:rsidRDefault="0057590F" w:rsidP="0057590F">
      <w:pPr>
        <w:rPr>
          <w:rFonts w:ascii="Courier New" w:hAnsi="Courier New" w:cs="Courier New"/>
        </w:rPr>
      </w:pPr>
      <w:r w:rsidRPr="00D83E22">
        <w:rPr>
          <w:rFonts w:ascii="Courier New" w:hAnsi="Courier New" w:cs="Courier New"/>
        </w:rPr>
        <w:t>print("&lt;TITLE&gt;CGI script output&lt;/TITLE&gt;")</w:t>
      </w:r>
    </w:p>
    <w:p w:rsidR="0057590F" w:rsidRPr="00D83E22" w:rsidRDefault="0057590F" w:rsidP="0057590F">
      <w:pPr>
        <w:rPr>
          <w:rFonts w:ascii="Courier New" w:hAnsi="Courier New" w:cs="Courier New"/>
        </w:rPr>
      </w:pPr>
      <w:r w:rsidRPr="00D83E22">
        <w:rPr>
          <w:rFonts w:ascii="Courier New" w:hAnsi="Courier New" w:cs="Courier New"/>
        </w:rPr>
        <w:t>print("&lt;H1&gt;This is my first CGI script&lt;/H1&gt;")</w:t>
      </w:r>
    </w:p>
    <w:p w:rsidR="0057590F" w:rsidRPr="00D83E22" w:rsidRDefault="0057590F" w:rsidP="0057590F">
      <w:pPr>
        <w:rPr>
          <w:rFonts w:ascii="Courier New" w:hAnsi="Courier New" w:cs="Courier New"/>
        </w:rPr>
      </w:pPr>
      <w:r w:rsidRPr="00D83E22">
        <w:rPr>
          <w:rFonts w:ascii="Courier New" w:hAnsi="Courier New" w:cs="Courier New"/>
        </w:rPr>
        <w:t>print("Hello, world!")</w:t>
      </w:r>
    </w:p>
    <w:p w:rsidR="0057590F" w:rsidRDefault="0057590F" w:rsidP="0057590F">
      <w:r>
        <w:t xml:space="preserve">To create a CGI script in Python, begin your script by importing the </w:t>
      </w:r>
      <w:r w:rsidRPr="00F3720B">
        <w:rPr>
          <w:rFonts w:ascii="Courier New" w:hAnsi="Courier New" w:cs="Courier New"/>
        </w:rPr>
        <w:t>cgi</w:t>
      </w:r>
      <w:r>
        <w:t xml:space="preserve"> module. Use the following syntax for the same:</w:t>
      </w:r>
    </w:p>
    <w:p w:rsidR="0057590F" w:rsidRPr="00F3720B" w:rsidRDefault="0057590F" w:rsidP="0057590F">
      <w:pPr>
        <w:rPr>
          <w:rFonts w:ascii="Courier New" w:hAnsi="Courier New" w:cs="Courier New"/>
        </w:rPr>
      </w:pPr>
      <w:r w:rsidRPr="00F3720B">
        <w:rPr>
          <w:rFonts w:ascii="Courier New" w:hAnsi="Courier New" w:cs="Courier New"/>
        </w:rPr>
        <w:t>import cgitb</w:t>
      </w:r>
    </w:p>
    <w:p w:rsidR="0057590F" w:rsidRDefault="0057590F" w:rsidP="0057590F">
      <w:pPr>
        <w:rPr>
          <w:rFonts w:ascii="Courier New" w:hAnsi="Courier New" w:cs="Courier New"/>
        </w:rPr>
      </w:pPr>
      <w:r w:rsidRPr="00F3720B">
        <w:rPr>
          <w:rFonts w:ascii="Courier New" w:hAnsi="Courier New" w:cs="Courier New"/>
        </w:rPr>
        <w:t>cgitb.enable()</w:t>
      </w:r>
    </w:p>
    <w:p w:rsidR="0057590F" w:rsidRPr="00F3720B" w:rsidRDefault="0057590F" w:rsidP="0057590F">
      <w:pPr>
        <w:rPr>
          <w:rFonts w:asciiTheme="majorHAnsi" w:hAnsiTheme="majorHAnsi" w:cs="Courier New"/>
        </w:rPr>
      </w:pPr>
      <w:r w:rsidRPr="00F3720B">
        <w:rPr>
          <w:rFonts w:asciiTheme="majorHAnsi" w:hAnsiTheme="majorHAnsi" w:cs="Courier New"/>
        </w:rPr>
        <w:t xml:space="preserve">This activates a special exception handler that will display detailed reports in the Web browser if any errors occur. If </w:t>
      </w:r>
      <w:r>
        <w:rPr>
          <w:rFonts w:asciiTheme="majorHAnsi" w:hAnsiTheme="majorHAnsi" w:cs="Courier New"/>
        </w:rPr>
        <w:t xml:space="preserve">you do not want to show the details of your </w:t>
      </w:r>
      <w:r w:rsidRPr="00F3720B">
        <w:rPr>
          <w:rFonts w:asciiTheme="majorHAnsi" w:hAnsiTheme="majorHAnsi" w:cs="Courier New"/>
        </w:rPr>
        <w:t>program to users of your script, you can have the reports saved to files instead, with code like this:</w:t>
      </w:r>
    </w:p>
    <w:p w:rsidR="0057590F" w:rsidRPr="00F3720B" w:rsidRDefault="0057590F" w:rsidP="0057590F">
      <w:pPr>
        <w:rPr>
          <w:rFonts w:ascii="Courier New" w:hAnsi="Courier New" w:cs="Courier New"/>
        </w:rPr>
      </w:pPr>
      <w:r w:rsidRPr="00F3720B">
        <w:rPr>
          <w:rFonts w:ascii="Courier New" w:hAnsi="Courier New" w:cs="Courier New"/>
        </w:rPr>
        <w:t>import cgitb</w:t>
      </w:r>
    </w:p>
    <w:p w:rsidR="0057590F" w:rsidRPr="00F3720B" w:rsidRDefault="0057590F" w:rsidP="0057590F">
      <w:pPr>
        <w:rPr>
          <w:rFonts w:ascii="Courier New" w:hAnsi="Courier New" w:cs="Courier New"/>
        </w:rPr>
      </w:pPr>
      <w:r w:rsidRPr="00F3720B">
        <w:rPr>
          <w:rFonts w:ascii="Courier New" w:hAnsi="Courier New" w:cs="Courier New"/>
        </w:rPr>
        <w:t>cgitb.enable(display=0, logdir="/path/to/logdir")</w:t>
      </w:r>
    </w:p>
    <w:p w:rsidR="0057590F" w:rsidRPr="00F3720B" w:rsidRDefault="0057590F" w:rsidP="0057590F">
      <w:pPr>
        <w:rPr>
          <w:rFonts w:asciiTheme="majorHAnsi" w:hAnsiTheme="majorHAnsi" w:cs="Courier New"/>
        </w:rPr>
      </w:pPr>
      <w:r w:rsidRPr="00F3720B">
        <w:rPr>
          <w:rFonts w:asciiTheme="majorHAnsi" w:hAnsiTheme="majorHAnsi" w:cs="Courier New"/>
        </w:rPr>
        <w:t xml:space="preserve">It’s very helpful to use this feature during script development. The reports produced by </w:t>
      </w:r>
      <w:r w:rsidRPr="00F3720B">
        <w:rPr>
          <w:rFonts w:ascii="Courier New" w:hAnsi="Courier New" w:cs="Courier New"/>
        </w:rPr>
        <w:t>cgitb</w:t>
      </w:r>
      <w:r w:rsidRPr="00F3720B">
        <w:rPr>
          <w:rFonts w:asciiTheme="majorHAnsi" w:hAnsiTheme="majorHAnsi" w:cs="Courier New"/>
        </w:rPr>
        <w:t xml:space="preserve"> provide information that can save you a lot of time in tracking down bugs. You can always remove the </w:t>
      </w:r>
      <w:r w:rsidRPr="00F3720B">
        <w:rPr>
          <w:rFonts w:ascii="Courier New" w:hAnsi="Courier New" w:cs="Courier New"/>
        </w:rPr>
        <w:t>cgitb</w:t>
      </w:r>
      <w:r w:rsidRPr="00F3720B">
        <w:rPr>
          <w:rFonts w:asciiTheme="majorHAnsi" w:hAnsiTheme="majorHAnsi" w:cs="Courier New"/>
        </w:rPr>
        <w:t xml:space="preserve"> line later when you have tested your script and are confident that it works correctly.</w:t>
      </w:r>
    </w:p>
    <w:p w:rsidR="0057590F" w:rsidRDefault="0057590F" w:rsidP="0057590F">
      <w:pPr>
        <w:pStyle w:val="Heading3"/>
        <w:tabs>
          <w:tab w:val="left" w:pos="4002"/>
        </w:tabs>
      </w:pPr>
    </w:p>
    <w:p w:rsidR="0057590F" w:rsidRDefault="0057590F" w:rsidP="0057590F">
      <w:pPr>
        <w:pStyle w:val="Heading3"/>
        <w:tabs>
          <w:tab w:val="left" w:pos="4002"/>
        </w:tabs>
      </w:pPr>
      <w:bookmarkStart w:id="351" w:name="_Toc515032815"/>
      <w:bookmarkStart w:id="352" w:name="_Toc515037960"/>
      <w:r w:rsidRPr="004657A7">
        <w:t>CGI Environment Variables</w:t>
      </w:r>
      <w:bookmarkEnd w:id="351"/>
      <w:bookmarkEnd w:id="352"/>
    </w:p>
    <w:tbl>
      <w:tblPr>
        <w:tblStyle w:val="ListTable4"/>
        <w:tblW w:w="9062" w:type="dxa"/>
        <w:tblInd w:w="1327" w:type="dxa"/>
        <w:tblLook w:val="04A0"/>
      </w:tblPr>
      <w:tblGrid>
        <w:gridCol w:w="2240"/>
        <w:gridCol w:w="6822"/>
      </w:tblGrid>
      <w:tr w:rsidR="0057590F" w:rsidRPr="00C84101" w:rsidTr="00562D38">
        <w:trPr>
          <w:cnfStyle w:val="100000000000"/>
        </w:trPr>
        <w:tc>
          <w:tcPr>
            <w:cnfStyle w:val="001000000000"/>
            <w:tcW w:w="2240" w:type="dxa"/>
          </w:tcPr>
          <w:p w:rsidR="0057590F" w:rsidRPr="00C84101" w:rsidRDefault="0057590F" w:rsidP="00562D38">
            <w:pPr>
              <w:ind w:left="0"/>
              <w:rPr>
                <w:rFonts w:asciiTheme="majorHAnsi" w:hAnsiTheme="majorHAnsi"/>
              </w:rPr>
            </w:pPr>
            <w:r w:rsidRPr="00C84101">
              <w:rPr>
                <w:rFonts w:asciiTheme="majorHAnsi" w:hAnsiTheme="majorHAnsi"/>
              </w:rPr>
              <w:t>Environment Variable</w:t>
            </w:r>
          </w:p>
        </w:tc>
        <w:tc>
          <w:tcPr>
            <w:tcW w:w="6822" w:type="dxa"/>
          </w:tcPr>
          <w:p w:rsidR="0057590F" w:rsidRPr="00C84101" w:rsidRDefault="0057590F" w:rsidP="00562D38">
            <w:pPr>
              <w:ind w:left="0"/>
              <w:cnfStyle w:val="100000000000"/>
              <w:rPr>
                <w:rFonts w:asciiTheme="majorHAnsi" w:hAnsiTheme="majorHAnsi"/>
              </w:rPr>
            </w:pPr>
            <w:r w:rsidRPr="00C84101">
              <w:rPr>
                <w:rFonts w:asciiTheme="majorHAnsi" w:hAnsiTheme="majorHAnsi"/>
              </w:rPr>
              <w:t>Description</w:t>
            </w:r>
          </w:p>
        </w:tc>
      </w:tr>
      <w:tr w:rsidR="0057590F" w:rsidRPr="00C84101" w:rsidTr="00562D38">
        <w:trPr>
          <w:cnfStyle w:val="000000100000"/>
        </w:trPr>
        <w:tc>
          <w:tcPr>
            <w:cnfStyle w:val="001000000000"/>
            <w:tcW w:w="2240" w:type="dxa"/>
          </w:tcPr>
          <w:p w:rsidR="0057590F" w:rsidRPr="00C84101" w:rsidRDefault="0057590F" w:rsidP="00562D38">
            <w:pPr>
              <w:ind w:left="0"/>
              <w:rPr>
                <w:rFonts w:ascii="Courier New" w:hAnsi="Courier New" w:cs="Courier New"/>
                <w:b w:val="0"/>
              </w:rPr>
            </w:pPr>
            <w:r w:rsidRPr="00C84101">
              <w:rPr>
                <w:rFonts w:ascii="Courier New" w:hAnsi="Courier New" w:cs="Courier New"/>
                <w:b w:val="0"/>
                <w:color w:val="111111"/>
              </w:rPr>
              <w:t>content_type</w:t>
            </w:r>
          </w:p>
        </w:tc>
        <w:tc>
          <w:tcPr>
            <w:tcW w:w="6822" w:type="dxa"/>
          </w:tcPr>
          <w:p w:rsidR="0057590F" w:rsidRPr="00C84101" w:rsidRDefault="0057590F" w:rsidP="00562D38">
            <w:pPr>
              <w:ind w:left="0"/>
              <w:cnfStyle w:val="000000100000"/>
              <w:rPr>
                <w:rFonts w:asciiTheme="majorHAnsi" w:hAnsiTheme="majorHAnsi"/>
              </w:rPr>
            </w:pPr>
            <w:r w:rsidRPr="00C84101">
              <w:rPr>
                <w:rFonts w:asciiTheme="majorHAnsi" w:hAnsiTheme="majorHAnsi"/>
                <w:color w:val="111111"/>
              </w:rPr>
              <w:t>Describes the data-type of the content</w:t>
            </w:r>
          </w:p>
        </w:tc>
      </w:tr>
      <w:tr w:rsidR="0057590F" w:rsidRPr="00C84101" w:rsidTr="00562D38">
        <w:tc>
          <w:tcPr>
            <w:cnfStyle w:val="001000000000"/>
            <w:tcW w:w="2240" w:type="dxa"/>
          </w:tcPr>
          <w:p w:rsidR="0057590F" w:rsidRPr="00C84101" w:rsidRDefault="0057590F" w:rsidP="00562D38">
            <w:pPr>
              <w:ind w:left="0"/>
              <w:rPr>
                <w:rFonts w:ascii="Courier New" w:hAnsi="Courier New" w:cs="Courier New"/>
                <w:b w:val="0"/>
              </w:rPr>
            </w:pPr>
            <w:r w:rsidRPr="00C84101">
              <w:rPr>
                <w:rFonts w:ascii="Courier New" w:hAnsi="Courier New" w:cs="Courier New"/>
                <w:b w:val="0"/>
                <w:color w:val="111111"/>
              </w:rPr>
              <w:t>http_cookie</w:t>
            </w:r>
          </w:p>
        </w:tc>
        <w:tc>
          <w:tcPr>
            <w:tcW w:w="6822" w:type="dxa"/>
          </w:tcPr>
          <w:p w:rsidR="0057590F" w:rsidRPr="00C84101" w:rsidRDefault="0057590F" w:rsidP="00562D38">
            <w:pPr>
              <w:ind w:left="0"/>
              <w:cnfStyle w:val="000000000000"/>
              <w:rPr>
                <w:rFonts w:asciiTheme="majorHAnsi" w:hAnsiTheme="majorHAnsi"/>
              </w:rPr>
            </w:pPr>
            <w:r w:rsidRPr="00C84101">
              <w:rPr>
                <w:rFonts w:asciiTheme="majorHAnsi" w:hAnsiTheme="majorHAnsi"/>
                <w:color w:val="111111"/>
              </w:rPr>
              <w:t>Returns the visitor's cookie if one is set</w:t>
            </w:r>
          </w:p>
        </w:tc>
      </w:tr>
      <w:tr w:rsidR="0057590F" w:rsidRPr="00C84101" w:rsidTr="00562D38">
        <w:trPr>
          <w:cnfStyle w:val="000000100000"/>
        </w:trPr>
        <w:tc>
          <w:tcPr>
            <w:cnfStyle w:val="001000000000"/>
            <w:tcW w:w="2240" w:type="dxa"/>
          </w:tcPr>
          <w:p w:rsidR="0057590F" w:rsidRPr="00C84101" w:rsidRDefault="0057590F" w:rsidP="00562D38">
            <w:pPr>
              <w:ind w:left="0"/>
              <w:rPr>
                <w:rFonts w:ascii="Courier New" w:hAnsi="Courier New" w:cs="Courier New"/>
                <w:b w:val="0"/>
              </w:rPr>
            </w:pPr>
            <w:r w:rsidRPr="00C84101">
              <w:rPr>
                <w:rFonts w:ascii="Courier New" w:hAnsi="Courier New" w:cs="Courier New"/>
                <w:b w:val="0"/>
                <w:color w:val="111111"/>
              </w:rPr>
              <w:t>content_length</w:t>
            </w:r>
          </w:p>
        </w:tc>
        <w:tc>
          <w:tcPr>
            <w:tcW w:w="6822" w:type="dxa"/>
          </w:tcPr>
          <w:p w:rsidR="0057590F" w:rsidRPr="00C84101" w:rsidRDefault="0057590F" w:rsidP="00562D38">
            <w:pPr>
              <w:ind w:left="0"/>
              <w:cnfStyle w:val="000000100000"/>
              <w:rPr>
                <w:rFonts w:asciiTheme="majorHAnsi" w:hAnsiTheme="majorHAnsi"/>
              </w:rPr>
            </w:pPr>
            <w:r w:rsidRPr="00C84101">
              <w:rPr>
                <w:rFonts w:asciiTheme="majorHAnsi" w:hAnsiTheme="majorHAnsi"/>
                <w:color w:val="111111"/>
              </w:rPr>
              <w:t>It is available for POST request to define the length of query information</w:t>
            </w:r>
          </w:p>
        </w:tc>
      </w:tr>
      <w:tr w:rsidR="0057590F" w:rsidRPr="00C84101" w:rsidTr="00562D38">
        <w:tc>
          <w:tcPr>
            <w:cnfStyle w:val="001000000000"/>
            <w:tcW w:w="2240" w:type="dxa"/>
          </w:tcPr>
          <w:p w:rsidR="0057590F" w:rsidRPr="00C84101" w:rsidRDefault="0057590F" w:rsidP="00562D38">
            <w:pPr>
              <w:ind w:left="0"/>
              <w:rPr>
                <w:rFonts w:ascii="Courier New" w:hAnsi="Courier New" w:cs="Courier New"/>
                <w:b w:val="0"/>
              </w:rPr>
            </w:pPr>
            <w:r w:rsidRPr="00C84101">
              <w:rPr>
                <w:rFonts w:ascii="Courier New" w:hAnsi="Courier New" w:cs="Courier New"/>
                <w:b w:val="0"/>
                <w:color w:val="111111"/>
              </w:rPr>
              <w:t>http_user_agent</w:t>
            </w:r>
          </w:p>
        </w:tc>
        <w:tc>
          <w:tcPr>
            <w:tcW w:w="6822" w:type="dxa"/>
          </w:tcPr>
          <w:p w:rsidR="0057590F" w:rsidRPr="00C84101" w:rsidRDefault="0057590F" w:rsidP="00562D38">
            <w:pPr>
              <w:ind w:left="0"/>
              <w:cnfStyle w:val="000000000000"/>
              <w:rPr>
                <w:rFonts w:asciiTheme="majorHAnsi" w:hAnsiTheme="majorHAnsi"/>
              </w:rPr>
            </w:pPr>
            <w:r w:rsidRPr="00C84101">
              <w:rPr>
                <w:rFonts w:asciiTheme="majorHAnsi" w:hAnsiTheme="majorHAnsi"/>
                <w:color w:val="111111"/>
              </w:rPr>
              <w:t>Defines the browser type of the visitor</w:t>
            </w:r>
          </w:p>
        </w:tc>
      </w:tr>
      <w:tr w:rsidR="0057590F" w:rsidRPr="00C84101" w:rsidTr="00562D38">
        <w:trPr>
          <w:cnfStyle w:val="000000100000"/>
        </w:trPr>
        <w:tc>
          <w:tcPr>
            <w:cnfStyle w:val="001000000000"/>
            <w:tcW w:w="2240" w:type="dxa"/>
          </w:tcPr>
          <w:p w:rsidR="0057590F" w:rsidRPr="00C84101" w:rsidRDefault="0057590F" w:rsidP="00562D38">
            <w:pPr>
              <w:ind w:left="0"/>
              <w:rPr>
                <w:rFonts w:ascii="Courier New" w:hAnsi="Courier New" w:cs="Courier New"/>
                <w:b w:val="0"/>
              </w:rPr>
            </w:pPr>
            <w:r w:rsidRPr="00C84101">
              <w:rPr>
                <w:rFonts w:ascii="Courier New" w:hAnsi="Courier New" w:cs="Courier New"/>
                <w:b w:val="0"/>
                <w:color w:val="111111"/>
              </w:rPr>
              <w:t>path_info</w:t>
            </w:r>
          </w:p>
        </w:tc>
        <w:tc>
          <w:tcPr>
            <w:tcW w:w="6822" w:type="dxa"/>
          </w:tcPr>
          <w:p w:rsidR="0057590F" w:rsidRPr="00C84101" w:rsidRDefault="0057590F" w:rsidP="00562D38">
            <w:pPr>
              <w:ind w:left="0"/>
              <w:cnfStyle w:val="000000100000"/>
              <w:rPr>
                <w:rFonts w:asciiTheme="majorHAnsi" w:hAnsiTheme="majorHAnsi"/>
              </w:rPr>
            </w:pPr>
            <w:r w:rsidRPr="00C84101">
              <w:rPr>
                <w:rFonts w:asciiTheme="majorHAnsi" w:hAnsiTheme="majorHAnsi"/>
                <w:color w:val="111111"/>
              </w:rPr>
              <w:t>Defines the path of a CGI script</w:t>
            </w:r>
          </w:p>
        </w:tc>
      </w:tr>
      <w:tr w:rsidR="0057590F" w:rsidRPr="00C84101" w:rsidTr="00562D38">
        <w:tc>
          <w:tcPr>
            <w:cnfStyle w:val="001000000000"/>
            <w:tcW w:w="2240" w:type="dxa"/>
          </w:tcPr>
          <w:p w:rsidR="0057590F" w:rsidRPr="00C84101" w:rsidRDefault="0057590F" w:rsidP="00562D38">
            <w:pPr>
              <w:ind w:left="0"/>
              <w:rPr>
                <w:rFonts w:ascii="Courier New" w:hAnsi="Courier New" w:cs="Courier New"/>
                <w:b w:val="0"/>
              </w:rPr>
            </w:pPr>
            <w:r w:rsidRPr="00C84101">
              <w:rPr>
                <w:rFonts w:ascii="Courier New" w:hAnsi="Courier New" w:cs="Courier New"/>
                <w:b w:val="0"/>
                <w:color w:val="111111"/>
              </w:rPr>
              <w:t>remote_host</w:t>
            </w:r>
          </w:p>
        </w:tc>
        <w:tc>
          <w:tcPr>
            <w:tcW w:w="6822" w:type="dxa"/>
          </w:tcPr>
          <w:p w:rsidR="0057590F" w:rsidRPr="00C84101" w:rsidRDefault="0057590F" w:rsidP="00562D38">
            <w:pPr>
              <w:ind w:left="0"/>
              <w:cnfStyle w:val="000000000000"/>
              <w:rPr>
                <w:rFonts w:asciiTheme="majorHAnsi" w:hAnsiTheme="majorHAnsi"/>
              </w:rPr>
            </w:pPr>
            <w:r w:rsidRPr="00C84101">
              <w:rPr>
                <w:rFonts w:asciiTheme="majorHAnsi" w:hAnsiTheme="majorHAnsi"/>
                <w:color w:val="111111"/>
              </w:rPr>
              <w:t>Defines the host-name of the visitor</w:t>
            </w:r>
          </w:p>
        </w:tc>
      </w:tr>
      <w:tr w:rsidR="0057590F" w:rsidRPr="00C84101" w:rsidTr="00562D38">
        <w:trPr>
          <w:cnfStyle w:val="000000100000"/>
        </w:trPr>
        <w:tc>
          <w:tcPr>
            <w:cnfStyle w:val="001000000000"/>
            <w:tcW w:w="2240" w:type="dxa"/>
          </w:tcPr>
          <w:p w:rsidR="0057590F" w:rsidRPr="00C84101" w:rsidRDefault="0057590F" w:rsidP="00562D38">
            <w:pPr>
              <w:ind w:left="0"/>
              <w:rPr>
                <w:rFonts w:ascii="Courier New" w:hAnsi="Courier New" w:cs="Courier New"/>
                <w:b w:val="0"/>
              </w:rPr>
            </w:pPr>
            <w:r w:rsidRPr="00C84101">
              <w:rPr>
                <w:rFonts w:ascii="Courier New" w:hAnsi="Courier New" w:cs="Courier New"/>
                <w:b w:val="0"/>
                <w:color w:val="111111"/>
              </w:rPr>
              <w:t>remote_addr</w:t>
            </w:r>
          </w:p>
        </w:tc>
        <w:tc>
          <w:tcPr>
            <w:tcW w:w="6822" w:type="dxa"/>
          </w:tcPr>
          <w:p w:rsidR="0057590F" w:rsidRPr="00C84101" w:rsidRDefault="0057590F" w:rsidP="00562D38">
            <w:pPr>
              <w:ind w:left="0"/>
              <w:cnfStyle w:val="000000100000"/>
              <w:rPr>
                <w:rFonts w:asciiTheme="majorHAnsi" w:hAnsiTheme="majorHAnsi"/>
              </w:rPr>
            </w:pPr>
            <w:r w:rsidRPr="00C84101">
              <w:rPr>
                <w:rFonts w:asciiTheme="majorHAnsi" w:hAnsiTheme="majorHAnsi"/>
                <w:color w:val="111111"/>
              </w:rPr>
              <w:t>Defines the IP Address of the visitor</w:t>
            </w:r>
          </w:p>
        </w:tc>
      </w:tr>
      <w:tr w:rsidR="0057590F" w:rsidRPr="00C84101" w:rsidTr="00562D38">
        <w:tc>
          <w:tcPr>
            <w:cnfStyle w:val="001000000000"/>
            <w:tcW w:w="2240" w:type="dxa"/>
          </w:tcPr>
          <w:p w:rsidR="0057590F" w:rsidRPr="00C84101" w:rsidRDefault="0057590F" w:rsidP="00562D38">
            <w:pPr>
              <w:ind w:left="0"/>
              <w:rPr>
                <w:rFonts w:ascii="Courier New" w:hAnsi="Courier New" w:cs="Courier New"/>
                <w:b w:val="0"/>
              </w:rPr>
            </w:pPr>
            <w:r w:rsidRPr="00C84101">
              <w:rPr>
                <w:rFonts w:ascii="Courier New" w:hAnsi="Courier New" w:cs="Courier New"/>
                <w:b w:val="0"/>
                <w:color w:val="111111"/>
              </w:rPr>
              <w:t>request_method</w:t>
            </w:r>
          </w:p>
        </w:tc>
        <w:tc>
          <w:tcPr>
            <w:tcW w:w="6822" w:type="dxa"/>
          </w:tcPr>
          <w:p w:rsidR="0057590F" w:rsidRPr="00C84101" w:rsidRDefault="0057590F" w:rsidP="00562D38">
            <w:pPr>
              <w:ind w:left="0"/>
              <w:cnfStyle w:val="000000000000"/>
              <w:rPr>
                <w:rFonts w:asciiTheme="majorHAnsi" w:hAnsiTheme="majorHAnsi"/>
              </w:rPr>
            </w:pPr>
            <w:r>
              <w:rPr>
                <w:rFonts w:asciiTheme="majorHAnsi" w:hAnsiTheme="majorHAnsi"/>
                <w:color w:val="111111"/>
              </w:rPr>
              <w:t>Is u</w:t>
            </w:r>
            <w:r w:rsidRPr="00C84101">
              <w:rPr>
                <w:rFonts w:asciiTheme="majorHAnsi" w:hAnsiTheme="majorHAnsi"/>
                <w:color w:val="111111"/>
              </w:rPr>
              <w:t>sed to make request &amp; the most common methods are - GET and POST</w:t>
            </w:r>
          </w:p>
        </w:tc>
      </w:tr>
    </w:tbl>
    <w:p w:rsidR="0057590F" w:rsidRPr="00DA3E00" w:rsidRDefault="0057590F" w:rsidP="0057590F"/>
    <w:p w:rsidR="0057590F" w:rsidRDefault="0057590F" w:rsidP="0057590F">
      <w:pPr>
        <w:spacing w:after="0"/>
        <w:ind w:left="0"/>
        <w:rPr>
          <w:rFonts w:asciiTheme="majorHAnsi" w:hAnsiTheme="majorHAnsi"/>
          <w:color w:val="003366"/>
          <w:kern w:val="28"/>
          <w:sz w:val="32"/>
          <w:szCs w:val="32"/>
        </w:rPr>
      </w:pPr>
      <w:r>
        <w:br w:type="page"/>
      </w:r>
    </w:p>
    <w:p w:rsidR="0057590F" w:rsidRDefault="0057590F" w:rsidP="0057590F">
      <w:pPr>
        <w:pStyle w:val="Heading2"/>
      </w:pPr>
      <w:bookmarkStart w:id="353" w:name="_Toc515032816"/>
      <w:bookmarkStart w:id="354" w:name="_Toc515037961"/>
      <w:r w:rsidRPr="004657A7">
        <w:lastRenderedPageBreak/>
        <w:t>Working with Databases</w:t>
      </w:r>
      <w:bookmarkEnd w:id="353"/>
      <w:bookmarkEnd w:id="354"/>
    </w:p>
    <w:p w:rsidR="0057590F" w:rsidRDefault="0057590F" w:rsidP="0057590F">
      <w:pPr>
        <w:pStyle w:val="Heading3"/>
        <w:rPr>
          <w:rFonts w:ascii="Courier New" w:hAnsi="Courier New" w:cs="Courier New"/>
        </w:rPr>
      </w:pPr>
      <w:bookmarkStart w:id="355" w:name="_Toc515032817"/>
      <w:bookmarkStart w:id="356" w:name="_Toc515037962"/>
      <w:r>
        <w:rPr>
          <w:rFonts w:ascii="Courier New" w:hAnsi="Courier New" w:cs="Courier New"/>
        </w:rPr>
        <w:t>p</w:t>
      </w:r>
      <w:r w:rsidRPr="004657A7">
        <w:rPr>
          <w:rFonts w:ascii="Courier New" w:hAnsi="Courier New" w:cs="Courier New"/>
        </w:rPr>
        <w:t>ymysql</w:t>
      </w:r>
      <w:bookmarkEnd w:id="355"/>
      <w:bookmarkEnd w:id="356"/>
    </w:p>
    <w:p w:rsidR="0057590F" w:rsidRPr="00C54A66" w:rsidRDefault="0057590F" w:rsidP="0057590F">
      <w:r w:rsidRPr="005576CF">
        <w:rPr>
          <w:rFonts w:ascii="Courier New" w:hAnsi="Courier New" w:cs="Courier New"/>
        </w:rPr>
        <w:t>pymysql</w:t>
      </w:r>
      <w:r w:rsidRPr="00C54A66">
        <w:t>package contains a pure-Python MySQL client library</w:t>
      </w:r>
      <w:r>
        <w:t xml:space="preserve">. </w:t>
      </w:r>
      <w:r w:rsidRPr="00C93327">
        <w:t>The goal of PyMySQL is to be a drop-in replacement for MySQLdb and work on CPython, PyPy and IronPython.</w:t>
      </w:r>
    </w:p>
    <w:p w:rsidR="0057590F" w:rsidRDefault="0057590F" w:rsidP="0057590F">
      <w:pPr>
        <w:pStyle w:val="Heading4"/>
        <w:ind w:left="0"/>
      </w:pPr>
      <w:r>
        <w:t xml:space="preserve">Prerequisites: Installing </w:t>
      </w:r>
      <w:r w:rsidRPr="00335B4D">
        <w:rPr>
          <w:rFonts w:ascii="Courier New" w:hAnsi="Courier New" w:cs="Courier New"/>
        </w:rPr>
        <w:t>pip</w:t>
      </w:r>
    </w:p>
    <w:p w:rsidR="0057590F" w:rsidRDefault="0057590F" w:rsidP="0057590F">
      <w:r>
        <w:t xml:space="preserve">Before installing </w:t>
      </w:r>
      <w:r w:rsidRPr="00752E7F">
        <w:rPr>
          <w:rFonts w:ascii="Courier New" w:hAnsi="Courier New" w:cs="Courier New"/>
        </w:rPr>
        <w:t>pymysql</w:t>
      </w:r>
      <w:r>
        <w:t xml:space="preserve">, you need to install </w:t>
      </w:r>
      <w:r w:rsidRPr="00752E7F">
        <w:rPr>
          <w:rFonts w:ascii="Courier New" w:hAnsi="Courier New" w:cs="Courier New"/>
        </w:rPr>
        <w:t>pip</w:t>
      </w:r>
      <w:r>
        <w:t>, the recommended package installer for Python.</w:t>
      </w:r>
    </w:p>
    <w:p w:rsidR="0057590F" w:rsidRDefault="0057590F" w:rsidP="0057590F">
      <w:r>
        <w:t>You need to first, update the system's package index. This will ensure that old or outdated packages do not interfere with the installation.</w:t>
      </w:r>
    </w:p>
    <w:p w:rsidR="0057590F" w:rsidRPr="00752E7F" w:rsidRDefault="0057590F" w:rsidP="0057590F">
      <w:pPr>
        <w:rPr>
          <w:rFonts w:ascii="Courier New" w:hAnsi="Courier New" w:cs="Courier New"/>
        </w:rPr>
      </w:pPr>
      <w:r w:rsidRPr="00752E7F">
        <w:rPr>
          <w:rFonts w:ascii="Courier New" w:hAnsi="Courier New" w:cs="Courier New"/>
        </w:rPr>
        <w:t>sudo apt-get update</w:t>
      </w:r>
    </w:p>
    <w:p w:rsidR="0057590F" w:rsidRDefault="0057590F" w:rsidP="0057590F">
      <w:r>
        <w:rPr>
          <w:rFonts w:ascii="Courier New" w:hAnsi="Courier New" w:cs="Courier New"/>
        </w:rPr>
        <w:t>p</w:t>
      </w:r>
      <w:r w:rsidRPr="00752E7F">
        <w:rPr>
          <w:rFonts w:ascii="Courier New" w:hAnsi="Courier New" w:cs="Courier New"/>
        </w:rPr>
        <w:t>ip</w:t>
      </w:r>
      <w:r>
        <w:t xml:space="preserve"> allows you to easily manage any Python 3 package you would like to have. </w:t>
      </w:r>
    </w:p>
    <w:p w:rsidR="0057590F" w:rsidRDefault="0057590F" w:rsidP="0057590F">
      <w:r>
        <w:t xml:space="preserve">To install </w:t>
      </w:r>
      <w:r w:rsidRPr="00752E7F">
        <w:rPr>
          <w:rFonts w:ascii="Courier New" w:hAnsi="Courier New" w:cs="Courier New"/>
        </w:rPr>
        <w:t>pip</w:t>
      </w:r>
      <w:r>
        <w:t>, simply run the following:</w:t>
      </w:r>
    </w:p>
    <w:p w:rsidR="0057590F" w:rsidRPr="00752E7F" w:rsidRDefault="0057590F" w:rsidP="0057590F">
      <w:pPr>
        <w:rPr>
          <w:rFonts w:ascii="Courier New" w:hAnsi="Courier New" w:cs="Courier New"/>
        </w:rPr>
      </w:pPr>
      <w:r w:rsidRPr="00752E7F">
        <w:rPr>
          <w:rFonts w:ascii="Courier New" w:hAnsi="Courier New" w:cs="Courier New"/>
        </w:rPr>
        <w:t>sudo apt-get install python3-pip</w:t>
      </w:r>
    </w:p>
    <w:p w:rsidR="0057590F" w:rsidRPr="00335B4D" w:rsidRDefault="0057590F" w:rsidP="0057590F">
      <w:pPr>
        <w:pStyle w:val="Heading3"/>
        <w:rPr>
          <w:rFonts w:ascii="Courier New" w:hAnsi="Courier New" w:cs="Courier New"/>
        </w:rPr>
      </w:pPr>
      <w:bookmarkStart w:id="357" w:name="_Toc515032818"/>
      <w:bookmarkStart w:id="358" w:name="_Toc515037963"/>
      <w:r>
        <w:t xml:space="preserve">Installing </w:t>
      </w:r>
      <w:r w:rsidRPr="004657A7">
        <w:rPr>
          <w:rFonts w:ascii="Courier New" w:hAnsi="Courier New" w:cs="Courier New"/>
        </w:rPr>
        <w:t>pymysql</w:t>
      </w:r>
      <w:bookmarkEnd w:id="357"/>
      <w:bookmarkEnd w:id="358"/>
    </w:p>
    <w:p w:rsidR="0057590F" w:rsidRPr="00E5361B" w:rsidRDefault="0057590F" w:rsidP="0057590F">
      <w:r w:rsidRPr="00E5361B">
        <w:t>In this section, we will install and configure MySQL.</w:t>
      </w:r>
    </w:p>
    <w:p w:rsidR="0057590F" w:rsidRPr="00E5361B" w:rsidRDefault="0057590F" w:rsidP="0057590F">
      <w:r>
        <w:t>To install SQL, write the following command:</w:t>
      </w:r>
    </w:p>
    <w:p w:rsidR="0057590F" w:rsidRPr="00134726" w:rsidRDefault="0057590F" w:rsidP="0057590F">
      <w:pPr>
        <w:rPr>
          <w:rFonts w:ascii="Courier New" w:hAnsi="Courier New" w:cs="Courier New"/>
        </w:rPr>
      </w:pPr>
      <w:r w:rsidRPr="00134726">
        <w:rPr>
          <w:rFonts w:ascii="Courier New" w:hAnsi="Courier New" w:cs="Courier New"/>
        </w:rPr>
        <w:t>sudo apt-get install mysql-server</w:t>
      </w:r>
    </w:p>
    <w:p w:rsidR="0057590F" w:rsidRPr="00E5361B" w:rsidRDefault="0057590F" w:rsidP="0057590F">
      <w:r w:rsidRPr="00E5361B">
        <w:t xml:space="preserve">Enter a strong password for the MySQL root user when prompted, and remember it, because </w:t>
      </w:r>
      <w:r>
        <w:t>you</w:t>
      </w:r>
      <w:r w:rsidRPr="00E5361B">
        <w:t xml:space="preserve"> will need it later.</w:t>
      </w:r>
    </w:p>
    <w:p w:rsidR="0057590F" w:rsidRPr="00E5361B" w:rsidRDefault="0057590F" w:rsidP="0057590F">
      <w:r w:rsidRPr="00E5361B">
        <w:t>The MySQL server will start once installation completes. After installation, run:</w:t>
      </w:r>
    </w:p>
    <w:p w:rsidR="0057590F" w:rsidRPr="00134726" w:rsidRDefault="0057590F" w:rsidP="0057590F">
      <w:pPr>
        <w:rPr>
          <w:rFonts w:ascii="Courier New" w:hAnsi="Courier New" w:cs="Courier New"/>
        </w:rPr>
      </w:pPr>
      <w:r w:rsidRPr="00134726">
        <w:rPr>
          <w:rFonts w:ascii="Courier New" w:hAnsi="Courier New" w:cs="Courier New"/>
        </w:rPr>
        <w:t>mysql_secure_installation</w:t>
      </w:r>
    </w:p>
    <w:p w:rsidR="0057590F" w:rsidRPr="00E5361B" w:rsidRDefault="0057590F" w:rsidP="0057590F">
      <w:r w:rsidRPr="00E5361B">
        <w:t>This setup will take you through a series of self-explanatory steps. First, you'll need to enter the root password you picked a moment ago. The first question will ask if you want to change the root password, but</w:t>
      </w:r>
      <w:r>
        <w:t xml:space="preserve"> because you just set it, enter </w:t>
      </w:r>
      <w:r w:rsidRPr="00335B4D">
        <w:rPr>
          <w:rFonts w:ascii="Courier New" w:hAnsi="Courier New" w:cs="Courier New"/>
          <w:b/>
          <w:bCs/>
        </w:rPr>
        <w:t>n</w:t>
      </w:r>
      <w:r w:rsidRPr="00E5361B">
        <w:t>.</w:t>
      </w:r>
      <w:r>
        <w:t xml:space="preserve"> For all other questions, press </w:t>
      </w:r>
      <w:r w:rsidRPr="00E5361B">
        <w:rPr>
          <w:b/>
          <w:bCs/>
        </w:rPr>
        <w:t>ENTER</w:t>
      </w:r>
      <w:r w:rsidRPr="00E5361B">
        <w:t>to accept the default response.</w:t>
      </w:r>
    </w:p>
    <w:p w:rsidR="0057590F" w:rsidRDefault="0057590F" w:rsidP="0057590F">
      <w:pPr>
        <w:rPr>
          <w:rFonts w:asciiTheme="majorHAnsi" w:hAnsiTheme="majorHAnsi" w:cs="Arial"/>
          <w:color w:val="000000"/>
          <w:sz w:val="24"/>
          <w:szCs w:val="24"/>
        </w:rPr>
      </w:pPr>
      <w:r w:rsidRPr="00134726">
        <w:rPr>
          <w:rFonts w:asciiTheme="majorHAnsi" w:hAnsiTheme="majorHAnsi"/>
        </w:rPr>
        <w:t>Python 3 requires a way to connect with MySQL</w:t>
      </w:r>
      <w:r>
        <w:rPr>
          <w:rFonts w:asciiTheme="majorHAnsi" w:hAnsiTheme="majorHAnsi"/>
        </w:rPr>
        <w:t xml:space="preserve">. </w:t>
      </w:r>
      <w:r w:rsidRPr="00134726">
        <w:rPr>
          <w:rFonts w:asciiTheme="majorHAnsi" w:hAnsiTheme="majorHAnsi"/>
        </w:rPr>
        <w:t>There are a number of options, like MySQLclient, but fo</w:t>
      </w:r>
      <w:r>
        <w:rPr>
          <w:rFonts w:asciiTheme="majorHAnsi" w:hAnsiTheme="majorHAnsi"/>
        </w:rPr>
        <w:t xml:space="preserve">r the module's simplicity, we </w:t>
      </w:r>
      <w:r w:rsidRPr="00134726">
        <w:rPr>
          <w:rFonts w:asciiTheme="majorHAnsi" w:hAnsiTheme="majorHAnsi"/>
        </w:rPr>
        <w:t>will use</w:t>
      </w:r>
      <w:r w:rsidRPr="00335B4D">
        <w:rPr>
          <w:rFonts w:ascii="Courier New" w:hAnsi="Courier New" w:cs="Courier New"/>
          <w:color w:val="000000"/>
        </w:rPr>
        <w:t>pymysql</w:t>
      </w:r>
      <w:r w:rsidRPr="00134726">
        <w:rPr>
          <w:rFonts w:asciiTheme="majorHAnsi" w:hAnsiTheme="majorHAnsi" w:cs="Arial"/>
          <w:color w:val="000000"/>
          <w:sz w:val="24"/>
          <w:szCs w:val="24"/>
        </w:rPr>
        <w:t xml:space="preserve">. </w:t>
      </w:r>
    </w:p>
    <w:p w:rsidR="0057590F" w:rsidRPr="00335B4D" w:rsidRDefault="0057590F" w:rsidP="0057590F">
      <w:pPr>
        <w:rPr>
          <w:rFonts w:asciiTheme="majorHAnsi" w:hAnsiTheme="majorHAnsi" w:cs="Arial"/>
          <w:color w:val="000000"/>
        </w:rPr>
      </w:pPr>
      <w:r w:rsidRPr="00335B4D">
        <w:rPr>
          <w:rFonts w:asciiTheme="majorHAnsi" w:hAnsiTheme="majorHAnsi" w:cs="Arial"/>
          <w:color w:val="000000"/>
        </w:rPr>
        <w:t xml:space="preserve">To install </w:t>
      </w:r>
      <w:r w:rsidRPr="00335B4D">
        <w:rPr>
          <w:rFonts w:ascii="Courier New" w:hAnsi="Courier New" w:cs="Courier New"/>
          <w:color w:val="000000"/>
        </w:rPr>
        <w:t>pymysql</w:t>
      </w:r>
      <w:r w:rsidRPr="00335B4D">
        <w:rPr>
          <w:rFonts w:asciiTheme="majorHAnsi" w:hAnsiTheme="majorHAnsi" w:cs="Arial"/>
          <w:color w:val="000000"/>
        </w:rPr>
        <w:t xml:space="preserve"> using </w:t>
      </w:r>
      <w:r w:rsidRPr="00335B4D">
        <w:rPr>
          <w:rFonts w:ascii="Courier New" w:hAnsi="Courier New" w:cs="Courier New"/>
          <w:color w:val="000000"/>
        </w:rPr>
        <w:t>pip</w:t>
      </w:r>
      <w:r w:rsidRPr="00335B4D">
        <w:rPr>
          <w:rFonts w:asciiTheme="majorHAnsi" w:hAnsiTheme="majorHAnsi" w:cs="Arial"/>
          <w:color w:val="000000"/>
        </w:rPr>
        <w:t xml:space="preserve">, type: </w:t>
      </w:r>
    </w:p>
    <w:p w:rsidR="0057590F" w:rsidRDefault="0057590F" w:rsidP="0057590F">
      <w:r w:rsidRPr="00E5361B">
        <w:rPr>
          <w:rFonts w:ascii="Courier New" w:hAnsi="Courier New" w:cs="Courier New"/>
          <w:color w:val="3A3A3A"/>
          <w:sz w:val="21"/>
          <w:szCs w:val="21"/>
        </w:rPr>
        <w:t>sudo pip3 install pymysql</w:t>
      </w:r>
    </w:p>
    <w:p w:rsidR="0057590F" w:rsidRDefault="0057590F" w:rsidP="0057590F">
      <w:pPr>
        <w:pStyle w:val="Heading3"/>
      </w:pPr>
      <w:bookmarkStart w:id="359" w:name="_Toc515032819"/>
      <w:bookmarkStart w:id="360" w:name="_Toc515037964"/>
      <w:r>
        <w:t>Database Operations</w:t>
      </w:r>
      <w:bookmarkEnd w:id="359"/>
      <w:bookmarkEnd w:id="360"/>
    </w:p>
    <w:p w:rsidR="0057590F" w:rsidRPr="00E02C9E" w:rsidRDefault="0057590F" w:rsidP="0057590F">
      <w:r>
        <w:t>You can perform following database operations within a Python program.</w:t>
      </w:r>
    </w:p>
    <w:tbl>
      <w:tblPr>
        <w:tblStyle w:val="ListTable4"/>
        <w:tblW w:w="9062" w:type="dxa"/>
        <w:tblInd w:w="1327" w:type="dxa"/>
        <w:tblLook w:val="04A0"/>
      </w:tblPr>
      <w:tblGrid>
        <w:gridCol w:w="1811"/>
        <w:gridCol w:w="7251"/>
      </w:tblGrid>
      <w:tr w:rsidR="0057590F" w:rsidTr="00562D38">
        <w:trPr>
          <w:cnfStyle w:val="100000000000"/>
        </w:trPr>
        <w:tc>
          <w:tcPr>
            <w:cnfStyle w:val="001000000000"/>
            <w:tcW w:w="1811" w:type="dxa"/>
          </w:tcPr>
          <w:p w:rsidR="0057590F" w:rsidRDefault="0057590F" w:rsidP="00562D38">
            <w:pPr>
              <w:ind w:left="0"/>
            </w:pPr>
            <w:r>
              <w:t>Operation</w:t>
            </w:r>
          </w:p>
        </w:tc>
        <w:tc>
          <w:tcPr>
            <w:tcW w:w="7251" w:type="dxa"/>
          </w:tcPr>
          <w:p w:rsidR="0057590F" w:rsidRDefault="0057590F" w:rsidP="00562D38">
            <w:pPr>
              <w:ind w:left="0"/>
              <w:cnfStyle w:val="100000000000"/>
            </w:pPr>
            <w:r>
              <w:t>Description</w:t>
            </w:r>
          </w:p>
        </w:tc>
      </w:tr>
      <w:tr w:rsidR="0057590F" w:rsidTr="00562D38">
        <w:trPr>
          <w:cnfStyle w:val="000000100000"/>
        </w:trPr>
        <w:tc>
          <w:tcPr>
            <w:cnfStyle w:val="001000000000"/>
            <w:tcW w:w="1811" w:type="dxa"/>
          </w:tcPr>
          <w:p w:rsidR="0057590F" w:rsidRPr="00F149BA" w:rsidRDefault="0057590F" w:rsidP="00562D38">
            <w:pPr>
              <w:ind w:left="0"/>
              <w:rPr>
                <w:rFonts w:ascii="Courier New" w:hAnsi="Courier New" w:cs="Courier New"/>
                <w:b w:val="0"/>
              </w:rPr>
            </w:pPr>
            <w:r w:rsidRPr="00F149BA">
              <w:rPr>
                <w:rFonts w:ascii="Courier New" w:hAnsi="Courier New" w:cs="Courier New"/>
                <w:b w:val="0"/>
              </w:rPr>
              <w:t>insert()</w:t>
            </w:r>
          </w:p>
        </w:tc>
        <w:tc>
          <w:tcPr>
            <w:tcW w:w="7251" w:type="dxa"/>
          </w:tcPr>
          <w:p w:rsidR="0057590F" w:rsidRDefault="0057590F" w:rsidP="00562D38">
            <w:pPr>
              <w:ind w:left="0"/>
              <w:cnfStyle w:val="000000100000"/>
            </w:pPr>
            <w:r>
              <w:t>C</w:t>
            </w:r>
            <w:r w:rsidRPr="00F149BA">
              <w:t>reate</w:t>
            </w:r>
            <w:r>
              <w:t>s</w:t>
            </w:r>
            <w:r w:rsidRPr="00F149BA">
              <w:t xml:space="preserve"> a record into a table.</w:t>
            </w:r>
          </w:p>
        </w:tc>
      </w:tr>
      <w:tr w:rsidR="0057590F" w:rsidTr="00562D38">
        <w:tc>
          <w:tcPr>
            <w:cnfStyle w:val="001000000000"/>
            <w:tcW w:w="1811" w:type="dxa"/>
          </w:tcPr>
          <w:p w:rsidR="0057590F" w:rsidRPr="00F149BA" w:rsidRDefault="0057590F" w:rsidP="00562D38">
            <w:pPr>
              <w:ind w:left="0"/>
              <w:rPr>
                <w:rFonts w:ascii="Courier New" w:hAnsi="Courier New" w:cs="Courier New"/>
                <w:b w:val="0"/>
              </w:rPr>
            </w:pPr>
            <w:r w:rsidRPr="00F149BA">
              <w:rPr>
                <w:rFonts w:ascii="Courier New" w:hAnsi="Courier New" w:cs="Courier New"/>
                <w:b w:val="0"/>
              </w:rPr>
              <w:t>read()</w:t>
            </w:r>
          </w:p>
        </w:tc>
        <w:tc>
          <w:tcPr>
            <w:tcW w:w="7251" w:type="dxa"/>
          </w:tcPr>
          <w:p w:rsidR="0057590F" w:rsidRDefault="0057590F" w:rsidP="00562D38">
            <w:pPr>
              <w:ind w:left="0"/>
              <w:cnfStyle w:val="000000000000"/>
            </w:pPr>
            <w:r w:rsidRPr="00F149BA">
              <w:t>Fetches useful information from the database.</w:t>
            </w:r>
          </w:p>
        </w:tc>
      </w:tr>
      <w:tr w:rsidR="0057590F" w:rsidTr="00562D38">
        <w:trPr>
          <w:cnfStyle w:val="000000100000"/>
        </w:trPr>
        <w:tc>
          <w:tcPr>
            <w:cnfStyle w:val="001000000000"/>
            <w:tcW w:w="1811" w:type="dxa"/>
          </w:tcPr>
          <w:p w:rsidR="0057590F" w:rsidRPr="00F149BA" w:rsidRDefault="0057590F" w:rsidP="00562D38">
            <w:pPr>
              <w:ind w:left="0"/>
              <w:rPr>
                <w:rFonts w:ascii="Courier New" w:hAnsi="Courier New" w:cs="Courier New"/>
                <w:b w:val="0"/>
              </w:rPr>
            </w:pPr>
            <w:r w:rsidRPr="00F149BA">
              <w:rPr>
                <w:rFonts w:ascii="Courier New" w:hAnsi="Courier New" w:cs="Courier New"/>
                <w:b w:val="0"/>
              </w:rPr>
              <w:t>update()</w:t>
            </w:r>
          </w:p>
        </w:tc>
        <w:tc>
          <w:tcPr>
            <w:tcW w:w="7251" w:type="dxa"/>
          </w:tcPr>
          <w:p w:rsidR="0057590F" w:rsidRDefault="0057590F" w:rsidP="00562D38">
            <w:pPr>
              <w:ind w:left="0"/>
              <w:cnfStyle w:val="000000100000"/>
            </w:pPr>
            <w:r w:rsidRPr="00F149BA">
              <w:t>It is used update those available or already existing record(s).</w:t>
            </w:r>
          </w:p>
        </w:tc>
      </w:tr>
      <w:tr w:rsidR="0057590F" w:rsidTr="00562D38">
        <w:tc>
          <w:tcPr>
            <w:cnfStyle w:val="001000000000"/>
            <w:tcW w:w="1811" w:type="dxa"/>
          </w:tcPr>
          <w:p w:rsidR="0057590F" w:rsidRPr="00F149BA" w:rsidRDefault="0057590F" w:rsidP="00562D38">
            <w:pPr>
              <w:ind w:left="0"/>
              <w:rPr>
                <w:rFonts w:ascii="Courier New" w:hAnsi="Courier New" w:cs="Courier New"/>
                <w:b w:val="0"/>
              </w:rPr>
            </w:pPr>
            <w:r w:rsidRPr="00F149BA">
              <w:rPr>
                <w:rFonts w:ascii="Courier New" w:hAnsi="Courier New" w:cs="Courier New"/>
                <w:b w:val="0"/>
              </w:rPr>
              <w:lastRenderedPageBreak/>
              <w:t>delete()</w:t>
            </w:r>
          </w:p>
        </w:tc>
        <w:tc>
          <w:tcPr>
            <w:tcW w:w="7251" w:type="dxa"/>
          </w:tcPr>
          <w:p w:rsidR="0057590F" w:rsidRDefault="0057590F" w:rsidP="00562D38">
            <w:pPr>
              <w:ind w:left="0"/>
              <w:cnfStyle w:val="000000000000"/>
            </w:pPr>
            <w:r w:rsidRPr="00F149BA">
              <w:t>It is used to delete records from the database.</w:t>
            </w:r>
          </w:p>
        </w:tc>
      </w:tr>
      <w:tr w:rsidR="0057590F" w:rsidTr="00562D38">
        <w:trPr>
          <w:cnfStyle w:val="000000100000"/>
        </w:trPr>
        <w:tc>
          <w:tcPr>
            <w:cnfStyle w:val="001000000000"/>
            <w:tcW w:w="1811" w:type="dxa"/>
          </w:tcPr>
          <w:p w:rsidR="0057590F" w:rsidRPr="00F149BA" w:rsidRDefault="0057590F" w:rsidP="00562D38">
            <w:pPr>
              <w:ind w:left="0"/>
              <w:rPr>
                <w:rFonts w:ascii="Courier New" w:hAnsi="Courier New" w:cs="Courier New"/>
                <w:b w:val="0"/>
              </w:rPr>
            </w:pPr>
            <w:r w:rsidRPr="00F149BA">
              <w:rPr>
                <w:rFonts w:ascii="Courier New" w:hAnsi="Courier New" w:cs="Courier New"/>
                <w:b w:val="0"/>
              </w:rPr>
              <w:t>commit()</w:t>
            </w:r>
          </w:p>
        </w:tc>
        <w:tc>
          <w:tcPr>
            <w:tcW w:w="7251" w:type="dxa"/>
          </w:tcPr>
          <w:p w:rsidR="0057590F" w:rsidRDefault="0057590F" w:rsidP="00562D38">
            <w:pPr>
              <w:ind w:left="0"/>
              <w:cnfStyle w:val="000000100000"/>
            </w:pPr>
            <w:r w:rsidRPr="007D0D13">
              <w:t>Gives a green signal to the database to finalize the changes, and after this operation, no change can be reverted back.</w:t>
            </w:r>
          </w:p>
        </w:tc>
      </w:tr>
      <w:tr w:rsidR="0057590F" w:rsidTr="00562D38">
        <w:tc>
          <w:tcPr>
            <w:cnfStyle w:val="001000000000"/>
            <w:tcW w:w="1811" w:type="dxa"/>
          </w:tcPr>
          <w:p w:rsidR="0057590F" w:rsidRPr="00F149BA" w:rsidRDefault="0057590F" w:rsidP="00562D38">
            <w:pPr>
              <w:ind w:left="0"/>
              <w:rPr>
                <w:rFonts w:ascii="Courier New" w:hAnsi="Courier New" w:cs="Courier New"/>
                <w:b w:val="0"/>
              </w:rPr>
            </w:pPr>
            <w:r w:rsidRPr="00F149BA">
              <w:rPr>
                <w:rFonts w:ascii="Courier New" w:hAnsi="Courier New" w:cs="Courier New"/>
                <w:b w:val="0"/>
              </w:rPr>
              <w:t>rollback()</w:t>
            </w:r>
          </w:p>
        </w:tc>
        <w:tc>
          <w:tcPr>
            <w:tcW w:w="7251" w:type="dxa"/>
          </w:tcPr>
          <w:p w:rsidR="0057590F" w:rsidRDefault="0057590F" w:rsidP="00562D38">
            <w:pPr>
              <w:ind w:left="0"/>
              <w:cnfStyle w:val="000000000000"/>
            </w:pPr>
            <w:r w:rsidRPr="00F149BA">
              <w:t>It works like "undo", which reverts all the changes that you have made.</w:t>
            </w:r>
          </w:p>
        </w:tc>
      </w:tr>
    </w:tbl>
    <w:p w:rsidR="0057590F" w:rsidRPr="00E02C9E" w:rsidRDefault="0057590F" w:rsidP="0057590F"/>
    <w:p w:rsidR="0057590F" w:rsidRDefault="0057590F" w:rsidP="0057590F">
      <w:pPr>
        <w:pStyle w:val="Heading3"/>
      </w:pPr>
      <w:bookmarkStart w:id="361" w:name="_Toc515032820"/>
      <w:bookmarkStart w:id="362" w:name="_Toc515037965"/>
      <w:r>
        <w:t>Setting Database Connection and Creating Database Table</w:t>
      </w:r>
      <w:bookmarkEnd w:id="361"/>
      <w:bookmarkEnd w:id="362"/>
    </w:p>
    <w:p w:rsidR="0057590F" w:rsidRDefault="0057590F" w:rsidP="0057590F">
      <w:r w:rsidRPr="00C2068D">
        <w:t>The following examples make use of a simple table</w:t>
      </w:r>
      <w:r>
        <w:t>:</w:t>
      </w:r>
    </w:p>
    <w:p w:rsidR="0057590F" w:rsidRPr="00FD407E" w:rsidRDefault="0057590F" w:rsidP="0057590F">
      <w:pPr>
        <w:rPr>
          <w:b/>
        </w:rPr>
      </w:pPr>
      <w:r w:rsidRPr="00FD407E">
        <w:rPr>
          <w:b/>
        </w:rPr>
        <w:t>Example 1:</w:t>
      </w:r>
    </w:p>
    <w:p w:rsidR="0057590F" w:rsidRPr="00C2068D" w:rsidRDefault="0057590F" w:rsidP="0057590F">
      <w:pPr>
        <w:rPr>
          <w:rFonts w:ascii="Courier New" w:hAnsi="Courier New" w:cs="Courier New"/>
        </w:rPr>
      </w:pPr>
      <w:r w:rsidRPr="00C2068D">
        <w:rPr>
          <w:rFonts w:ascii="Courier New" w:hAnsi="Courier New" w:cs="Courier New"/>
        </w:rPr>
        <w:t>CREATE TABLE `users` (</w:t>
      </w:r>
    </w:p>
    <w:p w:rsidR="0057590F" w:rsidRPr="00C2068D" w:rsidRDefault="0057590F" w:rsidP="0057590F">
      <w:pPr>
        <w:rPr>
          <w:rFonts w:ascii="Courier New" w:hAnsi="Courier New" w:cs="Courier New"/>
        </w:rPr>
      </w:pPr>
      <w:r w:rsidRPr="00C2068D">
        <w:rPr>
          <w:rFonts w:ascii="Courier New" w:hAnsi="Courier New" w:cs="Courier New"/>
        </w:rPr>
        <w:t xml:space="preserve">    `id` int(11) NOT NULL AUTO_INCREMENT,</w:t>
      </w:r>
    </w:p>
    <w:p w:rsidR="0057590F" w:rsidRPr="00C2068D" w:rsidRDefault="0057590F" w:rsidP="0057590F">
      <w:pPr>
        <w:rPr>
          <w:rFonts w:ascii="Courier New" w:hAnsi="Courier New" w:cs="Courier New"/>
        </w:rPr>
      </w:pPr>
      <w:r w:rsidRPr="00C2068D">
        <w:rPr>
          <w:rFonts w:ascii="Courier New" w:hAnsi="Courier New" w:cs="Courier New"/>
        </w:rPr>
        <w:t xml:space="preserve">    `email` varchar(255) COLLATE utf8_bin NOT NULL,</w:t>
      </w:r>
    </w:p>
    <w:p w:rsidR="0057590F" w:rsidRPr="00C2068D" w:rsidRDefault="0057590F" w:rsidP="0057590F">
      <w:pPr>
        <w:rPr>
          <w:rFonts w:ascii="Courier New" w:hAnsi="Courier New" w:cs="Courier New"/>
        </w:rPr>
      </w:pPr>
      <w:r w:rsidRPr="00C2068D">
        <w:rPr>
          <w:rFonts w:ascii="Courier New" w:hAnsi="Courier New" w:cs="Courier New"/>
        </w:rPr>
        <w:t xml:space="preserve">    `password` varchar(255) COLLATE utf8_bin NOT NULL,</w:t>
      </w:r>
    </w:p>
    <w:p w:rsidR="0057590F" w:rsidRPr="00C2068D" w:rsidRDefault="0057590F" w:rsidP="0057590F">
      <w:pPr>
        <w:rPr>
          <w:rFonts w:ascii="Courier New" w:hAnsi="Courier New" w:cs="Courier New"/>
        </w:rPr>
      </w:pPr>
      <w:r w:rsidRPr="00C2068D">
        <w:rPr>
          <w:rFonts w:ascii="Courier New" w:hAnsi="Courier New" w:cs="Courier New"/>
        </w:rPr>
        <w:t xml:space="preserve">    PRIMARY KEY (`id`)</w:t>
      </w:r>
    </w:p>
    <w:p w:rsidR="0057590F" w:rsidRPr="00C2068D" w:rsidRDefault="0057590F" w:rsidP="0057590F">
      <w:pPr>
        <w:rPr>
          <w:rFonts w:ascii="Courier New" w:hAnsi="Courier New" w:cs="Courier New"/>
        </w:rPr>
      </w:pPr>
      <w:r w:rsidRPr="00C2068D">
        <w:rPr>
          <w:rFonts w:ascii="Courier New" w:hAnsi="Courier New" w:cs="Courier New"/>
        </w:rPr>
        <w:t>) ENGINE=InnoDB DEFAULT CHARSET=utf8 COLLATE=utf8_bin</w:t>
      </w:r>
    </w:p>
    <w:p w:rsidR="0057590F" w:rsidRPr="00C2068D" w:rsidRDefault="0057590F" w:rsidP="0057590F">
      <w:pPr>
        <w:rPr>
          <w:rFonts w:ascii="Courier New" w:hAnsi="Courier New" w:cs="Courier New"/>
        </w:rPr>
      </w:pPr>
      <w:r w:rsidRPr="00C2068D">
        <w:rPr>
          <w:rFonts w:ascii="Courier New" w:hAnsi="Courier New" w:cs="Courier New"/>
        </w:rPr>
        <w:t>AUTO_INCREMENT=1 ;</w:t>
      </w:r>
    </w:p>
    <w:p w:rsidR="0057590F" w:rsidRDefault="0057590F" w:rsidP="0057590F">
      <w:pPr>
        <w:spacing w:after="0"/>
        <w:ind w:left="0"/>
      </w:pPr>
      <w:r>
        <w:br w:type="page"/>
      </w:r>
    </w:p>
    <w:p w:rsidR="0057590F" w:rsidRDefault="0057590F" w:rsidP="0057590F">
      <w:pPr>
        <w:rPr>
          <w:b/>
        </w:rPr>
      </w:pPr>
      <w:r w:rsidRPr="006F61CD">
        <w:lastRenderedPageBreak/>
        <w:t>The following example sets a connection with the database and makes use of a simple table.</w:t>
      </w:r>
    </w:p>
    <w:p w:rsidR="0057590F" w:rsidRPr="00FD407E" w:rsidRDefault="0057590F" w:rsidP="0057590F">
      <w:pPr>
        <w:rPr>
          <w:b/>
        </w:rPr>
      </w:pPr>
      <w:r w:rsidRPr="00FD407E">
        <w:rPr>
          <w:b/>
        </w:rPr>
        <w:t>Example 2:</w:t>
      </w:r>
    </w:p>
    <w:p w:rsidR="0057590F" w:rsidRPr="00C2068D" w:rsidRDefault="0057590F" w:rsidP="0057590F">
      <w:pPr>
        <w:rPr>
          <w:rFonts w:ascii="Courier New" w:hAnsi="Courier New" w:cs="Courier New"/>
        </w:rPr>
      </w:pPr>
      <w:r w:rsidRPr="00C2068D">
        <w:rPr>
          <w:rFonts w:ascii="Courier New" w:hAnsi="Courier New" w:cs="Courier New"/>
        </w:rPr>
        <w:t>import pymysql.cursors</w:t>
      </w:r>
    </w:p>
    <w:p w:rsidR="0057590F" w:rsidRPr="00C2068D" w:rsidRDefault="0057590F" w:rsidP="0057590F">
      <w:pPr>
        <w:ind w:firstLine="720"/>
        <w:rPr>
          <w:rFonts w:ascii="Courier New" w:hAnsi="Courier New" w:cs="Courier New"/>
        </w:rPr>
      </w:pPr>
    </w:p>
    <w:p w:rsidR="0057590F" w:rsidRPr="00C2068D" w:rsidRDefault="0057590F" w:rsidP="0057590F">
      <w:pPr>
        <w:rPr>
          <w:rFonts w:ascii="Courier New" w:hAnsi="Courier New" w:cs="Courier New"/>
        </w:rPr>
      </w:pPr>
      <w:r w:rsidRPr="00C2068D">
        <w:rPr>
          <w:rFonts w:ascii="Courier New" w:hAnsi="Courier New" w:cs="Courier New"/>
        </w:rPr>
        <w:t># Connect to the database</w:t>
      </w:r>
    </w:p>
    <w:p w:rsidR="0057590F" w:rsidRPr="00C2068D" w:rsidRDefault="0057590F" w:rsidP="0057590F">
      <w:pPr>
        <w:rPr>
          <w:rFonts w:ascii="Courier New" w:hAnsi="Courier New" w:cs="Courier New"/>
        </w:rPr>
      </w:pPr>
      <w:r w:rsidRPr="00C2068D">
        <w:rPr>
          <w:rFonts w:ascii="Courier New" w:hAnsi="Courier New" w:cs="Courier New"/>
        </w:rPr>
        <w:t>connection = pymysql.connect(host='localhost',</w:t>
      </w:r>
    </w:p>
    <w:p w:rsidR="0057590F" w:rsidRPr="00C2068D" w:rsidRDefault="0057590F" w:rsidP="0057590F">
      <w:pPr>
        <w:rPr>
          <w:rFonts w:ascii="Courier New" w:hAnsi="Courier New" w:cs="Courier New"/>
        </w:rPr>
      </w:pPr>
      <w:r w:rsidRPr="00C2068D">
        <w:rPr>
          <w:rFonts w:ascii="Courier New" w:hAnsi="Courier New" w:cs="Courier New"/>
        </w:rPr>
        <w:t xml:space="preserve">                             user='user',</w:t>
      </w:r>
    </w:p>
    <w:p w:rsidR="0057590F" w:rsidRPr="00C2068D" w:rsidRDefault="0057590F" w:rsidP="0057590F">
      <w:pPr>
        <w:rPr>
          <w:rFonts w:ascii="Courier New" w:hAnsi="Courier New" w:cs="Courier New"/>
        </w:rPr>
      </w:pPr>
      <w:r w:rsidRPr="00C2068D">
        <w:rPr>
          <w:rFonts w:ascii="Courier New" w:hAnsi="Courier New" w:cs="Courier New"/>
        </w:rPr>
        <w:t xml:space="preserve">                             password='passwd',</w:t>
      </w:r>
    </w:p>
    <w:p w:rsidR="0057590F" w:rsidRPr="00C2068D" w:rsidRDefault="0057590F" w:rsidP="0057590F">
      <w:pPr>
        <w:rPr>
          <w:rFonts w:ascii="Courier New" w:hAnsi="Courier New" w:cs="Courier New"/>
        </w:rPr>
      </w:pPr>
      <w:r w:rsidRPr="00C2068D">
        <w:rPr>
          <w:rFonts w:ascii="Courier New" w:hAnsi="Courier New" w:cs="Courier New"/>
        </w:rPr>
        <w:t xml:space="preserve">                             db='db',</w:t>
      </w:r>
    </w:p>
    <w:p w:rsidR="0057590F" w:rsidRPr="00C2068D" w:rsidRDefault="0057590F" w:rsidP="0057590F">
      <w:pPr>
        <w:rPr>
          <w:rFonts w:ascii="Courier New" w:hAnsi="Courier New" w:cs="Courier New"/>
        </w:rPr>
      </w:pPr>
      <w:r w:rsidRPr="00C2068D">
        <w:rPr>
          <w:rFonts w:ascii="Courier New" w:hAnsi="Courier New" w:cs="Courier New"/>
        </w:rPr>
        <w:t xml:space="preserve">                             charset='utf8mb4',</w:t>
      </w:r>
    </w:p>
    <w:p w:rsidR="0057590F" w:rsidRPr="00C2068D" w:rsidRDefault="0057590F" w:rsidP="0057590F">
      <w:pPr>
        <w:rPr>
          <w:rFonts w:ascii="Courier New" w:hAnsi="Courier New" w:cs="Courier New"/>
        </w:rPr>
      </w:pPr>
      <w:r w:rsidRPr="00C2068D">
        <w:rPr>
          <w:rFonts w:ascii="Courier New" w:hAnsi="Courier New" w:cs="Courier New"/>
        </w:rPr>
        <w:t xml:space="preserve">                             cursorclass=pymysql.cursors.DictCursor)</w:t>
      </w:r>
    </w:p>
    <w:p w:rsidR="0057590F" w:rsidRPr="00C2068D" w:rsidRDefault="0057590F" w:rsidP="0057590F">
      <w:pPr>
        <w:rPr>
          <w:rFonts w:ascii="Courier New" w:hAnsi="Courier New" w:cs="Courier New"/>
        </w:rPr>
      </w:pPr>
    </w:p>
    <w:p w:rsidR="0057590F" w:rsidRPr="00C2068D" w:rsidRDefault="0057590F" w:rsidP="0057590F">
      <w:pPr>
        <w:rPr>
          <w:rFonts w:ascii="Courier New" w:hAnsi="Courier New" w:cs="Courier New"/>
        </w:rPr>
      </w:pPr>
      <w:r w:rsidRPr="00C2068D">
        <w:rPr>
          <w:rFonts w:ascii="Courier New" w:hAnsi="Courier New" w:cs="Courier New"/>
        </w:rPr>
        <w:t>try:</w:t>
      </w:r>
    </w:p>
    <w:p w:rsidR="0057590F" w:rsidRPr="00C2068D" w:rsidRDefault="0057590F" w:rsidP="0057590F">
      <w:pPr>
        <w:rPr>
          <w:rFonts w:ascii="Courier New" w:hAnsi="Courier New" w:cs="Courier New"/>
        </w:rPr>
      </w:pPr>
      <w:r w:rsidRPr="00C2068D">
        <w:rPr>
          <w:rFonts w:ascii="Courier New" w:hAnsi="Courier New" w:cs="Courier New"/>
        </w:rPr>
        <w:t xml:space="preserve">    with connection.cursor() as cursor:</w:t>
      </w:r>
    </w:p>
    <w:p w:rsidR="0057590F" w:rsidRPr="00C2068D" w:rsidRDefault="0057590F" w:rsidP="0057590F">
      <w:pPr>
        <w:rPr>
          <w:rFonts w:ascii="Courier New" w:hAnsi="Courier New" w:cs="Courier New"/>
        </w:rPr>
      </w:pPr>
      <w:r w:rsidRPr="00C2068D">
        <w:rPr>
          <w:rFonts w:ascii="Courier New" w:hAnsi="Courier New" w:cs="Courier New"/>
        </w:rPr>
        <w:t xml:space="preserve">        # Create a new record</w:t>
      </w:r>
    </w:p>
    <w:p w:rsidR="0057590F" w:rsidRPr="00C2068D" w:rsidRDefault="0057590F" w:rsidP="0057590F">
      <w:pPr>
        <w:rPr>
          <w:rFonts w:ascii="Courier New" w:hAnsi="Courier New" w:cs="Courier New"/>
        </w:rPr>
      </w:pPr>
      <w:r w:rsidRPr="00C2068D">
        <w:rPr>
          <w:rFonts w:ascii="Courier New" w:hAnsi="Courier New" w:cs="Courier New"/>
        </w:rPr>
        <w:t xml:space="preserve">        sql = "INSERT INTO `users` (`email`, `password`) VALUES (%s, %s)"</w:t>
      </w:r>
    </w:p>
    <w:p w:rsidR="0057590F" w:rsidRPr="00C2068D" w:rsidRDefault="0057590F" w:rsidP="0057590F">
      <w:pPr>
        <w:rPr>
          <w:rFonts w:ascii="Courier New" w:hAnsi="Courier New" w:cs="Courier New"/>
        </w:rPr>
      </w:pPr>
      <w:r w:rsidRPr="00C2068D">
        <w:rPr>
          <w:rFonts w:ascii="Courier New" w:hAnsi="Courier New" w:cs="Courier New"/>
        </w:rPr>
        <w:t xml:space="preserve">        cursor.execute(sql, ('webmaster@python.org', 'very-secret'))</w:t>
      </w:r>
    </w:p>
    <w:p w:rsidR="0057590F" w:rsidRPr="00C2068D" w:rsidRDefault="0057590F" w:rsidP="0057590F">
      <w:pPr>
        <w:rPr>
          <w:rFonts w:ascii="Courier New" w:hAnsi="Courier New" w:cs="Courier New"/>
        </w:rPr>
      </w:pPr>
    </w:p>
    <w:p w:rsidR="0057590F" w:rsidRPr="00C2068D" w:rsidRDefault="0057590F" w:rsidP="0057590F">
      <w:pPr>
        <w:rPr>
          <w:rFonts w:ascii="Courier New" w:hAnsi="Courier New" w:cs="Courier New"/>
        </w:rPr>
      </w:pPr>
      <w:r w:rsidRPr="00C2068D">
        <w:rPr>
          <w:rFonts w:ascii="Courier New" w:hAnsi="Courier New" w:cs="Courier New"/>
        </w:rPr>
        <w:t xml:space="preserve">    # connection is not autocommit by default. So you must commit to save</w:t>
      </w:r>
    </w:p>
    <w:p w:rsidR="0057590F" w:rsidRPr="00C2068D" w:rsidRDefault="0057590F" w:rsidP="0057590F">
      <w:pPr>
        <w:rPr>
          <w:rFonts w:ascii="Courier New" w:hAnsi="Courier New" w:cs="Courier New"/>
        </w:rPr>
      </w:pPr>
      <w:r w:rsidRPr="00C2068D">
        <w:rPr>
          <w:rFonts w:ascii="Courier New" w:hAnsi="Courier New" w:cs="Courier New"/>
        </w:rPr>
        <w:t xml:space="preserve">    # your changes.</w:t>
      </w:r>
    </w:p>
    <w:p w:rsidR="0057590F" w:rsidRPr="00C2068D" w:rsidRDefault="0057590F" w:rsidP="0057590F">
      <w:pPr>
        <w:rPr>
          <w:rFonts w:ascii="Courier New" w:hAnsi="Courier New" w:cs="Courier New"/>
        </w:rPr>
      </w:pPr>
      <w:r w:rsidRPr="00C2068D">
        <w:rPr>
          <w:rFonts w:ascii="Courier New" w:hAnsi="Courier New" w:cs="Courier New"/>
        </w:rPr>
        <w:t xml:space="preserve">    connection.commit()</w:t>
      </w:r>
    </w:p>
    <w:p w:rsidR="0057590F" w:rsidRPr="00C2068D" w:rsidRDefault="0057590F" w:rsidP="0057590F">
      <w:pPr>
        <w:rPr>
          <w:rFonts w:ascii="Courier New" w:hAnsi="Courier New" w:cs="Courier New"/>
        </w:rPr>
      </w:pPr>
    </w:p>
    <w:p w:rsidR="0057590F" w:rsidRPr="00C2068D" w:rsidRDefault="0057590F" w:rsidP="0057590F">
      <w:pPr>
        <w:rPr>
          <w:rFonts w:ascii="Courier New" w:hAnsi="Courier New" w:cs="Courier New"/>
        </w:rPr>
      </w:pPr>
      <w:r w:rsidRPr="00C2068D">
        <w:rPr>
          <w:rFonts w:ascii="Courier New" w:hAnsi="Courier New" w:cs="Courier New"/>
        </w:rPr>
        <w:t xml:space="preserve">    with connection.cursor() as cursor:</w:t>
      </w:r>
    </w:p>
    <w:p w:rsidR="0057590F" w:rsidRPr="00C2068D" w:rsidRDefault="0057590F" w:rsidP="0057590F">
      <w:pPr>
        <w:rPr>
          <w:rFonts w:ascii="Courier New" w:hAnsi="Courier New" w:cs="Courier New"/>
        </w:rPr>
      </w:pPr>
      <w:r w:rsidRPr="00C2068D">
        <w:rPr>
          <w:rFonts w:ascii="Courier New" w:hAnsi="Courier New" w:cs="Courier New"/>
        </w:rPr>
        <w:t xml:space="preserve">        # Read a single record</w:t>
      </w:r>
    </w:p>
    <w:p w:rsidR="0057590F" w:rsidRPr="00C2068D" w:rsidRDefault="0057590F" w:rsidP="0057590F">
      <w:pPr>
        <w:rPr>
          <w:rFonts w:ascii="Courier New" w:hAnsi="Courier New" w:cs="Courier New"/>
        </w:rPr>
      </w:pPr>
      <w:r w:rsidRPr="00C2068D">
        <w:rPr>
          <w:rFonts w:ascii="Courier New" w:hAnsi="Courier New" w:cs="Courier New"/>
        </w:rPr>
        <w:t xml:space="preserve">        sql = "SELECT `id`, `password` FROM `users` WHERE `email`=%s"</w:t>
      </w:r>
    </w:p>
    <w:p w:rsidR="0057590F" w:rsidRPr="00C2068D" w:rsidRDefault="0057590F" w:rsidP="0057590F">
      <w:pPr>
        <w:rPr>
          <w:rFonts w:ascii="Courier New" w:hAnsi="Courier New" w:cs="Courier New"/>
        </w:rPr>
      </w:pPr>
      <w:r w:rsidRPr="00C2068D">
        <w:rPr>
          <w:rFonts w:ascii="Courier New" w:hAnsi="Courier New" w:cs="Courier New"/>
        </w:rPr>
        <w:t xml:space="preserve">        cursor.execute(sql, ('webmaster@python.org',))</w:t>
      </w:r>
    </w:p>
    <w:p w:rsidR="0057590F" w:rsidRPr="00C2068D" w:rsidRDefault="0057590F" w:rsidP="0057590F">
      <w:pPr>
        <w:rPr>
          <w:rFonts w:ascii="Courier New" w:hAnsi="Courier New" w:cs="Courier New"/>
        </w:rPr>
      </w:pPr>
      <w:r w:rsidRPr="00C2068D">
        <w:rPr>
          <w:rFonts w:ascii="Courier New" w:hAnsi="Courier New" w:cs="Courier New"/>
        </w:rPr>
        <w:t xml:space="preserve">        result = cursor.fetchone()</w:t>
      </w:r>
    </w:p>
    <w:p w:rsidR="0057590F" w:rsidRPr="00C2068D" w:rsidRDefault="0057590F" w:rsidP="0057590F">
      <w:pPr>
        <w:rPr>
          <w:rFonts w:ascii="Courier New" w:hAnsi="Courier New" w:cs="Courier New"/>
        </w:rPr>
      </w:pPr>
      <w:r w:rsidRPr="00C2068D">
        <w:rPr>
          <w:rFonts w:ascii="Courier New" w:hAnsi="Courier New" w:cs="Courier New"/>
        </w:rPr>
        <w:t xml:space="preserve">        print(result)</w:t>
      </w:r>
    </w:p>
    <w:p w:rsidR="0057590F" w:rsidRPr="00C2068D" w:rsidRDefault="0057590F" w:rsidP="0057590F">
      <w:pPr>
        <w:rPr>
          <w:rFonts w:ascii="Courier New" w:hAnsi="Courier New" w:cs="Courier New"/>
        </w:rPr>
      </w:pPr>
      <w:r w:rsidRPr="00C2068D">
        <w:rPr>
          <w:rFonts w:ascii="Courier New" w:hAnsi="Courier New" w:cs="Courier New"/>
        </w:rPr>
        <w:t>finally:</w:t>
      </w:r>
    </w:p>
    <w:p w:rsidR="0057590F" w:rsidRPr="00C2068D" w:rsidRDefault="0057590F" w:rsidP="0057590F">
      <w:pPr>
        <w:rPr>
          <w:rFonts w:ascii="Courier New" w:hAnsi="Courier New" w:cs="Courier New"/>
        </w:rPr>
      </w:pPr>
      <w:r w:rsidRPr="00C2068D">
        <w:rPr>
          <w:rFonts w:ascii="Courier New" w:hAnsi="Courier New" w:cs="Courier New"/>
        </w:rPr>
        <w:t xml:space="preserve">    connection.close()</w:t>
      </w:r>
    </w:p>
    <w:p w:rsidR="0057590F" w:rsidRDefault="0057590F" w:rsidP="0057590F">
      <w:pPr>
        <w:spacing w:after="0"/>
        <w:ind w:left="0"/>
        <w:rPr>
          <w:rFonts w:asciiTheme="majorHAnsi" w:hAnsiTheme="majorHAnsi"/>
          <w:kern w:val="28"/>
          <w:sz w:val="28"/>
          <w:szCs w:val="28"/>
        </w:rPr>
      </w:pPr>
      <w:r>
        <w:br w:type="page"/>
      </w:r>
    </w:p>
    <w:p w:rsidR="0057590F" w:rsidRDefault="0057590F" w:rsidP="0057590F">
      <w:pPr>
        <w:pStyle w:val="Heading3"/>
      </w:pPr>
      <w:bookmarkStart w:id="363" w:name="_Toc515032821"/>
      <w:bookmarkStart w:id="364" w:name="_Toc515037966"/>
      <w:commentRangeStart w:id="365"/>
      <w:r>
        <w:lastRenderedPageBreak/>
        <w:t>Disconnecting from Database</w:t>
      </w:r>
      <w:commentRangeEnd w:id="365"/>
      <w:r>
        <w:rPr>
          <w:rStyle w:val="CommentReference"/>
          <w:rFonts w:ascii="Cambria" w:hAnsi="Cambria"/>
          <w:kern w:val="22"/>
        </w:rPr>
        <w:commentReference w:id="365"/>
      </w:r>
      <w:bookmarkEnd w:id="363"/>
      <w:bookmarkEnd w:id="364"/>
    </w:p>
    <w:p w:rsidR="0057590F" w:rsidRDefault="0057590F" w:rsidP="0057590F">
      <w:r>
        <w:t xml:space="preserve">To disconnect the Database connection, use the </w:t>
      </w:r>
      <w:r w:rsidRPr="007D0D13">
        <w:rPr>
          <w:rFonts w:ascii="Courier New" w:hAnsi="Courier New" w:cs="Courier New"/>
        </w:rPr>
        <w:t>close()</w:t>
      </w:r>
      <w:r>
        <w:t xml:space="preserve"> method.</w:t>
      </w:r>
    </w:p>
    <w:p w:rsidR="0057590F" w:rsidRPr="007D0D13" w:rsidRDefault="0057590F" w:rsidP="0057590F">
      <w:pPr>
        <w:rPr>
          <w:rFonts w:ascii="Courier New" w:hAnsi="Courier New" w:cs="Courier New"/>
        </w:rPr>
      </w:pPr>
      <w:r w:rsidRPr="007D0D13">
        <w:rPr>
          <w:rFonts w:ascii="Courier New" w:hAnsi="Courier New" w:cs="Courier New"/>
        </w:rPr>
        <w:t>db.close()</w:t>
      </w:r>
    </w:p>
    <w:p w:rsidR="0057590F" w:rsidRDefault="0057590F" w:rsidP="0057590F">
      <w:r>
        <w:t xml:space="preserve">If the connection to a database is closed by the user with the </w:t>
      </w:r>
      <w:r w:rsidRPr="007D0D13">
        <w:rPr>
          <w:rFonts w:ascii="Courier New" w:hAnsi="Courier New" w:cs="Courier New"/>
        </w:rPr>
        <w:t>close()</w:t>
      </w:r>
      <w:r>
        <w:t xml:space="preserve"> method, any outstanding transactions are rolled back by the DB. However, instead of depending on any of the DB lower level implementation details, your application would be better off calling commit or rollback explicitly.</w:t>
      </w:r>
    </w:p>
    <w:p w:rsidR="0057590F" w:rsidRDefault="0057590F" w:rsidP="0057590F"/>
    <w:p w:rsidR="0057590F" w:rsidRPr="00E5361B" w:rsidRDefault="0057590F" w:rsidP="0057590F">
      <w:pPr>
        <w:pStyle w:val="Heading2"/>
      </w:pPr>
      <w:bookmarkStart w:id="366" w:name="_Toc515032822"/>
      <w:bookmarkStart w:id="367" w:name="_Toc515037967"/>
      <w:r w:rsidRPr="00E5361B">
        <w:t>Testing the Final Product</w:t>
      </w:r>
      <w:bookmarkEnd w:id="366"/>
      <w:bookmarkEnd w:id="367"/>
    </w:p>
    <w:p w:rsidR="0057590F" w:rsidRPr="00E5361B" w:rsidRDefault="0057590F" w:rsidP="0057590F">
      <w:r w:rsidRPr="00E5361B">
        <w:t>In this section, we will confirm that individual components (Python, MySQL, and Apache) can interact with one another by creating an example webpage and database.</w:t>
      </w:r>
    </w:p>
    <w:p w:rsidR="0057590F" w:rsidRPr="00E5361B" w:rsidRDefault="0057590F" w:rsidP="0057590F">
      <w:r w:rsidRPr="00E5361B">
        <w:t>First, let's create a database. Log in to MySQL. You'll need to enter the MySQL root password you set earlier.</w:t>
      </w:r>
    </w:p>
    <w:p w:rsidR="0057590F" w:rsidRPr="00E5361B" w:rsidRDefault="0057590F" w:rsidP="0057590F">
      <w:pPr>
        <w:rPr>
          <w:rFonts w:ascii="Courier New" w:hAnsi="Courier New" w:cs="Courier New"/>
          <w:color w:val="3A3A3A"/>
          <w:sz w:val="21"/>
          <w:szCs w:val="21"/>
        </w:rPr>
      </w:pPr>
      <w:r w:rsidRPr="00E5361B">
        <w:rPr>
          <w:rFonts w:ascii="Courier New" w:hAnsi="Courier New" w:cs="Courier New"/>
          <w:color w:val="3A3A3A"/>
          <w:sz w:val="21"/>
          <w:szCs w:val="21"/>
        </w:rPr>
        <w:t>mysql -u root -p</w:t>
      </w:r>
    </w:p>
    <w:p w:rsidR="0057590F" w:rsidRPr="00E5361B" w:rsidRDefault="0057590F" w:rsidP="0057590F">
      <w:pPr>
        <w:rPr>
          <w:rFonts w:ascii="Courier New" w:hAnsi="Courier New" w:cs="Courier New"/>
          <w:color w:val="3A3A3A"/>
          <w:sz w:val="21"/>
          <w:szCs w:val="21"/>
        </w:rPr>
      </w:pPr>
    </w:p>
    <w:p w:rsidR="0057590F" w:rsidRPr="00E5361B" w:rsidRDefault="0057590F" w:rsidP="0057590F">
      <w:r>
        <w:t xml:space="preserve">Add an example database called </w:t>
      </w:r>
      <w:r w:rsidRPr="00E22847">
        <w:rPr>
          <w:rFonts w:ascii="Courier New" w:hAnsi="Courier New" w:cs="Courier New"/>
          <w:bCs/>
        </w:rPr>
        <w:t>example</w:t>
      </w:r>
      <w:r w:rsidRPr="00E5361B">
        <w:t>.</w:t>
      </w:r>
    </w:p>
    <w:p w:rsidR="0057590F" w:rsidRPr="00E5361B" w:rsidRDefault="0057590F" w:rsidP="0057590F">
      <w:pPr>
        <w:rPr>
          <w:rFonts w:ascii="Courier New" w:hAnsi="Courier New" w:cs="Courier New"/>
          <w:color w:val="3A3A3A"/>
          <w:sz w:val="21"/>
          <w:szCs w:val="21"/>
        </w:rPr>
      </w:pPr>
      <w:r w:rsidRPr="00E5361B">
        <w:rPr>
          <w:rFonts w:ascii="Courier New" w:hAnsi="Courier New" w:cs="Courier New"/>
          <w:color w:val="3A3A3A"/>
          <w:sz w:val="21"/>
          <w:szCs w:val="21"/>
        </w:rPr>
        <w:t>CREATE DATABASE example;</w:t>
      </w:r>
    </w:p>
    <w:p w:rsidR="0057590F" w:rsidRPr="00E5361B" w:rsidRDefault="0057590F" w:rsidP="0057590F">
      <w:pPr>
        <w:rPr>
          <w:rFonts w:ascii="Courier New" w:hAnsi="Courier New" w:cs="Courier New"/>
          <w:color w:val="3A3A3A"/>
          <w:sz w:val="21"/>
          <w:szCs w:val="21"/>
        </w:rPr>
      </w:pPr>
    </w:p>
    <w:p w:rsidR="0057590F" w:rsidRPr="00E5361B" w:rsidRDefault="0057590F" w:rsidP="0057590F">
      <w:r w:rsidRPr="00E5361B">
        <w:t>Switch to the new database.</w:t>
      </w:r>
    </w:p>
    <w:p w:rsidR="0057590F" w:rsidRPr="00E5361B" w:rsidRDefault="0057590F" w:rsidP="0057590F">
      <w:pPr>
        <w:rPr>
          <w:rFonts w:ascii="Courier New" w:hAnsi="Courier New" w:cs="Courier New"/>
          <w:color w:val="3A3A3A"/>
          <w:sz w:val="21"/>
          <w:szCs w:val="21"/>
        </w:rPr>
      </w:pPr>
      <w:r w:rsidRPr="00E5361B">
        <w:rPr>
          <w:rFonts w:ascii="Courier New" w:hAnsi="Courier New" w:cs="Courier New"/>
          <w:color w:val="3A3A3A"/>
          <w:sz w:val="21"/>
          <w:szCs w:val="21"/>
        </w:rPr>
        <w:t>USE example;</w:t>
      </w:r>
    </w:p>
    <w:p w:rsidR="0057590F" w:rsidRPr="00E5361B" w:rsidRDefault="0057590F" w:rsidP="0057590F">
      <w:pPr>
        <w:rPr>
          <w:rFonts w:ascii="Courier New" w:hAnsi="Courier New" w:cs="Courier New"/>
          <w:color w:val="3A3A3A"/>
          <w:sz w:val="21"/>
          <w:szCs w:val="21"/>
        </w:rPr>
      </w:pPr>
    </w:p>
    <w:p w:rsidR="0057590F" w:rsidRPr="00E5361B" w:rsidRDefault="0057590F" w:rsidP="0057590F">
      <w:r w:rsidRPr="00E5361B">
        <w:t>Add a table for some example data that we'll have the Python app add.</w:t>
      </w:r>
    </w:p>
    <w:p w:rsidR="0057590F" w:rsidRPr="00E5361B" w:rsidRDefault="0057590F" w:rsidP="0057590F">
      <w:pPr>
        <w:rPr>
          <w:rFonts w:ascii="Courier New" w:hAnsi="Courier New" w:cs="Courier New"/>
          <w:color w:val="3A3A3A"/>
          <w:sz w:val="21"/>
          <w:szCs w:val="21"/>
        </w:rPr>
      </w:pPr>
      <w:r w:rsidRPr="00E5361B">
        <w:rPr>
          <w:rFonts w:ascii="Courier New" w:hAnsi="Courier New" w:cs="Courier New"/>
          <w:color w:val="3A3A3A"/>
          <w:sz w:val="21"/>
          <w:szCs w:val="21"/>
        </w:rPr>
        <w:t>CREATE TABLE numbers (num INT, word VARCHAR(20));</w:t>
      </w:r>
    </w:p>
    <w:p w:rsidR="0057590F" w:rsidRPr="00E5361B" w:rsidRDefault="0057590F" w:rsidP="0057590F">
      <w:pPr>
        <w:rPr>
          <w:rFonts w:ascii="Courier New" w:hAnsi="Courier New" w:cs="Courier New"/>
          <w:color w:val="3A3A3A"/>
          <w:sz w:val="21"/>
          <w:szCs w:val="21"/>
        </w:rPr>
      </w:pPr>
    </w:p>
    <w:p w:rsidR="0057590F" w:rsidRPr="00E5361B" w:rsidRDefault="0057590F" w:rsidP="0057590F">
      <w:r>
        <w:t xml:space="preserve">Press </w:t>
      </w:r>
      <w:r w:rsidRPr="00E5361B">
        <w:rPr>
          <w:b/>
          <w:bCs/>
        </w:rPr>
        <w:t>CTRL+D</w:t>
      </w:r>
      <w:r w:rsidRPr="00E5361B">
        <w:t>to exit. Now, create a new file for our simple Python app.</w:t>
      </w:r>
    </w:p>
    <w:p w:rsidR="0057590F" w:rsidRPr="00E5361B" w:rsidRDefault="0057590F" w:rsidP="0057590F">
      <w:pPr>
        <w:rPr>
          <w:rFonts w:ascii="Courier New" w:hAnsi="Courier New" w:cs="Courier New"/>
          <w:color w:val="3A3A3A"/>
          <w:sz w:val="21"/>
          <w:szCs w:val="21"/>
        </w:rPr>
      </w:pPr>
      <w:r w:rsidRPr="00E5361B">
        <w:rPr>
          <w:rFonts w:ascii="Courier New" w:hAnsi="Courier New" w:cs="Courier New"/>
          <w:color w:val="3A3A3A"/>
          <w:sz w:val="21"/>
          <w:szCs w:val="21"/>
        </w:rPr>
        <w:t>sudo nano /var/www/test/index.py</w:t>
      </w:r>
    </w:p>
    <w:p w:rsidR="0057590F" w:rsidRPr="00E5361B" w:rsidRDefault="0057590F" w:rsidP="0057590F">
      <w:pPr>
        <w:rPr>
          <w:rFonts w:ascii="Courier New" w:hAnsi="Courier New" w:cs="Courier New"/>
          <w:color w:val="3A3A3A"/>
          <w:sz w:val="21"/>
          <w:szCs w:val="21"/>
        </w:rPr>
      </w:pPr>
    </w:p>
    <w:p w:rsidR="0057590F" w:rsidRPr="00E5361B" w:rsidRDefault="0057590F" w:rsidP="0057590F">
      <w:r w:rsidRPr="00E5361B">
        <w:t>Copy and paste the following code in. The in-line comments describe what each piece of the code</w:t>
      </w:r>
      <w:r>
        <w:t xml:space="preserve"> does. Make sure to replace the </w:t>
      </w:r>
      <w:r w:rsidRPr="00E5361B">
        <w:rPr>
          <w:rFonts w:ascii="Courier New" w:hAnsi="Courier New" w:cs="Courier New"/>
          <w:sz w:val="23"/>
        </w:rPr>
        <w:t>passwd</w:t>
      </w:r>
      <w:r w:rsidRPr="00E5361B">
        <w:t>value with the root MySQL password you chose earlier.</w:t>
      </w:r>
    </w:p>
    <w:p w:rsidR="0057590F" w:rsidRPr="00E22847" w:rsidRDefault="0057590F" w:rsidP="0057590F">
      <w:pPr>
        <w:rPr>
          <w:rFonts w:ascii="Courier New" w:hAnsi="Courier New" w:cs="Courier New"/>
        </w:rPr>
      </w:pPr>
      <w:r w:rsidRPr="00E22847">
        <w:rPr>
          <w:rFonts w:ascii="Courier New" w:hAnsi="Courier New" w:cs="Courier New"/>
        </w:rPr>
        <w:t>#!/usr/bin/python</w:t>
      </w:r>
    </w:p>
    <w:p w:rsidR="0057590F" w:rsidRPr="00E22847" w:rsidRDefault="0057590F" w:rsidP="0057590F">
      <w:pPr>
        <w:rPr>
          <w:rFonts w:ascii="Courier New" w:hAnsi="Courier New" w:cs="Courier New"/>
        </w:rPr>
      </w:pPr>
    </w:p>
    <w:p w:rsidR="0057590F" w:rsidRPr="00E22847" w:rsidRDefault="0057590F" w:rsidP="0057590F">
      <w:pPr>
        <w:rPr>
          <w:rFonts w:ascii="Courier New" w:hAnsi="Courier New" w:cs="Courier New"/>
        </w:rPr>
      </w:pPr>
      <w:r w:rsidRPr="00E22847">
        <w:rPr>
          <w:rFonts w:ascii="Courier New" w:hAnsi="Courier New" w:cs="Courier New"/>
        </w:rPr>
        <w:t># Turn on debug mode.</w:t>
      </w:r>
    </w:p>
    <w:p w:rsidR="0057590F" w:rsidRPr="00E22847" w:rsidRDefault="0057590F" w:rsidP="0057590F">
      <w:pPr>
        <w:rPr>
          <w:rFonts w:ascii="Courier New" w:hAnsi="Courier New" w:cs="Courier New"/>
        </w:rPr>
      </w:pPr>
      <w:r w:rsidRPr="00E22847">
        <w:rPr>
          <w:rFonts w:ascii="Courier New" w:hAnsi="Courier New" w:cs="Courier New"/>
          <w:bCs/>
        </w:rPr>
        <w:t>import</w:t>
      </w:r>
      <w:r w:rsidRPr="00E22847">
        <w:rPr>
          <w:rFonts w:ascii="Courier New" w:hAnsi="Courier New" w:cs="Courier New"/>
        </w:rPr>
        <w:t xml:space="preserve"> cgitb</w:t>
      </w:r>
    </w:p>
    <w:p w:rsidR="0057590F" w:rsidRPr="00E22847" w:rsidRDefault="0057590F" w:rsidP="0057590F">
      <w:pPr>
        <w:rPr>
          <w:rFonts w:ascii="Courier New" w:hAnsi="Courier New" w:cs="Courier New"/>
        </w:rPr>
      </w:pPr>
      <w:r w:rsidRPr="00E22847">
        <w:rPr>
          <w:rFonts w:ascii="Courier New" w:hAnsi="Courier New" w:cs="Courier New"/>
        </w:rPr>
        <w:t>cgitb.enable()</w:t>
      </w:r>
    </w:p>
    <w:p w:rsidR="0057590F" w:rsidRPr="00E22847" w:rsidRDefault="0057590F" w:rsidP="0057590F">
      <w:pPr>
        <w:rPr>
          <w:rFonts w:ascii="Courier New" w:hAnsi="Courier New" w:cs="Courier New"/>
        </w:rPr>
      </w:pPr>
    </w:p>
    <w:p w:rsidR="0057590F" w:rsidRPr="00E22847" w:rsidRDefault="0057590F" w:rsidP="0057590F">
      <w:pPr>
        <w:rPr>
          <w:rFonts w:ascii="Courier New" w:hAnsi="Courier New" w:cs="Courier New"/>
        </w:rPr>
      </w:pPr>
      <w:r w:rsidRPr="00E22847">
        <w:rPr>
          <w:rFonts w:ascii="Courier New" w:hAnsi="Courier New" w:cs="Courier New"/>
        </w:rPr>
        <w:t># Print necessary headers.</w:t>
      </w:r>
    </w:p>
    <w:p w:rsidR="0057590F" w:rsidRPr="00E22847" w:rsidRDefault="0057590F" w:rsidP="0057590F">
      <w:pPr>
        <w:rPr>
          <w:rFonts w:ascii="Courier New" w:hAnsi="Courier New" w:cs="Courier New"/>
        </w:rPr>
      </w:pPr>
      <w:r w:rsidRPr="00E22847">
        <w:rPr>
          <w:rFonts w:ascii="Courier New" w:hAnsi="Courier New" w:cs="Courier New"/>
        </w:rPr>
        <w:lastRenderedPageBreak/>
        <w:t>print("Content-Type: text/html")</w:t>
      </w:r>
    </w:p>
    <w:p w:rsidR="0057590F" w:rsidRPr="00E22847" w:rsidRDefault="0057590F" w:rsidP="0057590F">
      <w:pPr>
        <w:rPr>
          <w:rFonts w:ascii="Courier New" w:hAnsi="Courier New" w:cs="Courier New"/>
        </w:rPr>
      </w:pPr>
      <w:r w:rsidRPr="00E22847">
        <w:rPr>
          <w:rFonts w:ascii="Courier New" w:hAnsi="Courier New" w:cs="Courier New"/>
        </w:rPr>
        <w:t>print()</w:t>
      </w:r>
    </w:p>
    <w:p w:rsidR="0057590F" w:rsidRPr="00E22847" w:rsidRDefault="0057590F" w:rsidP="0057590F">
      <w:pPr>
        <w:rPr>
          <w:rFonts w:ascii="Courier New" w:hAnsi="Courier New" w:cs="Courier New"/>
        </w:rPr>
      </w:pPr>
    </w:p>
    <w:p w:rsidR="0057590F" w:rsidRPr="00E22847" w:rsidRDefault="0057590F" w:rsidP="0057590F">
      <w:pPr>
        <w:rPr>
          <w:rFonts w:ascii="Courier New" w:hAnsi="Courier New" w:cs="Courier New"/>
        </w:rPr>
      </w:pPr>
      <w:r w:rsidRPr="00E22847">
        <w:rPr>
          <w:rFonts w:ascii="Courier New" w:hAnsi="Courier New" w:cs="Courier New"/>
        </w:rPr>
        <w:t># Connect to the database.</w:t>
      </w:r>
    </w:p>
    <w:p w:rsidR="0057590F" w:rsidRPr="00E22847" w:rsidRDefault="0057590F" w:rsidP="0057590F">
      <w:pPr>
        <w:rPr>
          <w:rFonts w:ascii="Courier New" w:hAnsi="Courier New" w:cs="Courier New"/>
        </w:rPr>
      </w:pPr>
      <w:r w:rsidRPr="00E22847">
        <w:rPr>
          <w:rFonts w:ascii="Courier New" w:hAnsi="Courier New" w:cs="Courier New"/>
          <w:bCs/>
        </w:rPr>
        <w:t>import</w:t>
      </w:r>
      <w:r w:rsidRPr="00E22847">
        <w:rPr>
          <w:rFonts w:ascii="Courier New" w:hAnsi="Courier New" w:cs="Courier New"/>
        </w:rPr>
        <w:t xml:space="preserve"> pymysql</w:t>
      </w:r>
    </w:p>
    <w:p w:rsidR="0057590F" w:rsidRPr="00E22847" w:rsidRDefault="0057590F" w:rsidP="0057590F">
      <w:pPr>
        <w:rPr>
          <w:rFonts w:ascii="Courier New" w:hAnsi="Courier New" w:cs="Courier New"/>
        </w:rPr>
      </w:pPr>
      <w:r w:rsidRPr="00E22847">
        <w:rPr>
          <w:rFonts w:ascii="Courier New" w:hAnsi="Courier New" w:cs="Courier New"/>
        </w:rPr>
        <w:t>conn = pymysql.connect(</w:t>
      </w:r>
    </w:p>
    <w:p w:rsidR="0057590F" w:rsidRPr="00E22847" w:rsidRDefault="0057590F" w:rsidP="0057590F">
      <w:pPr>
        <w:rPr>
          <w:rFonts w:ascii="Courier New" w:hAnsi="Courier New" w:cs="Courier New"/>
        </w:rPr>
      </w:pPr>
      <w:r w:rsidRPr="00E22847">
        <w:rPr>
          <w:rFonts w:ascii="Courier New" w:hAnsi="Courier New" w:cs="Courier New"/>
        </w:rPr>
        <w:t xml:space="preserve">    db='example',</w:t>
      </w:r>
    </w:p>
    <w:p w:rsidR="0057590F" w:rsidRPr="00E22847" w:rsidRDefault="0057590F" w:rsidP="0057590F">
      <w:pPr>
        <w:rPr>
          <w:rFonts w:ascii="Courier New" w:hAnsi="Courier New" w:cs="Courier New"/>
        </w:rPr>
      </w:pPr>
      <w:r w:rsidRPr="00E22847">
        <w:rPr>
          <w:rFonts w:ascii="Courier New" w:hAnsi="Courier New" w:cs="Courier New"/>
        </w:rPr>
        <w:t xml:space="preserve">    user='root',</w:t>
      </w:r>
    </w:p>
    <w:p w:rsidR="0057590F" w:rsidRPr="00E22847" w:rsidRDefault="0057590F" w:rsidP="0057590F">
      <w:pPr>
        <w:rPr>
          <w:rFonts w:ascii="Courier New" w:hAnsi="Courier New" w:cs="Courier New"/>
        </w:rPr>
      </w:pPr>
      <w:r w:rsidRPr="00E22847">
        <w:rPr>
          <w:rFonts w:ascii="Courier New" w:hAnsi="Courier New" w:cs="Courier New"/>
        </w:rPr>
        <w:t xml:space="preserve">    passwd='your_root_mysql_password',</w:t>
      </w:r>
    </w:p>
    <w:p w:rsidR="0057590F" w:rsidRPr="00E22847" w:rsidRDefault="0057590F" w:rsidP="0057590F">
      <w:pPr>
        <w:rPr>
          <w:rFonts w:ascii="Courier New" w:hAnsi="Courier New" w:cs="Courier New"/>
        </w:rPr>
      </w:pPr>
      <w:r w:rsidRPr="00E22847">
        <w:rPr>
          <w:rFonts w:ascii="Courier New" w:hAnsi="Courier New" w:cs="Courier New"/>
        </w:rPr>
        <w:t xml:space="preserve">    host='localhost')</w:t>
      </w:r>
    </w:p>
    <w:p w:rsidR="0057590F" w:rsidRPr="00E22847" w:rsidRDefault="0057590F" w:rsidP="0057590F">
      <w:pPr>
        <w:rPr>
          <w:rFonts w:ascii="Courier New" w:hAnsi="Courier New" w:cs="Courier New"/>
        </w:rPr>
      </w:pPr>
      <w:r w:rsidRPr="00E22847">
        <w:rPr>
          <w:rFonts w:ascii="Courier New" w:hAnsi="Courier New" w:cs="Courier New"/>
        </w:rPr>
        <w:t>c = conn.cursor()</w:t>
      </w:r>
    </w:p>
    <w:p w:rsidR="0057590F" w:rsidRPr="00E22847" w:rsidRDefault="0057590F" w:rsidP="0057590F">
      <w:pPr>
        <w:rPr>
          <w:rFonts w:ascii="Courier New" w:hAnsi="Courier New" w:cs="Courier New"/>
        </w:rPr>
      </w:pPr>
    </w:p>
    <w:p w:rsidR="0057590F" w:rsidRPr="00E22847" w:rsidRDefault="0057590F" w:rsidP="0057590F">
      <w:pPr>
        <w:rPr>
          <w:rFonts w:ascii="Courier New" w:hAnsi="Courier New" w:cs="Courier New"/>
        </w:rPr>
      </w:pPr>
      <w:r w:rsidRPr="00E22847">
        <w:rPr>
          <w:rFonts w:ascii="Courier New" w:hAnsi="Courier New" w:cs="Courier New"/>
        </w:rPr>
        <w:t># Insert some example data.</w:t>
      </w:r>
    </w:p>
    <w:p w:rsidR="0057590F" w:rsidRPr="00E22847" w:rsidRDefault="0057590F" w:rsidP="0057590F">
      <w:pPr>
        <w:rPr>
          <w:rFonts w:ascii="Courier New" w:hAnsi="Courier New" w:cs="Courier New"/>
        </w:rPr>
      </w:pPr>
      <w:r w:rsidRPr="00E22847">
        <w:rPr>
          <w:rFonts w:ascii="Courier New" w:hAnsi="Courier New" w:cs="Courier New"/>
        </w:rPr>
        <w:t>c.execute("INSERT INTO numbers VALUES (1, 'One!')")</w:t>
      </w:r>
    </w:p>
    <w:p w:rsidR="0057590F" w:rsidRPr="00E22847" w:rsidRDefault="0057590F" w:rsidP="0057590F">
      <w:pPr>
        <w:rPr>
          <w:rFonts w:ascii="Courier New" w:hAnsi="Courier New" w:cs="Courier New"/>
        </w:rPr>
      </w:pPr>
      <w:r w:rsidRPr="00E22847">
        <w:rPr>
          <w:rFonts w:ascii="Courier New" w:hAnsi="Courier New" w:cs="Courier New"/>
        </w:rPr>
        <w:t>c.execute("INSERT INTO numbers VALUES (2, 'Two!')")</w:t>
      </w:r>
    </w:p>
    <w:p w:rsidR="0057590F" w:rsidRPr="00E22847" w:rsidRDefault="0057590F" w:rsidP="0057590F">
      <w:pPr>
        <w:rPr>
          <w:rFonts w:ascii="Courier New" w:hAnsi="Courier New" w:cs="Courier New"/>
        </w:rPr>
      </w:pPr>
      <w:r w:rsidRPr="00E22847">
        <w:rPr>
          <w:rFonts w:ascii="Courier New" w:hAnsi="Courier New" w:cs="Courier New"/>
        </w:rPr>
        <w:t>c.execute("INSERT INTO numbers VALUES (3, 'Three!')")</w:t>
      </w:r>
    </w:p>
    <w:p w:rsidR="0057590F" w:rsidRPr="00E22847" w:rsidRDefault="0057590F" w:rsidP="0057590F">
      <w:pPr>
        <w:rPr>
          <w:rFonts w:ascii="Courier New" w:hAnsi="Courier New" w:cs="Courier New"/>
        </w:rPr>
      </w:pPr>
      <w:r w:rsidRPr="00E22847">
        <w:rPr>
          <w:rFonts w:ascii="Courier New" w:hAnsi="Courier New" w:cs="Courier New"/>
        </w:rPr>
        <w:t>conn.commit()</w:t>
      </w:r>
    </w:p>
    <w:p w:rsidR="0057590F" w:rsidRPr="00E22847" w:rsidRDefault="0057590F" w:rsidP="0057590F">
      <w:pPr>
        <w:rPr>
          <w:rFonts w:ascii="Courier New" w:hAnsi="Courier New" w:cs="Courier New"/>
        </w:rPr>
      </w:pPr>
    </w:p>
    <w:p w:rsidR="0057590F" w:rsidRPr="00E22847" w:rsidRDefault="0057590F" w:rsidP="0057590F">
      <w:pPr>
        <w:rPr>
          <w:rFonts w:ascii="Courier New" w:hAnsi="Courier New" w:cs="Courier New"/>
        </w:rPr>
      </w:pPr>
      <w:r w:rsidRPr="00E22847">
        <w:rPr>
          <w:rFonts w:ascii="Courier New" w:hAnsi="Courier New" w:cs="Courier New"/>
        </w:rPr>
        <w:t># Print the contents of the database.</w:t>
      </w:r>
    </w:p>
    <w:p w:rsidR="0057590F" w:rsidRPr="00E22847" w:rsidRDefault="0057590F" w:rsidP="0057590F">
      <w:pPr>
        <w:rPr>
          <w:rFonts w:ascii="Courier New" w:hAnsi="Courier New" w:cs="Courier New"/>
        </w:rPr>
      </w:pPr>
      <w:r w:rsidRPr="00E22847">
        <w:rPr>
          <w:rFonts w:ascii="Courier New" w:hAnsi="Courier New" w:cs="Courier New"/>
        </w:rPr>
        <w:t>c.execute("SELECT * FROM numbers")</w:t>
      </w:r>
    </w:p>
    <w:p w:rsidR="0057590F" w:rsidRPr="00E22847" w:rsidRDefault="0057590F" w:rsidP="0057590F">
      <w:pPr>
        <w:rPr>
          <w:rFonts w:ascii="Courier New" w:hAnsi="Courier New" w:cs="Courier New"/>
        </w:rPr>
      </w:pPr>
      <w:r w:rsidRPr="00E22847">
        <w:rPr>
          <w:rFonts w:ascii="Courier New" w:hAnsi="Courier New" w:cs="Courier New"/>
        </w:rPr>
        <w:t xml:space="preserve">print([(r[0], r[1]) </w:t>
      </w:r>
      <w:r w:rsidRPr="00E22847">
        <w:rPr>
          <w:rFonts w:ascii="Courier New" w:hAnsi="Courier New" w:cs="Courier New"/>
          <w:bCs/>
        </w:rPr>
        <w:t>for</w:t>
      </w:r>
      <w:r w:rsidRPr="00E22847">
        <w:rPr>
          <w:rFonts w:ascii="Courier New" w:hAnsi="Courier New" w:cs="Courier New"/>
        </w:rPr>
        <w:t xml:space="preserve"> r </w:t>
      </w:r>
      <w:r w:rsidRPr="00E22847">
        <w:rPr>
          <w:rFonts w:ascii="Courier New" w:hAnsi="Courier New" w:cs="Courier New"/>
          <w:bCs/>
        </w:rPr>
        <w:t>in</w:t>
      </w:r>
      <w:r w:rsidRPr="00E22847">
        <w:rPr>
          <w:rFonts w:ascii="Courier New" w:hAnsi="Courier New" w:cs="Courier New"/>
        </w:rPr>
        <w:t xml:space="preserve"> c.fetchall()])</w:t>
      </w:r>
    </w:p>
    <w:p w:rsidR="0057590F" w:rsidRPr="00E5361B" w:rsidRDefault="0057590F" w:rsidP="0057590F">
      <w:pPr>
        <w:rPr>
          <w:rFonts w:ascii="Courier New" w:hAnsi="Courier New" w:cs="Courier New"/>
          <w:sz w:val="21"/>
        </w:rPr>
      </w:pPr>
    </w:p>
    <w:p w:rsidR="0057590F" w:rsidRPr="00E5361B" w:rsidRDefault="0057590F" w:rsidP="0057590F">
      <w:r w:rsidRPr="00E5361B">
        <w:t>Save and exit.</w:t>
      </w:r>
    </w:p>
    <w:p w:rsidR="0057590F" w:rsidRPr="00E5361B" w:rsidRDefault="0057590F" w:rsidP="0057590F">
      <w:r w:rsidRPr="00E5361B">
        <w:t>Next, fix permissions on the newly-created file. For more information on the three-digit permissions code, see the tutorial on</w:t>
      </w:r>
      <w:hyperlink r:id="rId193" w:history="1">
        <w:r w:rsidRPr="00E5361B">
          <w:t>Linux permissions</w:t>
        </w:r>
      </w:hyperlink>
      <w:r w:rsidRPr="00E5361B">
        <w:t>.</w:t>
      </w:r>
    </w:p>
    <w:p w:rsidR="0057590F" w:rsidRPr="00E5361B" w:rsidRDefault="0057590F" w:rsidP="0057590F">
      <w:pPr>
        <w:rPr>
          <w:rFonts w:ascii="Courier New" w:hAnsi="Courier New" w:cs="Courier New"/>
          <w:color w:val="3A3A3A"/>
          <w:sz w:val="21"/>
          <w:szCs w:val="21"/>
        </w:rPr>
      </w:pPr>
      <w:r>
        <w:rPr>
          <w:rFonts w:ascii="Courier New" w:hAnsi="Courier New" w:cs="Courier New"/>
          <w:color w:val="3A3A3A"/>
          <w:sz w:val="21"/>
          <w:szCs w:val="21"/>
        </w:rPr>
        <w:t>sudo chmod 777</w:t>
      </w:r>
      <w:r w:rsidRPr="00E5361B">
        <w:rPr>
          <w:rFonts w:ascii="Courier New" w:hAnsi="Courier New" w:cs="Courier New"/>
          <w:color w:val="3A3A3A"/>
          <w:sz w:val="21"/>
          <w:szCs w:val="21"/>
        </w:rPr>
        <w:t xml:space="preserve"> /var/www/test/index.py</w:t>
      </w:r>
    </w:p>
    <w:p w:rsidR="0057590F" w:rsidRPr="00E5361B" w:rsidRDefault="0057590F" w:rsidP="0057590F">
      <w:pPr>
        <w:rPr>
          <w:rFonts w:ascii="Courier New" w:hAnsi="Courier New" w:cs="Courier New"/>
          <w:color w:val="3A3A3A"/>
          <w:sz w:val="21"/>
          <w:szCs w:val="21"/>
        </w:rPr>
      </w:pPr>
    </w:p>
    <w:p w:rsidR="0057590F" w:rsidRPr="00E5361B" w:rsidRDefault="0057590F" w:rsidP="0057590F">
      <w:r w:rsidRPr="00E5361B">
        <w:t>Now, a</w:t>
      </w:r>
      <w:r>
        <w:t xml:space="preserve">ccess your server's by going to </w:t>
      </w:r>
      <w:hyperlink r:id="rId194" w:history="1">
        <w:r w:rsidRPr="00E22847">
          <w:rPr>
            <w:rStyle w:val="Hyperlink"/>
            <w:rFonts w:ascii="Courier New" w:hAnsi="Courier New" w:cs="Courier New"/>
          </w:rPr>
          <w:t>http://your_server_ip</w:t>
        </w:r>
      </w:hyperlink>
      <w:r w:rsidRPr="00E5361B">
        <w:t>using your favorite browser. You should see the following:</w:t>
      </w:r>
    </w:p>
    <w:p w:rsidR="0057590F" w:rsidRPr="00E22847" w:rsidRDefault="0057590F" w:rsidP="0057590F">
      <w:pPr>
        <w:rPr>
          <w:rFonts w:ascii="Courier New" w:hAnsi="Courier New" w:cs="Courier New"/>
          <w:color w:val="3A3A3A"/>
          <w:szCs w:val="21"/>
        </w:rPr>
      </w:pPr>
      <w:r w:rsidRPr="00E22847">
        <w:rPr>
          <w:rFonts w:ascii="Courier New" w:hAnsi="Courier New" w:cs="Courier New"/>
          <w:color w:val="3A3A3A"/>
          <w:szCs w:val="21"/>
        </w:rPr>
        <w:t>your_server_ip'&gt;http://</w:t>
      </w:r>
      <w:r w:rsidRPr="00E22847">
        <w:rPr>
          <w:rFonts w:ascii="Courier New" w:hAnsi="Courier New" w:cs="Courier New"/>
          <w:color w:val="E94849"/>
        </w:rPr>
        <w:t>your_server_ip</w:t>
      </w:r>
    </w:p>
    <w:p w:rsidR="0057590F" w:rsidRPr="00E22847" w:rsidRDefault="0057590F" w:rsidP="0057590F">
      <w:pPr>
        <w:rPr>
          <w:rFonts w:ascii="Courier New" w:hAnsi="Courier New" w:cs="Courier New"/>
          <w:color w:val="3A3A3A"/>
        </w:rPr>
      </w:pPr>
      <w:r w:rsidRPr="00E22847">
        <w:rPr>
          <w:rFonts w:ascii="Courier New" w:hAnsi="Courier New" w:cs="Courier New"/>
          <w:color w:val="3A3A3A"/>
        </w:rPr>
        <w:t>[(1, 'One!'), (2, 'Two!'), (3, 'Three!')]</w:t>
      </w:r>
    </w:p>
    <w:p w:rsidR="0057590F" w:rsidRPr="00E5361B" w:rsidRDefault="0057590F" w:rsidP="0057590F">
      <w:r w:rsidRPr="00E5361B">
        <w:t>Congratulations! Your server is now online.</w:t>
      </w:r>
    </w:p>
    <w:p w:rsidR="0057590F" w:rsidRPr="004657A7" w:rsidRDefault="0057590F" w:rsidP="0057590F"/>
    <w:p w:rsidR="0057590F" w:rsidRDefault="0057590F">
      <w:pPr>
        <w:spacing w:after="0"/>
        <w:ind w:left="0"/>
      </w:pPr>
      <w:r>
        <w:br w:type="page"/>
      </w:r>
    </w:p>
    <w:p w:rsidR="0057590F" w:rsidRPr="00324E44" w:rsidRDefault="0057590F" w:rsidP="0057590F">
      <w:pPr>
        <w:pStyle w:val="Heading1"/>
        <w:spacing w:line="276" w:lineRule="auto"/>
        <w:rPr>
          <w:rFonts w:asciiTheme="majorHAnsi" w:hAnsiTheme="majorHAnsi"/>
        </w:rPr>
      </w:pPr>
      <w:bookmarkStart w:id="368" w:name="_Toc514889459"/>
      <w:bookmarkStart w:id="369" w:name="_Toc515037968"/>
      <w:r>
        <w:rPr>
          <w:rFonts w:asciiTheme="majorHAnsi" w:hAnsiTheme="majorHAnsi"/>
        </w:rPr>
        <w:lastRenderedPageBreak/>
        <w:t xml:space="preserve">Chapter 14 – </w:t>
      </w:r>
      <w:r w:rsidRPr="00D27336">
        <w:rPr>
          <w:rFonts w:asciiTheme="majorHAnsi" w:hAnsiTheme="majorHAnsi"/>
        </w:rPr>
        <w:t>Network and G</w:t>
      </w:r>
      <w:r>
        <w:rPr>
          <w:rFonts w:asciiTheme="majorHAnsi" w:hAnsiTheme="majorHAnsi"/>
        </w:rPr>
        <w:t xml:space="preserve">raphical </w:t>
      </w:r>
      <w:r w:rsidRPr="00D27336">
        <w:rPr>
          <w:rFonts w:asciiTheme="majorHAnsi" w:hAnsiTheme="majorHAnsi"/>
        </w:rPr>
        <w:t>U</w:t>
      </w:r>
      <w:r>
        <w:rPr>
          <w:rFonts w:asciiTheme="majorHAnsi" w:hAnsiTheme="majorHAnsi"/>
        </w:rPr>
        <w:t xml:space="preserve">ser </w:t>
      </w:r>
      <w:r w:rsidRPr="00D27336">
        <w:rPr>
          <w:rFonts w:asciiTheme="majorHAnsi" w:hAnsiTheme="majorHAnsi"/>
        </w:rPr>
        <w:t>I</w:t>
      </w:r>
      <w:r>
        <w:rPr>
          <w:rFonts w:asciiTheme="majorHAnsi" w:hAnsiTheme="majorHAnsi"/>
        </w:rPr>
        <w:t>nterface</w:t>
      </w:r>
      <w:r w:rsidRPr="00D27336">
        <w:rPr>
          <w:rFonts w:asciiTheme="majorHAnsi" w:hAnsiTheme="majorHAnsi"/>
        </w:rPr>
        <w:t xml:space="preserve"> Programming</w:t>
      </w:r>
      <w:bookmarkEnd w:id="368"/>
      <w:bookmarkEnd w:id="369"/>
    </w:p>
    <w:p w:rsidR="0057590F" w:rsidRDefault="0057590F" w:rsidP="0057590F">
      <w:pPr>
        <w:pStyle w:val="Heading2"/>
        <w:spacing w:line="276" w:lineRule="auto"/>
      </w:pPr>
      <w:bookmarkStart w:id="370" w:name="_Toc514889460"/>
      <w:bookmarkStart w:id="371" w:name="_Toc515037969"/>
      <w:r w:rsidRPr="00D27336">
        <w:t>Socket Programming</w:t>
      </w:r>
      <w:bookmarkEnd w:id="370"/>
      <w:bookmarkEnd w:id="371"/>
    </w:p>
    <w:p w:rsidR="0057590F" w:rsidRDefault="0057590F" w:rsidP="0057590F">
      <w:pPr>
        <w:pStyle w:val="Heading3"/>
      </w:pPr>
      <w:bookmarkStart w:id="372" w:name="_Toc515037970"/>
      <w:bookmarkStart w:id="373" w:name="_Toc514889461"/>
      <w:r>
        <w:t>Overview of Sockets</w:t>
      </w:r>
      <w:bookmarkEnd w:id="372"/>
      <w:bookmarkEnd w:id="373"/>
    </w:p>
    <w:p w:rsidR="0057590F" w:rsidRDefault="0057590F" w:rsidP="0057590F">
      <w:r>
        <w:t>A socket is the end-point in a flow of communication between two programs or communication channels operating over a network. They are created using a set of programming request called socket API (Application Programming Interface). Python's socket library offers classes for handling common transports as a generic interface.</w:t>
      </w:r>
    </w:p>
    <w:p w:rsidR="0057590F" w:rsidRDefault="0057590F" w:rsidP="0057590F">
      <w:r>
        <w:t>Sockets use protocols for determining the connection type for port-to-port communication between client and server machines. The protocols are used for:</w:t>
      </w:r>
    </w:p>
    <w:p w:rsidR="0057590F" w:rsidRDefault="0057590F" w:rsidP="00B629BA">
      <w:pPr>
        <w:pStyle w:val="ListParagraph"/>
        <w:numPr>
          <w:ilvl w:val="0"/>
          <w:numId w:val="94"/>
        </w:numPr>
      </w:pPr>
      <w:r>
        <w:t>Domain Name Servers (DNS)</w:t>
      </w:r>
    </w:p>
    <w:p w:rsidR="0057590F" w:rsidRDefault="0057590F" w:rsidP="00B629BA">
      <w:pPr>
        <w:pStyle w:val="ListParagraph"/>
        <w:numPr>
          <w:ilvl w:val="0"/>
          <w:numId w:val="94"/>
        </w:numPr>
      </w:pPr>
      <w:r>
        <w:t>IP addressing</w:t>
      </w:r>
    </w:p>
    <w:p w:rsidR="0057590F" w:rsidRDefault="0057590F" w:rsidP="00B629BA">
      <w:pPr>
        <w:pStyle w:val="ListParagraph"/>
        <w:numPr>
          <w:ilvl w:val="0"/>
          <w:numId w:val="94"/>
        </w:numPr>
      </w:pPr>
      <w:r>
        <w:t>E-mail</w:t>
      </w:r>
    </w:p>
    <w:p w:rsidR="0057590F" w:rsidRPr="00926DC0" w:rsidRDefault="0057590F" w:rsidP="00B629BA">
      <w:pPr>
        <w:pStyle w:val="ListParagraph"/>
        <w:numPr>
          <w:ilvl w:val="0"/>
          <w:numId w:val="94"/>
        </w:numPr>
      </w:pPr>
      <w:r>
        <w:t>FTP (File Transfer Protocol), etc...</w:t>
      </w:r>
    </w:p>
    <w:p w:rsidR="0057590F" w:rsidRDefault="0057590F" w:rsidP="0057590F">
      <w:pPr>
        <w:pStyle w:val="Heading3"/>
      </w:pPr>
      <w:bookmarkStart w:id="374" w:name="_Toc514889462"/>
      <w:bookmarkStart w:id="375" w:name="_Toc515037971"/>
      <w:r>
        <w:t xml:space="preserve">The </w:t>
      </w:r>
      <w:r w:rsidRPr="00581D9D">
        <w:rPr>
          <w:rFonts w:ascii="Courier New" w:hAnsi="Courier New" w:cs="Courier New"/>
        </w:rPr>
        <w:t>socket</w:t>
      </w:r>
      <w:r>
        <w:t xml:space="preserve"> Module</w:t>
      </w:r>
      <w:bookmarkEnd w:id="374"/>
      <w:bookmarkEnd w:id="375"/>
    </w:p>
    <w:p w:rsidR="0057590F" w:rsidRDefault="0057590F" w:rsidP="0057590F">
      <w:r>
        <w:t xml:space="preserve">The </w:t>
      </w:r>
      <w:r w:rsidRPr="00581D9D">
        <w:rPr>
          <w:rFonts w:ascii="Courier New" w:hAnsi="Courier New" w:cs="Courier New"/>
        </w:rPr>
        <w:t>socket</w:t>
      </w:r>
      <w:r>
        <w:t xml:space="preserve"> module provides access to the </w:t>
      </w:r>
      <w:r w:rsidRPr="00D445D4">
        <w:t>BSD (Berkeley Software Distribution</w:t>
      </w:r>
      <w:r>
        <w:t>) socket interface. It is available on all modern Unix systems, Windows, MacOS, and probably additional platforms.</w:t>
      </w:r>
    </w:p>
    <w:p w:rsidR="0057590F" w:rsidRDefault="0057590F" w:rsidP="0057590F">
      <w:pPr>
        <w:rPr>
          <w:i/>
          <w:sz w:val="20"/>
        </w:rPr>
      </w:pPr>
      <w:r w:rsidRPr="00581D9D">
        <w:rPr>
          <w:b/>
          <w:sz w:val="20"/>
        </w:rPr>
        <w:t>Note:</w:t>
      </w:r>
      <w:r w:rsidRPr="00581D9D">
        <w:rPr>
          <w:i/>
          <w:sz w:val="20"/>
        </w:rPr>
        <w:t xml:space="preserve">Some behavior may be platform dependent, since calls are made to the operating system </w:t>
      </w:r>
      <w:r w:rsidRPr="00405D4E">
        <w:rPr>
          <w:i/>
          <w:sz w:val="20"/>
        </w:rPr>
        <w:t xml:space="preserve">Enable a server to accept connections. If backlog is specified, it must be at least 0 (if it is lower, it is set to 0); it specifies the number of unaccepted connections that the system will allow before refusing new connections. If not specified, a default reasonable value is chosen. </w:t>
      </w:r>
    </w:p>
    <w:p w:rsidR="0057590F" w:rsidRDefault="0057590F" w:rsidP="0057590F">
      <w:r>
        <w:t xml:space="preserve">The </w:t>
      </w:r>
      <w:r w:rsidRPr="00581D9D">
        <w:rPr>
          <w:rFonts w:ascii="Courier New" w:hAnsi="Courier New" w:cs="Courier New"/>
        </w:rPr>
        <w:t>socket()</w:t>
      </w:r>
      <w:r>
        <w:t xml:space="preserve"> function returns a socket object whose methods implement the various socket system calls. Parameter types are somewhat higher-level than in the C interface, as with </w:t>
      </w:r>
      <w:r w:rsidRPr="00581D9D">
        <w:rPr>
          <w:rFonts w:ascii="Courier New" w:hAnsi="Courier New" w:cs="Courier New"/>
        </w:rPr>
        <w:t>read()</w:t>
      </w:r>
      <w:r>
        <w:t xml:space="preserve"> and </w:t>
      </w:r>
      <w:r w:rsidRPr="00581D9D">
        <w:rPr>
          <w:rFonts w:ascii="Courier New" w:hAnsi="Courier New" w:cs="Courier New"/>
        </w:rPr>
        <w:t>write()</w:t>
      </w:r>
      <w:r>
        <w:t xml:space="preserve"> operations on Python files, buffer allocation on receive operations is automatic, and buffer length is implicit on send operations.</w:t>
      </w:r>
    </w:p>
    <w:p w:rsidR="0057590F" w:rsidRPr="00581D9D" w:rsidRDefault="0057590F" w:rsidP="0057590F"/>
    <w:p w:rsidR="0057590F" w:rsidRDefault="0057590F" w:rsidP="0057590F">
      <w:pPr>
        <w:spacing w:after="0"/>
        <w:ind w:left="0"/>
        <w:rPr>
          <w:rFonts w:asciiTheme="majorHAnsi" w:hAnsiTheme="majorHAnsi"/>
          <w:kern w:val="28"/>
          <w:sz w:val="28"/>
          <w:szCs w:val="28"/>
        </w:rPr>
      </w:pPr>
      <w:r>
        <w:br w:type="page"/>
      </w:r>
    </w:p>
    <w:p w:rsidR="0057590F" w:rsidRDefault="0057590F" w:rsidP="0057590F">
      <w:pPr>
        <w:pStyle w:val="Heading3"/>
      </w:pPr>
      <w:bookmarkStart w:id="376" w:name="_Toc514889463"/>
      <w:bookmarkStart w:id="377" w:name="_Toc515037972"/>
      <w:r>
        <w:lastRenderedPageBreak/>
        <w:t xml:space="preserve">The </w:t>
      </w:r>
      <w:r w:rsidRPr="00D445D4">
        <w:rPr>
          <w:rFonts w:ascii="Courier New" w:hAnsi="Courier New" w:cs="Courier New"/>
        </w:rPr>
        <w:t>socket</w:t>
      </w:r>
      <w:r>
        <w:t xml:space="preserve"> Methods</w:t>
      </w:r>
      <w:bookmarkEnd w:id="376"/>
      <w:bookmarkEnd w:id="377"/>
    </w:p>
    <w:p w:rsidR="0057590F" w:rsidRDefault="0057590F" w:rsidP="0057590F">
      <w:pPr>
        <w:pStyle w:val="Heading4"/>
        <w:tabs>
          <w:tab w:val="left" w:pos="3859"/>
        </w:tabs>
      </w:pPr>
      <w:r>
        <w:t>Server Socket Methods</w:t>
      </w:r>
    </w:p>
    <w:tbl>
      <w:tblPr>
        <w:tblStyle w:val="ListTable4"/>
        <w:tblW w:w="9182" w:type="dxa"/>
        <w:tblInd w:w="1327" w:type="dxa"/>
        <w:tblLayout w:type="fixed"/>
        <w:tblLook w:val="04A0"/>
      </w:tblPr>
      <w:tblGrid>
        <w:gridCol w:w="2212"/>
        <w:gridCol w:w="6970"/>
      </w:tblGrid>
      <w:tr w:rsidR="0057590F" w:rsidRPr="00581D9D" w:rsidTr="00562D38">
        <w:trPr>
          <w:cnfStyle w:val="100000000000"/>
        </w:trPr>
        <w:tc>
          <w:tcPr>
            <w:cnfStyle w:val="001000000000"/>
            <w:tcW w:w="2212" w:type="dxa"/>
            <w:hideMark/>
          </w:tcPr>
          <w:p w:rsidR="0057590F" w:rsidRPr="00581D9D" w:rsidRDefault="0057590F" w:rsidP="00562D38">
            <w:pPr>
              <w:ind w:left="0"/>
              <w:rPr>
                <w:lang w:val="en-IN" w:eastAsia="en-IN"/>
              </w:rPr>
            </w:pPr>
            <w:r>
              <w:rPr>
                <w:lang w:val="en-IN" w:eastAsia="en-IN"/>
              </w:rPr>
              <w:t>Method</w:t>
            </w:r>
          </w:p>
        </w:tc>
        <w:tc>
          <w:tcPr>
            <w:tcW w:w="6970" w:type="dxa"/>
            <w:hideMark/>
          </w:tcPr>
          <w:p w:rsidR="0057590F" w:rsidRPr="00581D9D" w:rsidRDefault="0057590F" w:rsidP="00562D38">
            <w:pPr>
              <w:ind w:left="0"/>
              <w:cnfStyle w:val="100000000000"/>
              <w:rPr>
                <w:lang w:val="en-IN" w:eastAsia="en-IN"/>
              </w:rPr>
            </w:pPr>
            <w:r>
              <w:rPr>
                <w:lang w:val="en-IN" w:eastAsia="en-IN"/>
              </w:rPr>
              <w:t>Description</w:t>
            </w:r>
          </w:p>
        </w:tc>
      </w:tr>
      <w:tr w:rsidR="0057590F" w:rsidRPr="00581D9D" w:rsidTr="00562D38">
        <w:trPr>
          <w:cnfStyle w:val="000000100000"/>
        </w:trPr>
        <w:tc>
          <w:tcPr>
            <w:cnfStyle w:val="001000000000"/>
            <w:tcW w:w="2212" w:type="dxa"/>
            <w:hideMark/>
          </w:tcPr>
          <w:p w:rsidR="0057590F" w:rsidRPr="007E5996" w:rsidRDefault="0057590F" w:rsidP="00562D38">
            <w:pPr>
              <w:ind w:left="0"/>
              <w:rPr>
                <w:rFonts w:ascii="Courier New" w:hAnsi="Courier New" w:cs="Courier New"/>
                <w:b w:val="0"/>
                <w:color w:val="000000"/>
                <w:lang w:val="en-IN" w:eastAsia="en-IN"/>
              </w:rPr>
            </w:pPr>
            <w:r w:rsidRPr="007E5996">
              <w:rPr>
                <w:rFonts w:ascii="Courier New" w:hAnsi="Courier New" w:cs="Courier New"/>
                <w:b w:val="0"/>
                <w:color w:val="000000"/>
                <w:lang w:val="en-IN" w:eastAsia="en-IN"/>
              </w:rPr>
              <w:t>s</w:t>
            </w:r>
            <w:r>
              <w:rPr>
                <w:rFonts w:ascii="Courier New" w:hAnsi="Courier New" w:cs="Courier New"/>
                <w:b w:val="0"/>
                <w:color w:val="000000"/>
                <w:lang w:val="en-IN" w:eastAsia="en-IN"/>
              </w:rPr>
              <w:t>ocket</w:t>
            </w:r>
            <w:r w:rsidRPr="007E5996">
              <w:rPr>
                <w:rFonts w:ascii="Courier New" w:hAnsi="Courier New" w:cs="Courier New"/>
                <w:b w:val="0"/>
                <w:color w:val="000000"/>
                <w:lang w:val="en-IN" w:eastAsia="en-IN"/>
              </w:rPr>
              <w:t>.bind()</w:t>
            </w:r>
          </w:p>
        </w:tc>
        <w:tc>
          <w:tcPr>
            <w:tcW w:w="6970" w:type="dxa"/>
            <w:hideMark/>
          </w:tcPr>
          <w:p w:rsidR="0057590F" w:rsidRPr="00581D9D" w:rsidRDefault="0057590F" w:rsidP="00562D38">
            <w:pPr>
              <w:ind w:left="0"/>
              <w:cnfStyle w:val="000000100000"/>
              <w:rPr>
                <w:color w:val="000000"/>
                <w:lang w:val="en-IN" w:eastAsia="en-IN"/>
              </w:rPr>
            </w:pPr>
            <w:r w:rsidRPr="007E5996">
              <w:rPr>
                <w:color w:val="000000"/>
                <w:lang w:val="en-IN" w:eastAsia="en-IN"/>
              </w:rPr>
              <w:t>Bind</w:t>
            </w:r>
            <w:r>
              <w:rPr>
                <w:color w:val="000000"/>
                <w:lang w:val="en-IN" w:eastAsia="en-IN"/>
              </w:rPr>
              <w:t>s</w:t>
            </w:r>
            <w:r w:rsidRPr="007E5996">
              <w:rPr>
                <w:color w:val="000000"/>
                <w:lang w:val="en-IN" w:eastAsia="en-IN"/>
              </w:rPr>
              <w:t xml:space="preserve"> the socket to address. The socket must not already be bound.</w:t>
            </w:r>
          </w:p>
        </w:tc>
      </w:tr>
      <w:tr w:rsidR="0057590F" w:rsidRPr="00581D9D" w:rsidTr="00562D38">
        <w:tc>
          <w:tcPr>
            <w:cnfStyle w:val="001000000000"/>
            <w:tcW w:w="2212" w:type="dxa"/>
            <w:hideMark/>
          </w:tcPr>
          <w:p w:rsidR="0057590F" w:rsidRPr="007E5996" w:rsidRDefault="0057590F" w:rsidP="00562D38">
            <w:pPr>
              <w:ind w:left="0"/>
              <w:rPr>
                <w:rFonts w:ascii="Courier New" w:hAnsi="Courier New" w:cs="Courier New"/>
                <w:b w:val="0"/>
                <w:color w:val="000000"/>
                <w:lang w:val="en-IN" w:eastAsia="en-IN"/>
              </w:rPr>
            </w:pPr>
            <w:r w:rsidRPr="007E5996">
              <w:rPr>
                <w:rFonts w:ascii="Courier New" w:hAnsi="Courier New" w:cs="Courier New"/>
                <w:b w:val="0"/>
                <w:color w:val="000000"/>
                <w:lang w:val="en-IN" w:eastAsia="en-IN"/>
              </w:rPr>
              <w:t>s</w:t>
            </w:r>
            <w:r>
              <w:rPr>
                <w:rFonts w:ascii="Courier New" w:hAnsi="Courier New" w:cs="Courier New"/>
                <w:b w:val="0"/>
                <w:color w:val="000000"/>
                <w:lang w:val="en-IN" w:eastAsia="en-IN"/>
              </w:rPr>
              <w:t>ocket</w:t>
            </w:r>
            <w:r w:rsidRPr="007E5996">
              <w:rPr>
                <w:rFonts w:ascii="Courier New" w:hAnsi="Courier New" w:cs="Courier New"/>
                <w:b w:val="0"/>
                <w:color w:val="000000"/>
                <w:lang w:val="en-IN" w:eastAsia="en-IN"/>
              </w:rPr>
              <w:t>.listen()</w:t>
            </w:r>
          </w:p>
        </w:tc>
        <w:tc>
          <w:tcPr>
            <w:tcW w:w="6970" w:type="dxa"/>
            <w:hideMark/>
          </w:tcPr>
          <w:p w:rsidR="0057590F" w:rsidRPr="00581D9D" w:rsidRDefault="0057590F" w:rsidP="00562D38">
            <w:pPr>
              <w:ind w:left="0"/>
              <w:cnfStyle w:val="000000000000"/>
              <w:rPr>
                <w:color w:val="000000"/>
                <w:lang w:val="en-IN" w:eastAsia="en-IN"/>
              </w:rPr>
            </w:pPr>
            <w:r w:rsidRPr="00405D4E">
              <w:rPr>
                <w:color w:val="000000"/>
                <w:lang w:val="en-IN" w:eastAsia="en-IN"/>
              </w:rPr>
              <w:t>Enable</w:t>
            </w:r>
            <w:r>
              <w:rPr>
                <w:color w:val="000000"/>
                <w:lang w:val="en-IN" w:eastAsia="en-IN"/>
              </w:rPr>
              <w:t>s</w:t>
            </w:r>
            <w:r w:rsidRPr="00405D4E">
              <w:rPr>
                <w:color w:val="000000"/>
                <w:lang w:val="en-IN" w:eastAsia="en-IN"/>
              </w:rPr>
              <w:t xml:space="preserve"> a server to accept connections. If backlog is specified, it must be at least </w:t>
            </w:r>
            <w:r w:rsidRPr="00D445D4">
              <w:rPr>
                <w:rFonts w:ascii="Courier New" w:hAnsi="Courier New" w:cs="Courier New"/>
                <w:color w:val="000000"/>
                <w:lang w:val="en-IN" w:eastAsia="en-IN"/>
              </w:rPr>
              <w:t>0</w:t>
            </w:r>
            <w:r w:rsidRPr="00405D4E">
              <w:rPr>
                <w:color w:val="000000"/>
                <w:lang w:val="en-IN" w:eastAsia="en-IN"/>
              </w:rPr>
              <w:t xml:space="preserve"> (if it is lower, it is set to </w:t>
            </w:r>
            <w:r w:rsidRPr="00D445D4">
              <w:rPr>
                <w:rFonts w:ascii="Courier New" w:hAnsi="Courier New" w:cs="Courier New"/>
                <w:color w:val="000000"/>
                <w:lang w:val="en-IN" w:eastAsia="en-IN"/>
              </w:rPr>
              <w:t>0</w:t>
            </w:r>
            <w:r w:rsidRPr="00405D4E">
              <w:rPr>
                <w:color w:val="000000"/>
                <w:lang w:val="en-IN" w:eastAsia="en-IN"/>
              </w:rPr>
              <w:t xml:space="preserve">); it specifies the number of unaccepted connections that the system will allow before refusing new connections. If not specified, a default reasonable value is chosen. </w:t>
            </w:r>
          </w:p>
        </w:tc>
      </w:tr>
      <w:tr w:rsidR="0057590F" w:rsidRPr="00581D9D" w:rsidTr="00562D38">
        <w:trPr>
          <w:cnfStyle w:val="000000100000"/>
        </w:trPr>
        <w:tc>
          <w:tcPr>
            <w:cnfStyle w:val="001000000000"/>
            <w:tcW w:w="2212" w:type="dxa"/>
            <w:hideMark/>
          </w:tcPr>
          <w:p w:rsidR="0057590F" w:rsidRPr="007E5996" w:rsidRDefault="0057590F" w:rsidP="00562D38">
            <w:pPr>
              <w:ind w:left="0"/>
              <w:rPr>
                <w:rFonts w:ascii="Courier New" w:hAnsi="Courier New" w:cs="Courier New"/>
                <w:b w:val="0"/>
                <w:lang w:val="en-IN" w:eastAsia="en-IN"/>
              </w:rPr>
            </w:pPr>
            <w:r w:rsidRPr="007E5996">
              <w:rPr>
                <w:rFonts w:ascii="Courier New" w:hAnsi="Courier New" w:cs="Courier New"/>
                <w:b w:val="0"/>
                <w:color w:val="000000"/>
                <w:lang w:val="en-IN" w:eastAsia="en-IN"/>
              </w:rPr>
              <w:t>s</w:t>
            </w:r>
            <w:r>
              <w:rPr>
                <w:rFonts w:ascii="Courier New" w:hAnsi="Courier New" w:cs="Courier New"/>
                <w:b w:val="0"/>
                <w:color w:val="000000"/>
                <w:lang w:val="en-IN" w:eastAsia="en-IN"/>
              </w:rPr>
              <w:t>ocket</w:t>
            </w:r>
            <w:r w:rsidRPr="007E5996">
              <w:rPr>
                <w:rFonts w:ascii="Courier New" w:hAnsi="Courier New" w:cs="Courier New"/>
                <w:b w:val="0"/>
                <w:color w:val="000000"/>
                <w:lang w:val="en-IN" w:eastAsia="en-IN"/>
              </w:rPr>
              <w:t>.accept()</w:t>
            </w:r>
          </w:p>
        </w:tc>
        <w:tc>
          <w:tcPr>
            <w:tcW w:w="6970" w:type="dxa"/>
            <w:hideMark/>
          </w:tcPr>
          <w:p w:rsidR="0057590F" w:rsidRPr="00D445D4" w:rsidRDefault="0057590F" w:rsidP="00562D38">
            <w:pPr>
              <w:ind w:left="0"/>
              <w:cnfStyle w:val="000000100000"/>
              <w:rPr>
                <w:color w:val="000000"/>
                <w:lang w:val="en-IN" w:eastAsia="en-IN"/>
              </w:rPr>
            </w:pPr>
            <w:r w:rsidRPr="00D445D4">
              <w:rPr>
                <w:color w:val="000000"/>
                <w:lang w:val="en-IN" w:eastAsia="en-IN"/>
              </w:rPr>
              <w:t>Accept</w:t>
            </w:r>
            <w:r>
              <w:rPr>
                <w:color w:val="000000"/>
                <w:lang w:val="en-IN" w:eastAsia="en-IN"/>
              </w:rPr>
              <w:t>s</w:t>
            </w:r>
            <w:r w:rsidRPr="00D445D4">
              <w:rPr>
                <w:color w:val="000000"/>
                <w:lang w:val="en-IN" w:eastAsia="en-IN"/>
              </w:rPr>
              <w:t xml:space="preserve"> a connection. The socket must be bound to an address and listening for connections. The return value is a pair (conn, address) where conn is a new socket object usable to send and receive data on the connection, and address is the address bound to the socket on the other end of the connection.</w:t>
            </w:r>
          </w:p>
          <w:p w:rsidR="0057590F" w:rsidRPr="00581D9D" w:rsidRDefault="0057590F" w:rsidP="00562D38">
            <w:pPr>
              <w:ind w:left="0"/>
              <w:cnfStyle w:val="000000100000"/>
              <w:rPr>
                <w:color w:val="000000"/>
                <w:lang w:val="en-IN" w:eastAsia="en-IN"/>
              </w:rPr>
            </w:pPr>
            <w:r w:rsidRPr="00D445D4">
              <w:rPr>
                <w:color w:val="000000"/>
                <w:lang w:val="en-IN" w:eastAsia="en-IN"/>
              </w:rPr>
              <w:t>The newly created socket is non-inheritable.</w:t>
            </w:r>
          </w:p>
        </w:tc>
      </w:tr>
    </w:tbl>
    <w:p w:rsidR="0057590F" w:rsidRDefault="0057590F" w:rsidP="0057590F">
      <w:pPr>
        <w:pStyle w:val="Heading4"/>
      </w:pPr>
    </w:p>
    <w:p w:rsidR="0057590F" w:rsidRDefault="0057590F" w:rsidP="0057590F">
      <w:pPr>
        <w:pStyle w:val="Heading4"/>
      </w:pPr>
      <w:r>
        <w:t>Client Socket Methods</w:t>
      </w:r>
    </w:p>
    <w:tbl>
      <w:tblPr>
        <w:tblStyle w:val="ListTable4"/>
        <w:tblW w:w="9110" w:type="dxa"/>
        <w:tblInd w:w="1327" w:type="dxa"/>
        <w:tblLayout w:type="fixed"/>
        <w:tblLook w:val="04A0"/>
      </w:tblPr>
      <w:tblGrid>
        <w:gridCol w:w="2354"/>
        <w:gridCol w:w="6756"/>
      </w:tblGrid>
      <w:tr w:rsidR="0057590F" w:rsidRPr="00581D9D" w:rsidTr="00562D38">
        <w:trPr>
          <w:cnfStyle w:val="100000000000"/>
        </w:trPr>
        <w:tc>
          <w:tcPr>
            <w:cnfStyle w:val="001000000000"/>
            <w:tcW w:w="2354" w:type="dxa"/>
            <w:hideMark/>
          </w:tcPr>
          <w:p w:rsidR="0057590F" w:rsidRPr="00581D9D" w:rsidRDefault="0057590F" w:rsidP="00562D38">
            <w:pPr>
              <w:ind w:left="0"/>
              <w:rPr>
                <w:lang w:val="en-IN" w:eastAsia="en-IN"/>
              </w:rPr>
            </w:pPr>
            <w:r>
              <w:rPr>
                <w:lang w:val="en-IN" w:eastAsia="en-IN"/>
              </w:rPr>
              <w:t>Method</w:t>
            </w:r>
          </w:p>
        </w:tc>
        <w:tc>
          <w:tcPr>
            <w:tcW w:w="6756" w:type="dxa"/>
            <w:hideMark/>
          </w:tcPr>
          <w:p w:rsidR="0057590F" w:rsidRPr="00581D9D" w:rsidRDefault="0057590F" w:rsidP="00562D38">
            <w:pPr>
              <w:ind w:left="0"/>
              <w:cnfStyle w:val="100000000000"/>
              <w:rPr>
                <w:lang w:val="en-IN" w:eastAsia="en-IN"/>
              </w:rPr>
            </w:pPr>
            <w:r>
              <w:rPr>
                <w:lang w:val="en-IN" w:eastAsia="en-IN"/>
              </w:rPr>
              <w:t>Description</w:t>
            </w:r>
          </w:p>
        </w:tc>
      </w:tr>
      <w:tr w:rsidR="0057590F" w:rsidRPr="00581D9D" w:rsidTr="00562D38">
        <w:trPr>
          <w:cnfStyle w:val="000000100000"/>
        </w:trPr>
        <w:tc>
          <w:tcPr>
            <w:cnfStyle w:val="001000000000"/>
            <w:tcW w:w="2354" w:type="dxa"/>
            <w:hideMark/>
          </w:tcPr>
          <w:p w:rsidR="0057590F" w:rsidRPr="007E5996" w:rsidRDefault="0057590F" w:rsidP="00562D38">
            <w:pPr>
              <w:ind w:left="0"/>
              <w:rPr>
                <w:rFonts w:ascii="Courier New" w:hAnsi="Courier New" w:cs="Courier New"/>
                <w:b w:val="0"/>
                <w:color w:val="000000"/>
                <w:lang w:val="en-IN" w:eastAsia="en-IN"/>
              </w:rPr>
            </w:pPr>
            <w:r w:rsidRPr="007E5996">
              <w:rPr>
                <w:rFonts w:ascii="Courier New" w:hAnsi="Courier New" w:cs="Courier New"/>
                <w:b w:val="0"/>
                <w:color w:val="000000"/>
                <w:lang w:val="en-IN" w:eastAsia="en-IN"/>
              </w:rPr>
              <w:t>s</w:t>
            </w:r>
            <w:r>
              <w:rPr>
                <w:rFonts w:ascii="Courier New" w:hAnsi="Courier New" w:cs="Courier New"/>
                <w:b w:val="0"/>
                <w:color w:val="000000"/>
                <w:lang w:val="en-IN" w:eastAsia="en-IN"/>
              </w:rPr>
              <w:t>ocket</w:t>
            </w:r>
            <w:r w:rsidRPr="007E5996">
              <w:rPr>
                <w:rFonts w:ascii="Courier New" w:hAnsi="Courier New" w:cs="Courier New"/>
                <w:b w:val="0"/>
                <w:color w:val="000000"/>
                <w:lang w:val="en-IN" w:eastAsia="en-IN"/>
              </w:rPr>
              <w:t>.connect()</w:t>
            </w:r>
          </w:p>
        </w:tc>
        <w:tc>
          <w:tcPr>
            <w:tcW w:w="6756" w:type="dxa"/>
            <w:hideMark/>
          </w:tcPr>
          <w:p w:rsidR="0057590F" w:rsidRPr="00C340FE" w:rsidRDefault="0057590F" w:rsidP="00562D38">
            <w:pPr>
              <w:ind w:left="0"/>
              <w:cnfStyle w:val="000000100000"/>
              <w:rPr>
                <w:color w:val="000000"/>
                <w:lang w:val="en-IN" w:eastAsia="en-IN"/>
              </w:rPr>
            </w:pPr>
            <w:r w:rsidRPr="00C340FE">
              <w:rPr>
                <w:color w:val="000000"/>
                <w:lang w:val="en-IN" w:eastAsia="en-IN"/>
              </w:rPr>
              <w:t>Connect</w:t>
            </w:r>
            <w:r>
              <w:rPr>
                <w:color w:val="000000"/>
                <w:lang w:val="en-IN" w:eastAsia="en-IN"/>
              </w:rPr>
              <w:t>s</w:t>
            </w:r>
            <w:r w:rsidRPr="00C340FE">
              <w:rPr>
                <w:color w:val="000000"/>
                <w:lang w:val="en-IN" w:eastAsia="en-IN"/>
              </w:rPr>
              <w:t xml:space="preserve"> to a remote socket at address. </w:t>
            </w:r>
          </w:p>
          <w:p w:rsidR="0057590F" w:rsidRPr="00581D9D" w:rsidRDefault="0057590F" w:rsidP="00562D38">
            <w:pPr>
              <w:ind w:left="0"/>
              <w:cnfStyle w:val="000000100000"/>
              <w:rPr>
                <w:color w:val="000000"/>
                <w:lang w:val="en-IN" w:eastAsia="en-IN"/>
              </w:rPr>
            </w:pPr>
            <w:r w:rsidRPr="00C340FE">
              <w:rPr>
                <w:color w:val="000000"/>
                <w:lang w:val="en-IN" w:eastAsia="en-IN"/>
              </w:rPr>
              <w:t xml:space="preserve">If the connection is interrupted by a signal, the method waits until the connection completes, or raise a </w:t>
            </w:r>
            <w:r w:rsidRPr="00C340FE">
              <w:rPr>
                <w:rFonts w:ascii="Courier New" w:hAnsi="Courier New" w:cs="Courier New"/>
                <w:color w:val="000000"/>
                <w:lang w:val="en-IN" w:eastAsia="en-IN"/>
              </w:rPr>
              <w:t>socket.timeout</w:t>
            </w:r>
            <w:r w:rsidRPr="00C340FE">
              <w:rPr>
                <w:color w:val="000000"/>
                <w:lang w:val="en-IN" w:eastAsia="en-IN"/>
              </w:rPr>
              <w:t xml:space="preserve"> on timeout, if the signal handler doesn’t raise an exception and the socket is blocking or has a timeout. For non-blocking sockets, the method raises an </w:t>
            </w:r>
            <w:r w:rsidRPr="00C340FE">
              <w:rPr>
                <w:rFonts w:ascii="Courier New" w:hAnsi="Courier New" w:cs="Courier New"/>
                <w:color w:val="000000"/>
                <w:lang w:val="en-IN" w:eastAsia="en-IN"/>
              </w:rPr>
              <w:t>InterruptedError</w:t>
            </w:r>
            <w:r w:rsidRPr="00C340FE">
              <w:rPr>
                <w:color w:val="000000"/>
                <w:lang w:val="en-IN" w:eastAsia="en-IN"/>
              </w:rPr>
              <w:t xml:space="preserve"> exception if the connection is interrupted by a signal (or the exception raised by the signal handler).</w:t>
            </w:r>
          </w:p>
        </w:tc>
      </w:tr>
    </w:tbl>
    <w:p w:rsidR="0057590F" w:rsidRPr="00CE01C8" w:rsidRDefault="0057590F" w:rsidP="0057590F"/>
    <w:p w:rsidR="0057590F" w:rsidRDefault="0057590F" w:rsidP="0057590F">
      <w:pPr>
        <w:spacing w:after="0"/>
        <w:ind w:left="0"/>
        <w:rPr>
          <w:rFonts w:asciiTheme="majorHAnsi" w:hAnsiTheme="majorHAnsi"/>
          <w:kern w:val="28"/>
          <w:sz w:val="24"/>
          <w:szCs w:val="24"/>
        </w:rPr>
      </w:pPr>
      <w:r>
        <w:br w:type="page"/>
      </w:r>
    </w:p>
    <w:p w:rsidR="0057590F" w:rsidRDefault="0057590F" w:rsidP="0057590F">
      <w:pPr>
        <w:pStyle w:val="Heading4"/>
      </w:pPr>
      <w:r>
        <w:lastRenderedPageBreak/>
        <w:t>General Socket Methods</w:t>
      </w:r>
    </w:p>
    <w:tbl>
      <w:tblPr>
        <w:tblStyle w:val="ListTable4"/>
        <w:tblW w:w="9158" w:type="dxa"/>
        <w:tblInd w:w="1327" w:type="dxa"/>
        <w:tblLayout w:type="fixed"/>
        <w:tblLook w:val="04A0"/>
      </w:tblPr>
      <w:tblGrid>
        <w:gridCol w:w="3087"/>
        <w:gridCol w:w="6071"/>
      </w:tblGrid>
      <w:tr w:rsidR="0057590F" w:rsidRPr="00581D9D" w:rsidTr="00562D38">
        <w:trPr>
          <w:cnfStyle w:val="100000000000"/>
        </w:trPr>
        <w:tc>
          <w:tcPr>
            <w:cnfStyle w:val="001000000000"/>
            <w:tcW w:w="3087" w:type="dxa"/>
            <w:hideMark/>
          </w:tcPr>
          <w:p w:rsidR="0057590F" w:rsidRPr="007E5996" w:rsidRDefault="0057590F" w:rsidP="00562D38">
            <w:pPr>
              <w:ind w:left="0"/>
              <w:rPr>
                <w:rFonts w:asciiTheme="majorHAnsi" w:hAnsiTheme="majorHAnsi"/>
                <w:lang w:val="en-IN" w:eastAsia="en-IN"/>
              </w:rPr>
            </w:pPr>
            <w:r>
              <w:rPr>
                <w:rFonts w:asciiTheme="majorHAnsi" w:hAnsiTheme="majorHAnsi"/>
                <w:lang w:val="en-IN" w:eastAsia="en-IN"/>
              </w:rPr>
              <w:t>Method</w:t>
            </w:r>
          </w:p>
        </w:tc>
        <w:tc>
          <w:tcPr>
            <w:tcW w:w="6071" w:type="dxa"/>
            <w:hideMark/>
          </w:tcPr>
          <w:p w:rsidR="0057590F" w:rsidRPr="007E5996" w:rsidRDefault="0057590F" w:rsidP="00562D38">
            <w:pPr>
              <w:ind w:left="0"/>
              <w:cnfStyle w:val="100000000000"/>
              <w:rPr>
                <w:rFonts w:asciiTheme="majorHAnsi" w:hAnsiTheme="majorHAnsi"/>
                <w:lang w:val="en-IN" w:eastAsia="en-IN"/>
              </w:rPr>
            </w:pPr>
            <w:r>
              <w:rPr>
                <w:rFonts w:asciiTheme="majorHAnsi" w:hAnsiTheme="majorHAnsi"/>
                <w:lang w:val="en-IN" w:eastAsia="en-IN"/>
              </w:rPr>
              <w:t>Description</w:t>
            </w:r>
          </w:p>
        </w:tc>
      </w:tr>
      <w:tr w:rsidR="0057590F" w:rsidRPr="00581D9D" w:rsidTr="00562D38">
        <w:trPr>
          <w:cnfStyle w:val="000000100000"/>
        </w:trPr>
        <w:tc>
          <w:tcPr>
            <w:cnfStyle w:val="001000000000"/>
            <w:tcW w:w="3087" w:type="dxa"/>
          </w:tcPr>
          <w:p w:rsidR="0057590F" w:rsidRPr="007E5996" w:rsidRDefault="0057590F" w:rsidP="00562D38">
            <w:pPr>
              <w:pStyle w:val="NormalWeb"/>
              <w:spacing w:after="144" w:line="360" w:lineRule="atLeast"/>
              <w:ind w:left="48" w:right="48"/>
              <w:jc w:val="both"/>
              <w:rPr>
                <w:rFonts w:ascii="Courier New" w:hAnsi="Courier New" w:cs="Courier New"/>
                <w:color w:val="000000"/>
                <w:sz w:val="22"/>
                <w:szCs w:val="22"/>
              </w:rPr>
            </w:pPr>
            <w:r w:rsidRPr="007E5996">
              <w:rPr>
                <w:rFonts w:ascii="Courier New" w:hAnsi="Courier New" w:cs="Courier New"/>
                <w:b w:val="0"/>
                <w:bCs w:val="0"/>
                <w:color w:val="000000"/>
                <w:sz w:val="22"/>
                <w:szCs w:val="22"/>
              </w:rPr>
              <w:t>s</w:t>
            </w:r>
            <w:r>
              <w:rPr>
                <w:rFonts w:ascii="Courier New" w:hAnsi="Courier New" w:cs="Courier New"/>
                <w:b w:val="0"/>
                <w:bCs w:val="0"/>
                <w:color w:val="000000"/>
                <w:sz w:val="22"/>
                <w:szCs w:val="22"/>
              </w:rPr>
              <w:t>ocket</w:t>
            </w:r>
            <w:r w:rsidRPr="007E5996">
              <w:rPr>
                <w:rFonts w:ascii="Courier New" w:hAnsi="Courier New" w:cs="Courier New"/>
                <w:b w:val="0"/>
                <w:bCs w:val="0"/>
                <w:color w:val="000000"/>
                <w:sz w:val="22"/>
                <w:szCs w:val="22"/>
              </w:rPr>
              <w:t>.recv()</w:t>
            </w:r>
          </w:p>
        </w:tc>
        <w:tc>
          <w:tcPr>
            <w:tcW w:w="6071" w:type="dxa"/>
          </w:tcPr>
          <w:p w:rsidR="0057590F" w:rsidRPr="007C68ED" w:rsidRDefault="0057590F" w:rsidP="00562D38">
            <w:pPr>
              <w:ind w:left="0"/>
              <w:cnfStyle w:val="000000100000"/>
              <w:rPr>
                <w:rFonts w:asciiTheme="majorHAnsi" w:hAnsiTheme="majorHAnsi"/>
                <w:color w:val="000000"/>
                <w:sz w:val="21"/>
                <w:szCs w:val="21"/>
              </w:rPr>
            </w:pPr>
            <w:r w:rsidRPr="00C340FE">
              <w:rPr>
                <w:rFonts w:asciiTheme="majorHAnsi" w:hAnsiTheme="majorHAnsi"/>
                <w:color w:val="000000"/>
                <w:sz w:val="21"/>
                <w:szCs w:val="21"/>
              </w:rPr>
              <w:t>Receive</w:t>
            </w:r>
            <w:r>
              <w:rPr>
                <w:rFonts w:asciiTheme="majorHAnsi" w:hAnsiTheme="majorHAnsi"/>
                <w:color w:val="000000"/>
                <w:sz w:val="21"/>
                <w:szCs w:val="21"/>
              </w:rPr>
              <w:t>s</w:t>
            </w:r>
            <w:r w:rsidRPr="00C340FE">
              <w:rPr>
                <w:rFonts w:asciiTheme="majorHAnsi" w:hAnsiTheme="majorHAnsi"/>
                <w:color w:val="000000"/>
                <w:sz w:val="21"/>
                <w:szCs w:val="21"/>
              </w:rPr>
              <w:t xml:space="preserve"> data from the socket. The return value is a bytes object representing the data received. </w:t>
            </w:r>
          </w:p>
        </w:tc>
      </w:tr>
      <w:tr w:rsidR="0057590F" w:rsidRPr="00581D9D" w:rsidTr="00562D38">
        <w:tc>
          <w:tcPr>
            <w:cnfStyle w:val="001000000000"/>
            <w:tcW w:w="3087" w:type="dxa"/>
          </w:tcPr>
          <w:p w:rsidR="0057590F" w:rsidRPr="007E5996" w:rsidRDefault="0057590F" w:rsidP="00562D38">
            <w:pPr>
              <w:pStyle w:val="NormalWeb"/>
              <w:spacing w:after="144" w:line="360" w:lineRule="atLeast"/>
              <w:ind w:left="48" w:right="48"/>
              <w:jc w:val="both"/>
              <w:rPr>
                <w:rFonts w:ascii="Courier New" w:hAnsi="Courier New" w:cs="Courier New"/>
                <w:color w:val="000000"/>
                <w:sz w:val="22"/>
                <w:szCs w:val="22"/>
              </w:rPr>
            </w:pPr>
            <w:r w:rsidRPr="007E5996">
              <w:rPr>
                <w:rFonts w:ascii="Courier New" w:hAnsi="Courier New" w:cs="Courier New"/>
                <w:b w:val="0"/>
                <w:bCs w:val="0"/>
                <w:color w:val="000000"/>
                <w:sz w:val="22"/>
                <w:szCs w:val="22"/>
              </w:rPr>
              <w:t>s</w:t>
            </w:r>
            <w:r>
              <w:rPr>
                <w:rFonts w:ascii="Courier New" w:hAnsi="Courier New" w:cs="Courier New"/>
                <w:b w:val="0"/>
                <w:bCs w:val="0"/>
                <w:color w:val="000000"/>
                <w:sz w:val="22"/>
                <w:szCs w:val="22"/>
              </w:rPr>
              <w:t>ocket</w:t>
            </w:r>
            <w:r w:rsidRPr="007E5996">
              <w:rPr>
                <w:rFonts w:ascii="Courier New" w:hAnsi="Courier New" w:cs="Courier New"/>
                <w:b w:val="0"/>
                <w:bCs w:val="0"/>
                <w:color w:val="000000"/>
                <w:sz w:val="22"/>
                <w:szCs w:val="22"/>
              </w:rPr>
              <w:t>.send()</w:t>
            </w:r>
          </w:p>
        </w:tc>
        <w:tc>
          <w:tcPr>
            <w:tcW w:w="6071" w:type="dxa"/>
          </w:tcPr>
          <w:p w:rsidR="0057590F" w:rsidRPr="007C68ED" w:rsidRDefault="0057590F" w:rsidP="00562D38">
            <w:pPr>
              <w:ind w:left="0"/>
              <w:cnfStyle w:val="000000000000"/>
              <w:rPr>
                <w:rFonts w:asciiTheme="majorHAnsi" w:hAnsiTheme="majorHAnsi"/>
                <w:color w:val="000000"/>
                <w:sz w:val="21"/>
                <w:szCs w:val="21"/>
              </w:rPr>
            </w:pPr>
            <w:r w:rsidRPr="007C68ED">
              <w:rPr>
                <w:rFonts w:asciiTheme="majorHAnsi" w:hAnsiTheme="majorHAnsi"/>
                <w:color w:val="000000"/>
                <w:sz w:val="21"/>
                <w:szCs w:val="21"/>
              </w:rPr>
              <w:t>Send</w:t>
            </w:r>
            <w:r>
              <w:rPr>
                <w:rFonts w:asciiTheme="majorHAnsi" w:hAnsiTheme="majorHAnsi"/>
                <w:color w:val="000000"/>
                <w:sz w:val="21"/>
                <w:szCs w:val="21"/>
              </w:rPr>
              <w:t>s</w:t>
            </w:r>
            <w:r w:rsidRPr="007C68ED">
              <w:rPr>
                <w:rFonts w:asciiTheme="majorHAnsi" w:hAnsiTheme="majorHAnsi"/>
                <w:color w:val="000000"/>
                <w:sz w:val="21"/>
                <w:szCs w:val="21"/>
              </w:rPr>
              <w:t xml:space="preserve"> data to the socket. The socket must be connected to a remote socket. </w:t>
            </w:r>
          </w:p>
        </w:tc>
      </w:tr>
      <w:tr w:rsidR="0057590F" w:rsidRPr="00581D9D" w:rsidTr="00562D38">
        <w:trPr>
          <w:cnfStyle w:val="000000100000"/>
        </w:trPr>
        <w:tc>
          <w:tcPr>
            <w:cnfStyle w:val="001000000000"/>
            <w:tcW w:w="3087" w:type="dxa"/>
          </w:tcPr>
          <w:p w:rsidR="0057590F" w:rsidRPr="007E5996" w:rsidRDefault="0057590F" w:rsidP="00562D38">
            <w:pPr>
              <w:pStyle w:val="NormalWeb"/>
              <w:spacing w:after="144" w:line="360" w:lineRule="atLeast"/>
              <w:ind w:left="48" w:right="48"/>
              <w:jc w:val="both"/>
              <w:rPr>
                <w:rFonts w:ascii="Courier New" w:hAnsi="Courier New" w:cs="Courier New"/>
                <w:color w:val="000000"/>
                <w:sz w:val="22"/>
                <w:szCs w:val="22"/>
              </w:rPr>
            </w:pPr>
            <w:r w:rsidRPr="007E5996">
              <w:rPr>
                <w:rFonts w:ascii="Courier New" w:hAnsi="Courier New" w:cs="Courier New"/>
                <w:b w:val="0"/>
                <w:bCs w:val="0"/>
                <w:color w:val="000000"/>
                <w:sz w:val="22"/>
                <w:szCs w:val="22"/>
              </w:rPr>
              <w:t>s</w:t>
            </w:r>
            <w:r>
              <w:rPr>
                <w:rFonts w:ascii="Courier New" w:hAnsi="Courier New" w:cs="Courier New"/>
                <w:b w:val="0"/>
                <w:bCs w:val="0"/>
                <w:color w:val="000000"/>
                <w:sz w:val="22"/>
                <w:szCs w:val="22"/>
              </w:rPr>
              <w:t>ocket</w:t>
            </w:r>
            <w:r w:rsidRPr="007E5996">
              <w:rPr>
                <w:rFonts w:ascii="Courier New" w:hAnsi="Courier New" w:cs="Courier New"/>
                <w:b w:val="0"/>
                <w:bCs w:val="0"/>
                <w:color w:val="000000"/>
                <w:sz w:val="22"/>
                <w:szCs w:val="22"/>
              </w:rPr>
              <w:t>.recvfrom()</w:t>
            </w:r>
          </w:p>
        </w:tc>
        <w:tc>
          <w:tcPr>
            <w:tcW w:w="6071" w:type="dxa"/>
          </w:tcPr>
          <w:p w:rsidR="0057590F" w:rsidRPr="007E5996" w:rsidRDefault="0057590F" w:rsidP="00562D38">
            <w:pPr>
              <w:ind w:left="0"/>
              <w:cnfStyle w:val="000000100000"/>
              <w:rPr>
                <w:rFonts w:asciiTheme="majorHAnsi" w:hAnsiTheme="majorHAnsi"/>
                <w:color w:val="000000"/>
                <w:lang w:val="en-IN" w:eastAsia="en-IN"/>
              </w:rPr>
            </w:pPr>
            <w:r w:rsidRPr="007C68ED">
              <w:rPr>
                <w:rFonts w:asciiTheme="majorHAnsi" w:hAnsiTheme="majorHAnsi"/>
                <w:color w:val="000000"/>
                <w:sz w:val="21"/>
                <w:szCs w:val="21"/>
              </w:rPr>
              <w:t>Receive data from the socket. The return value is a pair (</w:t>
            </w:r>
            <w:r w:rsidRPr="007C68ED">
              <w:rPr>
                <w:rFonts w:ascii="Courier New" w:hAnsi="Courier New" w:cs="Courier New"/>
                <w:color w:val="000000"/>
                <w:sz w:val="21"/>
                <w:szCs w:val="21"/>
              </w:rPr>
              <w:t>bytes, address</w:t>
            </w:r>
            <w:r w:rsidRPr="007C68ED">
              <w:rPr>
                <w:rFonts w:asciiTheme="majorHAnsi" w:hAnsiTheme="majorHAnsi"/>
                <w:color w:val="000000"/>
                <w:sz w:val="21"/>
                <w:szCs w:val="21"/>
              </w:rPr>
              <w:t>) where bytes is a bytes object representing the data received and address is the address of the socket sending the data.</w:t>
            </w:r>
          </w:p>
        </w:tc>
      </w:tr>
      <w:tr w:rsidR="0057590F" w:rsidRPr="007E5996" w:rsidTr="00562D38">
        <w:tc>
          <w:tcPr>
            <w:cnfStyle w:val="001000000000"/>
            <w:tcW w:w="3087" w:type="dxa"/>
          </w:tcPr>
          <w:p w:rsidR="0057590F" w:rsidRPr="007E5996" w:rsidRDefault="0057590F" w:rsidP="00562D38">
            <w:pPr>
              <w:pStyle w:val="NormalWeb"/>
              <w:spacing w:after="144" w:line="360" w:lineRule="atLeast"/>
              <w:ind w:left="48" w:right="48"/>
              <w:jc w:val="both"/>
              <w:rPr>
                <w:rFonts w:ascii="Courier New" w:hAnsi="Courier New" w:cs="Courier New"/>
                <w:color w:val="000000"/>
                <w:sz w:val="22"/>
                <w:szCs w:val="22"/>
              </w:rPr>
            </w:pPr>
            <w:r w:rsidRPr="007E5996">
              <w:rPr>
                <w:rFonts w:ascii="Courier New" w:hAnsi="Courier New" w:cs="Courier New"/>
                <w:b w:val="0"/>
                <w:bCs w:val="0"/>
                <w:color w:val="000000"/>
                <w:sz w:val="22"/>
                <w:szCs w:val="22"/>
              </w:rPr>
              <w:t>s</w:t>
            </w:r>
            <w:r>
              <w:rPr>
                <w:rFonts w:ascii="Courier New" w:hAnsi="Courier New" w:cs="Courier New"/>
                <w:b w:val="0"/>
                <w:bCs w:val="0"/>
                <w:color w:val="000000"/>
                <w:sz w:val="22"/>
                <w:szCs w:val="22"/>
              </w:rPr>
              <w:t>ocket</w:t>
            </w:r>
            <w:r w:rsidRPr="007E5996">
              <w:rPr>
                <w:rFonts w:ascii="Courier New" w:hAnsi="Courier New" w:cs="Courier New"/>
                <w:b w:val="0"/>
                <w:bCs w:val="0"/>
                <w:color w:val="000000"/>
                <w:sz w:val="22"/>
                <w:szCs w:val="22"/>
              </w:rPr>
              <w:t>.sendto()</w:t>
            </w:r>
          </w:p>
        </w:tc>
        <w:tc>
          <w:tcPr>
            <w:tcW w:w="6071" w:type="dxa"/>
          </w:tcPr>
          <w:p w:rsidR="0057590F" w:rsidRPr="007E5996" w:rsidRDefault="0057590F" w:rsidP="00562D38">
            <w:pPr>
              <w:ind w:left="0"/>
              <w:cnfStyle w:val="000000000000"/>
              <w:rPr>
                <w:rFonts w:asciiTheme="majorHAnsi" w:hAnsiTheme="majorHAnsi"/>
                <w:color w:val="000000"/>
                <w:lang w:val="en-IN" w:eastAsia="en-IN"/>
              </w:rPr>
            </w:pPr>
            <w:r w:rsidRPr="007C68ED">
              <w:rPr>
                <w:rFonts w:asciiTheme="majorHAnsi" w:hAnsiTheme="majorHAnsi"/>
                <w:color w:val="000000"/>
                <w:sz w:val="21"/>
                <w:szCs w:val="21"/>
              </w:rPr>
              <w:t>Send</w:t>
            </w:r>
            <w:r>
              <w:rPr>
                <w:rFonts w:asciiTheme="majorHAnsi" w:hAnsiTheme="majorHAnsi"/>
                <w:color w:val="000000"/>
                <w:sz w:val="21"/>
                <w:szCs w:val="21"/>
              </w:rPr>
              <w:t>s</w:t>
            </w:r>
            <w:r w:rsidRPr="007C68ED">
              <w:rPr>
                <w:rFonts w:asciiTheme="majorHAnsi" w:hAnsiTheme="majorHAnsi"/>
                <w:color w:val="000000"/>
                <w:sz w:val="21"/>
                <w:szCs w:val="21"/>
              </w:rPr>
              <w:t xml:space="preserve"> data to the socket. The socket should not be connected to a remote socket, since the destination socket is specified by </w:t>
            </w:r>
            <w:r>
              <w:rPr>
                <w:rFonts w:asciiTheme="majorHAnsi" w:hAnsiTheme="majorHAnsi"/>
                <w:color w:val="000000"/>
                <w:sz w:val="21"/>
                <w:szCs w:val="21"/>
              </w:rPr>
              <w:t xml:space="preserve">the </w:t>
            </w:r>
            <w:r w:rsidRPr="007C68ED">
              <w:rPr>
                <w:rFonts w:asciiTheme="majorHAnsi" w:hAnsiTheme="majorHAnsi"/>
                <w:color w:val="000000"/>
                <w:sz w:val="21"/>
                <w:szCs w:val="21"/>
              </w:rPr>
              <w:t>address</w:t>
            </w:r>
            <w:r>
              <w:rPr>
                <w:rFonts w:asciiTheme="majorHAnsi" w:hAnsiTheme="majorHAnsi"/>
                <w:color w:val="000000"/>
                <w:sz w:val="21"/>
                <w:szCs w:val="21"/>
              </w:rPr>
              <w:t xml:space="preserve"> parameter of the method</w:t>
            </w:r>
            <w:r w:rsidRPr="007C68ED">
              <w:rPr>
                <w:rFonts w:asciiTheme="majorHAnsi" w:hAnsiTheme="majorHAnsi"/>
                <w:color w:val="000000"/>
                <w:sz w:val="21"/>
                <w:szCs w:val="21"/>
              </w:rPr>
              <w:t>.</w:t>
            </w:r>
          </w:p>
        </w:tc>
      </w:tr>
      <w:tr w:rsidR="0057590F" w:rsidRPr="007E5996" w:rsidTr="00562D38">
        <w:trPr>
          <w:cnfStyle w:val="000000100000"/>
        </w:trPr>
        <w:tc>
          <w:tcPr>
            <w:cnfStyle w:val="001000000000"/>
            <w:tcW w:w="3087" w:type="dxa"/>
          </w:tcPr>
          <w:p w:rsidR="0057590F" w:rsidRPr="007E5996" w:rsidRDefault="0057590F" w:rsidP="00562D38">
            <w:pPr>
              <w:pStyle w:val="NormalWeb"/>
              <w:spacing w:after="144" w:line="360" w:lineRule="atLeast"/>
              <w:ind w:left="48" w:right="48"/>
              <w:jc w:val="both"/>
              <w:rPr>
                <w:rFonts w:ascii="Courier New" w:hAnsi="Courier New" w:cs="Courier New"/>
                <w:color w:val="000000"/>
                <w:sz w:val="22"/>
                <w:szCs w:val="22"/>
              </w:rPr>
            </w:pPr>
            <w:r w:rsidRPr="007E5996">
              <w:rPr>
                <w:rFonts w:ascii="Courier New" w:hAnsi="Courier New" w:cs="Courier New"/>
                <w:b w:val="0"/>
                <w:bCs w:val="0"/>
                <w:color w:val="000000"/>
                <w:sz w:val="22"/>
                <w:szCs w:val="22"/>
              </w:rPr>
              <w:t>s</w:t>
            </w:r>
            <w:r>
              <w:rPr>
                <w:rFonts w:ascii="Courier New" w:hAnsi="Courier New" w:cs="Courier New"/>
                <w:b w:val="0"/>
                <w:bCs w:val="0"/>
                <w:color w:val="000000"/>
                <w:sz w:val="22"/>
                <w:szCs w:val="22"/>
              </w:rPr>
              <w:t>ocket</w:t>
            </w:r>
            <w:r w:rsidRPr="007E5996">
              <w:rPr>
                <w:rFonts w:ascii="Courier New" w:hAnsi="Courier New" w:cs="Courier New"/>
                <w:b w:val="0"/>
                <w:bCs w:val="0"/>
                <w:color w:val="000000"/>
                <w:sz w:val="22"/>
                <w:szCs w:val="22"/>
              </w:rPr>
              <w:t>.close()</w:t>
            </w:r>
          </w:p>
        </w:tc>
        <w:tc>
          <w:tcPr>
            <w:tcW w:w="6071" w:type="dxa"/>
          </w:tcPr>
          <w:p w:rsidR="0057590F" w:rsidRPr="007C68ED" w:rsidRDefault="0057590F" w:rsidP="00562D38">
            <w:pPr>
              <w:ind w:left="0"/>
              <w:cnfStyle w:val="000000100000"/>
              <w:rPr>
                <w:rFonts w:asciiTheme="majorHAnsi" w:hAnsiTheme="majorHAnsi"/>
                <w:color w:val="000000"/>
                <w:sz w:val="21"/>
                <w:szCs w:val="21"/>
              </w:rPr>
            </w:pPr>
            <w:r w:rsidRPr="007C68ED">
              <w:rPr>
                <w:rFonts w:asciiTheme="majorHAnsi" w:hAnsiTheme="majorHAnsi"/>
                <w:color w:val="000000"/>
                <w:sz w:val="21"/>
                <w:szCs w:val="21"/>
              </w:rPr>
              <w:t>Mark</w:t>
            </w:r>
            <w:r>
              <w:rPr>
                <w:rFonts w:asciiTheme="majorHAnsi" w:hAnsiTheme="majorHAnsi"/>
                <w:color w:val="000000"/>
                <w:sz w:val="21"/>
                <w:szCs w:val="21"/>
              </w:rPr>
              <w:t>s</w:t>
            </w:r>
            <w:r w:rsidRPr="007C68ED">
              <w:rPr>
                <w:rFonts w:asciiTheme="majorHAnsi" w:hAnsiTheme="majorHAnsi"/>
                <w:color w:val="000000"/>
                <w:sz w:val="21"/>
                <w:szCs w:val="21"/>
              </w:rPr>
              <w:t xml:space="preserve"> the socket closed. The underlying system resource (e.g. a file descriptor) is also closed when all file objects are closed. Once that happens, all future operations on the socket object will fail. The remote end will receive no more data (after queued data is flushed).</w:t>
            </w:r>
          </w:p>
          <w:p w:rsidR="0057590F" w:rsidRPr="007E5996" w:rsidRDefault="0057590F" w:rsidP="00562D38">
            <w:pPr>
              <w:ind w:left="0"/>
              <w:cnfStyle w:val="000000100000"/>
              <w:rPr>
                <w:rFonts w:asciiTheme="majorHAnsi" w:hAnsiTheme="majorHAnsi"/>
                <w:color w:val="000000"/>
                <w:lang w:val="en-IN" w:eastAsia="en-IN"/>
              </w:rPr>
            </w:pPr>
            <w:r w:rsidRPr="007C68ED">
              <w:rPr>
                <w:rFonts w:asciiTheme="majorHAnsi" w:hAnsiTheme="majorHAnsi"/>
                <w:color w:val="000000"/>
                <w:sz w:val="21"/>
                <w:szCs w:val="21"/>
              </w:rPr>
              <w:t xml:space="preserve">Sockets are automatically closed when they are garbage-collected, but it is recommended to </w:t>
            </w:r>
            <w:r w:rsidRPr="007C68ED">
              <w:rPr>
                <w:rFonts w:ascii="Courier New" w:hAnsi="Courier New" w:cs="Courier New"/>
                <w:color w:val="000000"/>
                <w:sz w:val="21"/>
                <w:szCs w:val="21"/>
              </w:rPr>
              <w:t>close()</w:t>
            </w:r>
            <w:r w:rsidRPr="007C68ED">
              <w:rPr>
                <w:rFonts w:asciiTheme="majorHAnsi" w:hAnsiTheme="majorHAnsi"/>
                <w:color w:val="000000"/>
                <w:sz w:val="21"/>
                <w:szCs w:val="21"/>
              </w:rPr>
              <w:t xml:space="preserve"> them explicitly, or to use a with statement around them.</w:t>
            </w:r>
          </w:p>
        </w:tc>
      </w:tr>
      <w:tr w:rsidR="0057590F" w:rsidRPr="007E5996" w:rsidTr="00562D38">
        <w:tc>
          <w:tcPr>
            <w:cnfStyle w:val="001000000000"/>
            <w:tcW w:w="3087" w:type="dxa"/>
          </w:tcPr>
          <w:p w:rsidR="0057590F" w:rsidRPr="007E5996" w:rsidRDefault="0057590F" w:rsidP="00562D38">
            <w:pPr>
              <w:pStyle w:val="NormalWeb"/>
              <w:spacing w:after="144" w:line="360" w:lineRule="atLeast"/>
              <w:ind w:left="48" w:right="48"/>
              <w:jc w:val="both"/>
              <w:rPr>
                <w:rFonts w:ascii="Courier New" w:hAnsi="Courier New" w:cs="Courier New"/>
                <w:color w:val="000000"/>
                <w:sz w:val="22"/>
                <w:szCs w:val="22"/>
              </w:rPr>
            </w:pPr>
            <w:r w:rsidRPr="007E5996">
              <w:rPr>
                <w:rFonts w:ascii="Courier New" w:hAnsi="Courier New" w:cs="Courier New"/>
                <w:b w:val="0"/>
                <w:bCs w:val="0"/>
                <w:color w:val="000000"/>
                <w:sz w:val="22"/>
                <w:szCs w:val="22"/>
              </w:rPr>
              <w:t>socket.gethostnam</w:t>
            </w:r>
            <w:r>
              <w:rPr>
                <w:rFonts w:ascii="Courier New" w:hAnsi="Courier New" w:cs="Courier New"/>
                <w:b w:val="0"/>
                <w:bCs w:val="0"/>
                <w:color w:val="000000"/>
                <w:sz w:val="22"/>
                <w:szCs w:val="22"/>
              </w:rPr>
              <w:t>e</w:t>
            </w:r>
            <w:r w:rsidRPr="007E5996">
              <w:rPr>
                <w:rFonts w:ascii="Courier New" w:hAnsi="Courier New" w:cs="Courier New"/>
                <w:b w:val="0"/>
                <w:bCs w:val="0"/>
                <w:color w:val="000000"/>
                <w:sz w:val="22"/>
                <w:szCs w:val="22"/>
              </w:rPr>
              <w:t>e()</w:t>
            </w:r>
          </w:p>
        </w:tc>
        <w:tc>
          <w:tcPr>
            <w:tcW w:w="6071" w:type="dxa"/>
          </w:tcPr>
          <w:p w:rsidR="0057590F" w:rsidRPr="007C68ED" w:rsidRDefault="0057590F" w:rsidP="00562D38">
            <w:pPr>
              <w:ind w:left="0"/>
              <w:cnfStyle w:val="000000000000"/>
              <w:rPr>
                <w:rFonts w:asciiTheme="majorHAnsi" w:hAnsiTheme="majorHAnsi"/>
                <w:color w:val="000000"/>
                <w:sz w:val="21"/>
                <w:szCs w:val="21"/>
              </w:rPr>
            </w:pPr>
            <w:r w:rsidRPr="007C68ED">
              <w:rPr>
                <w:rFonts w:asciiTheme="majorHAnsi" w:hAnsiTheme="majorHAnsi"/>
                <w:color w:val="000000"/>
                <w:sz w:val="21"/>
                <w:szCs w:val="21"/>
              </w:rPr>
              <w:t>Return a string containing the hostname of the machine where the Python interpreter is currently executing.</w:t>
            </w:r>
          </w:p>
          <w:p w:rsidR="0057590F" w:rsidRPr="007C68ED" w:rsidRDefault="0057590F" w:rsidP="00562D38">
            <w:pPr>
              <w:ind w:left="0"/>
              <w:cnfStyle w:val="000000000000"/>
              <w:rPr>
                <w:rFonts w:asciiTheme="majorHAnsi" w:hAnsiTheme="majorHAnsi"/>
                <w:color w:val="000000"/>
                <w:sz w:val="20"/>
                <w:szCs w:val="20"/>
              </w:rPr>
            </w:pPr>
            <w:r w:rsidRPr="007C68ED">
              <w:rPr>
                <w:rFonts w:asciiTheme="majorHAnsi" w:hAnsiTheme="majorHAnsi"/>
                <w:b/>
                <w:color w:val="000000"/>
                <w:sz w:val="20"/>
                <w:szCs w:val="20"/>
              </w:rPr>
              <w:t>Note:</w:t>
            </w:r>
            <w:r w:rsidRPr="007C68ED">
              <w:rPr>
                <w:rFonts w:ascii="Courier New" w:hAnsi="Courier New" w:cs="Courier New"/>
                <w:i/>
                <w:color w:val="000000"/>
                <w:sz w:val="20"/>
                <w:szCs w:val="20"/>
              </w:rPr>
              <w:t>gethostname()</w:t>
            </w:r>
            <w:r w:rsidRPr="007C68ED">
              <w:rPr>
                <w:rFonts w:asciiTheme="majorHAnsi" w:hAnsiTheme="majorHAnsi"/>
                <w:i/>
                <w:color w:val="000000"/>
                <w:sz w:val="20"/>
                <w:szCs w:val="20"/>
              </w:rPr>
              <w:t xml:space="preserve"> doesn’t always return the fully qualified domain name; use </w:t>
            </w:r>
            <w:r w:rsidRPr="007C68ED">
              <w:rPr>
                <w:rFonts w:ascii="Courier New" w:hAnsi="Courier New" w:cs="Courier New"/>
                <w:i/>
                <w:color w:val="000000"/>
                <w:sz w:val="20"/>
                <w:szCs w:val="20"/>
              </w:rPr>
              <w:t>getfqdn()</w:t>
            </w:r>
            <w:r w:rsidRPr="007C68ED">
              <w:rPr>
                <w:rFonts w:asciiTheme="majorHAnsi" w:hAnsiTheme="majorHAnsi"/>
                <w:i/>
                <w:color w:val="000000"/>
                <w:sz w:val="20"/>
                <w:szCs w:val="20"/>
              </w:rPr>
              <w:t xml:space="preserve"> for that.</w:t>
            </w:r>
          </w:p>
        </w:tc>
      </w:tr>
    </w:tbl>
    <w:p w:rsidR="0057590F" w:rsidRPr="00CE01C8" w:rsidRDefault="0057590F" w:rsidP="0057590F"/>
    <w:p w:rsidR="0057590F" w:rsidRDefault="0057590F" w:rsidP="0057590F">
      <w:pPr>
        <w:spacing w:after="0"/>
        <w:ind w:left="0"/>
        <w:rPr>
          <w:rFonts w:asciiTheme="majorHAnsi" w:hAnsiTheme="majorHAnsi"/>
          <w:kern w:val="28"/>
          <w:sz w:val="28"/>
          <w:szCs w:val="28"/>
        </w:rPr>
      </w:pPr>
      <w:r>
        <w:br w:type="page"/>
      </w:r>
    </w:p>
    <w:p w:rsidR="0057590F" w:rsidRDefault="0057590F" w:rsidP="0057590F">
      <w:pPr>
        <w:pStyle w:val="Heading3"/>
      </w:pPr>
      <w:bookmarkStart w:id="378" w:name="_Toc514889464"/>
      <w:bookmarkStart w:id="379" w:name="_Toc515037973"/>
      <w:r w:rsidRPr="007746B0">
        <w:lastRenderedPageBreak/>
        <w:t>Creating Server Socket and Client</w:t>
      </w:r>
      <w:r>
        <w:t xml:space="preserve"> Socket</w:t>
      </w:r>
      <w:bookmarkEnd w:id="378"/>
      <w:bookmarkEnd w:id="379"/>
    </w:p>
    <w:p w:rsidR="0057590F" w:rsidRDefault="0057590F" w:rsidP="0057590F">
      <w:pPr>
        <w:pStyle w:val="Heading4"/>
      </w:pPr>
      <w:r>
        <w:t xml:space="preserve">Server Socket: Here is a simple program to open a </w:t>
      </w:r>
      <w:r w:rsidRPr="00F037EB">
        <w:t>web server at port 60.</w:t>
      </w:r>
    </w:p>
    <w:p w:rsidR="0057590F" w:rsidRDefault="0057590F" w:rsidP="0057590F">
      <w:pPr>
        <w:rPr>
          <w:b/>
        </w:rPr>
      </w:pPr>
      <w:r w:rsidRPr="007746B0">
        <w:rPr>
          <w:b/>
        </w:rPr>
        <w:t>Example</w:t>
      </w:r>
      <w:r>
        <w:rPr>
          <w:b/>
        </w:rPr>
        <w:t>:</w:t>
      </w:r>
    </w:p>
    <w:p w:rsidR="0057590F" w:rsidRPr="007746B0" w:rsidRDefault="0057590F" w:rsidP="0057590F">
      <w:pPr>
        <w:rPr>
          <w:rFonts w:ascii="Courier New" w:hAnsi="Courier New" w:cs="Courier New"/>
        </w:rPr>
      </w:pPr>
      <w:r w:rsidRPr="007746B0">
        <w:rPr>
          <w:rFonts w:ascii="Courier New" w:hAnsi="Courier New" w:cs="Courier New"/>
        </w:rPr>
        <w:t>import socket</w:t>
      </w:r>
    </w:p>
    <w:p w:rsidR="0057590F" w:rsidRPr="007746B0" w:rsidRDefault="0057590F" w:rsidP="0057590F">
      <w:pPr>
        <w:rPr>
          <w:rFonts w:ascii="Courier New" w:hAnsi="Courier New" w:cs="Courier New"/>
        </w:rPr>
      </w:pPr>
      <w:r w:rsidRPr="007746B0">
        <w:rPr>
          <w:rFonts w:ascii="Courier New" w:hAnsi="Courier New" w:cs="Courier New"/>
        </w:rPr>
        <w:t>T_PORT = 60</w:t>
      </w:r>
    </w:p>
    <w:p w:rsidR="0057590F" w:rsidRPr="007746B0" w:rsidRDefault="0057590F" w:rsidP="0057590F">
      <w:pPr>
        <w:rPr>
          <w:rFonts w:ascii="Courier New" w:hAnsi="Courier New" w:cs="Courier New"/>
        </w:rPr>
      </w:pPr>
      <w:r w:rsidRPr="007746B0">
        <w:rPr>
          <w:rFonts w:ascii="Courier New" w:hAnsi="Courier New" w:cs="Courier New"/>
        </w:rPr>
        <w:t>TCP_IP = '127.0.0.1'</w:t>
      </w:r>
    </w:p>
    <w:p w:rsidR="0057590F" w:rsidRPr="007746B0" w:rsidRDefault="0057590F" w:rsidP="0057590F">
      <w:pPr>
        <w:rPr>
          <w:rFonts w:ascii="Courier New" w:hAnsi="Courier New" w:cs="Courier New"/>
        </w:rPr>
      </w:pPr>
      <w:r w:rsidRPr="007746B0">
        <w:rPr>
          <w:rFonts w:ascii="Courier New" w:hAnsi="Courier New" w:cs="Courier New"/>
        </w:rPr>
        <w:t>BUF_SIZE = 30</w:t>
      </w:r>
    </w:p>
    <w:p w:rsidR="0057590F" w:rsidRPr="007746B0" w:rsidRDefault="0057590F" w:rsidP="0057590F">
      <w:pPr>
        <w:rPr>
          <w:rFonts w:ascii="Courier New" w:hAnsi="Courier New" w:cs="Courier New"/>
        </w:rPr>
      </w:pPr>
      <w:r w:rsidRPr="007746B0">
        <w:rPr>
          <w:rFonts w:ascii="Courier New" w:hAnsi="Courier New" w:cs="Courier New"/>
        </w:rPr>
        <w:t># create a socket object name 'k'</w:t>
      </w:r>
    </w:p>
    <w:p w:rsidR="0057590F" w:rsidRPr="007746B0" w:rsidRDefault="0057590F" w:rsidP="0057590F">
      <w:pPr>
        <w:rPr>
          <w:rFonts w:ascii="Courier New" w:hAnsi="Courier New" w:cs="Courier New"/>
        </w:rPr>
      </w:pPr>
      <w:r w:rsidRPr="007746B0">
        <w:rPr>
          <w:rFonts w:ascii="Courier New" w:hAnsi="Courier New" w:cs="Courier New"/>
        </w:rPr>
        <w:t>k = socket.socket (socket.AF_INET, socket.SOCK_STREAM)</w:t>
      </w:r>
    </w:p>
    <w:p w:rsidR="0057590F" w:rsidRPr="007746B0" w:rsidRDefault="0057590F" w:rsidP="0057590F">
      <w:pPr>
        <w:rPr>
          <w:rFonts w:ascii="Courier New" w:hAnsi="Courier New" w:cs="Courier New"/>
        </w:rPr>
      </w:pPr>
      <w:r w:rsidRPr="007746B0">
        <w:rPr>
          <w:rFonts w:ascii="Courier New" w:hAnsi="Courier New" w:cs="Courier New"/>
        </w:rPr>
        <w:t>k.bind((TCP_IP, T_PORT))</w:t>
      </w:r>
    </w:p>
    <w:p w:rsidR="0057590F" w:rsidRPr="007746B0" w:rsidRDefault="0057590F" w:rsidP="0057590F">
      <w:pPr>
        <w:rPr>
          <w:rFonts w:ascii="Courier New" w:hAnsi="Courier New" w:cs="Courier New"/>
        </w:rPr>
      </w:pPr>
      <w:r w:rsidRPr="007746B0">
        <w:rPr>
          <w:rFonts w:ascii="Courier New" w:hAnsi="Courier New" w:cs="Courier New"/>
        </w:rPr>
        <w:t>k.listen(1)</w:t>
      </w:r>
    </w:p>
    <w:p w:rsidR="0057590F" w:rsidRPr="007746B0" w:rsidRDefault="0057590F" w:rsidP="0057590F">
      <w:pPr>
        <w:rPr>
          <w:rFonts w:ascii="Courier New" w:hAnsi="Courier New" w:cs="Courier New"/>
        </w:rPr>
      </w:pPr>
      <w:r w:rsidRPr="007746B0">
        <w:rPr>
          <w:rFonts w:ascii="Courier New" w:hAnsi="Courier New" w:cs="Courier New"/>
        </w:rPr>
        <w:t>con, addr = k.accept()</w:t>
      </w:r>
    </w:p>
    <w:p w:rsidR="0057590F" w:rsidRPr="007746B0" w:rsidRDefault="0057590F" w:rsidP="0057590F">
      <w:pPr>
        <w:rPr>
          <w:rFonts w:ascii="Courier New" w:hAnsi="Courier New" w:cs="Courier New"/>
        </w:rPr>
      </w:pPr>
      <w:r w:rsidRPr="007746B0">
        <w:rPr>
          <w:rFonts w:ascii="Courier New" w:hAnsi="Courier New" w:cs="Courier New"/>
        </w:rPr>
        <w:t>print ('Connection Address is: ' , addr)</w:t>
      </w:r>
    </w:p>
    <w:p w:rsidR="0057590F" w:rsidRPr="007746B0" w:rsidRDefault="0057590F" w:rsidP="0057590F">
      <w:pPr>
        <w:rPr>
          <w:rFonts w:ascii="Courier New" w:hAnsi="Courier New" w:cs="Courier New"/>
        </w:rPr>
      </w:pPr>
      <w:r w:rsidRPr="007746B0">
        <w:rPr>
          <w:rFonts w:ascii="Courier New" w:hAnsi="Courier New" w:cs="Courier New"/>
        </w:rPr>
        <w:t>while True :</w:t>
      </w:r>
    </w:p>
    <w:p w:rsidR="0057590F" w:rsidRPr="007746B0" w:rsidRDefault="0057590F" w:rsidP="0057590F">
      <w:pPr>
        <w:rPr>
          <w:rFonts w:ascii="Courier New" w:hAnsi="Courier New" w:cs="Courier New"/>
        </w:rPr>
      </w:pPr>
      <w:r w:rsidRPr="007746B0">
        <w:rPr>
          <w:rFonts w:ascii="Courier New" w:hAnsi="Courier New" w:cs="Courier New"/>
        </w:rPr>
        <w:t xml:space="preserve">    data = con.recv(BUF_SIZE)</w:t>
      </w:r>
    </w:p>
    <w:p w:rsidR="0057590F" w:rsidRPr="007746B0" w:rsidRDefault="0057590F" w:rsidP="0057590F">
      <w:pPr>
        <w:rPr>
          <w:rFonts w:ascii="Courier New" w:hAnsi="Courier New" w:cs="Courier New"/>
        </w:rPr>
      </w:pPr>
      <w:r w:rsidRPr="007746B0">
        <w:rPr>
          <w:rFonts w:ascii="Courier New" w:hAnsi="Courier New" w:cs="Courier New"/>
        </w:rPr>
        <w:t>if not data:</w:t>
      </w:r>
    </w:p>
    <w:p w:rsidR="0057590F" w:rsidRPr="007746B0" w:rsidRDefault="0057590F" w:rsidP="0057590F">
      <w:pPr>
        <w:rPr>
          <w:rFonts w:ascii="Courier New" w:hAnsi="Courier New" w:cs="Courier New"/>
        </w:rPr>
      </w:pPr>
      <w:r w:rsidRPr="007746B0">
        <w:rPr>
          <w:rFonts w:ascii="Courier New" w:hAnsi="Courier New" w:cs="Courier New"/>
        </w:rPr>
        <w:t xml:space="preserve">    break</w:t>
      </w:r>
    </w:p>
    <w:p w:rsidR="0057590F" w:rsidRPr="007746B0" w:rsidRDefault="0057590F" w:rsidP="0057590F">
      <w:pPr>
        <w:rPr>
          <w:rFonts w:ascii="Courier New" w:hAnsi="Courier New" w:cs="Courier New"/>
        </w:rPr>
      </w:pPr>
      <w:r w:rsidRPr="007746B0">
        <w:rPr>
          <w:rFonts w:ascii="Courier New" w:hAnsi="Courier New" w:cs="Courier New"/>
        </w:rPr>
        <w:t>print ("Received data", data)</w:t>
      </w:r>
    </w:p>
    <w:p w:rsidR="0057590F" w:rsidRPr="007746B0" w:rsidRDefault="0057590F" w:rsidP="0057590F">
      <w:pPr>
        <w:rPr>
          <w:rFonts w:ascii="Courier New" w:hAnsi="Courier New" w:cs="Courier New"/>
        </w:rPr>
      </w:pPr>
      <w:r w:rsidRPr="007746B0">
        <w:rPr>
          <w:rFonts w:ascii="Courier New" w:hAnsi="Courier New" w:cs="Courier New"/>
        </w:rPr>
        <w:t>con.send(data)</w:t>
      </w:r>
    </w:p>
    <w:p w:rsidR="0057590F" w:rsidRDefault="0057590F" w:rsidP="0057590F">
      <w:pPr>
        <w:rPr>
          <w:rFonts w:ascii="Courier New" w:hAnsi="Courier New" w:cs="Courier New"/>
        </w:rPr>
      </w:pPr>
      <w:r w:rsidRPr="007746B0">
        <w:rPr>
          <w:rFonts w:ascii="Courier New" w:hAnsi="Courier New" w:cs="Courier New"/>
        </w:rPr>
        <w:t>con.close()</w:t>
      </w:r>
    </w:p>
    <w:p w:rsidR="0057590F" w:rsidRDefault="0057590F" w:rsidP="0057590F">
      <w:pPr>
        <w:rPr>
          <w:rFonts w:ascii="Courier New" w:hAnsi="Courier New" w:cs="Courier New"/>
        </w:rPr>
      </w:pPr>
    </w:p>
    <w:p w:rsidR="0057590F" w:rsidRDefault="0057590F" w:rsidP="0057590F">
      <w:pPr>
        <w:pStyle w:val="Heading4"/>
      </w:pPr>
      <w:r w:rsidRPr="00637A25">
        <w:t>Client Socket</w:t>
      </w:r>
    </w:p>
    <w:p w:rsidR="0057590F" w:rsidRPr="00F037EB" w:rsidRDefault="0057590F" w:rsidP="0057590F">
      <w:r>
        <w:t>The following example shows how sockets work.</w:t>
      </w:r>
    </w:p>
    <w:p w:rsidR="0057590F" w:rsidRPr="00637A25" w:rsidRDefault="0057590F" w:rsidP="0057590F">
      <w:pPr>
        <w:rPr>
          <w:rFonts w:asciiTheme="majorHAnsi" w:hAnsiTheme="majorHAnsi" w:cs="Courier New"/>
          <w:b/>
        </w:rPr>
      </w:pPr>
      <w:r w:rsidRPr="00637A25">
        <w:rPr>
          <w:rFonts w:asciiTheme="majorHAnsi" w:hAnsiTheme="majorHAnsi" w:cs="Courier New"/>
          <w:b/>
        </w:rPr>
        <w:t>Example:</w:t>
      </w:r>
    </w:p>
    <w:p w:rsidR="0057590F" w:rsidRPr="00637A25" w:rsidRDefault="0057590F" w:rsidP="0057590F">
      <w:pPr>
        <w:rPr>
          <w:rFonts w:ascii="Courier New" w:hAnsi="Courier New" w:cs="Courier New"/>
        </w:rPr>
      </w:pPr>
      <w:r w:rsidRPr="00637A25">
        <w:rPr>
          <w:rFonts w:ascii="Courier New" w:hAnsi="Courier New" w:cs="Courier New"/>
        </w:rPr>
        <w:t>import socket</w:t>
      </w:r>
    </w:p>
    <w:p w:rsidR="0057590F" w:rsidRPr="00637A25" w:rsidRDefault="0057590F" w:rsidP="0057590F">
      <w:pPr>
        <w:rPr>
          <w:rFonts w:ascii="Courier New" w:hAnsi="Courier New" w:cs="Courier New"/>
        </w:rPr>
      </w:pPr>
      <w:r w:rsidRPr="00637A25">
        <w:rPr>
          <w:rFonts w:ascii="Courier New" w:hAnsi="Courier New" w:cs="Courier New"/>
        </w:rPr>
        <w:t>T_PORT = 5006</w:t>
      </w:r>
    </w:p>
    <w:p w:rsidR="0057590F" w:rsidRPr="00637A25" w:rsidRDefault="0057590F" w:rsidP="0057590F">
      <w:pPr>
        <w:rPr>
          <w:rFonts w:ascii="Courier New" w:hAnsi="Courier New" w:cs="Courier New"/>
        </w:rPr>
      </w:pPr>
      <w:r w:rsidRPr="00637A25">
        <w:rPr>
          <w:rFonts w:ascii="Courier New" w:hAnsi="Courier New" w:cs="Courier New"/>
        </w:rPr>
        <w:t>TCP_IP = '127.0.0.1'</w:t>
      </w:r>
    </w:p>
    <w:p w:rsidR="0057590F" w:rsidRPr="00637A25" w:rsidRDefault="0057590F" w:rsidP="0057590F">
      <w:pPr>
        <w:rPr>
          <w:rFonts w:ascii="Courier New" w:hAnsi="Courier New" w:cs="Courier New"/>
        </w:rPr>
      </w:pPr>
      <w:r w:rsidRPr="00637A25">
        <w:rPr>
          <w:rFonts w:ascii="Courier New" w:hAnsi="Courier New" w:cs="Courier New"/>
        </w:rPr>
        <w:t>BUF_SIZE = 1024</w:t>
      </w:r>
    </w:p>
    <w:p w:rsidR="0057590F" w:rsidRPr="00637A25" w:rsidRDefault="0057590F" w:rsidP="0057590F">
      <w:pPr>
        <w:rPr>
          <w:rFonts w:ascii="Courier New" w:hAnsi="Courier New" w:cs="Courier New"/>
        </w:rPr>
      </w:pPr>
      <w:r w:rsidRPr="00637A25">
        <w:rPr>
          <w:rFonts w:ascii="Courier New" w:hAnsi="Courier New" w:cs="Courier New"/>
        </w:rPr>
        <w:t>MSG = "Hello karl"</w:t>
      </w:r>
    </w:p>
    <w:p w:rsidR="0057590F" w:rsidRPr="00637A25" w:rsidRDefault="0057590F" w:rsidP="0057590F">
      <w:pPr>
        <w:rPr>
          <w:rFonts w:ascii="Courier New" w:hAnsi="Courier New" w:cs="Courier New"/>
        </w:rPr>
      </w:pPr>
      <w:r w:rsidRPr="00637A25">
        <w:rPr>
          <w:rFonts w:ascii="Courier New" w:hAnsi="Courier New" w:cs="Courier New"/>
        </w:rPr>
        <w:t># create a socket object name 'k'</w:t>
      </w:r>
    </w:p>
    <w:p w:rsidR="0057590F" w:rsidRPr="00637A25" w:rsidRDefault="0057590F" w:rsidP="0057590F">
      <w:pPr>
        <w:rPr>
          <w:rFonts w:ascii="Courier New" w:hAnsi="Courier New" w:cs="Courier New"/>
        </w:rPr>
      </w:pPr>
      <w:r w:rsidRPr="00637A25">
        <w:rPr>
          <w:rFonts w:ascii="Courier New" w:hAnsi="Courier New" w:cs="Courier New"/>
        </w:rPr>
        <w:t>k = socket.socket (socket.AF_INET, socket.SOCK_STREAM)</w:t>
      </w:r>
    </w:p>
    <w:p w:rsidR="0057590F" w:rsidRPr="00637A25" w:rsidRDefault="0057590F" w:rsidP="0057590F">
      <w:pPr>
        <w:rPr>
          <w:rFonts w:ascii="Courier New" w:hAnsi="Courier New" w:cs="Courier New"/>
        </w:rPr>
      </w:pPr>
      <w:r w:rsidRPr="00637A25">
        <w:rPr>
          <w:rFonts w:ascii="Courier New" w:hAnsi="Courier New" w:cs="Courier New"/>
        </w:rPr>
        <w:t>k.connect((TCP_IP, T_PORT))</w:t>
      </w:r>
    </w:p>
    <w:p w:rsidR="0057590F" w:rsidRPr="00637A25" w:rsidRDefault="0057590F" w:rsidP="0057590F">
      <w:pPr>
        <w:rPr>
          <w:rFonts w:ascii="Courier New" w:hAnsi="Courier New" w:cs="Courier New"/>
        </w:rPr>
      </w:pPr>
      <w:r w:rsidRPr="00637A25">
        <w:rPr>
          <w:rFonts w:ascii="Courier New" w:hAnsi="Courier New" w:cs="Courier New"/>
        </w:rPr>
        <w:t>k.send(MSG)</w:t>
      </w:r>
    </w:p>
    <w:p w:rsidR="0057590F" w:rsidRPr="00637A25" w:rsidRDefault="0057590F" w:rsidP="0057590F">
      <w:pPr>
        <w:rPr>
          <w:rFonts w:ascii="Courier New" w:hAnsi="Courier New" w:cs="Courier New"/>
        </w:rPr>
      </w:pPr>
      <w:r w:rsidRPr="00637A25">
        <w:rPr>
          <w:rFonts w:ascii="Courier New" w:hAnsi="Courier New" w:cs="Courier New"/>
        </w:rPr>
        <w:t>data = k.recv(BUF_SIZE)</w:t>
      </w:r>
    </w:p>
    <w:p w:rsidR="0057590F" w:rsidRPr="007746B0" w:rsidRDefault="0057590F" w:rsidP="0057590F">
      <w:pPr>
        <w:rPr>
          <w:rFonts w:ascii="Courier New" w:hAnsi="Courier New" w:cs="Courier New"/>
        </w:rPr>
      </w:pPr>
      <w:r w:rsidRPr="00637A25">
        <w:rPr>
          <w:rFonts w:ascii="Courier New" w:hAnsi="Courier New" w:cs="Courier New"/>
        </w:rPr>
        <w:t>k.close</w:t>
      </w:r>
    </w:p>
    <w:p w:rsidR="0057590F" w:rsidRDefault="0057590F" w:rsidP="0057590F">
      <w:pPr>
        <w:pStyle w:val="Heading2"/>
        <w:spacing w:line="276" w:lineRule="auto"/>
      </w:pPr>
      <w:bookmarkStart w:id="380" w:name="_Toc514889465"/>
      <w:bookmarkStart w:id="381" w:name="_Toc515037974"/>
      <w:r>
        <w:lastRenderedPageBreak/>
        <w:t>Working with XML Files</w:t>
      </w:r>
      <w:bookmarkEnd w:id="380"/>
      <w:bookmarkEnd w:id="381"/>
    </w:p>
    <w:p w:rsidR="0057590F" w:rsidRDefault="0057590F" w:rsidP="0057590F">
      <w:pPr>
        <w:pStyle w:val="Heading3"/>
      </w:pPr>
      <w:bookmarkStart w:id="382" w:name="_Toc514889466"/>
      <w:bookmarkStart w:id="383" w:name="_Toc515037975"/>
      <w:r>
        <w:t xml:space="preserve">About </w:t>
      </w:r>
      <w:r w:rsidRPr="00D27336">
        <w:t>XML</w:t>
      </w:r>
      <w:bookmarkEnd w:id="382"/>
      <w:bookmarkEnd w:id="383"/>
    </w:p>
    <w:p w:rsidR="0057590F" w:rsidRDefault="0057590F" w:rsidP="0057590F">
      <w:r>
        <w:t>XML stands for eXtensible Markup Language. It was designed to store and transport data. It was designed to be both human- and machine-readable. That’s why, the design goals of XML emphasize simplicity, generality, and usability across the Internet.</w:t>
      </w:r>
    </w:p>
    <w:p w:rsidR="0057590F" w:rsidRDefault="0057590F" w:rsidP="0057590F">
      <w:r>
        <w:t>The XML file to be parsed in this tutorial is actually a RSS feed.</w:t>
      </w:r>
    </w:p>
    <w:p w:rsidR="0057590F" w:rsidRPr="00926DC0" w:rsidRDefault="0057590F" w:rsidP="0057590F">
      <w:r w:rsidRPr="00926DC0">
        <w:t>Python’s interfaces for processing XML are grouped in the xml package</w:t>
      </w:r>
      <w:r>
        <w:t>.</w:t>
      </w:r>
    </w:p>
    <w:p w:rsidR="0057590F" w:rsidRDefault="0057590F" w:rsidP="0057590F">
      <w:pPr>
        <w:pStyle w:val="Heading3"/>
      </w:pPr>
      <w:bookmarkStart w:id="384" w:name="_Toc514889467"/>
      <w:bookmarkStart w:id="385" w:name="_Toc515037976"/>
      <w:r>
        <w:t>Parsing XML with SAX APIs</w:t>
      </w:r>
      <w:bookmarkEnd w:id="384"/>
      <w:bookmarkEnd w:id="385"/>
    </w:p>
    <w:p w:rsidR="0057590F" w:rsidRPr="00BB741D" w:rsidRDefault="0057590F" w:rsidP="0057590F">
      <w:r w:rsidRPr="00BB741D">
        <w:t xml:space="preserve">The </w:t>
      </w:r>
      <w:r w:rsidRPr="00BB741D">
        <w:rPr>
          <w:rFonts w:ascii="Courier New" w:hAnsi="Courier New" w:cs="Courier New"/>
        </w:rPr>
        <w:t>xml.sax</w:t>
      </w:r>
      <w:r w:rsidRPr="00BB741D">
        <w:t xml:space="preserve"> package provides a number of modules which implement the Simple API for XML (SAX) interface for Python. The package itself provides the SAX exceptions and the convenience functions which will be most used by users of the SAX API.</w:t>
      </w:r>
    </w:p>
    <w:p w:rsidR="0057590F" w:rsidRDefault="0057590F" w:rsidP="0057590F">
      <w:r w:rsidRPr="00BB741D">
        <w:t>The convenience functions are:</w:t>
      </w:r>
    </w:p>
    <w:p w:rsidR="0057590F" w:rsidRDefault="0057590F" w:rsidP="00B629BA">
      <w:pPr>
        <w:pStyle w:val="ListParagraph"/>
        <w:numPr>
          <w:ilvl w:val="0"/>
          <w:numId w:val="102"/>
        </w:numPr>
      </w:pPr>
      <w:r>
        <w:t xml:space="preserve">The </w:t>
      </w:r>
      <w:r w:rsidRPr="009D093D">
        <w:rPr>
          <w:rFonts w:ascii="Courier New" w:hAnsi="Courier New" w:cs="Courier New"/>
        </w:rPr>
        <w:t>make_parser</w:t>
      </w:r>
      <w:r>
        <w:t xml:space="preserve"> Method: </w:t>
      </w:r>
      <w:r w:rsidRPr="00BB741D">
        <w:t>Create</w:t>
      </w:r>
      <w:r>
        <w:t>s</w:t>
      </w:r>
      <w:r w:rsidRPr="00BB741D">
        <w:t xml:space="preserve"> and return</w:t>
      </w:r>
      <w:r>
        <w:t>s</w:t>
      </w:r>
      <w:r w:rsidRPr="00BB741D">
        <w:t xml:space="preserve"> a SAX </w:t>
      </w:r>
      <w:r w:rsidRPr="009D093D">
        <w:rPr>
          <w:rFonts w:ascii="Courier New" w:hAnsi="Courier New" w:cs="Courier New"/>
        </w:rPr>
        <w:t>XMLReader</w:t>
      </w:r>
      <w:r w:rsidRPr="00BB741D">
        <w:t xml:space="preserve"> object. The first parser found will be used. If </w:t>
      </w:r>
      <w:r w:rsidRPr="009D093D">
        <w:rPr>
          <w:rFonts w:ascii="Courier New" w:hAnsi="Courier New" w:cs="Courier New"/>
        </w:rPr>
        <w:t>parser_list</w:t>
      </w:r>
      <w:r w:rsidRPr="00BB741D">
        <w:t xml:space="preserve"> is provided, it must be a sequence of strings which name modules that have a function named </w:t>
      </w:r>
      <w:r w:rsidRPr="009D093D">
        <w:rPr>
          <w:rFonts w:ascii="Courier New" w:hAnsi="Courier New" w:cs="Courier New"/>
        </w:rPr>
        <w:t>create_parser()</w:t>
      </w:r>
      <w:r w:rsidRPr="00BB741D">
        <w:t xml:space="preserve">. Modules listed in </w:t>
      </w:r>
      <w:r w:rsidRPr="009D093D">
        <w:rPr>
          <w:rFonts w:ascii="Courier New" w:hAnsi="Courier New" w:cs="Courier New"/>
        </w:rPr>
        <w:t>parser_list</w:t>
      </w:r>
      <w:r w:rsidRPr="00BB741D">
        <w:t xml:space="preserve"> will be used before modules in the default list of parsers.</w:t>
      </w:r>
    </w:p>
    <w:p w:rsidR="0057590F" w:rsidRDefault="0057590F" w:rsidP="00B629BA">
      <w:pPr>
        <w:pStyle w:val="ListParagraph"/>
        <w:numPr>
          <w:ilvl w:val="0"/>
          <w:numId w:val="102"/>
        </w:numPr>
      </w:pPr>
      <w:r>
        <w:t xml:space="preserve">The </w:t>
      </w:r>
      <w:r w:rsidRPr="009D093D">
        <w:rPr>
          <w:rFonts w:ascii="Courier New" w:hAnsi="Courier New" w:cs="Courier New"/>
        </w:rPr>
        <w:t>parse</w:t>
      </w:r>
      <w:r>
        <w:t xml:space="preserve"> Method: </w:t>
      </w:r>
      <w:r w:rsidRPr="00BB741D">
        <w:t>Create</w:t>
      </w:r>
      <w:r>
        <w:t>s</w:t>
      </w:r>
      <w:r w:rsidRPr="00BB741D">
        <w:t xml:space="preserve"> a SAX parser and use it to parse a document. The document, passed in as </w:t>
      </w:r>
      <w:r w:rsidRPr="009D093D">
        <w:rPr>
          <w:rFonts w:ascii="Courier New" w:hAnsi="Courier New" w:cs="Courier New"/>
        </w:rPr>
        <w:t>filename_or_stream</w:t>
      </w:r>
      <w:r w:rsidRPr="00BB741D">
        <w:t xml:space="preserve">, can be a filename or a file object. The handler parameter needs to be a SAX </w:t>
      </w:r>
      <w:r w:rsidRPr="009D093D">
        <w:rPr>
          <w:rFonts w:ascii="Courier New" w:hAnsi="Courier New" w:cs="Courier New"/>
        </w:rPr>
        <w:t>ContentHandler</w:t>
      </w:r>
      <w:r w:rsidRPr="00BB741D">
        <w:t xml:space="preserve"> instance. If </w:t>
      </w:r>
      <w:r w:rsidRPr="009D093D">
        <w:rPr>
          <w:rFonts w:ascii="Courier New" w:hAnsi="Courier New" w:cs="Courier New"/>
        </w:rPr>
        <w:t>error_handler</w:t>
      </w:r>
      <w:r w:rsidRPr="00BB741D">
        <w:t xml:space="preserve"> is given, it must be a SAX </w:t>
      </w:r>
      <w:r w:rsidRPr="009D093D">
        <w:rPr>
          <w:rFonts w:ascii="Courier New" w:hAnsi="Courier New" w:cs="Courier New"/>
        </w:rPr>
        <w:t>ErrorHandler</w:t>
      </w:r>
      <w:r w:rsidRPr="00BB741D">
        <w:t xml:space="preserve"> instance; if omitted, </w:t>
      </w:r>
      <w:r w:rsidRPr="009D093D">
        <w:rPr>
          <w:rFonts w:ascii="Courier New" w:hAnsi="Courier New" w:cs="Courier New"/>
        </w:rPr>
        <w:t>SAXParseException</w:t>
      </w:r>
      <w:r w:rsidRPr="00BB741D">
        <w:t xml:space="preserve"> will be raised on all errors. There is no return value; all work must be done by the handler passed in.</w:t>
      </w:r>
    </w:p>
    <w:p w:rsidR="0057590F" w:rsidRDefault="0057590F" w:rsidP="00B629BA">
      <w:pPr>
        <w:pStyle w:val="ListParagraph"/>
        <w:numPr>
          <w:ilvl w:val="0"/>
          <w:numId w:val="102"/>
        </w:numPr>
      </w:pPr>
      <w:r>
        <w:t xml:space="preserve">The </w:t>
      </w:r>
      <w:r w:rsidRPr="009D093D">
        <w:rPr>
          <w:rFonts w:ascii="Courier New" w:hAnsi="Courier New" w:cs="Courier New"/>
        </w:rPr>
        <w:t>parseString</w:t>
      </w:r>
      <w:r>
        <w:t xml:space="preserve"> Method: </w:t>
      </w:r>
      <w:r w:rsidRPr="00BB741D">
        <w:t xml:space="preserve">Similar to </w:t>
      </w:r>
      <w:r w:rsidRPr="009D093D">
        <w:rPr>
          <w:rFonts w:ascii="Courier New" w:hAnsi="Courier New" w:cs="Courier New"/>
        </w:rPr>
        <w:t>parse()</w:t>
      </w:r>
      <w:r w:rsidRPr="00BB741D">
        <w:t xml:space="preserve">, but parses from a buffer string received as a parameter. </w:t>
      </w:r>
      <w:r w:rsidRPr="009D093D">
        <w:rPr>
          <w:rFonts w:ascii="Courier New" w:hAnsi="Courier New" w:cs="Courier New"/>
        </w:rPr>
        <w:t>string</w:t>
      </w:r>
      <w:r w:rsidRPr="00BB741D">
        <w:t xml:space="preserve"> must be a </w:t>
      </w:r>
      <w:r w:rsidRPr="009D093D">
        <w:rPr>
          <w:rFonts w:ascii="Courier New" w:hAnsi="Courier New" w:cs="Courier New"/>
        </w:rPr>
        <w:t>str</w:t>
      </w:r>
      <w:r w:rsidRPr="00BB741D">
        <w:t xml:space="preserve"> instance or a bytes-like object.</w:t>
      </w:r>
    </w:p>
    <w:p w:rsidR="0057590F" w:rsidRDefault="0057590F" w:rsidP="0057590F">
      <w:r w:rsidRPr="00BB741D">
        <w:t xml:space="preserve">A typical SAX application uses three kinds of objects: readers, handlers and input sources. </w:t>
      </w:r>
    </w:p>
    <w:p w:rsidR="0057590F" w:rsidRPr="00BB741D" w:rsidRDefault="0057590F" w:rsidP="0057590F">
      <w:r w:rsidRPr="00BB741D">
        <w:t>“Reader” in this context is another term for parser, i.e. some piece of code that reads the bytes or characters from the input source, and produces a sequence of events. The events then get distributed to the handler objects, i.e. the reader invokes a method on the handler. A SAX application must therefore obtain a reader object, create or open the input sources, create the handlers, and connect these objects all together. As the final step of preparation, the reader is called to parse the input. During parsing, methods on the handler objects are called based on structural and syntactic events from the input data.</w:t>
      </w:r>
    </w:p>
    <w:p w:rsidR="0057590F" w:rsidRDefault="0057590F" w:rsidP="0057590F">
      <w:pPr>
        <w:spacing w:after="0"/>
        <w:ind w:left="0"/>
        <w:rPr>
          <w:rFonts w:asciiTheme="majorHAnsi" w:hAnsiTheme="majorHAnsi"/>
          <w:kern w:val="28"/>
          <w:sz w:val="28"/>
          <w:szCs w:val="28"/>
        </w:rPr>
      </w:pPr>
      <w:r>
        <w:br w:type="page"/>
      </w:r>
    </w:p>
    <w:p w:rsidR="0057590F" w:rsidRDefault="0057590F" w:rsidP="0057590F">
      <w:pPr>
        <w:pStyle w:val="Heading3"/>
      </w:pPr>
      <w:bookmarkStart w:id="386" w:name="_Toc514889468"/>
      <w:bookmarkStart w:id="387" w:name="_Toc515037977"/>
      <w:r w:rsidRPr="00D27336">
        <w:lastRenderedPageBreak/>
        <w:t>Parsing XML with DOM APIs</w:t>
      </w:r>
      <w:bookmarkEnd w:id="386"/>
      <w:bookmarkEnd w:id="387"/>
    </w:p>
    <w:p w:rsidR="0057590F" w:rsidRDefault="0057590F" w:rsidP="0057590F">
      <w:r>
        <w:t>The Document Object Model, or “DOM,” is a cross-language API from the World Wide Web Consortium (W3C) for accessing and modifying XML documents. A DOM implementation presents an XML document as a tree structure, or allows client code to build such a structure from scratch. It then gives access to the structure through a set of objects which provided well-known interfaces.</w:t>
      </w:r>
    </w:p>
    <w:p w:rsidR="0057590F" w:rsidRDefault="0057590F" w:rsidP="0057590F">
      <w:r>
        <w:t>The DOM is extremely useful for random-access applications. SAX only allows you a view of one bit of the document at a time. If you are looking at one SAX element, you have no access to another. If you are looking at a text node, you have no access to a containing element. When you write a SAX application, you need to keep track of your program’s position in the document somewhere in your own code. SAX does not do it for you.</w:t>
      </w:r>
    </w:p>
    <w:p w:rsidR="0057590F" w:rsidRPr="00CE507F" w:rsidRDefault="0057590F" w:rsidP="0057590F">
      <w:r w:rsidRPr="00CE507F">
        <w:rPr>
          <w:shd w:val="clear" w:color="auto" w:fill="FFFFFF"/>
        </w:rPr>
        <w:t>DOM applications typically start by parsing some XML into a DOM. How this is accomplished is not covered at all by DOM Level 1, and Level 2 provides only limited improvements: There is a </w:t>
      </w:r>
      <w:r w:rsidRPr="00CE507F">
        <w:rPr>
          <w:rStyle w:val="pre"/>
          <w:rFonts w:ascii="Courier New" w:hAnsi="Courier New" w:cs="Courier New"/>
          <w:color w:val="222222"/>
          <w:shd w:val="clear" w:color="auto" w:fill="FFFFFF"/>
        </w:rPr>
        <w:t>DOMImplementation</w:t>
      </w:r>
      <w:r w:rsidRPr="00CE507F">
        <w:rPr>
          <w:shd w:val="clear" w:color="auto" w:fill="FFFFFF"/>
        </w:rPr>
        <w:t> object class which provides access to </w:t>
      </w:r>
      <w:r w:rsidRPr="00CE507F">
        <w:rPr>
          <w:rStyle w:val="pre"/>
          <w:rFonts w:ascii="Courier New" w:hAnsi="Courier New" w:cs="Courier New"/>
          <w:color w:val="222222"/>
          <w:shd w:val="clear" w:color="auto" w:fill="FFFFFF"/>
        </w:rPr>
        <w:t>Document</w:t>
      </w:r>
      <w:r w:rsidRPr="00CE507F">
        <w:rPr>
          <w:shd w:val="clear" w:color="auto" w:fill="FFFFFF"/>
        </w:rPr>
        <w:t> creation methods, but no way to access an XML reader/parser/Document builder in an implementation-independent way. There is also no well-defined way to access these methods without an existing </w:t>
      </w:r>
      <w:r w:rsidRPr="00CE507F">
        <w:rPr>
          <w:rStyle w:val="pre"/>
          <w:rFonts w:ascii="Courier New" w:hAnsi="Courier New" w:cs="Courier New"/>
          <w:color w:val="222222"/>
          <w:shd w:val="clear" w:color="auto" w:fill="FFFFFF"/>
        </w:rPr>
        <w:t>Document</w:t>
      </w:r>
      <w:r w:rsidRPr="00CE507F">
        <w:rPr>
          <w:shd w:val="clear" w:color="auto" w:fill="FFFFFF"/>
        </w:rPr>
        <w:t> object. In Python, each DOM implementation will provide a function </w:t>
      </w:r>
      <w:r w:rsidRPr="00CE507F">
        <w:rPr>
          <w:rStyle w:val="pre"/>
          <w:rFonts w:ascii="Courier New" w:hAnsi="Courier New" w:cs="Courier New"/>
        </w:rPr>
        <w:t>getDOMImplementation()</w:t>
      </w:r>
      <w:r w:rsidRPr="00CE507F">
        <w:rPr>
          <w:shd w:val="clear" w:color="auto" w:fill="FFFFFF"/>
        </w:rPr>
        <w:t>. DOM Level 3 adds a Load/Store specification, which defines an interface to the reader, but this is not yet available in the Python standard library.</w:t>
      </w:r>
    </w:p>
    <w:p w:rsidR="0057590F" w:rsidRDefault="0057590F" w:rsidP="0057590F">
      <w:r>
        <w:t xml:space="preserve">The </w:t>
      </w:r>
      <w:r w:rsidRPr="009D093D">
        <w:rPr>
          <w:rFonts w:ascii="Courier New" w:hAnsi="Courier New" w:cs="Courier New"/>
        </w:rPr>
        <w:t>xml.dom</w:t>
      </w:r>
      <w:r>
        <w:t xml:space="preserve"> contains the following functions:</w:t>
      </w:r>
    </w:p>
    <w:p w:rsidR="0057590F" w:rsidRDefault="0057590F" w:rsidP="00B629BA">
      <w:pPr>
        <w:pStyle w:val="ListParagraph"/>
        <w:numPr>
          <w:ilvl w:val="0"/>
          <w:numId w:val="99"/>
        </w:numPr>
      </w:pPr>
      <w:r w:rsidRPr="00E13E0B">
        <w:rPr>
          <w:rFonts w:ascii="Courier New" w:hAnsi="Courier New" w:cs="Courier New"/>
        </w:rPr>
        <w:t>xml.dom.registerDOMImplementation(name, factory)</w:t>
      </w:r>
      <w:r>
        <w:t xml:space="preserve">: Register the factory function with the </w:t>
      </w:r>
      <w:r w:rsidRPr="00E13E0B">
        <w:rPr>
          <w:rFonts w:ascii="Courier New" w:hAnsi="Courier New" w:cs="Courier New"/>
        </w:rPr>
        <w:t>name</w:t>
      </w:r>
      <w:r>
        <w:t xml:space="preserve"> name. The factory function should return an object which implements the </w:t>
      </w:r>
      <w:r w:rsidRPr="00E13E0B">
        <w:rPr>
          <w:rFonts w:ascii="Courier New" w:hAnsi="Courier New" w:cs="Courier New"/>
        </w:rPr>
        <w:t>DOMImplementation</w:t>
      </w:r>
      <w:r>
        <w:t xml:space="preserve"> interface. The factory function can return the same object every time, or a new one for each call, as appropriate for the specific implementation (e.g. if that implementation supports some customization).</w:t>
      </w:r>
    </w:p>
    <w:p w:rsidR="0057590F" w:rsidRDefault="0057590F" w:rsidP="00B629BA">
      <w:pPr>
        <w:pStyle w:val="ListParagraph"/>
        <w:numPr>
          <w:ilvl w:val="0"/>
          <w:numId w:val="99"/>
        </w:numPr>
      </w:pPr>
      <w:r w:rsidRPr="00E13E0B">
        <w:rPr>
          <w:rFonts w:ascii="Courier New" w:hAnsi="Courier New" w:cs="Courier New"/>
        </w:rPr>
        <w:t>xml.dom.getDOMImplementation(name=None, features=())</w:t>
      </w:r>
      <w:r>
        <w:t xml:space="preserve">: Return a suitable DOM implementation. The name is either well-known, the module name of a DOM implementation, or </w:t>
      </w:r>
      <w:r w:rsidRPr="00E13E0B">
        <w:rPr>
          <w:rFonts w:ascii="Courier New" w:hAnsi="Courier New" w:cs="Courier New"/>
        </w:rPr>
        <w:t>None</w:t>
      </w:r>
      <w:r>
        <w:t xml:space="preserve">. If it is not </w:t>
      </w:r>
      <w:r w:rsidRPr="00E13E0B">
        <w:rPr>
          <w:rFonts w:ascii="Courier New" w:hAnsi="Courier New" w:cs="Courier New"/>
        </w:rPr>
        <w:t>None</w:t>
      </w:r>
      <w:r>
        <w:t xml:space="preserve">, imports the corresponding module and returns a </w:t>
      </w:r>
      <w:r w:rsidRPr="00E13E0B">
        <w:rPr>
          <w:rFonts w:ascii="Courier New" w:hAnsi="Courier New" w:cs="Courier New"/>
        </w:rPr>
        <w:t>DOMImplementation</w:t>
      </w:r>
      <w:r>
        <w:t xml:space="preserve"> object if the import succeeds. If no name is given, and if the environment variable </w:t>
      </w:r>
      <w:r w:rsidRPr="00E13E0B">
        <w:rPr>
          <w:rFonts w:ascii="Courier New" w:hAnsi="Courier New" w:cs="Courier New"/>
        </w:rPr>
        <w:t>PYTHON_DOM</w:t>
      </w:r>
      <w:r>
        <w:t xml:space="preserve"> is set, this variable is used to find the implementation.</w:t>
      </w:r>
    </w:p>
    <w:p w:rsidR="0057590F" w:rsidRDefault="0057590F" w:rsidP="0057590F">
      <w:pPr>
        <w:ind w:left="1728"/>
      </w:pPr>
      <w:r>
        <w:t xml:space="preserve">If name is not given, this examines the available implementations to find one with the required feature set. If no implementation can be found, raise an </w:t>
      </w:r>
      <w:r w:rsidRPr="00E13E0B">
        <w:rPr>
          <w:rFonts w:ascii="Courier New" w:hAnsi="Courier New" w:cs="Courier New"/>
        </w:rPr>
        <w:t>ImportError</w:t>
      </w:r>
      <w:r>
        <w:t xml:space="preserve">. The features list must be a sequence of (feature, version) pairs which are passed to the </w:t>
      </w:r>
      <w:r w:rsidRPr="00E13E0B">
        <w:rPr>
          <w:rFonts w:ascii="Courier New" w:hAnsi="Courier New" w:cs="Courier New"/>
        </w:rPr>
        <w:t>hasFeature()</w:t>
      </w:r>
      <w:r>
        <w:t xml:space="preserve"> method on available </w:t>
      </w:r>
      <w:r w:rsidRPr="00E13E0B">
        <w:rPr>
          <w:rFonts w:ascii="Courier New" w:hAnsi="Courier New" w:cs="Courier New"/>
        </w:rPr>
        <w:t>DOMImplementation</w:t>
      </w:r>
      <w:r>
        <w:t xml:space="preserve"> objects.</w:t>
      </w:r>
    </w:p>
    <w:p w:rsidR="0057590F" w:rsidRDefault="0057590F" w:rsidP="0057590F"/>
    <w:p w:rsidR="0057590F" w:rsidRDefault="0057590F" w:rsidP="0057590F">
      <w:pPr>
        <w:spacing w:after="0"/>
        <w:ind w:left="0"/>
      </w:pPr>
      <w:r>
        <w:br w:type="page"/>
      </w:r>
    </w:p>
    <w:p w:rsidR="0057590F" w:rsidRDefault="0057590F" w:rsidP="0057590F">
      <w:r>
        <w:lastRenderedPageBreak/>
        <w:t>Some convenience constants are also provided:</w:t>
      </w:r>
    </w:p>
    <w:tbl>
      <w:tblPr>
        <w:tblStyle w:val="ListTable4"/>
        <w:tblW w:w="9062" w:type="dxa"/>
        <w:tblInd w:w="1327" w:type="dxa"/>
        <w:tblLook w:val="04A0"/>
      </w:tblPr>
      <w:tblGrid>
        <w:gridCol w:w="3371"/>
        <w:gridCol w:w="5691"/>
      </w:tblGrid>
      <w:tr w:rsidR="0057590F" w:rsidTr="00562D38">
        <w:trPr>
          <w:cnfStyle w:val="100000000000"/>
        </w:trPr>
        <w:tc>
          <w:tcPr>
            <w:cnfStyle w:val="001000000000"/>
            <w:tcW w:w="3371" w:type="dxa"/>
          </w:tcPr>
          <w:p w:rsidR="0057590F" w:rsidRDefault="0057590F" w:rsidP="00562D38">
            <w:pPr>
              <w:ind w:left="0"/>
            </w:pPr>
            <w:r>
              <w:t>Constant</w:t>
            </w:r>
          </w:p>
        </w:tc>
        <w:tc>
          <w:tcPr>
            <w:tcW w:w="5691" w:type="dxa"/>
          </w:tcPr>
          <w:p w:rsidR="0057590F" w:rsidRDefault="0057590F" w:rsidP="00562D38">
            <w:pPr>
              <w:ind w:left="0"/>
              <w:cnfStyle w:val="100000000000"/>
            </w:pPr>
            <w:r>
              <w:t>Description</w:t>
            </w:r>
          </w:p>
        </w:tc>
      </w:tr>
      <w:tr w:rsidR="0057590F" w:rsidTr="00562D38">
        <w:trPr>
          <w:cnfStyle w:val="000000100000"/>
        </w:trPr>
        <w:tc>
          <w:tcPr>
            <w:cnfStyle w:val="001000000000"/>
            <w:tcW w:w="3371" w:type="dxa"/>
          </w:tcPr>
          <w:p w:rsidR="0057590F" w:rsidRPr="00E13E0B" w:rsidRDefault="0057590F" w:rsidP="00562D38">
            <w:pPr>
              <w:ind w:left="0"/>
              <w:rPr>
                <w:rFonts w:ascii="Courier New" w:hAnsi="Courier New" w:cs="Courier New"/>
                <w:b w:val="0"/>
              </w:rPr>
            </w:pPr>
            <w:r w:rsidRPr="00E13E0B">
              <w:rPr>
                <w:rFonts w:ascii="Courier New" w:hAnsi="Courier New" w:cs="Courier New"/>
                <w:b w:val="0"/>
              </w:rPr>
              <w:t>xml.dom.EMPTY_NAMESPACE</w:t>
            </w:r>
          </w:p>
          <w:p w:rsidR="0057590F" w:rsidRPr="00E13E0B" w:rsidRDefault="0057590F" w:rsidP="00562D38">
            <w:pPr>
              <w:ind w:left="0"/>
              <w:rPr>
                <w:rFonts w:ascii="Courier New" w:hAnsi="Courier New" w:cs="Courier New"/>
                <w:b w:val="0"/>
              </w:rPr>
            </w:pPr>
          </w:p>
        </w:tc>
        <w:tc>
          <w:tcPr>
            <w:tcW w:w="5691" w:type="dxa"/>
          </w:tcPr>
          <w:p w:rsidR="0057590F" w:rsidRDefault="0057590F" w:rsidP="00562D38">
            <w:pPr>
              <w:ind w:left="0"/>
              <w:cnfStyle w:val="000000100000"/>
            </w:pPr>
            <w:r>
              <w:t xml:space="preserve">The value used to indicate that no namespace is associated with a node in the DOM. This is typically found as the </w:t>
            </w:r>
            <w:r w:rsidRPr="00E13E0B">
              <w:rPr>
                <w:rFonts w:ascii="Courier New" w:hAnsi="Courier New" w:cs="Courier New"/>
              </w:rPr>
              <w:t>namespaceURI</w:t>
            </w:r>
            <w:r>
              <w:t xml:space="preserve"> of a node, or used as the </w:t>
            </w:r>
            <w:r w:rsidRPr="00E13E0B">
              <w:rPr>
                <w:rFonts w:ascii="Courier New" w:hAnsi="Courier New" w:cs="Courier New"/>
              </w:rPr>
              <w:t>namespaceURI</w:t>
            </w:r>
            <w:r>
              <w:t xml:space="preserve"> parameter to a namespaces-specific method.</w:t>
            </w:r>
          </w:p>
        </w:tc>
      </w:tr>
      <w:tr w:rsidR="0057590F" w:rsidTr="00562D38">
        <w:tc>
          <w:tcPr>
            <w:cnfStyle w:val="001000000000"/>
            <w:tcW w:w="3371" w:type="dxa"/>
          </w:tcPr>
          <w:p w:rsidR="0057590F" w:rsidRPr="00E13E0B" w:rsidRDefault="0057590F" w:rsidP="00562D38">
            <w:pPr>
              <w:ind w:left="0"/>
              <w:rPr>
                <w:rFonts w:ascii="Courier New" w:hAnsi="Courier New" w:cs="Courier New"/>
                <w:b w:val="0"/>
              </w:rPr>
            </w:pPr>
            <w:r w:rsidRPr="00E13E0B">
              <w:rPr>
                <w:rFonts w:ascii="Courier New" w:hAnsi="Courier New" w:cs="Courier New"/>
                <w:b w:val="0"/>
              </w:rPr>
              <w:t>xml.dom.XML_NAMESPACE</w:t>
            </w:r>
          </w:p>
          <w:p w:rsidR="0057590F" w:rsidRPr="00E13E0B" w:rsidRDefault="0057590F" w:rsidP="00562D38">
            <w:pPr>
              <w:ind w:left="0"/>
              <w:rPr>
                <w:rFonts w:ascii="Courier New" w:hAnsi="Courier New" w:cs="Courier New"/>
                <w:b w:val="0"/>
              </w:rPr>
            </w:pPr>
          </w:p>
        </w:tc>
        <w:tc>
          <w:tcPr>
            <w:tcW w:w="5691" w:type="dxa"/>
          </w:tcPr>
          <w:p w:rsidR="0057590F" w:rsidRDefault="0057590F" w:rsidP="00562D38">
            <w:pPr>
              <w:ind w:left="0"/>
              <w:cnfStyle w:val="000000000000"/>
            </w:pPr>
            <w:r>
              <w:t xml:space="preserve">The namespace URI associated with the reserved prefix </w:t>
            </w:r>
            <w:r w:rsidRPr="00E13E0B">
              <w:rPr>
                <w:rFonts w:ascii="Courier New" w:hAnsi="Courier New" w:cs="Courier New"/>
              </w:rPr>
              <w:t>xml</w:t>
            </w:r>
            <w:r>
              <w:t>, as defined by Namespaces in XML (section 4).</w:t>
            </w:r>
          </w:p>
        </w:tc>
      </w:tr>
      <w:tr w:rsidR="0057590F" w:rsidTr="00562D38">
        <w:trPr>
          <w:cnfStyle w:val="000000100000"/>
        </w:trPr>
        <w:tc>
          <w:tcPr>
            <w:cnfStyle w:val="001000000000"/>
            <w:tcW w:w="3371" w:type="dxa"/>
          </w:tcPr>
          <w:p w:rsidR="0057590F" w:rsidRPr="00E13E0B" w:rsidRDefault="0057590F" w:rsidP="00562D38">
            <w:pPr>
              <w:ind w:left="0"/>
              <w:rPr>
                <w:rFonts w:ascii="Courier New" w:hAnsi="Courier New" w:cs="Courier New"/>
                <w:b w:val="0"/>
              </w:rPr>
            </w:pPr>
            <w:r w:rsidRPr="00E13E0B">
              <w:rPr>
                <w:rFonts w:ascii="Courier New" w:hAnsi="Courier New" w:cs="Courier New"/>
                <w:b w:val="0"/>
              </w:rPr>
              <w:t>xml.dom.XMLNS_NAMESPACE</w:t>
            </w:r>
          </w:p>
          <w:p w:rsidR="0057590F" w:rsidRPr="00E13E0B" w:rsidRDefault="0057590F" w:rsidP="00562D38">
            <w:pPr>
              <w:ind w:left="0"/>
              <w:rPr>
                <w:rFonts w:ascii="Courier New" w:hAnsi="Courier New" w:cs="Courier New"/>
                <w:b w:val="0"/>
              </w:rPr>
            </w:pPr>
          </w:p>
        </w:tc>
        <w:tc>
          <w:tcPr>
            <w:tcW w:w="5691" w:type="dxa"/>
          </w:tcPr>
          <w:p w:rsidR="0057590F" w:rsidRDefault="0057590F" w:rsidP="00562D38">
            <w:pPr>
              <w:ind w:left="0"/>
              <w:cnfStyle w:val="000000100000"/>
            </w:pPr>
            <w:r>
              <w:t>The namespace URI for namespace declarations, as defined by Document Object Model (DOM) Level 2 Core Specification.</w:t>
            </w:r>
          </w:p>
        </w:tc>
      </w:tr>
      <w:tr w:rsidR="0057590F" w:rsidTr="00562D38">
        <w:tc>
          <w:tcPr>
            <w:cnfStyle w:val="001000000000"/>
            <w:tcW w:w="3371" w:type="dxa"/>
          </w:tcPr>
          <w:p w:rsidR="0057590F" w:rsidRPr="00E13E0B" w:rsidRDefault="0057590F" w:rsidP="00562D38">
            <w:pPr>
              <w:ind w:left="0"/>
              <w:rPr>
                <w:rFonts w:ascii="Courier New" w:hAnsi="Courier New" w:cs="Courier New"/>
                <w:b w:val="0"/>
              </w:rPr>
            </w:pPr>
            <w:r w:rsidRPr="00E13E0B">
              <w:rPr>
                <w:rFonts w:ascii="Courier New" w:hAnsi="Courier New" w:cs="Courier New"/>
                <w:b w:val="0"/>
              </w:rPr>
              <w:t>xml.dom.XHTML_NAMESPACE</w:t>
            </w:r>
          </w:p>
          <w:p w:rsidR="0057590F" w:rsidRPr="00E13E0B" w:rsidRDefault="0057590F" w:rsidP="00562D38">
            <w:pPr>
              <w:ind w:left="720"/>
              <w:rPr>
                <w:rFonts w:ascii="Courier New" w:hAnsi="Courier New" w:cs="Courier New"/>
                <w:b w:val="0"/>
              </w:rPr>
            </w:pPr>
          </w:p>
        </w:tc>
        <w:tc>
          <w:tcPr>
            <w:tcW w:w="5691" w:type="dxa"/>
          </w:tcPr>
          <w:p w:rsidR="0057590F" w:rsidRDefault="0057590F" w:rsidP="00562D38">
            <w:pPr>
              <w:ind w:left="0"/>
              <w:cnfStyle w:val="000000000000"/>
            </w:pPr>
            <w:r>
              <w:t>The URI of the XHTML namespace as defined by XHTML 1.0: The Extensible HyperText Markup Language.</w:t>
            </w:r>
          </w:p>
        </w:tc>
      </w:tr>
    </w:tbl>
    <w:p w:rsidR="0057590F" w:rsidRDefault="0057590F" w:rsidP="0057590F"/>
    <w:p w:rsidR="0057590F" w:rsidRDefault="0057590F" w:rsidP="0057590F">
      <w:r>
        <w:t xml:space="preserve">In addition, </w:t>
      </w:r>
      <w:r w:rsidRPr="00E13E0B">
        <w:rPr>
          <w:rFonts w:ascii="Courier New" w:hAnsi="Courier New" w:cs="Courier New"/>
        </w:rPr>
        <w:t>xml.dom</w:t>
      </w:r>
      <w:r>
        <w:t xml:space="preserve"> contains a base Node class and the DOM exception classes. The Node class provided by this module does not implement any of the methods or attributes defined by the DOM specification; concrete DOM implementations must provide those. The </w:t>
      </w:r>
      <w:r w:rsidRPr="00E13E0B">
        <w:rPr>
          <w:rFonts w:ascii="Courier New" w:hAnsi="Courier New" w:cs="Courier New"/>
        </w:rPr>
        <w:t>Node</w:t>
      </w:r>
      <w:r>
        <w:t xml:space="preserve"> class provided as part of this module does provide the constants used for the </w:t>
      </w:r>
      <w:r w:rsidRPr="00E13E0B">
        <w:rPr>
          <w:rFonts w:ascii="Courier New" w:hAnsi="Courier New" w:cs="Courier New"/>
        </w:rPr>
        <w:t>nodeType</w:t>
      </w:r>
      <w:r>
        <w:t xml:space="preserve"> attribute on concrete </w:t>
      </w:r>
      <w:r w:rsidRPr="00E13E0B">
        <w:rPr>
          <w:rFonts w:ascii="Courier New" w:hAnsi="Courier New" w:cs="Courier New"/>
        </w:rPr>
        <w:t>Node</w:t>
      </w:r>
      <w:r>
        <w:t xml:space="preserve"> objects; they are located within the class rather than at the module level to conform with the DOM specifications.</w:t>
      </w:r>
    </w:p>
    <w:p w:rsidR="0057590F" w:rsidRPr="006F6B72" w:rsidRDefault="0057590F" w:rsidP="0057590F"/>
    <w:p w:rsidR="0057590F" w:rsidRDefault="0057590F" w:rsidP="0057590F">
      <w:pPr>
        <w:spacing w:after="0"/>
        <w:ind w:left="0"/>
        <w:rPr>
          <w:rFonts w:asciiTheme="majorHAnsi" w:hAnsiTheme="majorHAnsi"/>
          <w:kern w:val="28"/>
          <w:sz w:val="28"/>
          <w:szCs w:val="28"/>
        </w:rPr>
      </w:pPr>
      <w:r>
        <w:br w:type="page"/>
      </w:r>
    </w:p>
    <w:p w:rsidR="0057590F" w:rsidRDefault="0057590F" w:rsidP="0057590F">
      <w:pPr>
        <w:pStyle w:val="Heading3"/>
      </w:pPr>
      <w:bookmarkStart w:id="388" w:name="_Toc514889469"/>
      <w:bookmarkStart w:id="389" w:name="_Toc515037978"/>
      <w:r w:rsidRPr="00F9449E">
        <w:lastRenderedPageBreak/>
        <w:t>Parsing XML Document Using Python</w:t>
      </w:r>
      <w:bookmarkEnd w:id="388"/>
      <w:bookmarkEnd w:id="389"/>
    </w:p>
    <w:p w:rsidR="0057590F" w:rsidRDefault="0057590F" w:rsidP="0057590F">
      <w:r>
        <w:t>While developing a web application in most cases we need to build and parse XML document using Python.</w:t>
      </w:r>
    </w:p>
    <w:p w:rsidR="0057590F" w:rsidRDefault="0057590F" w:rsidP="0057590F">
      <w:r>
        <w:t>Python supports to work with various forms of structured data markup. This includes modules to work with the Hypertext Markup Language (HTML), Extensible Markup Language (XML).</w:t>
      </w:r>
    </w:p>
    <w:p w:rsidR="0057590F" w:rsidRDefault="0057590F" w:rsidP="0057590F">
      <w:r>
        <w:t xml:space="preserve">In addition to parsing XML, </w:t>
      </w:r>
      <w:r w:rsidRPr="00F9449E">
        <w:rPr>
          <w:rFonts w:ascii="Courier New" w:hAnsi="Courier New" w:cs="Courier New"/>
        </w:rPr>
        <w:t>xml.etree.ElementTree</w:t>
      </w:r>
      <w:r>
        <w:t xml:space="preserve"> used for creating well-formed documents from </w:t>
      </w:r>
      <w:r w:rsidRPr="00F9449E">
        <w:rPr>
          <w:rFonts w:ascii="Courier New" w:hAnsi="Courier New" w:cs="Courier New"/>
        </w:rPr>
        <w:t>Element</w:t>
      </w:r>
      <w:r>
        <w:t xml:space="preserve"> objects in an application. The </w:t>
      </w:r>
      <w:r w:rsidRPr="00F9449E">
        <w:rPr>
          <w:rFonts w:ascii="Courier New" w:hAnsi="Courier New" w:cs="Courier New"/>
        </w:rPr>
        <w:t>Element</w:t>
      </w:r>
      <w:r>
        <w:t xml:space="preserve"> class used when a document is parsed also knows how to generate a serialized form of its contents, which can then be written to a file.</w:t>
      </w:r>
    </w:p>
    <w:p w:rsidR="0057590F" w:rsidRDefault="0057590F" w:rsidP="0057590F">
      <w:r>
        <w:t xml:space="preserve">For creating </w:t>
      </w:r>
      <w:r w:rsidRPr="00F9449E">
        <w:rPr>
          <w:rFonts w:ascii="Courier New" w:hAnsi="Courier New" w:cs="Courier New"/>
        </w:rPr>
        <w:t>element</w:t>
      </w:r>
      <w:r>
        <w:t xml:space="preserve"> instance, we need to use the </w:t>
      </w:r>
      <w:r w:rsidRPr="00F9449E">
        <w:rPr>
          <w:rFonts w:ascii="Courier New" w:hAnsi="Courier New" w:cs="Courier New"/>
        </w:rPr>
        <w:t>Element</w:t>
      </w:r>
      <w:r>
        <w:t xml:space="preserve"> constructor or </w:t>
      </w:r>
      <w:r w:rsidRPr="00F9449E">
        <w:rPr>
          <w:rFonts w:ascii="Courier New" w:hAnsi="Courier New" w:cs="Courier New"/>
        </w:rPr>
        <w:t>subelement()</w:t>
      </w:r>
    </w:p>
    <w:p w:rsidR="0057590F" w:rsidRPr="00F9449E" w:rsidRDefault="0057590F" w:rsidP="0057590F">
      <w:pPr>
        <w:rPr>
          <w:b/>
        </w:rPr>
      </w:pPr>
      <w:r w:rsidRPr="00F9449E">
        <w:rPr>
          <w:b/>
        </w:rPr>
        <w:t>Example</w:t>
      </w:r>
      <w:r w:rsidRPr="00F9449E">
        <w:t>(</w:t>
      </w:r>
      <w:r>
        <w:rPr>
          <w:i/>
          <w:sz w:val="20"/>
        </w:rPr>
        <w:t>t</w:t>
      </w:r>
      <w:r w:rsidRPr="00F9449E">
        <w:rPr>
          <w:i/>
          <w:sz w:val="20"/>
        </w:rPr>
        <w:t>o create an element instance factory function.</w:t>
      </w:r>
      <w:r w:rsidRPr="00F9449E">
        <w:t>)</w:t>
      </w:r>
      <w:r w:rsidRPr="00F9449E">
        <w:rPr>
          <w:b/>
        </w:rPr>
        <w:t>:</w:t>
      </w:r>
    </w:p>
    <w:p w:rsidR="0057590F" w:rsidRPr="00F9449E" w:rsidRDefault="0057590F" w:rsidP="0057590F">
      <w:pPr>
        <w:rPr>
          <w:rFonts w:ascii="Courier New" w:hAnsi="Courier New" w:cs="Courier New"/>
        </w:rPr>
      </w:pPr>
      <w:r w:rsidRPr="00F9449E">
        <w:rPr>
          <w:rFonts w:ascii="Courier New" w:hAnsi="Courier New" w:cs="Courier New"/>
        </w:rPr>
        <w:t>import xml.etree.ElementTree as xml</w:t>
      </w:r>
    </w:p>
    <w:p w:rsidR="0057590F" w:rsidRPr="00F9449E" w:rsidRDefault="0057590F" w:rsidP="0057590F">
      <w:pPr>
        <w:rPr>
          <w:rFonts w:ascii="Courier New" w:hAnsi="Courier New" w:cs="Courier New"/>
        </w:rPr>
      </w:pPr>
    </w:p>
    <w:p w:rsidR="0057590F" w:rsidRPr="00F9449E" w:rsidRDefault="0057590F" w:rsidP="0057590F">
      <w:pPr>
        <w:rPr>
          <w:rFonts w:ascii="Courier New" w:hAnsi="Courier New" w:cs="Courier New"/>
        </w:rPr>
      </w:pPr>
      <w:r w:rsidRPr="00F9449E">
        <w:rPr>
          <w:rFonts w:ascii="Courier New" w:hAnsi="Courier New" w:cs="Courier New"/>
        </w:rPr>
        <w:t>filename = "/home/abc/Desktop/test_xml.xml"</w:t>
      </w:r>
    </w:p>
    <w:p w:rsidR="0057590F" w:rsidRPr="00F9449E" w:rsidRDefault="0057590F" w:rsidP="0057590F">
      <w:pPr>
        <w:rPr>
          <w:rFonts w:ascii="Courier New" w:hAnsi="Courier New" w:cs="Courier New"/>
        </w:rPr>
      </w:pPr>
      <w:r w:rsidRPr="00F9449E">
        <w:rPr>
          <w:rFonts w:ascii="Courier New" w:hAnsi="Courier New" w:cs="Courier New"/>
        </w:rPr>
        <w:t>root = xml.Element("Users")</w:t>
      </w:r>
    </w:p>
    <w:p w:rsidR="0057590F" w:rsidRPr="00F9449E" w:rsidRDefault="0057590F" w:rsidP="0057590F">
      <w:pPr>
        <w:rPr>
          <w:rFonts w:ascii="Courier New" w:hAnsi="Courier New" w:cs="Courier New"/>
        </w:rPr>
      </w:pPr>
      <w:r w:rsidRPr="00F9449E">
        <w:rPr>
          <w:rFonts w:ascii="Courier New" w:hAnsi="Courier New" w:cs="Courier New"/>
        </w:rPr>
        <w:t>userelement = xml.Element("user")</w:t>
      </w:r>
    </w:p>
    <w:p w:rsidR="0057590F" w:rsidRDefault="0057590F" w:rsidP="0057590F">
      <w:r w:rsidRPr="00F9449E">
        <w:rPr>
          <w:rFonts w:ascii="Courier New" w:hAnsi="Courier New" w:cs="Courier New"/>
        </w:rPr>
        <w:t>root.append(userelement)</w:t>
      </w:r>
    </w:p>
    <w:p w:rsidR="0057590F" w:rsidRDefault="0057590F" w:rsidP="0057590F"/>
    <w:p w:rsidR="0057590F" w:rsidRDefault="0057590F" w:rsidP="0057590F">
      <w:r>
        <w:t>When you run this you can see the output as below:</w:t>
      </w:r>
    </w:p>
    <w:p w:rsidR="0057590F" w:rsidRPr="00F9449E" w:rsidRDefault="0057590F" w:rsidP="0057590F">
      <w:pPr>
        <w:rPr>
          <w:rFonts w:ascii="Courier New" w:hAnsi="Courier New" w:cs="Courier New"/>
        </w:rPr>
      </w:pPr>
      <w:r w:rsidRPr="00F9449E">
        <w:rPr>
          <w:rFonts w:ascii="Courier New" w:hAnsi="Courier New" w:cs="Courier New"/>
        </w:rPr>
        <w:t>&lt;Users&gt;</w:t>
      </w:r>
    </w:p>
    <w:p w:rsidR="0057590F" w:rsidRPr="00F9449E" w:rsidRDefault="0057590F" w:rsidP="0057590F">
      <w:pPr>
        <w:rPr>
          <w:rFonts w:ascii="Courier New" w:hAnsi="Courier New" w:cs="Courier New"/>
        </w:rPr>
      </w:pPr>
      <w:r w:rsidRPr="00F9449E">
        <w:rPr>
          <w:rFonts w:ascii="Courier New" w:hAnsi="Courier New" w:cs="Courier New"/>
        </w:rPr>
        <w:t>&lt;user&gt;</w:t>
      </w:r>
    </w:p>
    <w:p w:rsidR="0057590F" w:rsidRPr="00F9449E" w:rsidRDefault="0057590F" w:rsidP="0057590F">
      <w:pPr>
        <w:rPr>
          <w:rFonts w:ascii="Courier New" w:hAnsi="Courier New" w:cs="Courier New"/>
        </w:rPr>
      </w:pPr>
      <w:r w:rsidRPr="00F9449E">
        <w:rPr>
          <w:rFonts w:ascii="Courier New" w:hAnsi="Courier New" w:cs="Courier New"/>
        </w:rPr>
        <w:t>&lt;/user&gt;</w:t>
      </w:r>
    </w:p>
    <w:p w:rsidR="0057590F" w:rsidRDefault="0057590F" w:rsidP="0057590F">
      <w:r w:rsidRPr="00F9449E">
        <w:rPr>
          <w:rFonts w:ascii="Courier New" w:hAnsi="Courier New" w:cs="Courier New"/>
        </w:rPr>
        <w:t>&lt;/Users&gt;</w:t>
      </w:r>
    </w:p>
    <w:p w:rsidR="0057590F" w:rsidRDefault="0057590F" w:rsidP="0057590F">
      <w:pPr>
        <w:spacing w:after="0"/>
        <w:ind w:left="0"/>
      </w:pPr>
      <w:r>
        <w:br w:type="page"/>
      </w:r>
    </w:p>
    <w:p w:rsidR="0057590F" w:rsidRDefault="0057590F" w:rsidP="0057590F">
      <w:r>
        <w:lastRenderedPageBreak/>
        <w:t>Let us add user children.</w:t>
      </w:r>
    </w:p>
    <w:p w:rsidR="0057590F" w:rsidRPr="00F9449E" w:rsidRDefault="0057590F" w:rsidP="0057590F">
      <w:pPr>
        <w:rPr>
          <w:b/>
        </w:rPr>
      </w:pPr>
      <w:r w:rsidRPr="00F9449E">
        <w:rPr>
          <w:b/>
        </w:rPr>
        <w:t>Example:</w:t>
      </w:r>
    </w:p>
    <w:p w:rsidR="0057590F" w:rsidRPr="00F9449E" w:rsidRDefault="0057590F" w:rsidP="0057590F">
      <w:pPr>
        <w:rPr>
          <w:rFonts w:ascii="Courier New" w:hAnsi="Courier New" w:cs="Courier New"/>
        </w:rPr>
      </w:pPr>
      <w:r w:rsidRPr="00F9449E">
        <w:rPr>
          <w:rFonts w:ascii="Courier New" w:hAnsi="Courier New" w:cs="Courier New"/>
        </w:rPr>
        <w:t>uid = xml.SubElement(userelement, "uid")</w:t>
      </w:r>
    </w:p>
    <w:p w:rsidR="0057590F" w:rsidRPr="00F9449E" w:rsidRDefault="0057590F" w:rsidP="0057590F">
      <w:pPr>
        <w:rPr>
          <w:rFonts w:ascii="Courier New" w:hAnsi="Courier New" w:cs="Courier New"/>
        </w:rPr>
      </w:pPr>
      <w:r w:rsidRPr="00F9449E">
        <w:rPr>
          <w:rFonts w:ascii="Courier New" w:hAnsi="Courier New" w:cs="Courier New"/>
        </w:rPr>
        <w:t>uid.text = "1"</w:t>
      </w:r>
    </w:p>
    <w:p w:rsidR="0057590F" w:rsidRPr="00F9449E" w:rsidRDefault="0057590F" w:rsidP="0057590F">
      <w:pPr>
        <w:rPr>
          <w:rFonts w:ascii="Courier New" w:hAnsi="Courier New" w:cs="Courier New"/>
        </w:rPr>
      </w:pPr>
      <w:r w:rsidRPr="00F9449E">
        <w:rPr>
          <w:rFonts w:ascii="Courier New" w:hAnsi="Courier New" w:cs="Courier New"/>
        </w:rPr>
        <w:t>FirstName = xml.SubElement(userelement, "FirstName")</w:t>
      </w:r>
    </w:p>
    <w:p w:rsidR="0057590F" w:rsidRPr="00F9449E" w:rsidRDefault="0057590F" w:rsidP="0057590F">
      <w:pPr>
        <w:rPr>
          <w:rFonts w:ascii="Courier New" w:hAnsi="Courier New" w:cs="Courier New"/>
        </w:rPr>
      </w:pPr>
      <w:r w:rsidRPr="00F9449E">
        <w:rPr>
          <w:rFonts w:ascii="Courier New" w:hAnsi="Courier New" w:cs="Courier New"/>
        </w:rPr>
        <w:t>FirstName.text = "testuser"</w:t>
      </w:r>
    </w:p>
    <w:p w:rsidR="0057590F" w:rsidRPr="00F9449E" w:rsidRDefault="0057590F" w:rsidP="0057590F">
      <w:pPr>
        <w:rPr>
          <w:rFonts w:ascii="Courier New" w:hAnsi="Courier New" w:cs="Courier New"/>
        </w:rPr>
      </w:pPr>
      <w:r w:rsidRPr="00F9449E">
        <w:rPr>
          <w:rFonts w:ascii="Courier New" w:hAnsi="Courier New" w:cs="Courier New"/>
        </w:rPr>
        <w:t>LastName = xml.SubElement(userelement, "LastName")</w:t>
      </w:r>
    </w:p>
    <w:p w:rsidR="0057590F" w:rsidRPr="00F9449E" w:rsidRDefault="0057590F" w:rsidP="0057590F">
      <w:pPr>
        <w:rPr>
          <w:rFonts w:ascii="Courier New" w:hAnsi="Courier New" w:cs="Courier New"/>
        </w:rPr>
      </w:pPr>
      <w:r w:rsidRPr="00F9449E">
        <w:rPr>
          <w:rFonts w:ascii="Courier New" w:hAnsi="Courier New" w:cs="Courier New"/>
        </w:rPr>
        <w:t>LastName.text = "testuser"</w:t>
      </w:r>
    </w:p>
    <w:p w:rsidR="0057590F" w:rsidRPr="00F9449E" w:rsidRDefault="0057590F" w:rsidP="0057590F">
      <w:pPr>
        <w:rPr>
          <w:rFonts w:ascii="Courier New" w:hAnsi="Courier New" w:cs="Courier New"/>
        </w:rPr>
      </w:pPr>
      <w:r w:rsidRPr="00F9449E">
        <w:rPr>
          <w:rFonts w:ascii="Courier New" w:hAnsi="Courier New" w:cs="Courier New"/>
        </w:rPr>
        <w:t>Email = xml.SubElement(userelement, "Email")</w:t>
      </w:r>
    </w:p>
    <w:p w:rsidR="0057590F" w:rsidRPr="00F9449E" w:rsidRDefault="0057590F" w:rsidP="0057590F">
      <w:pPr>
        <w:rPr>
          <w:rFonts w:ascii="Courier New" w:hAnsi="Courier New" w:cs="Courier New"/>
        </w:rPr>
      </w:pPr>
      <w:r w:rsidRPr="00F9449E">
        <w:rPr>
          <w:rFonts w:ascii="Courier New" w:hAnsi="Courier New" w:cs="Courier New"/>
        </w:rPr>
        <w:t>Email.text = "testuser@test.com"</w:t>
      </w:r>
    </w:p>
    <w:p w:rsidR="0057590F" w:rsidRPr="00F9449E" w:rsidRDefault="0057590F" w:rsidP="0057590F">
      <w:pPr>
        <w:rPr>
          <w:rFonts w:ascii="Courier New" w:hAnsi="Courier New" w:cs="Courier New"/>
        </w:rPr>
      </w:pPr>
      <w:r w:rsidRPr="00F9449E">
        <w:rPr>
          <w:rFonts w:ascii="Courier New" w:hAnsi="Courier New" w:cs="Courier New"/>
        </w:rPr>
        <w:t>state = xml.SubElement(userelement, "state")</w:t>
      </w:r>
    </w:p>
    <w:p w:rsidR="0057590F" w:rsidRPr="00F9449E" w:rsidRDefault="0057590F" w:rsidP="0057590F">
      <w:pPr>
        <w:rPr>
          <w:rFonts w:ascii="Courier New" w:hAnsi="Courier New" w:cs="Courier New"/>
        </w:rPr>
      </w:pPr>
      <w:r w:rsidRPr="00F9449E">
        <w:rPr>
          <w:rFonts w:ascii="Courier New" w:hAnsi="Courier New" w:cs="Courier New"/>
        </w:rPr>
        <w:t>state.text = "xyz"</w:t>
      </w:r>
    </w:p>
    <w:p w:rsidR="0057590F" w:rsidRPr="00F9449E" w:rsidRDefault="0057590F" w:rsidP="0057590F">
      <w:pPr>
        <w:rPr>
          <w:rFonts w:ascii="Courier New" w:hAnsi="Courier New" w:cs="Courier New"/>
        </w:rPr>
      </w:pPr>
      <w:r w:rsidRPr="00F9449E">
        <w:rPr>
          <w:rFonts w:ascii="Courier New" w:hAnsi="Courier New" w:cs="Courier New"/>
        </w:rPr>
        <w:t>location = xml.SubElement(userelement, "location")</w:t>
      </w:r>
    </w:p>
    <w:p w:rsidR="0057590F" w:rsidRPr="00F9449E" w:rsidRDefault="0057590F" w:rsidP="0057590F">
      <w:pPr>
        <w:rPr>
          <w:rFonts w:ascii="Courier New" w:hAnsi="Courier New" w:cs="Courier New"/>
        </w:rPr>
      </w:pPr>
      <w:r w:rsidRPr="00F9449E">
        <w:rPr>
          <w:rFonts w:ascii="Courier New" w:hAnsi="Courier New" w:cs="Courier New"/>
        </w:rPr>
        <w:t>location.text = "abc"</w:t>
      </w:r>
    </w:p>
    <w:p w:rsidR="0057590F" w:rsidRPr="00F9449E" w:rsidRDefault="0057590F" w:rsidP="0057590F">
      <w:pPr>
        <w:rPr>
          <w:rFonts w:ascii="Courier New" w:hAnsi="Courier New" w:cs="Courier New"/>
        </w:rPr>
      </w:pPr>
      <w:r w:rsidRPr="00F9449E">
        <w:rPr>
          <w:rFonts w:ascii="Courier New" w:hAnsi="Courier New" w:cs="Courier New"/>
        </w:rPr>
        <w:t>tree = xml.ElementTree(root)</w:t>
      </w:r>
    </w:p>
    <w:p w:rsidR="0057590F" w:rsidRPr="00F9449E" w:rsidRDefault="0057590F" w:rsidP="0057590F">
      <w:pPr>
        <w:rPr>
          <w:rFonts w:ascii="Courier New" w:hAnsi="Courier New" w:cs="Courier New"/>
        </w:rPr>
      </w:pPr>
      <w:r w:rsidRPr="00F9449E">
        <w:rPr>
          <w:rFonts w:ascii="Courier New" w:hAnsi="Courier New" w:cs="Courier New"/>
        </w:rPr>
        <w:t>with open(filename, "w") as fh:</w:t>
      </w:r>
    </w:p>
    <w:p w:rsidR="0057590F" w:rsidRDefault="0057590F" w:rsidP="0057590F">
      <w:r w:rsidRPr="00F9449E">
        <w:rPr>
          <w:rFonts w:ascii="Courier New" w:hAnsi="Courier New" w:cs="Courier New"/>
        </w:rPr>
        <w:t xml:space="preserve">    tree.write(fh)</w:t>
      </w:r>
    </w:p>
    <w:p w:rsidR="0057590F" w:rsidRDefault="0057590F" w:rsidP="0057590F"/>
    <w:p w:rsidR="0057590F" w:rsidRDefault="0057590F" w:rsidP="0057590F">
      <w:r>
        <w:t xml:space="preserve">First we create the root element by using </w:t>
      </w:r>
      <w:r w:rsidRPr="00F9449E">
        <w:rPr>
          <w:rFonts w:asciiTheme="majorHAnsi" w:hAnsiTheme="majorHAnsi" w:cs="Courier New"/>
        </w:rPr>
        <w:t>ElmeentTree’s</w:t>
      </w:r>
      <w:r w:rsidRPr="00F9449E">
        <w:rPr>
          <w:rFonts w:ascii="Courier New" w:hAnsi="Courier New" w:cs="Courier New"/>
        </w:rPr>
        <w:t>Element</w:t>
      </w:r>
      <w:r>
        <w:t xml:space="preserve"> function. Then we create a user element and append it to the root. For creating </w:t>
      </w:r>
      <w:r w:rsidRPr="00F9449E">
        <w:rPr>
          <w:rFonts w:ascii="Courier New" w:hAnsi="Courier New" w:cs="Courier New"/>
        </w:rPr>
        <w:t>SubElement</w:t>
      </w:r>
      <w:r>
        <w:t xml:space="preserve"> we will use the </w:t>
      </w:r>
      <w:r w:rsidRPr="00F9449E">
        <w:rPr>
          <w:rFonts w:ascii="Courier New" w:hAnsi="Courier New" w:cs="Courier New"/>
        </w:rPr>
        <w:t>Element</w:t>
      </w:r>
      <w:r>
        <w:t xml:space="preserve"> object as first argument and name as second argument. Then for each </w:t>
      </w:r>
      <w:r w:rsidRPr="00F9449E">
        <w:rPr>
          <w:rFonts w:ascii="Courier New" w:hAnsi="Courier New" w:cs="Courier New"/>
        </w:rPr>
        <w:t>SubElement</w:t>
      </w:r>
      <w:r>
        <w:t>, we set its text property to give it a value.</w:t>
      </w:r>
    </w:p>
    <w:p w:rsidR="0057590F" w:rsidRDefault="0057590F" w:rsidP="0057590F">
      <w:r>
        <w:t>If you run this the response will be as follows:</w:t>
      </w:r>
    </w:p>
    <w:p w:rsidR="0057590F" w:rsidRPr="00F9449E" w:rsidRDefault="0057590F" w:rsidP="0057590F">
      <w:pPr>
        <w:rPr>
          <w:rFonts w:ascii="Courier New" w:hAnsi="Courier New" w:cs="Courier New"/>
        </w:rPr>
      </w:pPr>
      <w:r w:rsidRPr="00F9449E">
        <w:rPr>
          <w:rFonts w:ascii="Courier New" w:hAnsi="Courier New" w:cs="Courier New"/>
        </w:rPr>
        <w:t>&lt;Users&gt;</w:t>
      </w:r>
    </w:p>
    <w:p w:rsidR="0057590F" w:rsidRPr="00F9449E" w:rsidRDefault="0057590F" w:rsidP="0057590F">
      <w:pPr>
        <w:rPr>
          <w:rFonts w:ascii="Courier New" w:hAnsi="Courier New" w:cs="Courier New"/>
        </w:rPr>
      </w:pPr>
      <w:r w:rsidRPr="00F9449E">
        <w:rPr>
          <w:rFonts w:ascii="Courier New" w:hAnsi="Courier New" w:cs="Courier New"/>
        </w:rPr>
        <w:t>&lt;user&gt;</w:t>
      </w:r>
    </w:p>
    <w:p w:rsidR="0057590F" w:rsidRPr="00F9449E" w:rsidRDefault="0057590F" w:rsidP="0057590F">
      <w:pPr>
        <w:rPr>
          <w:rFonts w:ascii="Courier New" w:hAnsi="Courier New" w:cs="Courier New"/>
        </w:rPr>
      </w:pPr>
      <w:r w:rsidRPr="00F9449E">
        <w:rPr>
          <w:rFonts w:ascii="Courier New" w:hAnsi="Courier New" w:cs="Courier New"/>
        </w:rPr>
        <w:t>&lt;uid&gt;1&lt;/uid&gt;</w:t>
      </w:r>
    </w:p>
    <w:p w:rsidR="0057590F" w:rsidRPr="00F9449E" w:rsidRDefault="0057590F" w:rsidP="0057590F">
      <w:pPr>
        <w:rPr>
          <w:rFonts w:ascii="Courier New" w:hAnsi="Courier New" w:cs="Courier New"/>
        </w:rPr>
      </w:pPr>
      <w:r w:rsidRPr="00F9449E">
        <w:rPr>
          <w:rFonts w:ascii="Courier New" w:hAnsi="Courier New" w:cs="Courier New"/>
        </w:rPr>
        <w:t>&lt;FirstName&gt;testuser&lt;/FirstName&gt;</w:t>
      </w:r>
    </w:p>
    <w:p w:rsidR="0057590F" w:rsidRPr="00F9449E" w:rsidRDefault="0057590F" w:rsidP="0057590F">
      <w:pPr>
        <w:rPr>
          <w:rFonts w:ascii="Courier New" w:hAnsi="Courier New" w:cs="Courier New"/>
        </w:rPr>
      </w:pPr>
      <w:r w:rsidRPr="00F9449E">
        <w:rPr>
          <w:rFonts w:ascii="Courier New" w:hAnsi="Courier New" w:cs="Courier New"/>
        </w:rPr>
        <w:t>&lt;LastName&gt;testuser&lt;/LastName&gt;</w:t>
      </w:r>
    </w:p>
    <w:p w:rsidR="0057590F" w:rsidRPr="00F9449E" w:rsidRDefault="0057590F" w:rsidP="0057590F">
      <w:pPr>
        <w:rPr>
          <w:rFonts w:ascii="Courier New" w:hAnsi="Courier New" w:cs="Courier New"/>
        </w:rPr>
      </w:pPr>
      <w:r w:rsidRPr="00F9449E">
        <w:rPr>
          <w:rFonts w:ascii="Courier New" w:hAnsi="Courier New" w:cs="Courier New"/>
        </w:rPr>
        <w:t>&lt;Email&gt;testuser@test.com&lt;/Email&gt;</w:t>
      </w:r>
    </w:p>
    <w:p w:rsidR="0057590F" w:rsidRPr="00F9449E" w:rsidRDefault="0057590F" w:rsidP="0057590F">
      <w:pPr>
        <w:rPr>
          <w:rFonts w:ascii="Courier New" w:hAnsi="Courier New" w:cs="Courier New"/>
        </w:rPr>
      </w:pPr>
      <w:r w:rsidRPr="00F9449E">
        <w:rPr>
          <w:rFonts w:ascii="Courier New" w:hAnsi="Courier New" w:cs="Courier New"/>
        </w:rPr>
        <w:t>&lt;state&gt;xyz&lt;/state&gt;</w:t>
      </w:r>
    </w:p>
    <w:p w:rsidR="0057590F" w:rsidRPr="00F9449E" w:rsidRDefault="0057590F" w:rsidP="0057590F">
      <w:pPr>
        <w:rPr>
          <w:rFonts w:ascii="Courier New" w:hAnsi="Courier New" w:cs="Courier New"/>
        </w:rPr>
      </w:pPr>
      <w:r w:rsidRPr="00F9449E">
        <w:rPr>
          <w:rFonts w:ascii="Courier New" w:hAnsi="Courier New" w:cs="Courier New"/>
        </w:rPr>
        <w:t>&lt;location&gt;abc&lt;/location&gt;</w:t>
      </w:r>
    </w:p>
    <w:p w:rsidR="0057590F" w:rsidRPr="00F9449E" w:rsidRDefault="0057590F" w:rsidP="0057590F">
      <w:pPr>
        <w:rPr>
          <w:rFonts w:ascii="Courier New" w:hAnsi="Courier New" w:cs="Courier New"/>
        </w:rPr>
      </w:pPr>
      <w:r w:rsidRPr="00F9449E">
        <w:rPr>
          <w:rFonts w:ascii="Courier New" w:hAnsi="Courier New" w:cs="Courier New"/>
        </w:rPr>
        <w:t>&lt;/user&gt;</w:t>
      </w:r>
    </w:p>
    <w:p w:rsidR="0057590F" w:rsidRDefault="0057590F" w:rsidP="0057590F">
      <w:r w:rsidRPr="00F9449E">
        <w:rPr>
          <w:rFonts w:ascii="Courier New" w:hAnsi="Courier New" w:cs="Courier New"/>
        </w:rPr>
        <w:t>&lt;/Users&gt;</w:t>
      </w:r>
    </w:p>
    <w:p w:rsidR="0057590F" w:rsidRDefault="0057590F" w:rsidP="0057590F">
      <w:pPr>
        <w:spacing w:after="0"/>
        <w:ind w:left="0"/>
      </w:pPr>
      <w:r>
        <w:br w:type="page"/>
      </w:r>
    </w:p>
    <w:p w:rsidR="0057590F" w:rsidRDefault="0057590F" w:rsidP="0057590F">
      <w:r>
        <w:lastRenderedPageBreak/>
        <w:t>To parse the XML document, use the following code:</w:t>
      </w:r>
    </w:p>
    <w:p w:rsidR="0057590F" w:rsidRPr="00BB1F50" w:rsidRDefault="0057590F" w:rsidP="0057590F">
      <w:pPr>
        <w:rPr>
          <w:b/>
        </w:rPr>
      </w:pPr>
      <w:r w:rsidRPr="00BB1F50">
        <w:rPr>
          <w:b/>
        </w:rPr>
        <w:t>Example:</w:t>
      </w:r>
    </w:p>
    <w:p w:rsidR="0057590F" w:rsidRPr="00F9449E" w:rsidRDefault="0057590F" w:rsidP="0057590F">
      <w:pPr>
        <w:rPr>
          <w:rFonts w:ascii="Courier New" w:hAnsi="Courier New" w:cs="Courier New"/>
        </w:rPr>
      </w:pPr>
      <w:r w:rsidRPr="00F9449E">
        <w:rPr>
          <w:rFonts w:ascii="Courier New" w:hAnsi="Courier New" w:cs="Courier New"/>
        </w:rPr>
        <w:t>import xml.etree.ElementTree as ET</w:t>
      </w:r>
    </w:p>
    <w:p w:rsidR="0057590F" w:rsidRPr="00F9449E" w:rsidRDefault="0057590F" w:rsidP="0057590F">
      <w:pPr>
        <w:rPr>
          <w:rFonts w:ascii="Courier New" w:hAnsi="Courier New" w:cs="Courier New"/>
        </w:rPr>
      </w:pPr>
      <w:r w:rsidRPr="00F9449E">
        <w:rPr>
          <w:rFonts w:ascii="Courier New" w:hAnsi="Courier New" w:cs="Courier New"/>
        </w:rPr>
        <w:t>tree = ET.parse('Your_XML_file_path')</w:t>
      </w:r>
    </w:p>
    <w:p w:rsidR="0057590F" w:rsidRDefault="0057590F" w:rsidP="0057590F">
      <w:r w:rsidRPr="00F9449E">
        <w:rPr>
          <w:rFonts w:ascii="Courier New" w:hAnsi="Courier New" w:cs="Courier New"/>
        </w:rPr>
        <w:t>root = tree.getroot()</w:t>
      </w:r>
    </w:p>
    <w:p w:rsidR="0057590F" w:rsidRDefault="0057590F" w:rsidP="0057590F">
      <w:r>
        <w:t xml:space="preserve">Here </w:t>
      </w:r>
      <w:r w:rsidRPr="00F9449E">
        <w:rPr>
          <w:rFonts w:ascii="Courier New" w:hAnsi="Courier New" w:cs="Courier New"/>
        </w:rPr>
        <w:t>getroot()</w:t>
      </w:r>
      <w:r>
        <w:t xml:space="preserve"> will return the </w:t>
      </w:r>
      <w:r w:rsidRPr="00BB1F50">
        <w:rPr>
          <w:rFonts w:ascii="Courier New" w:hAnsi="Courier New" w:cs="Courier New"/>
        </w:rPr>
        <w:t>root</w:t>
      </w:r>
      <w:r>
        <w:t xml:space="preserve"> Element of the XML document.</w:t>
      </w:r>
    </w:p>
    <w:p w:rsidR="0057590F" w:rsidRPr="00F9449E" w:rsidRDefault="0057590F" w:rsidP="0057590F">
      <w:pPr>
        <w:rPr>
          <w:rFonts w:ascii="Courier New" w:hAnsi="Courier New" w:cs="Courier New"/>
        </w:rPr>
      </w:pPr>
      <w:r w:rsidRPr="00F9449E">
        <w:rPr>
          <w:rFonts w:ascii="Courier New" w:hAnsi="Courier New" w:cs="Courier New"/>
        </w:rPr>
        <w:t>&lt;Users version="1.0" language="SPA"&gt;</w:t>
      </w:r>
    </w:p>
    <w:p w:rsidR="0057590F" w:rsidRPr="00F9449E" w:rsidRDefault="0057590F" w:rsidP="0057590F">
      <w:pPr>
        <w:rPr>
          <w:rFonts w:ascii="Courier New" w:hAnsi="Courier New" w:cs="Courier New"/>
        </w:rPr>
      </w:pPr>
      <w:r w:rsidRPr="00F9449E">
        <w:rPr>
          <w:rFonts w:ascii="Courier New" w:hAnsi="Courier New" w:cs="Courier New"/>
        </w:rPr>
        <w:t>&lt;user&gt;</w:t>
      </w:r>
    </w:p>
    <w:p w:rsidR="0057590F" w:rsidRPr="00F9449E" w:rsidRDefault="0057590F" w:rsidP="0057590F">
      <w:pPr>
        <w:rPr>
          <w:rFonts w:ascii="Courier New" w:hAnsi="Courier New" w:cs="Courier New"/>
        </w:rPr>
      </w:pPr>
      <w:r w:rsidRPr="00F9449E">
        <w:rPr>
          <w:rFonts w:ascii="Courier New" w:hAnsi="Courier New" w:cs="Courier New"/>
        </w:rPr>
        <w:t>&lt;uid&gt;1&lt;/uid&gt;</w:t>
      </w:r>
    </w:p>
    <w:p w:rsidR="0057590F" w:rsidRPr="00F9449E" w:rsidRDefault="0057590F" w:rsidP="0057590F">
      <w:pPr>
        <w:rPr>
          <w:rFonts w:ascii="Courier New" w:hAnsi="Courier New" w:cs="Courier New"/>
        </w:rPr>
      </w:pPr>
      <w:r w:rsidRPr="00F9449E">
        <w:rPr>
          <w:rFonts w:ascii="Courier New" w:hAnsi="Courier New" w:cs="Courier New"/>
        </w:rPr>
        <w:t>&lt;FirstName&gt;testuser&lt;/FirstName&gt;</w:t>
      </w:r>
    </w:p>
    <w:p w:rsidR="0057590F" w:rsidRPr="00F9449E" w:rsidRDefault="0057590F" w:rsidP="0057590F">
      <w:pPr>
        <w:rPr>
          <w:rFonts w:ascii="Courier New" w:hAnsi="Courier New" w:cs="Courier New"/>
        </w:rPr>
      </w:pPr>
      <w:r w:rsidRPr="00F9449E">
        <w:rPr>
          <w:rFonts w:ascii="Courier New" w:hAnsi="Courier New" w:cs="Courier New"/>
        </w:rPr>
        <w:t>&lt;LastName&gt;testuser&lt;/LastName&gt;</w:t>
      </w:r>
    </w:p>
    <w:p w:rsidR="0057590F" w:rsidRPr="00F9449E" w:rsidRDefault="0057590F" w:rsidP="0057590F">
      <w:pPr>
        <w:rPr>
          <w:rFonts w:ascii="Courier New" w:hAnsi="Courier New" w:cs="Courier New"/>
        </w:rPr>
      </w:pPr>
      <w:r w:rsidRPr="00F9449E">
        <w:rPr>
          <w:rFonts w:ascii="Courier New" w:hAnsi="Courier New" w:cs="Courier New"/>
        </w:rPr>
        <w:t>&lt;Email&gt;testuser@test.com&lt;/Email&gt;</w:t>
      </w:r>
    </w:p>
    <w:p w:rsidR="0057590F" w:rsidRPr="00F9449E" w:rsidRDefault="0057590F" w:rsidP="0057590F">
      <w:pPr>
        <w:rPr>
          <w:rFonts w:ascii="Courier New" w:hAnsi="Courier New" w:cs="Courier New"/>
        </w:rPr>
      </w:pPr>
      <w:r w:rsidRPr="00F9449E">
        <w:rPr>
          <w:rFonts w:ascii="Courier New" w:hAnsi="Courier New" w:cs="Courier New"/>
        </w:rPr>
        <w:t>&lt;state&gt;xyz&lt;/state&gt;</w:t>
      </w:r>
    </w:p>
    <w:p w:rsidR="0057590F" w:rsidRPr="00F9449E" w:rsidRDefault="0057590F" w:rsidP="0057590F">
      <w:pPr>
        <w:rPr>
          <w:rFonts w:ascii="Courier New" w:hAnsi="Courier New" w:cs="Courier New"/>
        </w:rPr>
      </w:pPr>
      <w:r w:rsidRPr="00F9449E">
        <w:rPr>
          <w:rFonts w:ascii="Courier New" w:hAnsi="Courier New" w:cs="Courier New"/>
        </w:rPr>
        <w:t>&lt;location&gt;abc&lt;/location&gt;</w:t>
      </w:r>
    </w:p>
    <w:p w:rsidR="0057590F" w:rsidRPr="00F9449E" w:rsidRDefault="0057590F" w:rsidP="0057590F">
      <w:pPr>
        <w:rPr>
          <w:rFonts w:ascii="Courier New" w:hAnsi="Courier New" w:cs="Courier New"/>
        </w:rPr>
      </w:pPr>
      <w:r w:rsidRPr="00F9449E">
        <w:rPr>
          <w:rFonts w:ascii="Courier New" w:hAnsi="Courier New" w:cs="Courier New"/>
        </w:rPr>
        <w:t>&lt;/user&gt;</w:t>
      </w:r>
    </w:p>
    <w:p w:rsidR="0057590F" w:rsidRPr="00F9449E" w:rsidRDefault="0057590F" w:rsidP="0057590F">
      <w:r w:rsidRPr="00F9449E">
        <w:rPr>
          <w:rFonts w:ascii="Courier New" w:hAnsi="Courier New" w:cs="Courier New"/>
        </w:rPr>
        <w:t>&lt;/Users&gt;</w:t>
      </w:r>
    </w:p>
    <w:p w:rsidR="0057590F" w:rsidRDefault="0057590F" w:rsidP="0057590F">
      <w:pPr>
        <w:spacing w:after="0"/>
        <w:ind w:left="0"/>
      </w:pPr>
    </w:p>
    <w:p w:rsidR="0057590F" w:rsidRDefault="0057590F" w:rsidP="0057590F">
      <w:pPr>
        <w:spacing w:after="0"/>
        <w:ind w:left="0"/>
        <w:rPr>
          <w:rFonts w:asciiTheme="majorHAnsi" w:hAnsiTheme="majorHAnsi"/>
          <w:color w:val="003366"/>
          <w:kern w:val="28"/>
          <w:sz w:val="32"/>
          <w:szCs w:val="32"/>
        </w:rPr>
      </w:pPr>
      <w:r>
        <w:br w:type="page"/>
      </w:r>
    </w:p>
    <w:p w:rsidR="0057590F" w:rsidRDefault="0057590F" w:rsidP="0057590F">
      <w:pPr>
        <w:pStyle w:val="Heading2"/>
        <w:spacing w:line="276" w:lineRule="auto"/>
      </w:pPr>
      <w:bookmarkStart w:id="390" w:name="_Toc514889470"/>
      <w:bookmarkStart w:id="391" w:name="_Toc515037979"/>
      <w:r>
        <w:lastRenderedPageBreak/>
        <w:t>Developing GUIs</w:t>
      </w:r>
      <w:bookmarkEnd w:id="390"/>
      <w:bookmarkEnd w:id="391"/>
    </w:p>
    <w:p w:rsidR="0057590F" w:rsidRDefault="0057590F" w:rsidP="0057590F">
      <w:pPr>
        <w:pStyle w:val="Heading3"/>
        <w:tabs>
          <w:tab w:val="left" w:pos="1670"/>
        </w:tabs>
      </w:pPr>
      <w:bookmarkStart w:id="392" w:name="_Toc514889471"/>
      <w:bookmarkStart w:id="393" w:name="_Toc515037980"/>
      <w:r>
        <w:t>Overview</w:t>
      </w:r>
      <w:bookmarkEnd w:id="392"/>
      <w:bookmarkEnd w:id="393"/>
    </w:p>
    <w:p w:rsidR="0057590F" w:rsidRDefault="0057590F" w:rsidP="0057590F">
      <w:r>
        <w:t>Python provides various options for developing graphical user interfaces (GUIs). Most important are listed below.</w:t>
      </w:r>
    </w:p>
    <w:p w:rsidR="0057590F" w:rsidRDefault="0057590F" w:rsidP="00B629BA">
      <w:pPr>
        <w:pStyle w:val="ListParagraph"/>
        <w:numPr>
          <w:ilvl w:val="0"/>
          <w:numId w:val="95"/>
        </w:numPr>
      </w:pPr>
      <w:r>
        <w:t>Tkinter − Tkinter is the Python interface to the Tk GUI toolkit shipped with Python. We would look this option in this chapter.</w:t>
      </w:r>
    </w:p>
    <w:p w:rsidR="0057590F" w:rsidRDefault="0057590F" w:rsidP="00B629BA">
      <w:pPr>
        <w:pStyle w:val="ListParagraph"/>
        <w:numPr>
          <w:ilvl w:val="0"/>
          <w:numId w:val="95"/>
        </w:numPr>
      </w:pPr>
      <w:r>
        <w:t>wxPython − This is an open-source Python interface for Windows http://wxpython.org.</w:t>
      </w:r>
    </w:p>
    <w:p w:rsidR="0057590F" w:rsidRDefault="0057590F" w:rsidP="00B629BA">
      <w:pPr>
        <w:pStyle w:val="ListParagraph"/>
        <w:numPr>
          <w:ilvl w:val="0"/>
          <w:numId w:val="95"/>
        </w:numPr>
      </w:pPr>
      <w:r>
        <w:t>JPython − JPython is a Python port for Java which gives Python scripts seamless access to Java class libraries on the local machine http://www.jython.org.</w:t>
      </w:r>
    </w:p>
    <w:p w:rsidR="0057590F" w:rsidRDefault="0057590F" w:rsidP="0057590F">
      <w:r>
        <w:t>There are many other interfaces available, which you can find on the Internet.</w:t>
      </w:r>
    </w:p>
    <w:p w:rsidR="0057590F" w:rsidRDefault="0057590F" w:rsidP="0057590F">
      <w:pPr>
        <w:pStyle w:val="Heading3"/>
      </w:pPr>
      <w:bookmarkStart w:id="394" w:name="_Toc514889472"/>
      <w:bookmarkStart w:id="395" w:name="_Toc515037981"/>
      <w:r>
        <w:t>Tkinter Programming</w:t>
      </w:r>
      <w:bookmarkEnd w:id="394"/>
      <w:bookmarkEnd w:id="395"/>
    </w:p>
    <w:p w:rsidR="0057590F" w:rsidRDefault="0057590F" w:rsidP="0057590F">
      <w:pPr>
        <w:pStyle w:val="Heading4"/>
        <w:ind w:left="0"/>
      </w:pPr>
      <w:r>
        <w:t>Overview</w:t>
      </w:r>
    </w:p>
    <w:p w:rsidR="0057590F" w:rsidRDefault="0057590F" w:rsidP="0057590F">
      <w:r>
        <w:t>The tkinter package (“Tk interface”) is the standard Python interface to the Tk GUI toolkit. Both Tk and tkinter are available on most Unix platforms, as well as on Windows systems. (Tk itself is not part of Python; it is maintained at ActiveState.)</w:t>
      </w:r>
    </w:p>
    <w:p w:rsidR="0057590F" w:rsidRDefault="0057590F" w:rsidP="0057590F">
      <w:r>
        <w:t xml:space="preserve">Running </w:t>
      </w:r>
      <w:r w:rsidRPr="00C2628C">
        <w:rPr>
          <w:rFonts w:ascii="Courier New" w:hAnsi="Courier New" w:cs="Courier New"/>
        </w:rPr>
        <w:t>python -m tkinter</w:t>
      </w:r>
      <w:r>
        <w:t xml:space="preserve"> from the command line should open a window demonstrating a simple Tk interface, letting you know that tkinter is properly installed on your system, and also showing what version of Tcl/Tk is installed, so you can read the Tcl/Tk documentation specific to that version.</w:t>
      </w:r>
    </w:p>
    <w:p w:rsidR="0057590F" w:rsidRDefault="0057590F" w:rsidP="0057590F">
      <w:pPr>
        <w:pStyle w:val="Heading4"/>
        <w:ind w:left="0"/>
      </w:pPr>
      <w:r>
        <w:t>Tkinter Widgets</w:t>
      </w:r>
    </w:p>
    <w:p w:rsidR="0057590F" w:rsidRDefault="0057590F" w:rsidP="0057590F">
      <w:r>
        <w:t xml:space="preserve">The </w:t>
      </w:r>
      <w:r w:rsidRPr="00FF7F81">
        <w:rPr>
          <w:rFonts w:ascii="Courier New" w:hAnsi="Courier New" w:cs="Courier New"/>
        </w:rPr>
        <w:t>tkinter.ttk</w:t>
      </w:r>
      <w:r>
        <w:t xml:space="preserve"> module provides access to the Tk themed widget set, introduced in Tk 8.5. If Python has not been compiled against Tk 8.5, this module can still be accessed if Tile has been installed. The former method using Tk 8.5 provides additional benefits including anti-aliased font rendering under X11 and window transparency (requiring a composition window manager on X11).</w:t>
      </w:r>
    </w:p>
    <w:p w:rsidR="0057590F" w:rsidRDefault="0057590F" w:rsidP="0057590F">
      <w:r>
        <w:t xml:space="preserve">The basic idea for </w:t>
      </w:r>
      <w:r w:rsidRPr="00FF7F81">
        <w:rPr>
          <w:rFonts w:ascii="Courier New" w:hAnsi="Courier New" w:cs="Courier New"/>
        </w:rPr>
        <w:t>tkinter.ttk</w:t>
      </w:r>
      <w:r>
        <w:t xml:space="preserve"> is to separate, to the extent possible, the code implementing a widget’s behavior from the code implementing its appearance.</w:t>
      </w:r>
    </w:p>
    <w:p w:rsidR="0057590F" w:rsidRDefault="0057590F" w:rsidP="0057590F">
      <w:r>
        <w:t>To start using Ttk, import its module:</w:t>
      </w:r>
    </w:p>
    <w:p w:rsidR="0057590F" w:rsidRPr="00FF7F81" w:rsidRDefault="0057590F" w:rsidP="0057590F">
      <w:pPr>
        <w:rPr>
          <w:rFonts w:ascii="Courier New" w:hAnsi="Courier New" w:cs="Courier New"/>
        </w:rPr>
      </w:pPr>
      <w:r w:rsidRPr="00FF7F81">
        <w:rPr>
          <w:rFonts w:ascii="Courier New" w:hAnsi="Courier New" w:cs="Courier New"/>
        </w:rPr>
        <w:t>from tkinter import ttk</w:t>
      </w:r>
    </w:p>
    <w:p w:rsidR="0057590F" w:rsidRDefault="0057590F" w:rsidP="0057590F">
      <w:r>
        <w:t>To override the basic Tk widgets, the import should follow the Tk import:</w:t>
      </w:r>
    </w:p>
    <w:p w:rsidR="0057590F" w:rsidRPr="00FF7F81" w:rsidRDefault="0057590F" w:rsidP="0057590F">
      <w:pPr>
        <w:rPr>
          <w:rFonts w:ascii="Courier New" w:hAnsi="Courier New" w:cs="Courier New"/>
        </w:rPr>
      </w:pPr>
      <w:r w:rsidRPr="00FF7F81">
        <w:rPr>
          <w:rFonts w:ascii="Courier New" w:hAnsi="Courier New" w:cs="Courier New"/>
        </w:rPr>
        <w:t>from tkinter import *</w:t>
      </w:r>
    </w:p>
    <w:p w:rsidR="0057590F" w:rsidRPr="00FF7F81" w:rsidRDefault="0057590F" w:rsidP="0057590F">
      <w:pPr>
        <w:rPr>
          <w:rFonts w:ascii="Courier New" w:hAnsi="Courier New" w:cs="Courier New"/>
        </w:rPr>
      </w:pPr>
      <w:r w:rsidRPr="00FF7F81">
        <w:rPr>
          <w:rFonts w:ascii="Courier New" w:hAnsi="Courier New" w:cs="Courier New"/>
        </w:rPr>
        <w:t>from tkinter.ttk import *</w:t>
      </w:r>
    </w:p>
    <w:p w:rsidR="0057590F" w:rsidRDefault="0057590F" w:rsidP="0057590F">
      <w:r>
        <w:t>That code causes several tkinter.ttk widgets (Button, Checkbutton, Entry, Frame, Label, LabelFrame, Menubutton, PanedWindow, Radiobutton, Scale and Scrollbar) to automatically replace the Tk widgets.</w:t>
      </w:r>
    </w:p>
    <w:p w:rsidR="0057590F" w:rsidRDefault="0057590F" w:rsidP="0057590F">
      <w:pPr>
        <w:spacing w:after="0"/>
        <w:ind w:left="0"/>
      </w:pPr>
      <w:r>
        <w:br w:type="page"/>
      </w:r>
    </w:p>
    <w:p w:rsidR="0057590F" w:rsidRDefault="0057590F" w:rsidP="0057590F">
      <w:r>
        <w:lastRenderedPageBreak/>
        <w:t>This has the direct benefit of using the new widgets which gives a better look and feel across platforms; however, the replacement widgets are not completely compatible. The main difference is that widget options such as “</w:t>
      </w:r>
      <w:r w:rsidRPr="005643BB">
        <w:rPr>
          <w:rFonts w:ascii="Courier New" w:hAnsi="Courier New" w:cs="Courier New"/>
        </w:rPr>
        <w:t>fg</w:t>
      </w:r>
      <w:r>
        <w:t>”, “</w:t>
      </w:r>
      <w:r w:rsidRPr="005643BB">
        <w:rPr>
          <w:rFonts w:ascii="Courier New" w:hAnsi="Courier New" w:cs="Courier New"/>
        </w:rPr>
        <w:t>bg</w:t>
      </w:r>
      <w:r>
        <w:t xml:space="preserve">” and others related to widget styling are no longer present in </w:t>
      </w:r>
      <w:r w:rsidRPr="00FF7F81">
        <w:rPr>
          <w:rFonts w:ascii="Courier New" w:hAnsi="Courier New" w:cs="Courier New"/>
        </w:rPr>
        <w:t>Ttk</w:t>
      </w:r>
      <w:r>
        <w:t xml:space="preserve"> widgets. Instead, use the </w:t>
      </w:r>
      <w:r w:rsidRPr="00FF7F81">
        <w:rPr>
          <w:rFonts w:ascii="Courier New" w:hAnsi="Courier New" w:cs="Courier New"/>
        </w:rPr>
        <w:t>ttk.Style</w:t>
      </w:r>
      <w:r>
        <w:t xml:space="preserve"> class for improved styling effects.</w:t>
      </w:r>
    </w:p>
    <w:p w:rsidR="0057590F" w:rsidRDefault="0057590F" w:rsidP="0057590F">
      <w:r w:rsidRPr="00FF7F81">
        <w:t xml:space="preserve">Ttk comes with 17 widgets, </w:t>
      </w:r>
      <w:r>
        <w:t>11</w:t>
      </w:r>
      <w:r w:rsidRPr="00FF7F81">
        <w:t xml:space="preserve"> of which already existed in tkinter: </w:t>
      </w:r>
      <w:r w:rsidRPr="00FF7F81">
        <w:rPr>
          <w:rFonts w:ascii="Courier New" w:hAnsi="Courier New" w:cs="Courier New"/>
        </w:rPr>
        <w:t>Button</w:t>
      </w:r>
      <w:r w:rsidRPr="00FF7F81">
        <w:t xml:space="preserve">, </w:t>
      </w:r>
      <w:r w:rsidRPr="00FF7F81">
        <w:rPr>
          <w:rFonts w:ascii="Courier New" w:hAnsi="Courier New" w:cs="Courier New"/>
        </w:rPr>
        <w:t>Checkbutton</w:t>
      </w:r>
      <w:r w:rsidRPr="00FF7F81">
        <w:t xml:space="preserve">, </w:t>
      </w:r>
      <w:r w:rsidRPr="00FF7F81">
        <w:rPr>
          <w:rFonts w:ascii="Courier New" w:hAnsi="Courier New" w:cs="Courier New"/>
        </w:rPr>
        <w:t>Entry</w:t>
      </w:r>
      <w:r w:rsidRPr="00FF7F81">
        <w:t xml:space="preserve">, </w:t>
      </w:r>
      <w:r w:rsidRPr="00FF7F81">
        <w:rPr>
          <w:rFonts w:ascii="Courier New" w:hAnsi="Courier New" w:cs="Courier New"/>
        </w:rPr>
        <w:t>Frame</w:t>
      </w:r>
      <w:r w:rsidRPr="00FF7F81">
        <w:t xml:space="preserve">, </w:t>
      </w:r>
      <w:r w:rsidRPr="00FF7F81">
        <w:rPr>
          <w:rFonts w:ascii="Courier New" w:hAnsi="Courier New" w:cs="Courier New"/>
        </w:rPr>
        <w:t>Label</w:t>
      </w:r>
      <w:r w:rsidRPr="00FF7F81">
        <w:t xml:space="preserve">, </w:t>
      </w:r>
      <w:r w:rsidRPr="00FF7F81">
        <w:rPr>
          <w:rFonts w:ascii="Courier New" w:hAnsi="Courier New" w:cs="Courier New"/>
        </w:rPr>
        <w:t>LabelFrame</w:t>
      </w:r>
      <w:r w:rsidRPr="00FF7F81">
        <w:t xml:space="preserve">, </w:t>
      </w:r>
      <w:r w:rsidRPr="00FF7F81">
        <w:rPr>
          <w:rFonts w:ascii="Courier New" w:hAnsi="Courier New" w:cs="Courier New"/>
        </w:rPr>
        <w:t>Menubutton</w:t>
      </w:r>
      <w:r w:rsidRPr="00FF7F81">
        <w:t xml:space="preserve">, </w:t>
      </w:r>
      <w:r w:rsidRPr="00FF7F81">
        <w:rPr>
          <w:rFonts w:ascii="Courier New" w:hAnsi="Courier New" w:cs="Courier New"/>
        </w:rPr>
        <w:t>PanedWindow</w:t>
      </w:r>
      <w:r w:rsidRPr="00FF7F81">
        <w:t xml:space="preserve">, </w:t>
      </w:r>
      <w:r w:rsidRPr="00FF7F81">
        <w:rPr>
          <w:rFonts w:ascii="Courier New" w:hAnsi="Courier New" w:cs="Courier New"/>
        </w:rPr>
        <w:t>Radiobutton</w:t>
      </w:r>
      <w:r w:rsidRPr="00FF7F81">
        <w:t xml:space="preserve">, </w:t>
      </w:r>
      <w:r w:rsidRPr="00FF7F81">
        <w:rPr>
          <w:rFonts w:ascii="Courier New" w:hAnsi="Courier New" w:cs="Courier New"/>
        </w:rPr>
        <w:t>Scale</w:t>
      </w:r>
      <w:r w:rsidRPr="00FF7F81">
        <w:t xml:space="preserve"> and </w:t>
      </w:r>
      <w:r w:rsidRPr="00FF7F81">
        <w:rPr>
          <w:rFonts w:ascii="Courier New" w:hAnsi="Courier New" w:cs="Courier New"/>
        </w:rPr>
        <w:t>Scrollbar</w:t>
      </w:r>
      <w:r w:rsidRPr="00FF7F81">
        <w:t xml:space="preserve">. The other six are new: </w:t>
      </w:r>
      <w:r w:rsidRPr="00FF7F81">
        <w:rPr>
          <w:rFonts w:ascii="Courier New" w:hAnsi="Courier New" w:cs="Courier New"/>
        </w:rPr>
        <w:t>Combobox</w:t>
      </w:r>
      <w:r w:rsidRPr="00FF7F81">
        <w:t xml:space="preserve">, </w:t>
      </w:r>
      <w:r w:rsidRPr="00FF7F81">
        <w:rPr>
          <w:rFonts w:ascii="Courier New" w:hAnsi="Courier New" w:cs="Courier New"/>
        </w:rPr>
        <w:t>Notebook</w:t>
      </w:r>
      <w:r w:rsidRPr="00FF7F81">
        <w:t xml:space="preserve">, </w:t>
      </w:r>
      <w:r w:rsidRPr="00FF7F81">
        <w:rPr>
          <w:rFonts w:ascii="Courier New" w:hAnsi="Courier New" w:cs="Courier New"/>
        </w:rPr>
        <w:t>Progressbar</w:t>
      </w:r>
      <w:r w:rsidRPr="00FF7F81">
        <w:t xml:space="preserve">, </w:t>
      </w:r>
      <w:r w:rsidRPr="00FF7F81">
        <w:rPr>
          <w:rFonts w:ascii="Courier New" w:hAnsi="Courier New" w:cs="Courier New"/>
        </w:rPr>
        <w:t>Separator</w:t>
      </w:r>
      <w:r w:rsidRPr="00FF7F81">
        <w:t xml:space="preserve">, </w:t>
      </w:r>
      <w:r w:rsidRPr="00FF7F81">
        <w:rPr>
          <w:rFonts w:ascii="Courier New" w:hAnsi="Courier New" w:cs="Courier New"/>
        </w:rPr>
        <w:t>Sizegrip</w:t>
      </w:r>
      <w:r w:rsidRPr="00FF7F81">
        <w:t xml:space="preserve"> and </w:t>
      </w:r>
      <w:r w:rsidRPr="00FF7F81">
        <w:rPr>
          <w:rFonts w:ascii="Courier New" w:hAnsi="Courier New" w:cs="Courier New"/>
        </w:rPr>
        <w:t>Treeview</w:t>
      </w:r>
      <w:r w:rsidRPr="00FF7F81">
        <w:t>. And all them are subclasses of Widget.</w:t>
      </w:r>
    </w:p>
    <w:p w:rsidR="0057590F" w:rsidRDefault="0057590F" w:rsidP="0057590F">
      <w:r w:rsidRPr="00FF7F81">
        <w:rPr>
          <w:rFonts w:ascii="Courier New" w:hAnsi="Courier New" w:cs="Courier New"/>
        </w:rPr>
        <w:t>ttk.Widget</w:t>
      </w:r>
      <w:r w:rsidRPr="00FF7F81">
        <w:t xml:space="preserve"> defines standard options and methods supported by </w:t>
      </w:r>
      <w:r w:rsidRPr="00FF7F81">
        <w:rPr>
          <w:rFonts w:ascii="Courier New" w:hAnsi="Courier New" w:cs="Courier New"/>
        </w:rPr>
        <w:t>Tk</w:t>
      </w:r>
      <w:r w:rsidRPr="00FF7F81">
        <w:t xml:space="preserve"> themed widgets and is not supposed to be directly instantiated.</w:t>
      </w:r>
    </w:p>
    <w:p w:rsidR="0057590F" w:rsidRDefault="0057590F" w:rsidP="0057590F">
      <w:r>
        <w:t>The table below provides a brief description of the widgets:</w:t>
      </w:r>
    </w:p>
    <w:tbl>
      <w:tblPr>
        <w:tblStyle w:val="ListTable4"/>
        <w:tblW w:w="9062" w:type="dxa"/>
        <w:tblInd w:w="1327" w:type="dxa"/>
        <w:tblLook w:val="04A0"/>
      </w:tblPr>
      <w:tblGrid>
        <w:gridCol w:w="1670"/>
        <w:gridCol w:w="7392"/>
      </w:tblGrid>
      <w:tr w:rsidR="0057590F" w:rsidTr="00562D38">
        <w:trPr>
          <w:cnfStyle w:val="100000000000"/>
        </w:trPr>
        <w:tc>
          <w:tcPr>
            <w:cnfStyle w:val="001000000000"/>
            <w:tcW w:w="1670" w:type="dxa"/>
          </w:tcPr>
          <w:p w:rsidR="0057590F" w:rsidRDefault="0057590F" w:rsidP="00562D38">
            <w:pPr>
              <w:ind w:left="0"/>
            </w:pPr>
            <w:r>
              <w:t>Widgets</w:t>
            </w:r>
          </w:p>
        </w:tc>
        <w:tc>
          <w:tcPr>
            <w:tcW w:w="7392" w:type="dxa"/>
          </w:tcPr>
          <w:p w:rsidR="0057590F" w:rsidRDefault="0057590F" w:rsidP="00562D38">
            <w:pPr>
              <w:ind w:left="0"/>
              <w:cnfStyle w:val="100000000000"/>
            </w:pPr>
            <w:r>
              <w:t>Description</w:t>
            </w:r>
          </w:p>
        </w:tc>
      </w:tr>
      <w:tr w:rsidR="0057590F" w:rsidTr="00562D38">
        <w:trPr>
          <w:cnfStyle w:val="000000100000"/>
        </w:trPr>
        <w:tc>
          <w:tcPr>
            <w:cnfStyle w:val="001000000000"/>
            <w:tcW w:w="1670" w:type="dxa"/>
          </w:tcPr>
          <w:p w:rsidR="0057590F" w:rsidRPr="004A1095" w:rsidRDefault="0057590F" w:rsidP="00562D38">
            <w:pPr>
              <w:ind w:left="0"/>
              <w:rPr>
                <w:b w:val="0"/>
              </w:rPr>
            </w:pPr>
            <w:r w:rsidRPr="004A1095">
              <w:rPr>
                <w:rFonts w:ascii="Courier New" w:hAnsi="Courier New" w:cs="Courier New"/>
                <w:b w:val="0"/>
              </w:rPr>
              <w:t>Button</w:t>
            </w:r>
          </w:p>
        </w:tc>
        <w:tc>
          <w:tcPr>
            <w:tcW w:w="7392" w:type="dxa"/>
          </w:tcPr>
          <w:p w:rsidR="0057590F" w:rsidRDefault="0057590F" w:rsidP="00562D38">
            <w:pPr>
              <w:ind w:left="0"/>
              <w:cnfStyle w:val="000000100000"/>
            </w:pPr>
            <w:r>
              <w:t>Displays buttons in the application.</w:t>
            </w:r>
          </w:p>
        </w:tc>
      </w:tr>
      <w:tr w:rsidR="0057590F" w:rsidTr="00562D38">
        <w:tc>
          <w:tcPr>
            <w:cnfStyle w:val="001000000000"/>
            <w:tcW w:w="1670" w:type="dxa"/>
          </w:tcPr>
          <w:p w:rsidR="0057590F" w:rsidRPr="004A1095" w:rsidRDefault="0057590F" w:rsidP="00562D38">
            <w:pPr>
              <w:ind w:left="0"/>
              <w:rPr>
                <w:b w:val="0"/>
              </w:rPr>
            </w:pPr>
            <w:r w:rsidRPr="004A1095">
              <w:rPr>
                <w:rFonts w:ascii="Courier New" w:hAnsi="Courier New" w:cs="Courier New"/>
                <w:b w:val="0"/>
              </w:rPr>
              <w:t>Checkbutton</w:t>
            </w:r>
          </w:p>
        </w:tc>
        <w:tc>
          <w:tcPr>
            <w:tcW w:w="7392" w:type="dxa"/>
          </w:tcPr>
          <w:p w:rsidR="0057590F" w:rsidRDefault="0057590F" w:rsidP="00562D38">
            <w:pPr>
              <w:ind w:left="0"/>
              <w:cnfStyle w:val="000000000000"/>
            </w:pPr>
            <w:r>
              <w:t>D</w:t>
            </w:r>
            <w:r w:rsidRPr="00B91DD0">
              <w:t>isplay</w:t>
            </w:r>
            <w:r>
              <w:t>s</w:t>
            </w:r>
            <w:r w:rsidRPr="00B91DD0">
              <w:t xml:space="preserve"> a number of options as checkboxes. The user can select multiple options at a time.</w:t>
            </w:r>
          </w:p>
        </w:tc>
      </w:tr>
      <w:tr w:rsidR="0057590F" w:rsidTr="00562D38">
        <w:trPr>
          <w:cnfStyle w:val="000000100000"/>
        </w:trPr>
        <w:tc>
          <w:tcPr>
            <w:cnfStyle w:val="001000000000"/>
            <w:tcW w:w="1670" w:type="dxa"/>
          </w:tcPr>
          <w:p w:rsidR="0057590F" w:rsidRPr="004A1095" w:rsidRDefault="0057590F" w:rsidP="00562D38">
            <w:pPr>
              <w:ind w:left="0"/>
              <w:rPr>
                <w:b w:val="0"/>
              </w:rPr>
            </w:pPr>
            <w:r w:rsidRPr="004A1095">
              <w:rPr>
                <w:rFonts w:ascii="Courier New" w:hAnsi="Courier New" w:cs="Courier New"/>
                <w:b w:val="0"/>
              </w:rPr>
              <w:t>Entry</w:t>
            </w:r>
          </w:p>
        </w:tc>
        <w:tc>
          <w:tcPr>
            <w:tcW w:w="7392" w:type="dxa"/>
          </w:tcPr>
          <w:p w:rsidR="0057590F" w:rsidRDefault="0057590F" w:rsidP="00562D38">
            <w:pPr>
              <w:ind w:left="0"/>
              <w:cnfStyle w:val="000000100000"/>
            </w:pPr>
            <w:r w:rsidRPr="00B91DD0">
              <w:t>Display</w:t>
            </w:r>
            <w:r>
              <w:t>s</w:t>
            </w:r>
            <w:r w:rsidRPr="00B91DD0">
              <w:t xml:space="preserve"> a single-line text field for accepting values from a user.</w:t>
            </w:r>
          </w:p>
        </w:tc>
      </w:tr>
      <w:tr w:rsidR="0057590F" w:rsidTr="00562D38">
        <w:tc>
          <w:tcPr>
            <w:cnfStyle w:val="001000000000"/>
            <w:tcW w:w="1670" w:type="dxa"/>
          </w:tcPr>
          <w:p w:rsidR="0057590F" w:rsidRPr="004A1095" w:rsidRDefault="0057590F" w:rsidP="00562D38">
            <w:pPr>
              <w:ind w:left="0"/>
              <w:rPr>
                <w:b w:val="0"/>
              </w:rPr>
            </w:pPr>
            <w:r w:rsidRPr="004A1095">
              <w:rPr>
                <w:rFonts w:ascii="Courier New" w:hAnsi="Courier New" w:cs="Courier New"/>
                <w:b w:val="0"/>
              </w:rPr>
              <w:t>Frame</w:t>
            </w:r>
          </w:p>
        </w:tc>
        <w:tc>
          <w:tcPr>
            <w:tcW w:w="7392" w:type="dxa"/>
          </w:tcPr>
          <w:p w:rsidR="0057590F" w:rsidRDefault="0057590F" w:rsidP="00562D38">
            <w:pPr>
              <w:ind w:left="0"/>
              <w:cnfStyle w:val="000000000000"/>
            </w:pPr>
            <w:r>
              <w:t>I</w:t>
            </w:r>
            <w:r w:rsidRPr="00B91DD0">
              <w:t>s used as a container widget to organize other widgets.</w:t>
            </w:r>
          </w:p>
        </w:tc>
      </w:tr>
      <w:tr w:rsidR="0057590F" w:rsidTr="00562D38">
        <w:trPr>
          <w:cnfStyle w:val="000000100000"/>
        </w:trPr>
        <w:tc>
          <w:tcPr>
            <w:cnfStyle w:val="001000000000"/>
            <w:tcW w:w="1670" w:type="dxa"/>
          </w:tcPr>
          <w:p w:rsidR="0057590F" w:rsidRPr="004A1095" w:rsidRDefault="0057590F" w:rsidP="00562D38">
            <w:pPr>
              <w:ind w:left="0"/>
              <w:rPr>
                <w:b w:val="0"/>
              </w:rPr>
            </w:pPr>
            <w:r w:rsidRPr="004A1095">
              <w:rPr>
                <w:rFonts w:ascii="Courier New" w:hAnsi="Courier New" w:cs="Courier New"/>
                <w:b w:val="0"/>
              </w:rPr>
              <w:t>Label</w:t>
            </w:r>
          </w:p>
        </w:tc>
        <w:tc>
          <w:tcPr>
            <w:tcW w:w="7392" w:type="dxa"/>
          </w:tcPr>
          <w:p w:rsidR="0057590F" w:rsidRDefault="0057590F" w:rsidP="00562D38">
            <w:pPr>
              <w:ind w:left="0"/>
              <w:cnfStyle w:val="000000100000"/>
            </w:pPr>
            <w:r w:rsidRPr="00B91DD0">
              <w:t>Provide</w:t>
            </w:r>
            <w:r>
              <w:t>s</w:t>
            </w:r>
            <w:r w:rsidRPr="00B91DD0">
              <w:t xml:space="preserve"> a single-line caption for other widgets. It can also contain images.</w:t>
            </w:r>
          </w:p>
        </w:tc>
      </w:tr>
      <w:tr w:rsidR="0057590F" w:rsidTr="00562D38">
        <w:tc>
          <w:tcPr>
            <w:cnfStyle w:val="001000000000"/>
            <w:tcW w:w="1670" w:type="dxa"/>
          </w:tcPr>
          <w:p w:rsidR="0057590F" w:rsidRPr="004A1095" w:rsidRDefault="0057590F" w:rsidP="00562D38">
            <w:pPr>
              <w:ind w:left="0"/>
              <w:rPr>
                <w:b w:val="0"/>
              </w:rPr>
            </w:pPr>
            <w:r w:rsidRPr="004A1095">
              <w:rPr>
                <w:rFonts w:ascii="Courier New" w:hAnsi="Courier New" w:cs="Courier New"/>
                <w:b w:val="0"/>
              </w:rPr>
              <w:t>LabelFrame</w:t>
            </w:r>
          </w:p>
        </w:tc>
        <w:tc>
          <w:tcPr>
            <w:tcW w:w="7392" w:type="dxa"/>
          </w:tcPr>
          <w:p w:rsidR="0057590F" w:rsidRDefault="0057590F" w:rsidP="00562D38">
            <w:pPr>
              <w:ind w:left="0"/>
              <w:cnfStyle w:val="000000000000"/>
            </w:pPr>
            <w:r w:rsidRPr="00B91DD0">
              <w:t>Is a simple container widget. Its primary purpose is to act as a spacer or container for complex window layouts.</w:t>
            </w:r>
          </w:p>
        </w:tc>
      </w:tr>
      <w:tr w:rsidR="0057590F" w:rsidTr="00562D38">
        <w:trPr>
          <w:cnfStyle w:val="000000100000"/>
        </w:trPr>
        <w:tc>
          <w:tcPr>
            <w:cnfStyle w:val="001000000000"/>
            <w:tcW w:w="1670" w:type="dxa"/>
          </w:tcPr>
          <w:p w:rsidR="0057590F" w:rsidRPr="004A1095" w:rsidRDefault="0057590F" w:rsidP="00562D38">
            <w:pPr>
              <w:ind w:left="0"/>
              <w:rPr>
                <w:b w:val="0"/>
              </w:rPr>
            </w:pPr>
            <w:r w:rsidRPr="004A1095">
              <w:rPr>
                <w:rFonts w:ascii="Courier New" w:hAnsi="Courier New" w:cs="Courier New"/>
                <w:b w:val="0"/>
              </w:rPr>
              <w:t>Menubutton</w:t>
            </w:r>
          </w:p>
        </w:tc>
        <w:tc>
          <w:tcPr>
            <w:tcW w:w="7392" w:type="dxa"/>
          </w:tcPr>
          <w:p w:rsidR="0057590F" w:rsidRDefault="0057590F" w:rsidP="00562D38">
            <w:pPr>
              <w:ind w:left="0"/>
              <w:cnfStyle w:val="000000100000"/>
            </w:pPr>
            <w:r>
              <w:t>D</w:t>
            </w:r>
            <w:r w:rsidRPr="00B91DD0">
              <w:t>isplay</w:t>
            </w:r>
            <w:r>
              <w:t>s</w:t>
            </w:r>
            <w:r w:rsidRPr="00B91DD0">
              <w:t xml:space="preserve"> menus in your application.</w:t>
            </w:r>
          </w:p>
        </w:tc>
      </w:tr>
      <w:tr w:rsidR="0057590F" w:rsidTr="00562D38">
        <w:tc>
          <w:tcPr>
            <w:cnfStyle w:val="001000000000"/>
            <w:tcW w:w="1670" w:type="dxa"/>
          </w:tcPr>
          <w:p w:rsidR="0057590F" w:rsidRPr="004A1095" w:rsidRDefault="0057590F" w:rsidP="00562D38">
            <w:pPr>
              <w:ind w:left="0"/>
              <w:rPr>
                <w:b w:val="0"/>
              </w:rPr>
            </w:pPr>
            <w:r w:rsidRPr="004A1095">
              <w:rPr>
                <w:rFonts w:ascii="Courier New" w:hAnsi="Courier New" w:cs="Courier New"/>
                <w:b w:val="0"/>
              </w:rPr>
              <w:t>PanedWindow</w:t>
            </w:r>
          </w:p>
        </w:tc>
        <w:tc>
          <w:tcPr>
            <w:tcW w:w="7392" w:type="dxa"/>
          </w:tcPr>
          <w:p w:rsidR="0057590F" w:rsidRDefault="0057590F" w:rsidP="00562D38">
            <w:pPr>
              <w:ind w:left="0"/>
              <w:cnfStyle w:val="000000000000"/>
            </w:pPr>
            <w:r w:rsidRPr="00B91DD0">
              <w:t>Is a container widget that may contain any number of panes, arranged horizontally or vertically</w:t>
            </w:r>
            <w:r>
              <w:t>.</w:t>
            </w:r>
          </w:p>
        </w:tc>
      </w:tr>
      <w:tr w:rsidR="0057590F" w:rsidTr="00562D38">
        <w:trPr>
          <w:cnfStyle w:val="000000100000"/>
        </w:trPr>
        <w:tc>
          <w:tcPr>
            <w:cnfStyle w:val="001000000000"/>
            <w:tcW w:w="1670" w:type="dxa"/>
          </w:tcPr>
          <w:p w:rsidR="0057590F" w:rsidRPr="004A1095" w:rsidRDefault="0057590F" w:rsidP="00562D38">
            <w:pPr>
              <w:ind w:left="0"/>
              <w:rPr>
                <w:b w:val="0"/>
              </w:rPr>
            </w:pPr>
            <w:r w:rsidRPr="004A1095">
              <w:rPr>
                <w:rFonts w:ascii="Courier New" w:hAnsi="Courier New" w:cs="Courier New"/>
                <w:b w:val="0"/>
              </w:rPr>
              <w:t>Radiobutton</w:t>
            </w:r>
          </w:p>
        </w:tc>
        <w:tc>
          <w:tcPr>
            <w:tcW w:w="7392" w:type="dxa"/>
          </w:tcPr>
          <w:p w:rsidR="0057590F" w:rsidRDefault="0057590F" w:rsidP="00562D38">
            <w:pPr>
              <w:ind w:left="0"/>
              <w:cnfStyle w:val="000000100000"/>
            </w:pPr>
            <w:r w:rsidRPr="00B91DD0">
              <w:t>Display</w:t>
            </w:r>
            <w:r>
              <w:t>s</w:t>
            </w:r>
            <w:r w:rsidRPr="00B91DD0">
              <w:t xml:space="preserve"> a number of options as radio buttons. The user can select only one option at a time.</w:t>
            </w:r>
          </w:p>
        </w:tc>
      </w:tr>
      <w:tr w:rsidR="0057590F" w:rsidTr="00562D38">
        <w:tc>
          <w:tcPr>
            <w:cnfStyle w:val="001000000000"/>
            <w:tcW w:w="1670" w:type="dxa"/>
          </w:tcPr>
          <w:p w:rsidR="0057590F" w:rsidRPr="004A1095" w:rsidRDefault="0057590F" w:rsidP="00562D38">
            <w:pPr>
              <w:ind w:left="0"/>
              <w:rPr>
                <w:b w:val="0"/>
              </w:rPr>
            </w:pPr>
            <w:r w:rsidRPr="004A1095">
              <w:rPr>
                <w:rFonts w:ascii="Courier New" w:hAnsi="Courier New" w:cs="Courier New"/>
                <w:b w:val="0"/>
              </w:rPr>
              <w:t>Scale</w:t>
            </w:r>
          </w:p>
        </w:tc>
        <w:tc>
          <w:tcPr>
            <w:tcW w:w="7392" w:type="dxa"/>
          </w:tcPr>
          <w:p w:rsidR="0057590F" w:rsidRDefault="0057590F" w:rsidP="00562D38">
            <w:pPr>
              <w:ind w:left="0"/>
              <w:cnfStyle w:val="000000000000"/>
            </w:pPr>
            <w:r>
              <w:t>I</w:t>
            </w:r>
            <w:r w:rsidRPr="00B91DD0">
              <w:t>s used to provide a slider widget.</w:t>
            </w:r>
          </w:p>
        </w:tc>
      </w:tr>
      <w:tr w:rsidR="0057590F" w:rsidTr="00562D38">
        <w:trPr>
          <w:cnfStyle w:val="000000100000"/>
        </w:trPr>
        <w:tc>
          <w:tcPr>
            <w:cnfStyle w:val="001000000000"/>
            <w:tcW w:w="1670" w:type="dxa"/>
          </w:tcPr>
          <w:p w:rsidR="0057590F" w:rsidRPr="004A1095" w:rsidRDefault="0057590F" w:rsidP="00562D38">
            <w:pPr>
              <w:ind w:left="0"/>
              <w:rPr>
                <w:b w:val="0"/>
              </w:rPr>
            </w:pPr>
            <w:r w:rsidRPr="004A1095">
              <w:rPr>
                <w:rFonts w:ascii="Courier New" w:hAnsi="Courier New" w:cs="Courier New"/>
                <w:b w:val="0"/>
              </w:rPr>
              <w:t>Scrollbar</w:t>
            </w:r>
          </w:p>
        </w:tc>
        <w:tc>
          <w:tcPr>
            <w:tcW w:w="7392" w:type="dxa"/>
          </w:tcPr>
          <w:p w:rsidR="0057590F" w:rsidRDefault="0057590F" w:rsidP="00562D38">
            <w:pPr>
              <w:ind w:left="0"/>
              <w:cnfStyle w:val="000000100000"/>
            </w:pPr>
            <w:r w:rsidRPr="00B91DD0">
              <w:t>Is used to add scrolling capability to various widgets, such as list boxes.</w:t>
            </w:r>
          </w:p>
        </w:tc>
      </w:tr>
      <w:tr w:rsidR="0057590F" w:rsidTr="00562D38">
        <w:tc>
          <w:tcPr>
            <w:cnfStyle w:val="001000000000"/>
            <w:tcW w:w="1670" w:type="dxa"/>
          </w:tcPr>
          <w:p w:rsidR="0057590F" w:rsidRPr="004A1095" w:rsidRDefault="0057590F" w:rsidP="00562D38">
            <w:pPr>
              <w:ind w:left="0"/>
              <w:rPr>
                <w:b w:val="0"/>
              </w:rPr>
            </w:pPr>
            <w:r w:rsidRPr="004A1095">
              <w:rPr>
                <w:rFonts w:ascii="Courier New" w:hAnsi="Courier New" w:cs="Courier New"/>
                <w:b w:val="0"/>
              </w:rPr>
              <w:t>Combobox</w:t>
            </w:r>
          </w:p>
        </w:tc>
        <w:tc>
          <w:tcPr>
            <w:tcW w:w="7392" w:type="dxa"/>
          </w:tcPr>
          <w:p w:rsidR="0057590F" w:rsidRDefault="0057590F" w:rsidP="00562D38">
            <w:pPr>
              <w:ind w:left="0"/>
              <w:cnfStyle w:val="000000000000"/>
            </w:pPr>
            <w:r>
              <w:rPr>
                <w:shd w:val="clear" w:color="auto" w:fill="FFFFFF"/>
              </w:rPr>
              <w:t>Combines a text field with a pop-down list of values. This widget is a subclass of </w:t>
            </w:r>
            <w:r>
              <w:rPr>
                <w:rStyle w:val="pre"/>
                <w:rFonts w:ascii="Courier New" w:hAnsi="Courier New" w:cs="Courier New"/>
                <w:color w:val="222222"/>
                <w:sz w:val="23"/>
                <w:szCs w:val="23"/>
                <w:shd w:val="clear" w:color="auto" w:fill="FFFFFF"/>
              </w:rPr>
              <w:t>Entry</w:t>
            </w:r>
            <w:r>
              <w:rPr>
                <w:shd w:val="clear" w:color="auto" w:fill="FFFFFF"/>
              </w:rPr>
              <w:t>.</w:t>
            </w:r>
          </w:p>
        </w:tc>
      </w:tr>
      <w:tr w:rsidR="0057590F" w:rsidTr="00562D38">
        <w:trPr>
          <w:cnfStyle w:val="000000100000"/>
        </w:trPr>
        <w:tc>
          <w:tcPr>
            <w:cnfStyle w:val="001000000000"/>
            <w:tcW w:w="1670" w:type="dxa"/>
          </w:tcPr>
          <w:p w:rsidR="0057590F" w:rsidRPr="004A1095" w:rsidRDefault="0057590F" w:rsidP="00562D38">
            <w:pPr>
              <w:ind w:left="0"/>
              <w:rPr>
                <w:b w:val="0"/>
              </w:rPr>
            </w:pPr>
            <w:r w:rsidRPr="004A1095">
              <w:rPr>
                <w:rFonts w:ascii="Courier New" w:hAnsi="Courier New" w:cs="Courier New"/>
                <w:b w:val="0"/>
              </w:rPr>
              <w:t>Notebook</w:t>
            </w:r>
          </w:p>
        </w:tc>
        <w:tc>
          <w:tcPr>
            <w:tcW w:w="7392" w:type="dxa"/>
          </w:tcPr>
          <w:p w:rsidR="0057590F" w:rsidRDefault="0057590F" w:rsidP="00562D38">
            <w:pPr>
              <w:ind w:left="0"/>
              <w:cnfStyle w:val="000000100000"/>
            </w:pPr>
            <w:r>
              <w:t>M</w:t>
            </w:r>
            <w:r w:rsidRPr="00635F79">
              <w:t>anages a collection of windows and displays a single one at a time. Each child window is associated with a tab, which the user may select to change the currently-displayed window.</w:t>
            </w:r>
          </w:p>
        </w:tc>
      </w:tr>
      <w:tr w:rsidR="0057590F" w:rsidTr="00562D38">
        <w:tc>
          <w:tcPr>
            <w:cnfStyle w:val="001000000000"/>
            <w:tcW w:w="1670" w:type="dxa"/>
          </w:tcPr>
          <w:p w:rsidR="0057590F" w:rsidRPr="004A1095" w:rsidRDefault="0057590F" w:rsidP="00562D38">
            <w:pPr>
              <w:ind w:left="0"/>
              <w:rPr>
                <w:b w:val="0"/>
              </w:rPr>
            </w:pPr>
            <w:r w:rsidRPr="004A1095">
              <w:rPr>
                <w:rFonts w:ascii="Courier New" w:hAnsi="Courier New" w:cs="Courier New"/>
                <w:b w:val="0"/>
              </w:rPr>
              <w:t>Progressbar</w:t>
            </w:r>
          </w:p>
        </w:tc>
        <w:tc>
          <w:tcPr>
            <w:tcW w:w="7392" w:type="dxa"/>
          </w:tcPr>
          <w:p w:rsidR="0057590F" w:rsidRDefault="0057590F" w:rsidP="00562D38">
            <w:pPr>
              <w:ind w:left="0"/>
              <w:cnfStyle w:val="000000000000"/>
            </w:pPr>
            <w:r>
              <w:t>S</w:t>
            </w:r>
            <w:r w:rsidRPr="00635F79">
              <w:t xml:space="preserve">hows the status of a long-running operation. It can operate in two modes: </w:t>
            </w:r>
          </w:p>
          <w:p w:rsidR="0057590F" w:rsidRDefault="0057590F" w:rsidP="00B629BA">
            <w:pPr>
              <w:pStyle w:val="ListParagraph"/>
              <w:numPr>
                <w:ilvl w:val="0"/>
                <w:numId w:val="97"/>
              </w:numPr>
              <w:cnfStyle w:val="000000000000"/>
            </w:pPr>
            <w:r>
              <w:t>T</w:t>
            </w:r>
            <w:r w:rsidRPr="00635F79">
              <w:t xml:space="preserve">he determinate mode which shows the amount completed relative to the total amount of work to be done and </w:t>
            </w:r>
          </w:p>
          <w:p w:rsidR="0057590F" w:rsidRDefault="0057590F" w:rsidP="00B629BA">
            <w:pPr>
              <w:pStyle w:val="ListParagraph"/>
              <w:numPr>
                <w:ilvl w:val="0"/>
                <w:numId w:val="97"/>
              </w:numPr>
              <w:cnfStyle w:val="000000000000"/>
            </w:pPr>
            <w:r>
              <w:t>T</w:t>
            </w:r>
            <w:r w:rsidRPr="00635F79">
              <w:t>he indeterminate mode which provides an animated display to let the user know that work is progressing.</w:t>
            </w:r>
          </w:p>
        </w:tc>
      </w:tr>
      <w:tr w:rsidR="0057590F" w:rsidTr="00562D38">
        <w:trPr>
          <w:cnfStyle w:val="000000100000"/>
        </w:trPr>
        <w:tc>
          <w:tcPr>
            <w:cnfStyle w:val="001000000000"/>
            <w:tcW w:w="1670" w:type="dxa"/>
          </w:tcPr>
          <w:p w:rsidR="0057590F" w:rsidRPr="004A1095" w:rsidRDefault="0057590F" w:rsidP="00562D38">
            <w:pPr>
              <w:ind w:left="0"/>
              <w:rPr>
                <w:b w:val="0"/>
              </w:rPr>
            </w:pPr>
            <w:r w:rsidRPr="004A1095">
              <w:rPr>
                <w:rFonts w:ascii="Courier New" w:hAnsi="Courier New" w:cs="Courier New"/>
                <w:b w:val="0"/>
              </w:rPr>
              <w:t>Separator</w:t>
            </w:r>
          </w:p>
        </w:tc>
        <w:tc>
          <w:tcPr>
            <w:tcW w:w="7392" w:type="dxa"/>
          </w:tcPr>
          <w:p w:rsidR="0057590F" w:rsidRDefault="0057590F" w:rsidP="00562D38">
            <w:pPr>
              <w:ind w:left="0"/>
              <w:cnfStyle w:val="000000100000"/>
            </w:pPr>
            <w:r>
              <w:t xml:space="preserve">Displays a horizontal or vertical separator bar. It has no other methods </w:t>
            </w:r>
            <w:r>
              <w:lastRenderedPageBreak/>
              <w:t xml:space="preserve">besides the ones inherited from </w:t>
            </w:r>
            <w:r w:rsidRPr="00AC3B3B">
              <w:rPr>
                <w:rFonts w:ascii="Courier New" w:hAnsi="Courier New" w:cs="Courier New"/>
              </w:rPr>
              <w:t>ttk.Widget</w:t>
            </w:r>
            <w:r>
              <w:t>.</w:t>
            </w:r>
          </w:p>
        </w:tc>
      </w:tr>
      <w:tr w:rsidR="0057590F" w:rsidTr="00562D38">
        <w:tc>
          <w:tcPr>
            <w:cnfStyle w:val="001000000000"/>
            <w:tcW w:w="1670" w:type="dxa"/>
          </w:tcPr>
          <w:p w:rsidR="0057590F" w:rsidRPr="004A1095" w:rsidRDefault="0057590F" w:rsidP="00562D38">
            <w:pPr>
              <w:ind w:left="0"/>
              <w:rPr>
                <w:rFonts w:ascii="Courier New" w:hAnsi="Courier New" w:cs="Courier New"/>
                <w:b w:val="0"/>
              </w:rPr>
            </w:pPr>
            <w:r w:rsidRPr="004A1095">
              <w:rPr>
                <w:rFonts w:ascii="Courier New" w:hAnsi="Courier New" w:cs="Courier New"/>
                <w:b w:val="0"/>
              </w:rPr>
              <w:lastRenderedPageBreak/>
              <w:t>Sizegrip</w:t>
            </w:r>
          </w:p>
        </w:tc>
        <w:tc>
          <w:tcPr>
            <w:tcW w:w="7392" w:type="dxa"/>
          </w:tcPr>
          <w:p w:rsidR="0057590F" w:rsidRDefault="0057590F" w:rsidP="00562D38">
            <w:pPr>
              <w:ind w:left="0"/>
              <w:cnfStyle w:val="000000000000"/>
            </w:pPr>
            <w:r>
              <w:t>A</w:t>
            </w:r>
            <w:r w:rsidRPr="00635F79">
              <w:t>llows the user to resize the containing toplevel window by pressing and dragging the grip.</w:t>
            </w:r>
          </w:p>
        </w:tc>
      </w:tr>
      <w:tr w:rsidR="0057590F" w:rsidTr="00562D38">
        <w:trPr>
          <w:cnfStyle w:val="000000100000"/>
        </w:trPr>
        <w:tc>
          <w:tcPr>
            <w:cnfStyle w:val="001000000000"/>
            <w:tcW w:w="1670" w:type="dxa"/>
          </w:tcPr>
          <w:p w:rsidR="0057590F" w:rsidRPr="004A1095" w:rsidRDefault="0057590F" w:rsidP="00562D38">
            <w:pPr>
              <w:ind w:left="0"/>
              <w:rPr>
                <w:rFonts w:ascii="Courier New" w:hAnsi="Courier New" w:cs="Courier New"/>
                <w:b w:val="0"/>
              </w:rPr>
            </w:pPr>
            <w:r w:rsidRPr="004A1095">
              <w:rPr>
                <w:rFonts w:ascii="Courier New" w:hAnsi="Courier New" w:cs="Courier New"/>
                <w:b w:val="0"/>
              </w:rPr>
              <w:t>Treeview</w:t>
            </w:r>
          </w:p>
        </w:tc>
        <w:tc>
          <w:tcPr>
            <w:tcW w:w="7392" w:type="dxa"/>
          </w:tcPr>
          <w:p w:rsidR="0057590F" w:rsidRDefault="0057590F" w:rsidP="00562D38">
            <w:pPr>
              <w:ind w:left="0"/>
              <w:cnfStyle w:val="000000100000"/>
            </w:pPr>
            <w:r>
              <w:t>D</w:t>
            </w:r>
            <w:r w:rsidRPr="00635F79">
              <w:t>isplays a hierarchical collection of items. Each item has a textual label, an optional image, and an optional list of data values. The data values are displayed in successive columns after the tree label.</w:t>
            </w:r>
          </w:p>
        </w:tc>
      </w:tr>
    </w:tbl>
    <w:p w:rsidR="0057590F" w:rsidRDefault="0057590F" w:rsidP="0057590F"/>
    <w:p w:rsidR="0057590F" w:rsidRDefault="0057590F" w:rsidP="0057590F">
      <w:pPr>
        <w:pStyle w:val="Heading4"/>
        <w:ind w:left="0"/>
      </w:pPr>
      <w:r>
        <w:t>Standard Attributes</w:t>
      </w:r>
    </w:p>
    <w:p w:rsidR="0057590F" w:rsidRDefault="0057590F" w:rsidP="0057590F">
      <w:r>
        <w:t>Some of the standard attributes available for the widgets are as follows:</w:t>
      </w:r>
    </w:p>
    <w:p w:rsidR="0057590F" w:rsidRDefault="0057590F" w:rsidP="00B629BA">
      <w:pPr>
        <w:pStyle w:val="ListParagraph"/>
        <w:numPr>
          <w:ilvl w:val="0"/>
          <w:numId w:val="98"/>
        </w:numPr>
      </w:pPr>
      <w:r>
        <w:t>Dimensions</w:t>
      </w:r>
    </w:p>
    <w:p w:rsidR="0057590F" w:rsidRDefault="0057590F" w:rsidP="00B629BA">
      <w:pPr>
        <w:pStyle w:val="ListParagraph"/>
        <w:numPr>
          <w:ilvl w:val="0"/>
          <w:numId w:val="98"/>
        </w:numPr>
      </w:pPr>
      <w:r>
        <w:t>Colors</w:t>
      </w:r>
    </w:p>
    <w:p w:rsidR="0057590F" w:rsidRDefault="0057590F" w:rsidP="00B629BA">
      <w:pPr>
        <w:pStyle w:val="ListParagraph"/>
        <w:numPr>
          <w:ilvl w:val="0"/>
          <w:numId w:val="98"/>
        </w:numPr>
      </w:pPr>
      <w:r>
        <w:t>Fonts</w:t>
      </w:r>
    </w:p>
    <w:p w:rsidR="0057590F" w:rsidRDefault="0057590F" w:rsidP="00B629BA">
      <w:pPr>
        <w:pStyle w:val="ListParagraph"/>
        <w:numPr>
          <w:ilvl w:val="0"/>
          <w:numId w:val="98"/>
        </w:numPr>
      </w:pPr>
      <w:r>
        <w:t>Anchors</w:t>
      </w:r>
    </w:p>
    <w:p w:rsidR="0057590F" w:rsidRDefault="0057590F" w:rsidP="00B629BA">
      <w:pPr>
        <w:pStyle w:val="ListParagraph"/>
        <w:numPr>
          <w:ilvl w:val="0"/>
          <w:numId w:val="98"/>
        </w:numPr>
      </w:pPr>
      <w:r>
        <w:t>Relief styles</w:t>
      </w:r>
    </w:p>
    <w:p w:rsidR="0057590F" w:rsidRDefault="0057590F" w:rsidP="00B629BA">
      <w:pPr>
        <w:pStyle w:val="ListParagraph"/>
        <w:numPr>
          <w:ilvl w:val="0"/>
          <w:numId w:val="98"/>
        </w:numPr>
      </w:pPr>
      <w:r>
        <w:t>Bitmaps</w:t>
      </w:r>
    </w:p>
    <w:p w:rsidR="0057590F" w:rsidRPr="004A1095" w:rsidRDefault="0057590F" w:rsidP="00B629BA">
      <w:pPr>
        <w:pStyle w:val="ListParagraph"/>
        <w:numPr>
          <w:ilvl w:val="0"/>
          <w:numId w:val="98"/>
        </w:numPr>
      </w:pPr>
      <w:r>
        <w:t>Cursors</w:t>
      </w:r>
    </w:p>
    <w:p w:rsidR="0057590F" w:rsidRDefault="0057590F" w:rsidP="0057590F">
      <w:pPr>
        <w:pStyle w:val="Heading4"/>
        <w:tabs>
          <w:tab w:val="left" w:pos="3380"/>
        </w:tabs>
        <w:ind w:left="0"/>
      </w:pPr>
      <w:r>
        <w:t>Geometry Management</w:t>
      </w:r>
      <w:r>
        <w:tab/>
      </w:r>
    </w:p>
    <w:p w:rsidR="0057590F" w:rsidRDefault="0057590F" w:rsidP="0057590F">
      <w:r>
        <w:t>Geometry managers are used to specify the relative positioning of the positioning of widgets within their container - their mutual master. In contrast to the more cumbersome placer (which is used less commonly, and we do not cover here), the packer takes qualitative relationship specification - above, to the left of, filling, etc - and works everything out to determine the exact placement coordinates for you.</w:t>
      </w:r>
    </w:p>
    <w:p w:rsidR="0057590F" w:rsidRPr="005644AD" w:rsidRDefault="0057590F" w:rsidP="0057590F">
      <w:pPr>
        <w:rPr>
          <w:i/>
          <w:sz w:val="20"/>
        </w:rPr>
      </w:pPr>
      <w:r w:rsidRPr="005644AD">
        <w:rPr>
          <w:b/>
          <w:sz w:val="20"/>
        </w:rPr>
        <w:t xml:space="preserve">Note: </w:t>
      </w:r>
      <w:r w:rsidRPr="005644AD">
        <w:rPr>
          <w:i/>
          <w:sz w:val="20"/>
        </w:rPr>
        <w:t xml:space="preserve">Widgets do not appear until they have had their geometry specified with a geometry manager. It’s a common early mistake to leave out the geometry specification, and then be surprised when the widget is created but nothing appears. A widget will appear only after it has had, for example, the packer’s </w:t>
      </w:r>
      <w:r w:rsidRPr="005644AD">
        <w:rPr>
          <w:rFonts w:ascii="Courier New" w:hAnsi="Courier New" w:cs="Courier New"/>
          <w:i/>
          <w:sz w:val="20"/>
        </w:rPr>
        <w:t>pack()</w:t>
      </w:r>
      <w:r w:rsidRPr="005644AD">
        <w:rPr>
          <w:i/>
          <w:sz w:val="20"/>
        </w:rPr>
        <w:t xml:space="preserve"> method applied to it.</w:t>
      </w:r>
    </w:p>
    <w:p w:rsidR="0057590F" w:rsidRDefault="0057590F" w:rsidP="0057590F">
      <w:r>
        <w:t xml:space="preserve">Tkinter exposes the following geometry manager classes: </w:t>
      </w:r>
    </w:p>
    <w:p w:rsidR="0057590F" w:rsidRDefault="0057590F" w:rsidP="00B629BA">
      <w:pPr>
        <w:pStyle w:val="ListParagraph"/>
        <w:numPr>
          <w:ilvl w:val="0"/>
          <w:numId w:val="96"/>
        </w:numPr>
      </w:pPr>
      <w:r>
        <w:t xml:space="preserve">The </w:t>
      </w:r>
      <w:r w:rsidRPr="005644AD">
        <w:rPr>
          <w:rFonts w:ascii="Courier New" w:hAnsi="Courier New" w:cs="Courier New"/>
        </w:rPr>
        <w:t>pack()</w:t>
      </w:r>
      <w:r>
        <w:t xml:space="preserve"> method: Controls where the widget is to appear within its container, and how it is to behave when the main application window is resized. It can be called with keyword-option/value pairs.</w:t>
      </w:r>
    </w:p>
    <w:p w:rsidR="0057590F" w:rsidRDefault="0057590F" w:rsidP="00B629BA">
      <w:pPr>
        <w:pStyle w:val="ListParagraph"/>
        <w:numPr>
          <w:ilvl w:val="0"/>
          <w:numId w:val="96"/>
        </w:numPr>
      </w:pPr>
      <w:r>
        <w:t xml:space="preserve">The </w:t>
      </w:r>
      <w:r w:rsidRPr="004A1095">
        <w:rPr>
          <w:rFonts w:ascii="Courier New" w:hAnsi="Courier New" w:cs="Courier New"/>
        </w:rPr>
        <w:t>grid()</w:t>
      </w:r>
      <w:r>
        <w:t xml:space="preserve"> method − Organizes widgets in a table-like structure in the parent widget.</w:t>
      </w:r>
    </w:p>
    <w:p w:rsidR="0057590F" w:rsidRPr="004A1095" w:rsidRDefault="0057590F" w:rsidP="00B629BA">
      <w:pPr>
        <w:pStyle w:val="ListParagraph"/>
        <w:numPr>
          <w:ilvl w:val="0"/>
          <w:numId w:val="96"/>
        </w:numPr>
      </w:pPr>
      <w:r>
        <w:t xml:space="preserve">The </w:t>
      </w:r>
      <w:r w:rsidRPr="00455E9B">
        <w:rPr>
          <w:rFonts w:ascii="Courier New" w:hAnsi="Courier New" w:cs="Courier New"/>
        </w:rPr>
        <w:t>place()</w:t>
      </w:r>
      <w:r>
        <w:t xml:space="preserve"> method − Organizes widgets by placing them in a specific position in the parent widget.</w:t>
      </w:r>
    </w:p>
    <w:p w:rsidR="0057590F" w:rsidRDefault="0057590F" w:rsidP="0057590F">
      <w:pPr>
        <w:rPr>
          <w:b/>
        </w:rPr>
      </w:pPr>
    </w:p>
    <w:p w:rsidR="0057590F" w:rsidRDefault="0057590F" w:rsidP="0057590F"/>
    <w:p w:rsidR="0057590F" w:rsidRDefault="0057590F" w:rsidP="0057590F"/>
    <w:p w:rsidR="0057590F" w:rsidRDefault="0057590F" w:rsidP="0057590F"/>
    <w:p w:rsidR="0057590F" w:rsidRDefault="0057590F" w:rsidP="0057590F"/>
    <w:p w:rsidR="0057590F" w:rsidRDefault="0057590F" w:rsidP="0057590F">
      <w:pPr>
        <w:pStyle w:val="Heading2"/>
        <w:spacing w:line="276" w:lineRule="auto"/>
      </w:pPr>
      <w:bookmarkStart w:id="396" w:name="_Toc514889473"/>
      <w:bookmarkStart w:id="397" w:name="_Toc515037982"/>
      <w:r>
        <w:lastRenderedPageBreak/>
        <w:t>Sending Emails in Python (SMTP)</w:t>
      </w:r>
      <w:bookmarkEnd w:id="396"/>
      <w:bookmarkEnd w:id="397"/>
    </w:p>
    <w:p w:rsidR="0057590F" w:rsidRDefault="0057590F" w:rsidP="0057590F">
      <w:pPr>
        <w:pStyle w:val="Heading3"/>
      </w:pPr>
      <w:bookmarkStart w:id="398" w:name="_Toc514889474"/>
      <w:bookmarkStart w:id="399" w:name="_Toc515037983"/>
      <w:r w:rsidRPr="00D27336">
        <w:t>Overview of SMTP</w:t>
      </w:r>
      <w:bookmarkEnd w:id="398"/>
      <w:bookmarkEnd w:id="399"/>
    </w:p>
    <w:p w:rsidR="0057590F" w:rsidRDefault="0057590F" w:rsidP="0057590F">
      <w:pPr>
        <w:rPr>
          <w:rFonts w:asciiTheme="majorHAnsi" w:hAnsiTheme="majorHAnsi" w:cs="Lucida Grande"/>
          <w:color w:val="222222"/>
          <w:shd w:val="clear" w:color="auto" w:fill="FFFFFF"/>
        </w:rPr>
      </w:pPr>
      <w:r w:rsidRPr="00555040">
        <w:rPr>
          <w:rFonts w:asciiTheme="majorHAnsi" w:hAnsiTheme="majorHAnsi" w:cs="Lucida Grande"/>
          <w:color w:val="222222"/>
          <w:shd w:val="clear" w:color="auto" w:fill="FFFFFF"/>
        </w:rPr>
        <w:t>Simple Mail Transfer Protocol (SMTP) is a protocol, which handles sending e-mail and routing e-mail between mail servers.</w:t>
      </w:r>
    </w:p>
    <w:p w:rsidR="0057590F" w:rsidRDefault="0057590F" w:rsidP="0057590F">
      <w:pPr>
        <w:rPr>
          <w:rFonts w:asciiTheme="majorHAnsi" w:hAnsiTheme="majorHAnsi" w:cs="Lucida Grande"/>
          <w:color w:val="222222"/>
          <w:shd w:val="clear" w:color="auto" w:fill="FFFFFF"/>
        </w:rPr>
      </w:pPr>
      <w:r w:rsidRPr="00063E3D">
        <w:rPr>
          <w:rFonts w:asciiTheme="majorHAnsi" w:hAnsiTheme="majorHAnsi" w:cs="Lucida Grande"/>
          <w:color w:val="222222"/>
          <w:shd w:val="clear" w:color="auto" w:fill="FFFFFF"/>
        </w:rPr>
        <w:t>The </w:t>
      </w:r>
      <w:hyperlink r:id="rId195" w:anchor="module-smtplib" w:tooltip="smtplib: SMTP protocol client (requires sockets)." w:history="1">
        <w:r w:rsidRPr="00063E3D">
          <w:rPr>
            <w:rStyle w:val="pre"/>
            <w:rFonts w:ascii="Courier New" w:hAnsi="Courier New" w:cs="Courier New"/>
          </w:rPr>
          <w:t>smtplib</w:t>
        </w:r>
      </w:hyperlink>
      <w:r w:rsidRPr="00063E3D">
        <w:rPr>
          <w:rFonts w:asciiTheme="majorHAnsi" w:hAnsiTheme="majorHAnsi" w:cs="Lucida Grande"/>
          <w:shd w:val="clear" w:color="auto" w:fill="FFFFFF"/>
        </w:rPr>
        <w:t> </w:t>
      </w:r>
      <w:r w:rsidRPr="00063E3D">
        <w:rPr>
          <w:rFonts w:asciiTheme="majorHAnsi" w:hAnsiTheme="majorHAnsi" w:cs="Lucida Grande"/>
          <w:color w:val="222222"/>
          <w:shd w:val="clear" w:color="auto" w:fill="FFFFFF"/>
        </w:rPr>
        <w:t>module defines an SMTP client session object that can be used to send mail to any Internet machine with an SMTP or ESMTP listener daemon.</w:t>
      </w:r>
    </w:p>
    <w:p w:rsidR="0057590F" w:rsidRPr="000F0186" w:rsidRDefault="0057590F" w:rsidP="0057590F">
      <w:pPr>
        <w:rPr>
          <w:rFonts w:asciiTheme="majorHAnsi" w:hAnsiTheme="majorHAnsi"/>
        </w:rPr>
      </w:pPr>
      <w:r w:rsidRPr="000F0186">
        <w:rPr>
          <w:rFonts w:asciiTheme="majorHAnsi" w:hAnsiTheme="majorHAnsi"/>
        </w:rPr>
        <w:t>Here is a simple syntax to create one SMTP object, which can later be used to send an e-mail −</w:t>
      </w:r>
    </w:p>
    <w:p w:rsidR="0057590F" w:rsidRPr="000F0186" w:rsidRDefault="0057590F" w:rsidP="0057590F">
      <w:pPr>
        <w:rPr>
          <w:rFonts w:ascii="Courier New" w:hAnsi="Courier New" w:cs="Courier New"/>
        </w:rPr>
      </w:pPr>
      <w:r w:rsidRPr="000F0186">
        <w:rPr>
          <w:rFonts w:ascii="Courier New" w:hAnsi="Courier New" w:cs="Courier New"/>
        </w:rPr>
        <w:t>import smtplib</w:t>
      </w:r>
    </w:p>
    <w:p w:rsidR="0057590F" w:rsidRPr="000F0186" w:rsidRDefault="0057590F" w:rsidP="0057590F">
      <w:pPr>
        <w:rPr>
          <w:rFonts w:ascii="Courier New" w:hAnsi="Courier New" w:cs="Courier New"/>
        </w:rPr>
      </w:pPr>
      <w:r w:rsidRPr="000F0186">
        <w:rPr>
          <w:rFonts w:ascii="Courier New" w:hAnsi="Courier New" w:cs="Courier New"/>
        </w:rPr>
        <w:t>smtpObj = smtplib.SMTP( [host [, port [, local_hostname]]] )</w:t>
      </w:r>
    </w:p>
    <w:p w:rsidR="0057590F" w:rsidRPr="000F0186" w:rsidRDefault="0057590F" w:rsidP="0057590F">
      <w:pPr>
        <w:rPr>
          <w:rFonts w:asciiTheme="majorHAnsi" w:hAnsiTheme="majorHAnsi"/>
        </w:rPr>
      </w:pPr>
      <w:r w:rsidRPr="000F0186">
        <w:rPr>
          <w:rFonts w:asciiTheme="majorHAnsi" w:hAnsiTheme="majorHAnsi"/>
        </w:rPr>
        <w:t>Here is the detail of the parameters −</w:t>
      </w:r>
    </w:p>
    <w:p w:rsidR="0057590F" w:rsidRPr="000F0186" w:rsidRDefault="0057590F" w:rsidP="00B629BA">
      <w:pPr>
        <w:pStyle w:val="ListParagraph"/>
        <w:numPr>
          <w:ilvl w:val="0"/>
          <w:numId w:val="100"/>
        </w:numPr>
        <w:rPr>
          <w:rFonts w:asciiTheme="majorHAnsi" w:hAnsiTheme="majorHAnsi"/>
        </w:rPr>
      </w:pPr>
      <w:r w:rsidRPr="000F0186">
        <w:rPr>
          <w:rFonts w:ascii="Courier New" w:hAnsi="Courier New" w:cs="Courier New"/>
        </w:rPr>
        <w:t>host</w:t>
      </w:r>
      <w:r w:rsidRPr="000F0186">
        <w:rPr>
          <w:rFonts w:asciiTheme="majorHAnsi" w:hAnsiTheme="majorHAnsi"/>
        </w:rPr>
        <w:t xml:space="preserve"> − This is the host running your SMTP server. You can specify IP address of the host or a domain name like tutorialspoint.com. This is optional argument.</w:t>
      </w:r>
    </w:p>
    <w:p w:rsidR="0057590F" w:rsidRPr="000F0186" w:rsidRDefault="0057590F" w:rsidP="00B629BA">
      <w:pPr>
        <w:pStyle w:val="ListParagraph"/>
        <w:numPr>
          <w:ilvl w:val="0"/>
          <w:numId w:val="100"/>
        </w:numPr>
        <w:rPr>
          <w:rFonts w:asciiTheme="majorHAnsi" w:hAnsiTheme="majorHAnsi"/>
        </w:rPr>
      </w:pPr>
      <w:r w:rsidRPr="000F0186">
        <w:rPr>
          <w:rFonts w:ascii="Courier New" w:hAnsi="Courier New" w:cs="Courier New"/>
        </w:rPr>
        <w:t>port</w:t>
      </w:r>
      <w:r w:rsidRPr="000F0186">
        <w:rPr>
          <w:rFonts w:asciiTheme="majorHAnsi" w:hAnsiTheme="majorHAnsi"/>
        </w:rPr>
        <w:t xml:space="preserve"> − If you are providing host argument, then you need to specify a port, where SMTP server is listening. Usually this port would be 25.</w:t>
      </w:r>
    </w:p>
    <w:p w:rsidR="0057590F" w:rsidRPr="000F0186" w:rsidRDefault="0057590F" w:rsidP="00B629BA">
      <w:pPr>
        <w:pStyle w:val="ListParagraph"/>
        <w:numPr>
          <w:ilvl w:val="0"/>
          <w:numId w:val="100"/>
        </w:numPr>
        <w:rPr>
          <w:rFonts w:asciiTheme="majorHAnsi" w:hAnsiTheme="majorHAnsi"/>
        </w:rPr>
      </w:pPr>
      <w:r w:rsidRPr="000F0186">
        <w:rPr>
          <w:rFonts w:ascii="Courier New" w:hAnsi="Courier New" w:cs="Courier New"/>
        </w:rPr>
        <w:t>local_hostname</w:t>
      </w:r>
      <w:r w:rsidRPr="000F0186">
        <w:rPr>
          <w:rFonts w:asciiTheme="majorHAnsi" w:hAnsiTheme="majorHAnsi"/>
        </w:rPr>
        <w:t xml:space="preserve"> − If your SMTP server is running on your local machine, then you can specify just localhost as of this option.</w:t>
      </w:r>
    </w:p>
    <w:p w:rsidR="0057590F" w:rsidRPr="000F0186" w:rsidRDefault="0057590F" w:rsidP="0057590F">
      <w:pPr>
        <w:rPr>
          <w:rFonts w:asciiTheme="majorHAnsi" w:hAnsiTheme="majorHAnsi"/>
        </w:rPr>
      </w:pPr>
      <w:r w:rsidRPr="000F0186">
        <w:rPr>
          <w:rFonts w:asciiTheme="majorHAnsi" w:hAnsiTheme="majorHAnsi"/>
        </w:rPr>
        <w:t xml:space="preserve">An SMTP object has an instance method called </w:t>
      </w:r>
      <w:r w:rsidRPr="000F0186">
        <w:rPr>
          <w:rFonts w:ascii="Courier New" w:hAnsi="Courier New" w:cs="Courier New"/>
        </w:rPr>
        <w:t>sendmail</w:t>
      </w:r>
      <w:r w:rsidRPr="000F0186">
        <w:rPr>
          <w:rFonts w:asciiTheme="majorHAnsi" w:hAnsiTheme="majorHAnsi"/>
        </w:rPr>
        <w:t>, which is typically used to do the work of mailing a message. It takes three parameters −</w:t>
      </w:r>
    </w:p>
    <w:p w:rsidR="0057590F" w:rsidRPr="000F0186" w:rsidRDefault="0057590F" w:rsidP="00B629BA">
      <w:pPr>
        <w:pStyle w:val="ListParagraph"/>
        <w:numPr>
          <w:ilvl w:val="0"/>
          <w:numId w:val="101"/>
        </w:numPr>
        <w:rPr>
          <w:rFonts w:asciiTheme="majorHAnsi" w:hAnsiTheme="majorHAnsi"/>
        </w:rPr>
      </w:pPr>
      <w:r w:rsidRPr="000F0186">
        <w:rPr>
          <w:rFonts w:asciiTheme="majorHAnsi" w:hAnsiTheme="majorHAnsi"/>
        </w:rPr>
        <w:t>The sender − A string with the address of the sender.</w:t>
      </w:r>
    </w:p>
    <w:p w:rsidR="0057590F" w:rsidRPr="000F0186" w:rsidRDefault="0057590F" w:rsidP="00B629BA">
      <w:pPr>
        <w:pStyle w:val="ListParagraph"/>
        <w:numPr>
          <w:ilvl w:val="0"/>
          <w:numId w:val="101"/>
        </w:numPr>
        <w:rPr>
          <w:rFonts w:asciiTheme="majorHAnsi" w:hAnsiTheme="majorHAnsi"/>
        </w:rPr>
      </w:pPr>
      <w:r w:rsidRPr="000F0186">
        <w:rPr>
          <w:rFonts w:asciiTheme="majorHAnsi" w:hAnsiTheme="majorHAnsi"/>
        </w:rPr>
        <w:t>The receivers − A list of strings, one for each recipient.</w:t>
      </w:r>
    </w:p>
    <w:p w:rsidR="0057590F" w:rsidRPr="000F0186" w:rsidRDefault="0057590F" w:rsidP="00B629BA">
      <w:pPr>
        <w:pStyle w:val="ListParagraph"/>
        <w:numPr>
          <w:ilvl w:val="0"/>
          <w:numId w:val="101"/>
        </w:numPr>
        <w:rPr>
          <w:rFonts w:asciiTheme="majorHAnsi" w:hAnsiTheme="majorHAnsi"/>
        </w:rPr>
      </w:pPr>
      <w:r w:rsidRPr="000F0186">
        <w:rPr>
          <w:rFonts w:asciiTheme="majorHAnsi" w:hAnsiTheme="majorHAnsi"/>
        </w:rPr>
        <w:t>The message − A message as a string formatted as specified in the various RFCs.</w:t>
      </w:r>
    </w:p>
    <w:p w:rsidR="0057590F" w:rsidRDefault="0057590F" w:rsidP="0057590F">
      <w:pPr>
        <w:pStyle w:val="Heading3"/>
      </w:pPr>
      <w:bookmarkStart w:id="400" w:name="_Toc514889475"/>
      <w:bookmarkStart w:id="401" w:name="_Toc515037984"/>
      <w:r>
        <w:t>Sending an E-mail using Python</w:t>
      </w:r>
      <w:bookmarkEnd w:id="400"/>
      <w:bookmarkEnd w:id="401"/>
    </w:p>
    <w:p w:rsidR="0057590F" w:rsidRDefault="0057590F" w:rsidP="0057590F">
      <w:r w:rsidRPr="000F0186">
        <w:t>Let’s see how to create and send a simple text message (both the text content and the addresses may contain unicode characters)</w:t>
      </w:r>
    </w:p>
    <w:p w:rsidR="0057590F" w:rsidRPr="000F0186" w:rsidRDefault="0057590F" w:rsidP="0057590F">
      <w:pPr>
        <w:rPr>
          <w:b/>
        </w:rPr>
      </w:pPr>
      <w:r w:rsidRPr="000F0186">
        <w:rPr>
          <w:b/>
        </w:rPr>
        <w:t>Example:</w:t>
      </w:r>
    </w:p>
    <w:p w:rsidR="0057590F" w:rsidRPr="00063E3D" w:rsidRDefault="0057590F" w:rsidP="0057590F">
      <w:pPr>
        <w:rPr>
          <w:rFonts w:ascii="Courier New" w:hAnsi="Courier New" w:cs="Courier New"/>
        </w:rPr>
      </w:pPr>
      <w:r w:rsidRPr="00063E3D">
        <w:rPr>
          <w:rFonts w:ascii="Courier New" w:hAnsi="Courier New" w:cs="Courier New"/>
        </w:rPr>
        <w:t># Import smtplib for the actual sending function</w:t>
      </w:r>
    </w:p>
    <w:p w:rsidR="0057590F" w:rsidRPr="00063E3D" w:rsidRDefault="0057590F" w:rsidP="0057590F">
      <w:pPr>
        <w:rPr>
          <w:rFonts w:ascii="Courier New" w:hAnsi="Courier New" w:cs="Courier New"/>
        </w:rPr>
      </w:pPr>
      <w:r w:rsidRPr="00063E3D">
        <w:rPr>
          <w:rFonts w:ascii="Courier New" w:hAnsi="Courier New" w:cs="Courier New"/>
        </w:rPr>
        <w:t>import smtplib</w:t>
      </w:r>
    </w:p>
    <w:p w:rsidR="0057590F" w:rsidRPr="00063E3D" w:rsidRDefault="0057590F" w:rsidP="0057590F">
      <w:pPr>
        <w:rPr>
          <w:rFonts w:ascii="Courier New" w:hAnsi="Courier New" w:cs="Courier New"/>
        </w:rPr>
      </w:pPr>
      <w:r w:rsidRPr="00063E3D">
        <w:rPr>
          <w:rFonts w:ascii="Courier New" w:hAnsi="Courier New" w:cs="Courier New"/>
        </w:rPr>
        <w:t># Import the email modules we'll need</w:t>
      </w:r>
    </w:p>
    <w:p w:rsidR="0057590F" w:rsidRPr="00063E3D" w:rsidRDefault="0057590F" w:rsidP="0057590F">
      <w:pPr>
        <w:rPr>
          <w:rFonts w:ascii="Courier New" w:hAnsi="Courier New" w:cs="Courier New"/>
        </w:rPr>
      </w:pPr>
      <w:r w:rsidRPr="00063E3D">
        <w:rPr>
          <w:rFonts w:ascii="Courier New" w:hAnsi="Courier New" w:cs="Courier New"/>
        </w:rPr>
        <w:t>from email.message import EmailMessage</w:t>
      </w:r>
    </w:p>
    <w:p w:rsidR="0057590F" w:rsidRPr="00063E3D" w:rsidRDefault="0057590F" w:rsidP="0057590F">
      <w:pPr>
        <w:rPr>
          <w:rFonts w:ascii="Courier New" w:hAnsi="Courier New" w:cs="Courier New"/>
        </w:rPr>
      </w:pPr>
      <w:r w:rsidRPr="00063E3D">
        <w:rPr>
          <w:rFonts w:ascii="Courier New" w:hAnsi="Courier New" w:cs="Courier New"/>
        </w:rPr>
        <w:t># Open the plain text file whose name is in textfile for reading.</w:t>
      </w:r>
    </w:p>
    <w:p w:rsidR="0057590F" w:rsidRPr="00063E3D" w:rsidRDefault="0057590F" w:rsidP="0057590F">
      <w:pPr>
        <w:rPr>
          <w:rFonts w:ascii="Courier New" w:hAnsi="Courier New" w:cs="Courier New"/>
        </w:rPr>
      </w:pPr>
      <w:r w:rsidRPr="00063E3D">
        <w:rPr>
          <w:rFonts w:ascii="Courier New" w:hAnsi="Courier New" w:cs="Courier New"/>
        </w:rPr>
        <w:t>with open(textfile) as fp:</w:t>
      </w:r>
    </w:p>
    <w:p w:rsidR="0057590F" w:rsidRPr="00063E3D" w:rsidRDefault="0057590F" w:rsidP="0057590F">
      <w:pPr>
        <w:rPr>
          <w:rFonts w:ascii="Courier New" w:hAnsi="Courier New" w:cs="Courier New"/>
        </w:rPr>
      </w:pPr>
      <w:r w:rsidRPr="00063E3D">
        <w:rPr>
          <w:rFonts w:ascii="Courier New" w:hAnsi="Courier New" w:cs="Courier New"/>
        </w:rPr>
        <w:t xml:space="preserve">    # Create a text/plain message</w:t>
      </w:r>
    </w:p>
    <w:p w:rsidR="0057590F" w:rsidRPr="00063E3D" w:rsidRDefault="0057590F" w:rsidP="0057590F">
      <w:pPr>
        <w:rPr>
          <w:rFonts w:ascii="Courier New" w:hAnsi="Courier New" w:cs="Courier New"/>
        </w:rPr>
      </w:pPr>
      <w:r w:rsidRPr="00063E3D">
        <w:rPr>
          <w:rFonts w:ascii="Courier New" w:hAnsi="Courier New" w:cs="Courier New"/>
        </w:rPr>
        <w:t xml:space="preserve">    msg = EmailMessage()</w:t>
      </w:r>
    </w:p>
    <w:p w:rsidR="0057590F" w:rsidRPr="00063E3D" w:rsidRDefault="0057590F" w:rsidP="0057590F">
      <w:pPr>
        <w:rPr>
          <w:rFonts w:ascii="Courier New" w:hAnsi="Courier New" w:cs="Courier New"/>
        </w:rPr>
      </w:pPr>
      <w:r w:rsidRPr="00063E3D">
        <w:rPr>
          <w:rFonts w:ascii="Courier New" w:hAnsi="Courier New" w:cs="Courier New"/>
        </w:rPr>
        <w:t xml:space="preserve">    msg.set_content(fp.read())</w:t>
      </w:r>
    </w:p>
    <w:p w:rsidR="0057590F" w:rsidRPr="00063E3D" w:rsidRDefault="0057590F" w:rsidP="0057590F">
      <w:pPr>
        <w:rPr>
          <w:rFonts w:ascii="Courier New" w:hAnsi="Courier New" w:cs="Courier New"/>
        </w:rPr>
      </w:pPr>
    </w:p>
    <w:p w:rsidR="0057590F" w:rsidRPr="00063E3D" w:rsidRDefault="0057590F" w:rsidP="0057590F">
      <w:pPr>
        <w:rPr>
          <w:rFonts w:ascii="Courier New" w:hAnsi="Courier New" w:cs="Courier New"/>
        </w:rPr>
      </w:pPr>
      <w:r w:rsidRPr="00063E3D">
        <w:rPr>
          <w:rFonts w:ascii="Courier New" w:hAnsi="Courier New" w:cs="Courier New"/>
        </w:rPr>
        <w:lastRenderedPageBreak/>
        <w:t># me == the sender's email address</w:t>
      </w:r>
    </w:p>
    <w:p w:rsidR="0057590F" w:rsidRPr="00063E3D" w:rsidRDefault="0057590F" w:rsidP="0057590F">
      <w:pPr>
        <w:rPr>
          <w:rFonts w:ascii="Courier New" w:hAnsi="Courier New" w:cs="Courier New"/>
        </w:rPr>
      </w:pPr>
      <w:r w:rsidRPr="00063E3D">
        <w:rPr>
          <w:rFonts w:ascii="Courier New" w:hAnsi="Courier New" w:cs="Courier New"/>
        </w:rPr>
        <w:t># you == the recipient's email address</w:t>
      </w:r>
    </w:p>
    <w:p w:rsidR="0057590F" w:rsidRPr="00063E3D" w:rsidRDefault="0057590F" w:rsidP="0057590F">
      <w:pPr>
        <w:rPr>
          <w:rFonts w:ascii="Courier New" w:hAnsi="Courier New" w:cs="Courier New"/>
        </w:rPr>
      </w:pPr>
      <w:r w:rsidRPr="00063E3D">
        <w:rPr>
          <w:rFonts w:ascii="Courier New" w:hAnsi="Courier New" w:cs="Courier New"/>
        </w:rPr>
        <w:t>msg['Subject'] = 'The contents of %s' % textfile</w:t>
      </w:r>
    </w:p>
    <w:p w:rsidR="0057590F" w:rsidRPr="00063E3D" w:rsidRDefault="0057590F" w:rsidP="0057590F">
      <w:pPr>
        <w:rPr>
          <w:rFonts w:ascii="Courier New" w:hAnsi="Courier New" w:cs="Courier New"/>
        </w:rPr>
      </w:pPr>
      <w:r w:rsidRPr="00063E3D">
        <w:rPr>
          <w:rFonts w:ascii="Courier New" w:hAnsi="Courier New" w:cs="Courier New"/>
        </w:rPr>
        <w:t>msg['From'] = me</w:t>
      </w:r>
    </w:p>
    <w:p w:rsidR="0057590F" w:rsidRPr="00063E3D" w:rsidRDefault="0057590F" w:rsidP="0057590F">
      <w:pPr>
        <w:rPr>
          <w:rFonts w:ascii="Courier New" w:hAnsi="Courier New" w:cs="Courier New"/>
        </w:rPr>
      </w:pPr>
      <w:r w:rsidRPr="00063E3D">
        <w:rPr>
          <w:rFonts w:ascii="Courier New" w:hAnsi="Courier New" w:cs="Courier New"/>
        </w:rPr>
        <w:t>msg['To'] = you</w:t>
      </w:r>
    </w:p>
    <w:p w:rsidR="0057590F" w:rsidRPr="00063E3D" w:rsidRDefault="0057590F" w:rsidP="0057590F">
      <w:pPr>
        <w:rPr>
          <w:rFonts w:ascii="Courier New" w:hAnsi="Courier New" w:cs="Courier New"/>
        </w:rPr>
      </w:pPr>
    </w:p>
    <w:p w:rsidR="0057590F" w:rsidRPr="00063E3D" w:rsidRDefault="0057590F" w:rsidP="0057590F">
      <w:pPr>
        <w:rPr>
          <w:rFonts w:ascii="Courier New" w:hAnsi="Courier New" w:cs="Courier New"/>
        </w:rPr>
      </w:pPr>
      <w:r w:rsidRPr="00063E3D">
        <w:rPr>
          <w:rFonts w:ascii="Courier New" w:hAnsi="Courier New" w:cs="Courier New"/>
        </w:rPr>
        <w:t># Send the message via our own SMTP server.</w:t>
      </w:r>
    </w:p>
    <w:p w:rsidR="0057590F" w:rsidRPr="00063E3D" w:rsidRDefault="0057590F" w:rsidP="0057590F">
      <w:pPr>
        <w:rPr>
          <w:rFonts w:ascii="Courier New" w:hAnsi="Courier New" w:cs="Courier New"/>
        </w:rPr>
      </w:pPr>
      <w:r w:rsidRPr="00063E3D">
        <w:rPr>
          <w:rFonts w:ascii="Courier New" w:hAnsi="Courier New" w:cs="Courier New"/>
        </w:rPr>
        <w:t>s = smtplib.SMTP('localhost')</w:t>
      </w:r>
    </w:p>
    <w:p w:rsidR="0057590F" w:rsidRPr="00063E3D" w:rsidRDefault="0057590F" w:rsidP="0057590F">
      <w:pPr>
        <w:rPr>
          <w:rFonts w:ascii="Courier New" w:hAnsi="Courier New" w:cs="Courier New"/>
        </w:rPr>
      </w:pPr>
      <w:r w:rsidRPr="00063E3D">
        <w:rPr>
          <w:rFonts w:ascii="Courier New" w:hAnsi="Courier New" w:cs="Courier New"/>
        </w:rPr>
        <w:t>s.send_message(msg)</w:t>
      </w:r>
    </w:p>
    <w:p w:rsidR="0057590F" w:rsidRPr="00063E3D" w:rsidRDefault="0057590F" w:rsidP="0057590F">
      <w:pPr>
        <w:rPr>
          <w:rFonts w:ascii="Courier New" w:hAnsi="Courier New" w:cs="Courier New"/>
        </w:rPr>
      </w:pPr>
      <w:r w:rsidRPr="00063E3D">
        <w:rPr>
          <w:rFonts w:ascii="Courier New" w:hAnsi="Courier New" w:cs="Courier New"/>
        </w:rPr>
        <w:t>s.quit()</w:t>
      </w:r>
    </w:p>
    <w:p w:rsidR="0057590F" w:rsidRDefault="0057590F" w:rsidP="0057590F">
      <w:pPr>
        <w:pStyle w:val="Heading3"/>
      </w:pPr>
      <w:bookmarkStart w:id="402" w:name="_Toc514889476"/>
      <w:bookmarkStart w:id="403" w:name="_Toc515037985"/>
      <w:r w:rsidRPr="00D27336">
        <w:t>Sending Attachments as an E-mail</w:t>
      </w:r>
      <w:bookmarkEnd w:id="402"/>
      <w:bookmarkEnd w:id="403"/>
    </w:p>
    <w:p w:rsidR="0057590F" w:rsidRDefault="0057590F" w:rsidP="00B629BA">
      <w:pPr>
        <w:pStyle w:val="ListParagraph"/>
        <w:numPr>
          <w:ilvl w:val="0"/>
          <w:numId w:val="103"/>
        </w:numPr>
      </w:pPr>
      <w:r>
        <w:t>For adding an attachment, you need to import:</w:t>
      </w:r>
    </w:p>
    <w:p w:rsidR="0057590F" w:rsidRPr="00796CE5" w:rsidRDefault="0057590F" w:rsidP="0057590F">
      <w:pPr>
        <w:ind w:left="1728"/>
        <w:rPr>
          <w:rFonts w:ascii="Courier New" w:hAnsi="Courier New" w:cs="Courier New"/>
        </w:rPr>
      </w:pPr>
      <w:r w:rsidRPr="00796CE5">
        <w:rPr>
          <w:rFonts w:ascii="Courier New" w:hAnsi="Courier New" w:cs="Courier New"/>
        </w:rPr>
        <w:t>import smtplib</w:t>
      </w:r>
    </w:p>
    <w:p w:rsidR="0057590F" w:rsidRPr="00796CE5" w:rsidRDefault="0057590F" w:rsidP="0057590F">
      <w:pPr>
        <w:ind w:left="1728"/>
        <w:rPr>
          <w:rFonts w:ascii="Courier New" w:hAnsi="Courier New" w:cs="Courier New"/>
        </w:rPr>
      </w:pPr>
      <w:r w:rsidRPr="00796CE5">
        <w:rPr>
          <w:rFonts w:ascii="Courier New" w:hAnsi="Courier New" w:cs="Courier New"/>
        </w:rPr>
        <w:t>from email.mime.multipart import MIMEMultipart</w:t>
      </w:r>
    </w:p>
    <w:p w:rsidR="0057590F" w:rsidRPr="00796CE5" w:rsidRDefault="0057590F" w:rsidP="0057590F">
      <w:pPr>
        <w:ind w:left="1728"/>
        <w:rPr>
          <w:rFonts w:ascii="Courier New" w:hAnsi="Courier New" w:cs="Courier New"/>
        </w:rPr>
      </w:pPr>
      <w:r w:rsidRPr="00796CE5">
        <w:rPr>
          <w:rFonts w:ascii="Courier New" w:hAnsi="Courier New" w:cs="Courier New"/>
        </w:rPr>
        <w:t>from email.mime.text import MIMEText</w:t>
      </w:r>
    </w:p>
    <w:p w:rsidR="0057590F" w:rsidRPr="00796CE5" w:rsidRDefault="0057590F" w:rsidP="0057590F">
      <w:pPr>
        <w:ind w:left="1728"/>
        <w:rPr>
          <w:rFonts w:ascii="Courier New" w:hAnsi="Courier New" w:cs="Courier New"/>
        </w:rPr>
      </w:pPr>
      <w:r w:rsidRPr="00796CE5">
        <w:rPr>
          <w:rFonts w:ascii="Courier New" w:hAnsi="Courier New" w:cs="Courier New"/>
        </w:rPr>
        <w:t>from email.mime.base import MIMEBase</w:t>
      </w:r>
    </w:p>
    <w:p w:rsidR="0057590F" w:rsidRDefault="0057590F" w:rsidP="0057590F">
      <w:pPr>
        <w:ind w:left="1728"/>
      </w:pPr>
      <w:r w:rsidRPr="00796CE5">
        <w:rPr>
          <w:rFonts w:ascii="Courier New" w:hAnsi="Courier New" w:cs="Courier New"/>
        </w:rPr>
        <w:t>from email import encoders</w:t>
      </w:r>
    </w:p>
    <w:p w:rsidR="0057590F" w:rsidRDefault="0057590F" w:rsidP="0057590F">
      <w:pPr>
        <w:ind w:left="1728"/>
      </w:pPr>
      <w:r>
        <w:t>These are some libraries which will make our work simple. These are the native libraries and you don’t need to import any external library for this.</w:t>
      </w:r>
    </w:p>
    <w:p w:rsidR="0057590F" w:rsidRDefault="0057590F" w:rsidP="00B629BA">
      <w:pPr>
        <w:pStyle w:val="ListParagraph"/>
        <w:numPr>
          <w:ilvl w:val="0"/>
          <w:numId w:val="103"/>
        </w:numPr>
      </w:pPr>
      <w:r>
        <w:t xml:space="preserve">Firstly, create an instance of </w:t>
      </w:r>
      <w:r w:rsidRPr="00796CE5">
        <w:rPr>
          <w:rFonts w:ascii="Courier New" w:hAnsi="Courier New" w:cs="Courier New"/>
        </w:rPr>
        <w:t>MIMEMultipart</w:t>
      </w:r>
      <w:r>
        <w:t>, namely “</w:t>
      </w:r>
      <w:r w:rsidRPr="00796CE5">
        <w:rPr>
          <w:rFonts w:ascii="Courier New" w:hAnsi="Courier New" w:cs="Courier New"/>
        </w:rPr>
        <w:t>msg</w:t>
      </w:r>
      <w:r>
        <w:t>” to begin with.</w:t>
      </w:r>
    </w:p>
    <w:p w:rsidR="0057590F" w:rsidRDefault="0057590F" w:rsidP="00B629BA">
      <w:pPr>
        <w:pStyle w:val="ListParagraph"/>
        <w:numPr>
          <w:ilvl w:val="0"/>
          <w:numId w:val="103"/>
        </w:numPr>
      </w:pPr>
      <w:r>
        <w:t>Mention the sender’s email id, receiver’s email id and the subject in the “</w:t>
      </w:r>
      <w:r w:rsidRPr="00796CE5">
        <w:rPr>
          <w:rFonts w:ascii="Courier New" w:hAnsi="Courier New" w:cs="Courier New"/>
        </w:rPr>
        <w:t>From</w:t>
      </w:r>
      <w:r>
        <w:t>”, “</w:t>
      </w:r>
      <w:r w:rsidRPr="00796CE5">
        <w:rPr>
          <w:rFonts w:ascii="Courier New" w:hAnsi="Courier New" w:cs="Courier New"/>
        </w:rPr>
        <w:t>To</w:t>
      </w:r>
      <w:r>
        <w:t>” and “</w:t>
      </w:r>
      <w:r w:rsidRPr="00796CE5">
        <w:rPr>
          <w:rFonts w:ascii="Courier New" w:hAnsi="Courier New" w:cs="Courier New"/>
        </w:rPr>
        <w:t>Subject</w:t>
      </w:r>
      <w:r>
        <w:t>” key of the created instance “</w:t>
      </w:r>
      <w:r w:rsidRPr="00796CE5">
        <w:rPr>
          <w:rFonts w:ascii="Courier New" w:hAnsi="Courier New" w:cs="Courier New"/>
        </w:rPr>
        <w:t>msg</w:t>
      </w:r>
      <w:r>
        <w:t>”.</w:t>
      </w:r>
    </w:p>
    <w:p w:rsidR="0057590F" w:rsidRDefault="0057590F" w:rsidP="00B629BA">
      <w:pPr>
        <w:pStyle w:val="ListParagraph"/>
        <w:numPr>
          <w:ilvl w:val="0"/>
          <w:numId w:val="103"/>
        </w:numPr>
      </w:pPr>
      <w:r>
        <w:t xml:space="preserve">In a string, write the body of the message you want to send, namely body. Now, attach the body with the instance </w:t>
      </w:r>
      <w:r w:rsidRPr="00796CE5">
        <w:rPr>
          <w:rFonts w:ascii="Courier New" w:hAnsi="Courier New" w:cs="Courier New"/>
        </w:rPr>
        <w:t>msg</w:t>
      </w:r>
      <w:r>
        <w:t xml:space="preserve"> using attach function.</w:t>
      </w:r>
    </w:p>
    <w:p w:rsidR="0057590F" w:rsidRDefault="0057590F" w:rsidP="00B629BA">
      <w:pPr>
        <w:pStyle w:val="ListParagraph"/>
        <w:numPr>
          <w:ilvl w:val="0"/>
          <w:numId w:val="103"/>
        </w:numPr>
      </w:pPr>
      <w:r>
        <w:t>Open the file you wish to attach in the “</w:t>
      </w:r>
      <w:r w:rsidRPr="00796CE5">
        <w:rPr>
          <w:rFonts w:ascii="Courier New" w:hAnsi="Courier New" w:cs="Courier New"/>
        </w:rPr>
        <w:t>rb</w:t>
      </w:r>
      <w:r>
        <w:t xml:space="preserve">” mode. Then create an instance of </w:t>
      </w:r>
      <w:r w:rsidRPr="00796CE5">
        <w:rPr>
          <w:rFonts w:ascii="Courier New" w:hAnsi="Courier New" w:cs="Courier New"/>
        </w:rPr>
        <w:t>MIMEBase</w:t>
      </w:r>
      <w:r>
        <w:t xml:space="preserve"> with two parameters. First one is ‘</w:t>
      </w:r>
      <w:r w:rsidRPr="00796CE5">
        <w:rPr>
          <w:rFonts w:ascii="Courier New" w:hAnsi="Courier New" w:cs="Courier New"/>
        </w:rPr>
        <w:t>_maintype’</w:t>
      </w:r>
      <w:r>
        <w:t xml:space="preserve"> and the other one is </w:t>
      </w:r>
      <w:r w:rsidRPr="00796CE5">
        <w:rPr>
          <w:rFonts w:ascii="Courier New" w:hAnsi="Courier New" w:cs="Courier New"/>
        </w:rPr>
        <w:t>‘_subtype</w:t>
      </w:r>
      <w:r>
        <w:t>’. This is the base class for all the MIME-specific sub-classes of Message.</w:t>
      </w:r>
    </w:p>
    <w:p w:rsidR="0057590F" w:rsidRDefault="0057590F" w:rsidP="0057590F">
      <w:pPr>
        <w:ind w:left="1728" w:firstLine="72"/>
      </w:pPr>
      <w:r>
        <w:t>Note that ‘</w:t>
      </w:r>
      <w:r w:rsidRPr="00796CE5">
        <w:rPr>
          <w:rFonts w:ascii="Courier New" w:hAnsi="Courier New" w:cs="Courier New"/>
        </w:rPr>
        <w:t>_maintype</w:t>
      </w:r>
      <w:r>
        <w:t>’ is the Content-Type major type (e.g. text or image), and ‘</w:t>
      </w:r>
      <w:r w:rsidRPr="00796CE5">
        <w:rPr>
          <w:rFonts w:ascii="Courier New" w:hAnsi="Courier New" w:cs="Courier New"/>
        </w:rPr>
        <w:t>_subtype</w:t>
      </w:r>
      <w:r>
        <w:t>’ is the Content-Type minor type (e.g. plain or gif or other media).</w:t>
      </w:r>
    </w:p>
    <w:p w:rsidR="0057590F" w:rsidRDefault="0057590F" w:rsidP="00B629BA">
      <w:pPr>
        <w:pStyle w:val="ListParagraph"/>
        <w:numPr>
          <w:ilvl w:val="0"/>
          <w:numId w:val="103"/>
        </w:numPr>
      </w:pPr>
      <w:r w:rsidRPr="00796CE5">
        <w:rPr>
          <w:rFonts w:ascii="Courier New" w:hAnsi="Courier New" w:cs="Courier New"/>
        </w:rPr>
        <w:t>set_payload</w:t>
      </w:r>
      <w:r>
        <w:t xml:space="preserve"> is used to change the payload the encoded form. Encode it in encode_base64. And finally attach the file with the </w:t>
      </w:r>
      <w:r w:rsidRPr="00796CE5">
        <w:rPr>
          <w:rFonts w:ascii="Courier New" w:hAnsi="Courier New" w:cs="Courier New"/>
        </w:rPr>
        <w:t>MIMEMultipart</w:t>
      </w:r>
      <w:r>
        <w:t xml:space="preserve"> created </w:t>
      </w:r>
      <w:r w:rsidRPr="00796CE5">
        <w:rPr>
          <w:rFonts w:ascii="Courier New" w:hAnsi="Courier New" w:cs="Courier New"/>
        </w:rPr>
        <w:t>instance</w:t>
      </w:r>
      <w:r>
        <w:t xml:space="preserve"> msg.</w:t>
      </w:r>
    </w:p>
    <w:p w:rsidR="0057590F" w:rsidRDefault="0057590F" w:rsidP="0057590F">
      <w:pPr>
        <w:spacing w:after="0"/>
        <w:ind w:left="0"/>
      </w:pPr>
      <w:r>
        <w:br w:type="page"/>
      </w:r>
    </w:p>
    <w:p w:rsidR="0057590F" w:rsidRPr="00611353" w:rsidRDefault="0057590F" w:rsidP="0057590F">
      <w:pPr>
        <w:rPr>
          <w:b/>
        </w:rPr>
      </w:pPr>
      <w:r w:rsidRPr="00611353">
        <w:rPr>
          <w:b/>
        </w:rPr>
        <w:lastRenderedPageBreak/>
        <w:t>Example:</w:t>
      </w:r>
    </w:p>
    <w:p w:rsidR="0057590F" w:rsidRPr="00796CE5" w:rsidRDefault="0057590F" w:rsidP="0057590F">
      <w:pPr>
        <w:rPr>
          <w:rFonts w:ascii="Courier New" w:hAnsi="Courier New" w:cs="Courier New"/>
        </w:rPr>
      </w:pPr>
      <w:r w:rsidRPr="00796CE5">
        <w:rPr>
          <w:rFonts w:ascii="Courier New" w:hAnsi="Courier New" w:cs="Courier New"/>
        </w:rPr>
        <w:t># Python code to illustrate Sending mail with attachments</w:t>
      </w:r>
    </w:p>
    <w:p w:rsidR="0057590F" w:rsidRPr="00796CE5" w:rsidRDefault="0057590F" w:rsidP="0057590F">
      <w:pPr>
        <w:rPr>
          <w:rFonts w:ascii="Courier New" w:hAnsi="Courier New" w:cs="Courier New"/>
        </w:rPr>
      </w:pPr>
      <w:r w:rsidRPr="00796CE5">
        <w:rPr>
          <w:rFonts w:ascii="Courier New" w:hAnsi="Courier New" w:cs="Courier New"/>
        </w:rPr>
        <w:t xml:space="preserve"># from your Gmail account </w:t>
      </w:r>
    </w:p>
    <w:p w:rsidR="0057590F" w:rsidRPr="00796CE5" w:rsidRDefault="0057590F" w:rsidP="0057590F">
      <w:pPr>
        <w:rPr>
          <w:rFonts w:ascii="Courier New" w:hAnsi="Courier New" w:cs="Courier New"/>
        </w:rPr>
      </w:pPr>
      <w:r w:rsidRPr="00796CE5">
        <w:rPr>
          <w:rFonts w:ascii="Courier New" w:hAnsi="Courier New" w:cs="Courier New"/>
        </w:rPr>
        <w:t># libraries to be imported</w:t>
      </w:r>
    </w:p>
    <w:p w:rsidR="0057590F" w:rsidRPr="00796CE5" w:rsidRDefault="0057590F" w:rsidP="0057590F">
      <w:pPr>
        <w:rPr>
          <w:rFonts w:ascii="Courier New" w:hAnsi="Courier New" w:cs="Courier New"/>
        </w:rPr>
      </w:pPr>
      <w:r w:rsidRPr="00796CE5">
        <w:rPr>
          <w:rFonts w:ascii="Courier New" w:hAnsi="Courier New" w:cs="Courier New"/>
        </w:rPr>
        <w:t>import smtplib</w:t>
      </w:r>
    </w:p>
    <w:p w:rsidR="0057590F" w:rsidRPr="00796CE5" w:rsidRDefault="0057590F" w:rsidP="0057590F">
      <w:pPr>
        <w:rPr>
          <w:rFonts w:ascii="Courier New" w:hAnsi="Courier New" w:cs="Courier New"/>
        </w:rPr>
      </w:pPr>
      <w:r w:rsidRPr="00796CE5">
        <w:rPr>
          <w:rFonts w:ascii="Courier New" w:hAnsi="Courier New" w:cs="Courier New"/>
        </w:rPr>
        <w:t>from email.mime.multipart import MIMEMultipart</w:t>
      </w:r>
    </w:p>
    <w:p w:rsidR="0057590F" w:rsidRPr="00796CE5" w:rsidRDefault="0057590F" w:rsidP="0057590F">
      <w:pPr>
        <w:rPr>
          <w:rFonts w:ascii="Courier New" w:hAnsi="Courier New" w:cs="Courier New"/>
        </w:rPr>
      </w:pPr>
      <w:r w:rsidRPr="00796CE5">
        <w:rPr>
          <w:rFonts w:ascii="Courier New" w:hAnsi="Courier New" w:cs="Courier New"/>
        </w:rPr>
        <w:t>from email.mime.text import MIMEText</w:t>
      </w:r>
    </w:p>
    <w:p w:rsidR="0057590F" w:rsidRPr="00796CE5" w:rsidRDefault="0057590F" w:rsidP="0057590F">
      <w:pPr>
        <w:rPr>
          <w:rFonts w:ascii="Courier New" w:hAnsi="Courier New" w:cs="Courier New"/>
        </w:rPr>
      </w:pPr>
      <w:r w:rsidRPr="00796CE5">
        <w:rPr>
          <w:rFonts w:ascii="Courier New" w:hAnsi="Courier New" w:cs="Courier New"/>
        </w:rPr>
        <w:t>from email.mime.base import MIMEBase</w:t>
      </w:r>
    </w:p>
    <w:p w:rsidR="0057590F" w:rsidRPr="00796CE5" w:rsidRDefault="0057590F" w:rsidP="0057590F">
      <w:pPr>
        <w:rPr>
          <w:rFonts w:ascii="Courier New" w:hAnsi="Courier New" w:cs="Courier New"/>
        </w:rPr>
      </w:pPr>
      <w:r w:rsidRPr="00796CE5">
        <w:rPr>
          <w:rFonts w:ascii="Courier New" w:hAnsi="Courier New" w:cs="Courier New"/>
        </w:rPr>
        <w:t>from email import encoders</w:t>
      </w:r>
    </w:p>
    <w:p w:rsidR="0057590F" w:rsidRPr="00796CE5" w:rsidRDefault="0057590F" w:rsidP="0057590F">
      <w:pPr>
        <w:rPr>
          <w:rFonts w:ascii="Courier New" w:hAnsi="Courier New" w:cs="Courier New"/>
        </w:rPr>
      </w:pPr>
    </w:p>
    <w:p w:rsidR="0057590F" w:rsidRPr="00796CE5" w:rsidRDefault="0057590F" w:rsidP="0057590F">
      <w:pPr>
        <w:rPr>
          <w:rFonts w:ascii="Courier New" w:hAnsi="Courier New" w:cs="Courier New"/>
        </w:rPr>
      </w:pPr>
      <w:r w:rsidRPr="00796CE5">
        <w:rPr>
          <w:rFonts w:ascii="Courier New" w:hAnsi="Courier New" w:cs="Courier New"/>
        </w:rPr>
        <w:t>fromaddr = "EMAIL address of the sender"</w:t>
      </w:r>
    </w:p>
    <w:p w:rsidR="0057590F" w:rsidRPr="00796CE5" w:rsidRDefault="0057590F" w:rsidP="0057590F">
      <w:pPr>
        <w:rPr>
          <w:rFonts w:ascii="Courier New" w:hAnsi="Courier New" w:cs="Courier New"/>
        </w:rPr>
      </w:pPr>
      <w:r w:rsidRPr="00796CE5">
        <w:rPr>
          <w:rFonts w:ascii="Courier New" w:hAnsi="Courier New" w:cs="Courier New"/>
        </w:rPr>
        <w:t>toaddr = "EMAIL address of the receiver"</w:t>
      </w:r>
    </w:p>
    <w:p w:rsidR="0057590F" w:rsidRPr="00796CE5" w:rsidRDefault="0057590F" w:rsidP="0057590F">
      <w:pPr>
        <w:rPr>
          <w:rFonts w:ascii="Courier New" w:hAnsi="Courier New" w:cs="Courier New"/>
        </w:rPr>
      </w:pPr>
    </w:p>
    <w:p w:rsidR="0057590F" w:rsidRPr="00796CE5" w:rsidRDefault="0057590F" w:rsidP="0057590F">
      <w:pPr>
        <w:rPr>
          <w:rFonts w:ascii="Courier New" w:hAnsi="Courier New" w:cs="Courier New"/>
        </w:rPr>
      </w:pPr>
      <w:r w:rsidRPr="00796CE5">
        <w:rPr>
          <w:rFonts w:ascii="Courier New" w:hAnsi="Courier New" w:cs="Courier New"/>
        </w:rPr>
        <w:t># instance of MIMEMultipart</w:t>
      </w:r>
    </w:p>
    <w:p w:rsidR="0057590F" w:rsidRPr="00796CE5" w:rsidRDefault="0057590F" w:rsidP="0057590F">
      <w:pPr>
        <w:rPr>
          <w:rFonts w:ascii="Courier New" w:hAnsi="Courier New" w:cs="Courier New"/>
        </w:rPr>
      </w:pPr>
      <w:r w:rsidRPr="00796CE5">
        <w:rPr>
          <w:rFonts w:ascii="Courier New" w:hAnsi="Courier New" w:cs="Courier New"/>
        </w:rPr>
        <w:t>msg = MIMEMultipart()</w:t>
      </w:r>
    </w:p>
    <w:p w:rsidR="0057590F" w:rsidRPr="00796CE5" w:rsidRDefault="0057590F" w:rsidP="0057590F">
      <w:pPr>
        <w:rPr>
          <w:rFonts w:ascii="Courier New" w:hAnsi="Courier New" w:cs="Courier New"/>
        </w:rPr>
      </w:pPr>
    </w:p>
    <w:p w:rsidR="0057590F" w:rsidRPr="00796CE5" w:rsidRDefault="0057590F" w:rsidP="0057590F">
      <w:pPr>
        <w:rPr>
          <w:rFonts w:ascii="Courier New" w:hAnsi="Courier New" w:cs="Courier New"/>
        </w:rPr>
      </w:pPr>
      <w:r w:rsidRPr="00796CE5">
        <w:rPr>
          <w:rFonts w:ascii="Courier New" w:hAnsi="Courier New" w:cs="Courier New"/>
        </w:rPr>
        <w:t xml:space="preserve"># storing the senders email address  </w:t>
      </w:r>
    </w:p>
    <w:p w:rsidR="0057590F" w:rsidRPr="00796CE5" w:rsidRDefault="0057590F" w:rsidP="0057590F">
      <w:pPr>
        <w:rPr>
          <w:rFonts w:ascii="Courier New" w:hAnsi="Courier New" w:cs="Courier New"/>
        </w:rPr>
      </w:pPr>
      <w:r w:rsidRPr="00796CE5">
        <w:rPr>
          <w:rFonts w:ascii="Courier New" w:hAnsi="Courier New" w:cs="Courier New"/>
        </w:rPr>
        <w:t>msg['From'] = fromaddr</w:t>
      </w:r>
    </w:p>
    <w:p w:rsidR="0057590F" w:rsidRPr="00796CE5" w:rsidRDefault="0057590F" w:rsidP="0057590F">
      <w:pPr>
        <w:rPr>
          <w:rFonts w:ascii="Courier New" w:hAnsi="Courier New" w:cs="Courier New"/>
        </w:rPr>
      </w:pPr>
    </w:p>
    <w:p w:rsidR="0057590F" w:rsidRPr="00796CE5" w:rsidRDefault="0057590F" w:rsidP="0057590F">
      <w:pPr>
        <w:rPr>
          <w:rFonts w:ascii="Courier New" w:hAnsi="Courier New" w:cs="Courier New"/>
        </w:rPr>
      </w:pPr>
      <w:r w:rsidRPr="00796CE5">
        <w:rPr>
          <w:rFonts w:ascii="Courier New" w:hAnsi="Courier New" w:cs="Courier New"/>
        </w:rPr>
        <w:t xml:space="preserve"># storing the receivers email address </w:t>
      </w:r>
    </w:p>
    <w:p w:rsidR="0057590F" w:rsidRPr="00796CE5" w:rsidRDefault="0057590F" w:rsidP="0057590F">
      <w:pPr>
        <w:rPr>
          <w:rFonts w:ascii="Courier New" w:hAnsi="Courier New" w:cs="Courier New"/>
        </w:rPr>
      </w:pPr>
      <w:r w:rsidRPr="00796CE5">
        <w:rPr>
          <w:rFonts w:ascii="Courier New" w:hAnsi="Courier New" w:cs="Courier New"/>
        </w:rPr>
        <w:t>msg['To'] = toaddr</w:t>
      </w:r>
    </w:p>
    <w:p w:rsidR="0057590F" w:rsidRPr="00796CE5" w:rsidRDefault="0057590F" w:rsidP="0057590F">
      <w:pPr>
        <w:rPr>
          <w:rFonts w:ascii="Courier New" w:hAnsi="Courier New" w:cs="Courier New"/>
        </w:rPr>
      </w:pPr>
    </w:p>
    <w:p w:rsidR="0057590F" w:rsidRPr="00796CE5" w:rsidRDefault="0057590F" w:rsidP="0057590F">
      <w:pPr>
        <w:rPr>
          <w:rFonts w:ascii="Courier New" w:hAnsi="Courier New" w:cs="Courier New"/>
        </w:rPr>
      </w:pPr>
      <w:r w:rsidRPr="00796CE5">
        <w:rPr>
          <w:rFonts w:ascii="Courier New" w:hAnsi="Courier New" w:cs="Courier New"/>
        </w:rPr>
        <w:t xml:space="preserve"># storing the subject </w:t>
      </w:r>
    </w:p>
    <w:p w:rsidR="0057590F" w:rsidRPr="00796CE5" w:rsidRDefault="0057590F" w:rsidP="0057590F">
      <w:pPr>
        <w:rPr>
          <w:rFonts w:ascii="Courier New" w:hAnsi="Courier New" w:cs="Courier New"/>
        </w:rPr>
      </w:pPr>
      <w:r w:rsidRPr="00796CE5">
        <w:rPr>
          <w:rFonts w:ascii="Courier New" w:hAnsi="Courier New" w:cs="Courier New"/>
        </w:rPr>
        <w:t>msg['Subject'] = "Subject of the Mail"</w:t>
      </w:r>
    </w:p>
    <w:p w:rsidR="0057590F" w:rsidRPr="00796CE5" w:rsidRDefault="0057590F" w:rsidP="0057590F">
      <w:pPr>
        <w:rPr>
          <w:rFonts w:ascii="Courier New" w:hAnsi="Courier New" w:cs="Courier New"/>
        </w:rPr>
      </w:pPr>
    </w:p>
    <w:p w:rsidR="0057590F" w:rsidRPr="00796CE5" w:rsidRDefault="0057590F" w:rsidP="0057590F">
      <w:pPr>
        <w:rPr>
          <w:rFonts w:ascii="Courier New" w:hAnsi="Courier New" w:cs="Courier New"/>
        </w:rPr>
      </w:pPr>
      <w:r w:rsidRPr="00796CE5">
        <w:rPr>
          <w:rFonts w:ascii="Courier New" w:hAnsi="Courier New" w:cs="Courier New"/>
        </w:rPr>
        <w:t># string to store the body of the mail</w:t>
      </w:r>
    </w:p>
    <w:p w:rsidR="0057590F" w:rsidRPr="00796CE5" w:rsidRDefault="0057590F" w:rsidP="0057590F">
      <w:pPr>
        <w:rPr>
          <w:rFonts w:ascii="Courier New" w:hAnsi="Courier New" w:cs="Courier New"/>
        </w:rPr>
      </w:pPr>
      <w:r w:rsidRPr="00796CE5">
        <w:rPr>
          <w:rFonts w:ascii="Courier New" w:hAnsi="Courier New" w:cs="Courier New"/>
        </w:rPr>
        <w:t>body = "Body_of_the_mail"</w:t>
      </w:r>
    </w:p>
    <w:p w:rsidR="0057590F" w:rsidRPr="00796CE5" w:rsidRDefault="0057590F" w:rsidP="0057590F">
      <w:pPr>
        <w:rPr>
          <w:rFonts w:ascii="Courier New" w:hAnsi="Courier New" w:cs="Courier New"/>
        </w:rPr>
      </w:pPr>
    </w:p>
    <w:p w:rsidR="0057590F" w:rsidRPr="00796CE5" w:rsidRDefault="0057590F" w:rsidP="0057590F">
      <w:pPr>
        <w:rPr>
          <w:rFonts w:ascii="Courier New" w:hAnsi="Courier New" w:cs="Courier New"/>
        </w:rPr>
      </w:pPr>
      <w:r w:rsidRPr="00796CE5">
        <w:rPr>
          <w:rFonts w:ascii="Courier New" w:hAnsi="Courier New" w:cs="Courier New"/>
        </w:rPr>
        <w:t># attach the body with the msg instance</w:t>
      </w:r>
    </w:p>
    <w:p w:rsidR="0057590F" w:rsidRPr="00796CE5" w:rsidRDefault="0057590F" w:rsidP="0057590F">
      <w:pPr>
        <w:rPr>
          <w:rFonts w:ascii="Courier New" w:hAnsi="Courier New" w:cs="Courier New"/>
        </w:rPr>
      </w:pPr>
      <w:r w:rsidRPr="00796CE5">
        <w:rPr>
          <w:rFonts w:ascii="Courier New" w:hAnsi="Courier New" w:cs="Courier New"/>
        </w:rPr>
        <w:t>msg.attach(MIMEText(body, 'plain'))</w:t>
      </w:r>
    </w:p>
    <w:p w:rsidR="0057590F" w:rsidRPr="00796CE5" w:rsidRDefault="0057590F" w:rsidP="0057590F">
      <w:pPr>
        <w:rPr>
          <w:rFonts w:ascii="Courier New" w:hAnsi="Courier New" w:cs="Courier New"/>
        </w:rPr>
      </w:pPr>
    </w:p>
    <w:p w:rsidR="0057590F" w:rsidRPr="00796CE5" w:rsidRDefault="0057590F" w:rsidP="0057590F">
      <w:pPr>
        <w:rPr>
          <w:rFonts w:ascii="Courier New" w:hAnsi="Courier New" w:cs="Courier New"/>
        </w:rPr>
      </w:pPr>
      <w:r w:rsidRPr="00796CE5">
        <w:rPr>
          <w:rFonts w:ascii="Courier New" w:hAnsi="Courier New" w:cs="Courier New"/>
        </w:rPr>
        <w:t xml:space="preserve"># open the file to be sent </w:t>
      </w:r>
    </w:p>
    <w:p w:rsidR="0057590F" w:rsidRPr="00796CE5" w:rsidRDefault="0057590F" w:rsidP="0057590F">
      <w:pPr>
        <w:rPr>
          <w:rFonts w:ascii="Courier New" w:hAnsi="Courier New" w:cs="Courier New"/>
        </w:rPr>
      </w:pPr>
      <w:r w:rsidRPr="00796CE5">
        <w:rPr>
          <w:rFonts w:ascii="Courier New" w:hAnsi="Courier New" w:cs="Courier New"/>
        </w:rPr>
        <w:t>filename = "File_name_with_extension"</w:t>
      </w:r>
    </w:p>
    <w:p w:rsidR="0057590F" w:rsidRPr="00796CE5" w:rsidRDefault="0057590F" w:rsidP="0057590F">
      <w:pPr>
        <w:rPr>
          <w:rFonts w:ascii="Courier New" w:hAnsi="Courier New" w:cs="Courier New"/>
        </w:rPr>
      </w:pPr>
      <w:r w:rsidRPr="00796CE5">
        <w:rPr>
          <w:rFonts w:ascii="Courier New" w:hAnsi="Courier New" w:cs="Courier New"/>
        </w:rPr>
        <w:t>attachment = open("Path of the file", "rb")</w:t>
      </w:r>
    </w:p>
    <w:p w:rsidR="0057590F" w:rsidRPr="00796CE5" w:rsidRDefault="0057590F" w:rsidP="0057590F">
      <w:pPr>
        <w:rPr>
          <w:rFonts w:ascii="Courier New" w:hAnsi="Courier New" w:cs="Courier New"/>
        </w:rPr>
      </w:pPr>
    </w:p>
    <w:p w:rsidR="0057590F" w:rsidRPr="00796CE5" w:rsidRDefault="0057590F" w:rsidP="0057590F">
      <w:pPr>
        <w:rPr>
          <w:rFonts w:ascii="Courier New" w:hAnsi="Courier New" w:cs="Courier New"/>
        </w:rPr>
      </w:pPr>
      <w:r w:rsidRPr="00796CE5">
        <w:rPr>
          <w:rFonts w:ascii="Courier New" w:hAnsi="Courier New" w:cs="Courier New"/>
        </w:rPr>
        <w:t># instance of MIMEBase and named as p</w:t>
      </w:r>
    </w:p>
    <w:p w:rsidR="0057590F" w:rsidRPr="00796CE5" w:rsidRDefault="0057590F" w:rsidP="0057590F">
      <w:pPr>
        <w:rPr>
          <w:rFonts w:ascii="Courier New" w:hAnsi="Courier New" w:cs="Courier New"/>
        </w:rPr>
      </w:pPr>
      <w:r w:rsidRPr="00796CE5">
        <w:rPr>
          <w:rFonts w:ascii="Courier New" w:hAnsi="Courier New" w:cs="Courier New"/>
        </w:rPr>
        <w:lastRenderedPageBreak/>
        <w:t>p = MIMEBase('application', 'octet-stream')</w:t>
      </w:r>
    </w:p>
    <w:p w:rsidR="0057590F" w:rsidRPr="00796CE5" w:rsidRDefault="0057590F" w:rsidP="0057590F">
      <w:pPr>
        <w:rPr>
          <w:rFonts w:ascii="Courier New" w:hAnsi="Courier New" w:cs="Courier New"/>
        </w:rPr>
      </w:pPr>
    </w:p>
    <w:p w:rsidR="0057590F" w:rsidRPr="00796CE5" w:rsidRDefault="0057590F" w:rsidP="0057590F">
      <w:pPr>
        <w:rPr>
          <w:rFonts w:ascii="Courier New" w:hAnsi="Courier New" w:cs="Courier New"/>
        </w:rPr>
      </w:pPr>
      <w:r w:rsidRPr="00796CE5">
        <w:rPr>
          <w:rFonts w:ascii="Courier New" w:hAnsi="Courier New" w:cs="Courier New"/>
        </w:rPr>
        <w:t># To change the payload into encoded form</w:t>
      </w:r>
    </w:p>
    <w:p w:rsidR="0057590F" w:rsidRPr="00796CE5" w:rsidRDefault="0057590F" w:rsidP="0057590F">
      <w:pPr>
        <w:rPr>
          <w:rFonts w:ascii="Courier New" w:hAnsi="Courier New" w:cs="Courier New"/>
        </w:rPr>
      </w:pPr>
      <w:r w:rsidRPr="00796CE5">
        <w:rPr>
          <w:rFonts w:ascii="Courier New" w:hAnsi="Courier New" w:cs="Courier New"/>
        </w:rPr>
        <w:t>p.set_payload((attachment).read())</w:t>
      </w:r>
    </w:p>
    <w:p w:rsidR="0057590F" w:rsidRPr="00796CE5" w:rsidRDefault="0057590F" w:rsidP="0057590F">
      <w:pPr>
        <w:rPr>
          <w:rFonts w:ascii="Courier New" w:hAnsi="Courier New" w:cs="Courier New"/>
        </w:rPr>
      </w:pPr>
    </w:p>
    <w:p w:rsidR="0057590F" w:rsidRPr="00796CE5" w:rsidRDefault="0057590F" w:rsidP="0057590F">
      <w:pPr>
        <w:rPr>
          <w:rFonts w:ascii="Courier New" w:hAnsi="Courier New" w:cs="Courier New"/>
        </w:rPr>
      </w:pPr>
      <w:r w:rsidRPr="00796CE5">
        <w:rPr>
          <w:rFonts w:ascii="Courier New" w:hAnsi="Courier New" w:cs="Courier New"/>
        </w:rPr>
        <w:t># encode into base64</w:t>
      </w:r>
    </w:p>
    <w:p w:rsidR="0057590F" w:rsidRPr="00796CE5" w:rsidRDefault="0057590F" w:rsidP="0057590F">
      <w:pPr>
        <w:rPr>
          <w:rFonts w:ascii="Courier New" w:hAnsi="Courier New" w:cs="Courier New"/>
        </w:rPr>
      </w:pPr>
      <w:r w:rsidRPr="00796CE5">
        <w:rPr>
          <w:rFonts w:ascii="Courier New" w:hAnsi="Courier New" w:cs="Courier New"/>
        </w:rPr>
        <w:t>encoders.encode_base64(p)</w:t>
      </w:r>
    </w:p>
    <w:p w:rsidR="0057590F" w:rsidRPr="00796CE5" w:rsidRDefault="0057590F" w:rsidP="0057590F">
      <w:pPr>
        <w:rPr>
          <w:rFonts w:ascii="Courier New" w:hAnsi="Courier New" w:cs="Courier New"/>
        </w:rPr>
      </w:pPr>
    </w:p>
    <w:p w:rsidR="0057590F" w:rsidRPr="00796CE5" w:rsidRDefault="0057590F" w:rsidP="0057590F">
      <w:pPr>
        <w:rPr>
          <w:rFonts w:ascii="Courier New" w:hAnsi="Courier New" w:cs="Courier New"/>
        </w:rPr>
      </w:pPr>
      <w:r w:rsidRPr="00796CE5">
        <w:rPr>
          <w:rFonts w:ascii="Courier New" w:hAnsi="Courier New" w:cs="Courier New"/>
        </w:rPr>
        <w:t>p.add_header('Content-Disposition', "attachment; filename= %s" % filename)</w:t>
      </w:r>
    </w:p>
    <w:p w:rsidR="0057590F" w:rsidRPr="00796CE5" w:rsidRDefault="0057590F" w:rsidP="0057590F">
      <w:pPr>
        <w:rPr>
          <w:rFonts w:ascii="Courier New" w:hAnsi="Courier New" w:cs="Courier New"/>
        </w:rPr>
      </w:pPr>
    </w:p>
    <w:p w:rsidR="0057590F" w:rsidRPr="00796CE5" w:rsidRDefault="0057590F" w:rsidP="0057590F">
      <w:pPr>
        <w:rPr>
          <w:rFonts w:ascii="Courier New" w:hAnsi="Courier New" w:cs="Courier New"/>
        </w:rPr>
      </w:pPr>
      <w:r w:rsidRPr="00796CE5">
        <w:rPr>
          <w:rFonts w:ascii="Courier New" w:hAnsi="Courier New" w:cs="Courier New"/>
        </w:rPr>
        <w:t># attach the instance 'p' to instance 'msg'</w:t>
      </w:r>
    </w:p>
    <w:p w:rsidR="0057590F" w:rsidRPr="00796CE5" w:rsidRDefault="0057590F" w:rsidP="0057590F">
      <w:pPr>
        <w:rPr>
          <w:rFonts w:ascii="Courier New" w:hAnsi="Courier New" w:cs="Courier New"/>
        </w:rPr>
      </w:pPr>
      <w:r w:rsidRPr="00796CE5">
        <w:rPr>
          <w:rFonts w:ascii="Courier New" w:hAnsi="Courier New" w:cs="Courier New"/>
        </w:rPr>
        <w:t>msg.attach(p)</w:t>
      </w:r>
    </w:p>
    <w:p w:rsidR="0057590F" w:rsidRPr="00796CE5" w:rsidRDefault="0057590F" w:rsidP="0057590F">
      <w:pPr>
        <w:rPr>
          <w:rFonts w:ascii="Courier New" w:hAnsi="Courier New" w:cs="Courier New"/>
        </w:rPr>
      </w:pPr>
    </w:p>
    <w:p w:rsidR="0057590F" w:rsidRPr="00796CE5" w:rsidRDefault="0057590F" w:rsidP="0057590F">
      <w:pPr>
        <w:rPr>
          <w:rFonts w:ascii="Courier New" w:hAnsi="Courier New" w:cs="Courier New"/>
        </w:rPr>
      </w:pPr>
      <w:r w:rsidRPr="00796CE5">
        <w:rPr>
          <w:rFonts w:ascii="Courier New" w:hAnsi="Courier New" w:cs="Courier New"/>
        </w:rPr>
        <w:t># creates SMTP session</w:t>
      </w:r>
    </w:p>
    <w:p w:rsidR="0057590F" w:rsidRPr="00796CE5" w:rsidRDefault="0057590F" w:rsidP="0057590F">
      <w:pPr>
        <w:rPr>
          <w:rFonts w:ascii="Courier New" w:hAnsi="Courier New" w:cs="Courier New"/>
        </w:rPr>
      </w:pPr>
      <w:r w:rsidRPr="00796CE5">
        <w:rPr>
          <w:rFonts w:ascii="Courier New" w:hAnsi="Courier New" w:cs="Courier New"/>
        </w:rPr>
        <w:t>s = smtplib.SMTP('smtp.gmail.com', 587)</w:t>
      </w:r>
    </w:p>
    <w:p w:rsidR="0057590F" w:rsidRPr="00796CE5" w:rsidRDefault="0057590F" w:rsidP="0057590F">
      <w:pPr>
        <w:rPr>
          <w:rFonts w:ascii="Courier New" w:hAnsi="Courier New" w:cs="Courier New"/>
        </w:rPr>
      </w:pPr>
    </w:p>
    <w:p w:rsidR="0057590F" w:rsidRPr="00796CE5" w:rsidRDefault="0057590F" w:rsidP="0057590F">
      <w:pPr>
        <w:rPr>
          <w:rFonts w:ascii="Courier New" w:hAnsi="Courier New" w:cs="Courier New"/>
        </w:rPr>
      </w:pPr>
      <w:r w:rsidRPr="00796CE5">
        <w:rPr>
          <w:rFonts w:ascii="Courier New" w:hAnsi="Courier New" w:cs="Courier New"/>
        </w:rPr>
        <w:t># start TLS for security</w:t>
      </w:r>
    </w:p>
    <w:p w:rsidR="0057590F" w:rsidRPr="00796CE5" w:rsidRDefault="0057590F" w:rsidP="0057590F">
      <w:pPr>
        <w:rPr>
          <w:rFonts w:ascii="Courier New" w:hAnsi="Courier New" w:cs="Courier New"/>
        </w:rPr>
      </w:pPr>
      <w:r w:rsidRPr="00796CE5">
        <w:rPr>
          <w:rFonts w:ascii="Courier New" w:hAnsi="Courier New" w:cs="Courier New"/>
        </w:rPr>
        <w:t>s.starttls()</w:t>
      </w:r>
    </w:p>
    <w:p w:rsidR="0057590F" w:rsidRPr="00796CE5" w:rsidRDefault="0057590F" w:rsidP="0057590F">
      <w:pPr>
        <w:rPr>
          <w:rFonts w:ascii="Courier New" w:hAnsi="Courier New" w:cs="Courier New"/>
        </w:rPr>
      </w:pPr>
    </w:p>
    <w:p w:rsidR="0057590F" w:rsidRPr="00796CE5" w:rsidRDefault="0057590F" w:rsidP="0057590F">
      <w:pPr>
        <w:rPr>
          <w:rFonts w:ascii="Courier New" w:hAnsi="Courier New" w:cs="Courier New"/>
        </w:rPr>
      </w:pPr>
      <w:r w:rsidRPr="00796CE5">
        <w:rPr>
          <w:rFonts w:ascii="Courier New" w:hAnsi="Courier New" w:cs="Courier New"/>
        </w:rPr>
        <w:t># Authentication</w:t>
      </w:r>
    </w:p>
    <w:p w:rsidR="0057590F" w:rsidRPr="00796CE5" w:rsidRDefault="0057590F" w:rsidP="0057590F">
      <w:pPr>
        <w:rPr>
          <w:rFonts w:ascii="Courier New" w:hAnsi="Courier New" w:cs="Courier New"/>
        </w:rPr>
      </w:pPr>
      <w:r w:rsidRPr="00796CE5">
        <w:rPr>
          <w:rFonts w:ascii="Courier New" w:hAnsi="Courier New" w:cs="Courier New"/>
        </w:rPr>
        <w:t>s.login(fromaddr, "Password_of_the_sender")</w:t>
      </w:r>
    </w:p>
    <w:p w:rsidR="0057590F" w:rsidRPr="00796CE5" w:rsidRDefault="0057590F" w:rsidP="0057590F">
      <w:pPr>
        <w:rPr>
          <w:rFonts w:ascii="Courier New" w:hAnsi="Courier New" w:cs="Courier New"/>
        </w:rPr>
      </w:pPr>
    </w:p>
    <w:p w:rsidR="0057590F" w:rsidRPr="00796CE5" w:rsidRDefault="0057590F" w:rsidP="0057590F">
      <w:pPr>
        <w:rPr>
          <w:rFonts w:ascii="Courier New" w:hAnsi="Courier New" w:cs="Courier New"/>
        </w:rPr>
      </w:pPr>
      <w:r w:rsidRPr="00796CE5">
        <w:rPr>
          <w:rFonts w:ascii="Courier New" w:hAnsi="Courier New" w:cs="Courier New"/>
        </w:rPr>
        <w:t># Converts the Multipart msg into a string</w:t>
      </w:r>
    </w:p>
    <w:p w:rsidR="0057590F" w:rsidRPr="00796CE5" w:rsidRDefault="0057590F" w:rsidP="0057590F">
      <w:pPr>
        <w:rPr>
          <w:rFonts w:ascii="Courier New" w:hAnsi="Courier New" w:cs="Courier New"/>
        </w:rPr>
      </w:pPr>
      <w:r w:rsidRPr="00796CE5">
        <w:rPr>
          <w:rFonts w:ascii="Courier New" w:hAnsi="Courier New" w:cs="Courier New"/>
        </w:rPr>
        <w:t>text = msg.as_string()</w:t>
      </w:r>
    </w:p>
    <w:p w:rsidR="0057590F" w:rsidRPr="00796CE5" w:rsidRDefault="0057590F" w:rsidP="0057590F">
      <w:pPr>
        <w:rPr>
          <w:rFonts w:ascii="Courier New" w:hAnsi="Courier New" w:cs="Courier New"/>
        </w:rPr>
      </w:pPr>
    </w:p>
    <w:p w:rsidR="0057590F" w:rsidRPr="00796CE5" w:rsidRDefault="0057590F" w:rsidP="0057590F">
      <w:pPr>
        <w:rPr>
          <w:rFonts w:ascii="Courier New" w:hAnsi="Courier New" w:cs="Courier New"/>
        </w:rPr>
      </w:pPr>
      <w:r w:rsidRPr="00796CE5">
        <w:rPr>
          <w:rFonts w:ascii="Courier New" w:hAnsi="Courier New" w:cs="Courier New"/>
        </w:rPr>
        <w:t># sending the mail</w:t>
      </w:r>
    </w:p>
    <w:p w:rsidR="0057590F" w:rsidRPr="00796CE5" w:rsidRDefault="0057590F" w:rsidP="0057590F">
      <w:pPr>
        <w:rPr>
          <w:rFonts w:ascii="Courier New" w:hAnsi="Courier New" w:cs="Courier New"/>
        </w:rPr>
      </w:pPr>
      <w:r w:rsidRPr="00796CE5">
        <w:rPr>
          <w:rFonts w:ascii="Courier New" w:hAnsi="Courier New" w:cs="Courier New"/>
        </w:rPr>
        <w:t>s.sendmail(fromaddr, toaddr, text)</w:t>
      </w:r>
    </w:p>
    <w:p w:rsidR="0057590F" w:rsidRPr="00796CE5" w:rsidRDefault="0057590F" w:rsidP="0057590F">
      <w:pPr>
        <w:rPr>
          <w:rFonts w:ascii="Courier New" w:hAnsi="Courier New" w:cs="Courier New"/>
        </w:rPr>
      </w:pPr>
    </w:p>
    <w:p w:rsidR="0057590F" w:rsidRPr="00796CE5" w:rsidRDefault="0057590F" w:rsidP="0057590F">
      <w:pPr>
        <w:rPr>
          <w:rFonts w:ascii="Courier New" w:hAnsi="Courier New" w:cs="Courier New"/>
        </w:rPr>
      </w:pPr>
      <w:r w:rsidRPr="00796CE5">
        <w:rPr>
          <w:rFonts w:ascii="Courier New" w:hAnsi="Courier New" w:cs="Courier New"/>
        </w:rPr>
        <w:t># terminating the session</w:t>
      </w:r>
    </w:p>
    <w:p w:rsidR="0057590F" w:rsidRPr="00796CE5" w:rsidRDefault="0057590F" w:rsidP="0057590F">
      <w:pPr>
        <w:rPr>
          <w:rFonts w:ascii="Courier New" w:hAnsi="Courier New" w:cs="Courier New"/>
        </w:rPr>
      </w:pPr>
      <w:r w:rsidRPr="00796CE5">
        <w:rPr>
          <w:rFonts w:ascii="Courier New" w:hAnsi="Courier New" w:cs="Courier New"/>
        </w:rPr>
        <w:t>s.quit()</w:t>
      </w:r>
    </w:p>
    <w:p w:rsidR="0057590F" w:rsidRPr="00611353" w:rsidRDefault="0057590F" w:rsidP="0057590F">
      <w:pPr>
        <w:rPr>
          <w:b/>
          <w:sz w:val="20"/>
        </w:rPr>
      </w:pPr>
      <w:r w:rsidRPr="00611353">
        <w:rPr>
          <w:b/>
          <w:sz w:val="20"/>
        </w:rPr>
        <w:t>Notes:</w:t>
      </w:r>
    </w:p>
    <w:p w:rsidR="0057590F" w:rsidRPr="00796CE5" w:rsidRDefault="0057590F" w:rsidP="00B629BA">
      <w:pPr>
        <w:pStyle w:val="ListParagraph"/>
        <w:numPr>
          <w:ilvl w:val="0"/>
          <w:numId w:val="104"/>
        </w:numPr>
        <w:rPr>
          <w:i/>
          <w:sz w:val="20"/>
        </w:rPr>
      </w:pPr>
      <w:r w:rsidRPr="00796CE5">
        <w:rPr>
          <w:i/>
          <w:sz w:val="20"/>
        </w:rPr>
        <w:t>You can use loops to send mails to a number of people.</w:t>
      </w:r>
    </w:p>
    <w:p w:rsidR="0057590F" w:rsidRPr="00796CE5" w:rsidRDefault="0057590F" w:rsidP="00B629BA">
      <w:pPr>
        <w:pStyle w:val="ListParagraph"/>
        <w:numPr>
          <w:ilvl w:val="0"/>
          <w:numId w:val="104"/>
        </w:numPr>
        <w:rPr>
          <w:i/>
          <w:sz w:val="20"/>
        </w:rPr>
      </w:pPr>
      <w:r w:rsidRPr="00796CE5">
        <w:rPr>
          <w:i/>
          <w:sz w:val="20"/>
        </w:rPr>
        <w:t>This code is simple to implement. But it will not work if you have enabled 2-step verification on your gmail account. It is required to switch off the 2-step verification first.</w:t>
      </w:r>
    </w:p>
    <w:p w:rsidR="0057590F" w:rsidRPr="00BB741D" w:rsidRDefault="0057590F" w:rsidP="00B629BA">
      <w:pPr>
        <w:pStyle w:val="ListParagraph"/>
        <w:numPr>
          <w:ilvl w:val="0"/>
          <w:numId w:val="104"/>
        </w:numPr>
      </w:pPr>
      <w:r w:rsidRPr="00796CE5">
        <w:rPr>
          <w:i/>
          <w:sz w:val="20"/>
        </w:rPr>
        <w:t>Using this method, Gmail will always put your mail in the primary section and the mails sent will not be Spam.</w:t>
      </w:r>
    </w:p>
    <w:p w:rsidR="0057590F" w:rsidRDefault="0057590F" w:rsidP="0057590F">
      <w:pPr>
        <w:pStyle w:val="Heading2"/>
        <w:spacing w:line="276" w:lineRule="auto"/>
      </w:pPr>
      <w:bookmarkStart w:id="404" w:name="_Toc515037986"/>
      <w:bookmarkStart w:id="405" w:name="_Toc514889477"/>
      <w:r w:rsidRPr="00D27336">
        <w:lastRenderedPageBreak/>
        <w:t>Integrating Python with other Language</w:t>
      </w:r>
      <w:bookmarkEnd w:id="404"/>
      <w:bookmarkEnd w:id="405"/>
    </w:p>
    <w:p w:rsidR="0057590F" w:rsidRDefault="0057590F" w:rsidP="0057590F">
      <w:r>
        <w:t xml:space="preserve">Python is an advanced scripting language that is being used successfully to glue together large software components. It spans multiple platforms, middleware products, and application domains. Python is an object-oriented language with high-level data structures, dynamic typing, and dynamic binding. Python has been around since 1991, and has a very active user community. </w:t>
      </w:r>
    </w:p>
    <w:p w:rsidR="0057590F" w:rsidRDefault="0057590F" w:rsidP="0057590F">
      <w:r>
        <w:t>Python is easily extensible with C/C++/Java code, and easily embeddable in applications. Python even uses Tk, the Tcl GUI toolkit, for a de-facto standard portable GUI toolkit. Unlike Tcl, however, Python supports object-oriented programming. Python programmers can create classes, use multiple inheritance, define methods, overload operators, and so on.</w:t>
      </w:r>
    </w:p>
    <w:p w:rsidR="0057590F" w:rsidRDefault="0057590F" w:rsidP="0057590F">
      <w:pPr>
        <w:pStyle w:val="Heading3"/>
        <w:rPr>
          <w:rFonts w:ascii="Times New Roman" w:hAnsi="Times New Roman"/>
          <w:kern w:val="36"/>
        </w:rPr>
      </w:pPr>
      <w:bookmarkStart w:id="406" w:name="_Toc514889478"/>
      <w:bookmarkStart w:id="407" w:name="_Toc515037987"/>
      <w:r>
        <w:t>C/C++ Tools</w:t>
      </w:r>
      <w:bookmarkEnd w:id="406"/>
      <w:bookmarkEnd w:id="407"/>
    </w:p>
    <w:p w:rsidR="0057590F" w:rsidRDefault="0057590F" w:rsidP="0057590F">
      <w:r>
        <w:t>There a various tools which make it easier to bridge the gap between Python and C/C++:</w:t>
      </w:r>
    </w:p>
    <w:tbl>
      <w:tblPr>
        <w:tblStyle w:val="ListTable4"/>
        <w:tblW w:w="9062" w:type="dxa"/>
        <w:tblInd w:w="1327" w:type="dxa"/>
        <w:tblLook w:val="04A0"/>
      </w:tblPr>
      <w:tblGrid>
        <w:gridCol w:w="1929"/>
        <w:gridCol w:w="7133"/>
      </w:tblGrid>
      <w:tr w:rsidR="0057590F" w:rsidTr="00562D38">
        <w:trPr>
          <w:cnfStyle w:val="100000000000"/>
        </w:trPr>
        <w:tc>
          <w:tcPr>
            <w:cnfStyle w:val="001000000000"/>
            <w:tcW w:w="1929" w:type="dxa"/>
          </w:tcPr>
          <w:p w:rsidR="0057590F" w:rsidRDefault="0057590F" w:rsidP="00562D38">
            <w:pPr>
              <w:ind w:left="0"/>
            </w:pPr>
            <w:r>
              <w:t>Tools</w:t>
            </w:r>
          </w:p>
        </w:tc>
        <w:tc>
          <w:tcPr>
            <w:tcW w:w="7133" w:type="dxa"/>
          </w:tcPr>
          <w:p w:rsidR="0057590F" w:rsidRDefault="0057590F" w:rsidP="00562D38">
            <w:pPr>
              <w:ind w:left="0"/>
              <w:cnfStyle w:val="100000000000"/>
            </w:pPr>
            <w:r>
              <w:t>Description</w:t>
            </w:r>
          </w:p>
        </w:tc>
      </w:tr>
      <w:tr w:rsidR="0057590F" w:rsidTr="00562D38">
        <w:trPr>
          <w:cnfStyle w:val="000000100000"/>
        </w:trPr>
        <w:tc>
          <w:tcPr>
            <w:cnfStyle w:val="001000000000"/>
            <w:tcW w:w="1929" w:type="dxa"/>
          </w:tcPr>
          <w:p w:rsidR="0057590F" w:rsidRPr="0024664F" w:rsidRDefault="0057590F" w:rsidP="00562D38">
            <w:pPr>
              <w:ind w:left="0"/>
              <w:rPr>
                <w:rFonts w:asciiTheme="majorHAnsi" w:hAnsiTheme="majorHAnsi" w:cs="Courier New"/>
                <w:b w:val="0"/>
              </w:rPr>
            </w:pPr>
            <w:r w:rsidRPr="0024664F">
              <w:rPr>
                <w:rFonts w:asciiTheme="majorHAnsi" w:hAnsiTheme="majorHAnsi" w:cs="Courier New"/>
                <w:b w:val="0"/>
                <w:bdr w:val="none" w:sz="0" w:space="0" w:color="auto" w:frame="1"/>
              </w:rPr>
              <w:t>Pyrex</w:t>
            </w:r>
            <w:r w:rsidRPr="0024664F">
              <w:rPr>
                <w:rFonts w:asciiTheme="majorHAnsi" w:hAnsiTheme="majorHAnsi" w:cs="Courier New"/>
                <w:b w:val="0"/>
              </w:rPr>
              <w:t> </w:t>
            </w:r>
          </w:p>
        </w:tc>
        <w:tc>
          <w:tcPr>
            <w:tcW w:w="7133" w:type="dxa"/>
          </w:tcPr>
          <w:p w:rsidR="0057590F" w:rsidRDefault="0057590F" w:rsidP="00562D38">
            <w:pPr>
              <w:ind w:left="0"/>
              <w:cnfStyle w:val="000000100000"/>
            </w:pPr>
            <w:r>
              <w:t>Write your extension module on Python.</w:t>
            </w:r>
          </w:p>
        </w:tc>
      </w:tr>
      <w:tr w:rsidR="0057590F" w:rsidTr="00562D38">
        <w:tc>
          <w:tcPr>
            <w:cnfStyle w:val="001000000000"/>
            <w:tcW w:w="1929" w:type="dxa"/>
          </w:tcPr>
          <w:p w:rsidR="0057590F" w:rsidRPr="0024664F" w:rsidRDefault="0057590F" w:rsidP="00562D38">
            <w:pPr>
              <w:ind w:left="0"/>
              <w:rPr>
                <w:rFonts w:asciiTheme="majorHAnsi" w:hAnsiTheme="majorHAnsi" w:cs="Courier New"/>
                <w:b w:val="0"/>
              </w:rPr>
            </w:pPr>
            <w:r w:rsidRPr="0024664F">
              <w:rPr>
                <w:rFonts w:asciiTheme="majorHAnsi" w:hAnsiTheme="majorHAnsi" w:cs="Courier New"/>
                <w:b w:val="0"/>
                <w:bdr w:val="none" w:sz="0" w:space="0" w:color="auto" w:frame="1"/>
              </w:rPr>
              <w:t>Cython</w:t>
            </w:r>
          </w:p>
        </w:tc>
        <w:tc>
          <w:tcPr>
            <w:tcW w:w="7133" w:type="dxa"/>
          </w:tcPr>
          <w:p w:rsidR="0057590F" w:rsidRDefault="0057590F" w:rsidP="00562D38">
            <w:pPr>
              <w:ind w:left="0"/>
              <w:cnfStyle w:val="000000000000"/>
            </w:pPr>
            <w:r>
              <w:t>Is an improved version of Pyrex.</w:t>
            </w:r>
          </w:p>
        </w:tc>
      </w:tr>
      <w:tr w:rsidR="0057590F" w:rsidTr="00562D38">
        <w:trPr>
          <w:cnfStyle w:val="000000100000"/>
        </w:trPr>
        <w:tc>
          <w:tcPr>
            <w:cnfStyle w:val="001000000000"/>
            <w:tcW w:w="1929" w:type="dxa"/>
          </w:tcPr>
          <w:p w:rsidR="0057590F" w:rsidRPr="0024664F" w:rsidRDefault="0057590F" w:rsidP="00562D38">
            <w:pPr>
              <w:ind w:left="0"/>
              <w:rPr>
                <w:rFonts w:asciiTheme="majorHAnsi" w:hAnsiTheme="majorHAnsi" w:cs="Courier New"/>
                <w:b w:val="0"/>
              </w:rPr>
            </w:pPr>
            <w:r w:rsidRPr="0024664F">
              <w:rPr>
                <w:rFonts w:asciiTheme="majorHAnsi" w:hAnsiTheme="majorHAnsi" w:cs="Courier New"/>
                <w:b w:val="0"/>
                <w:bdr w:val="none" w:sz="0" w:space="0" w:color="auto" w:frame="1"/>
              </w:rPr>
              <w:t>CXX</w:t>
            </w:r>
          </w:p>
        </w:tc>
        <w:tc>
          <w:tcPr>
            <w:tcW w:w="7133" w:type="dxa"/>
          </w:tcPr>
          <w:p w:rsidR="0057590F" w:rsidRDefault="0057590F" w:rsidP="00562D38">
            <w:pPr>
              <w:ind w:left="0"/>
              <w:cnfStyle w:val="000000100000"/>
            </w:pPr>
            <w:r>
              <w:t>PyCXX is helper lib for writing Python extensions in C++.</w:t>
            </w:r>
          </w:p>
        </w:tc>
      </w:tr>
      <w:tr w:rsidR="0057590F" w:rsidTr="00562D38">
        <w:tc>
          <w:tcPr>
            <w:cnfStyle w:val="001000000000"/>
            <w:tcW w:w="1929" w:type="dxa"/>
          </w:tcPr>
          <w:p w:rsidR="0057590F" w:rsidRPr="0024664F" w:rsidRDefault="0057590F" w:rsidP="00562D38">
            <w:pPr>
              <w:ind w:left="0"/>
              <w:rPr>
                <w:rFonts w:asciiTheme="majorHAnsi" w:hAnsiTheme="majorHAnsi" w:cs="Courier New"/>
                <w:b w:val="0"/>
              </w:rPr>
            </w:pPr>
            <w:r w:rsidRPr="0024664F">
              <w:rPr>
                <w:rFonts w:asciiTheme="majorHAnsi" w:hAnsiTheme="majorHAnsi" w:cs="Courier New"/>
                <w:b w:val="0"/>
                <w:bdr w:val="none" w:sz="0" w:space="0" w:color="auto" w:frame="1"/>
              </w:rPr>
              <w:t>ctypes</w:t>
            </w:r>
          </w:p>
        </w:tc>
        <w:tc>
          <w:tcPr>
            <w:tcW w:w="7133" w:type="dxa"/>
          </w:tcPr>
          <w:p w:rsidR="0057590F" w:rsidRDefault="0057590F" w:rsidP="00562D38">
            <w:pPr>
              <w:ind w:left="0"/>
              <w:cnfStyle w:val="000000000000"/>
            </w:pPr>
            <w:r>
              <w:t>Is a Python module allowing to create and manipulate C data types in Python. These can then be passed to C-functions loaded from dynamic link libraries.</w:t>
            </w:r>
          </w:p>
        </w:tc>
      </w:tr>
      <w:tr w:rsidR="0057590F" w:rsidTr="00562D38">
        <w:trPr>
          <w:cnfStyle w:val="000000100000"/>
        </w:trPr>
        <w:tc>
          <w:tcPr>
            <w:cnfStyle w:val="001000000000"/>
            <w:tcW w:w="1929" w:type="dxa"/>
          </w:tcPr>
          <w:p w:rsidR="0057590F" w:rsidRPr="0024664F" w:rsidRDefault="0057590F" w:rsidP="00562D38">
            <w:pPr>
              <w:ind w:left="0"/>
              <w:rPr>
                <w:rFonts w:asciiTheme="majorHAnsi" w:hAnsiTheme="majorHAnsi" w:cs="Courier New"/>
                <w:b w:val="0"/>
              </w:rPr>
            </w:pPr>
            <w:r w:rsidRPr="0024664F">
              <w:rPr>
                <w:rFonts w:asciiTheme="majorHAnsi" w:hAnsiTheme="majorHAnsi" w:cs="Courier New"/>
                <w:b w:val="0"/>
                <w:bdr w:val="none" w:sz="0" w:space="0" w:color="auto" w:frame="1"/>
              </w:rPr>
              <w:t>elmer</w:t>
            </w:r>
            <w:r w:rsidRPr="0024664F">
              <w:rPr>
                <w:rFonts w:asciiTheme="majorHAnsi" w:hAnsiTheme="majorHAnsi" w:cs="Courier New"/>
                <w:b w:val="0"/>
              </w:rPr>
              <w:t> </w:t>
            </w:r>
          </w:p>
        </w:tc>
        <w:tc>
          <w:tcPr>
            <w:tcW w:w="7133" w:type="dxa"/>
          </w:tcPr>
          <w:p w:rsidR="0057590F" w:rsidRDefault="0057590F" w:rsidP="00562D38">
            <w:pPr>
              <w:ind w:left="0"/>
              <w:cnfStyle w:val="000000100000"/>
            </w:pPr>
            <w:r>
              <w:t>Compile and run python code from C, as if it was written in C</w:t>
            </w:r>
          </w:p>
        </w:tc>
      </w:tr>
      <w:tr w:rsidR="0057590F" w:rsidTr="00562D38">
        <w:tc>
          <w:tcPr>
            <w:cnfStyle w:val="001000000000"/>
            <w:tcW w:w="1929" w:type="dxa"/>
          </w:tcPr>
          <w:p w:rsidR="0057590F" w:rsidRPr="0024664F" w:rsidRDefault="0057590F" w:rsidP="00562D38">
            <w:pPr>
              <w:ind w:left="0"/>
              <w:rPr>
                <w:rFonts w:asciiTheme="majorHAnsi" w:hAnsiTheme="majorHAnsi" w:cs="Courier New"/>
                <w:b w:val="0"/>
              </w:rPr>
            </w:pPr>
            <w:r w:rsidRPr="0024664F">
              <w:rPr>
                <w:rFonts w:asciiTheme="majorHAnsi" w:hAnsiTheme="majorHAnsi" w:cs="Courier New"/>
                <w:b w:val="0"/>
                <w:bdr w:val="none" w:sz="0" w:space="0" w:color="auto" w:frame="1"/>
              </w:rPr>
              <w:t>PicklingTools</w:t>
            </w:r>
          </w:p>
        </w:tc>
        <w:tc>
          <w:tcPr>
            <w:tcW w:w="7133" w:type="dxa"/>
          </w:tcPr>
          <w:p w:rsidR="0057590F" w:rsidRDefault="0057590F" w:rsidP="00562D38">
            <w:pPr>
              <w:ind w:left="0"/>
              <w:cnfStyle w:val="000000000000"/>
            </w:pPr>
            <w:r>
              <w:t>Is a collection of libraries for exchanging Python Dictionaries between C++ and Python.</w:t>
            </w:r>
          </w:p>
        </w:tc>
      </w:tr>
      <w:tr w:rsidR="0057590F" w:rsidTr="00562D38">
        <w:trPr>
          <w:cnfStyle w:val="000000100000"/>
        </w:trPr>
        <w:tc>
          <w:tcPr>
            <w:cnfStyle w:val="001000000000"/>
            <w:tcW w:w="1929" w:type="dxa"/>
          </w:tcPr>
          <w:p w:rsidR="0057590F" w:rsidRPr="0024664F" w:rsidRDefault="0057590F" w:rsidP="00562D38">
            <w:pPr>
              <w:ind w:left="0"/>
              <w:rPr>
                <w:rFonts w:asciiTheme="majorHAnsi" w:hAnsiTheme="majorHAnsi" w:cs="Courier New"/>
                <w:b w:val="0"/>
              </w:rPr>
            </w:pPr>
            <w:r w:rsidRPr="0024664F">
              <w:rPr>
                <w:rFonts w:asciiTheme="majorHAnsi" w:hAnsiTheme="majorHAnsi" w:cs="Courier New"/>
                <w:b w:val="0"/>
                <w:bdr w:val="none" w:sz="0" w:space="0" w:color="auto" w:frame="1"/>
              </w:rPr>
              <w:t>weave</w:t>
            </w:r>
            <w:r w:rsidRPr="0024664F">
              <w:rPr>
                <w:rFonts w:asciiTheme="majorHAnsi" w:hAnsiTheme="majorHAnsi" w:cs="Courier New"/>
                <w:b w:val="0"/>
              </w:rPr>
              <w:t> </w:t>
            </w:r>
          </w:p>
        </w:tc>
        <w:tc>
          <w:tcPr>
            <w:tcW w:w="7133" w:type="dxa"/>
          </w:tcPr>
          <w:p w:rsidR="0057590F" w:rsidRDefault="0057590F" w:rsidP="00562D38">
            <w:pPr>
              <w:ind w:left="0"/>
              <w:cnfStyle w:val="000000100000"/>
            </w:pPr>
            <w:r>
              <w:t>Include C code lines in Python program (deprecated in favor of Cython)</w:t>
            </w:r>
          </w:p>
        </w:tc>
      </w:tr>
      <w:tr w:rsidR="0057590F" w:rsidTr="00562D38">
        <w:tc>
          <w:tcPr>
            <w:cnfStyle w:val="001000000000"/>
            <w:tcW w:w="1929" w:type="dxa"/>
          </w:tcPr>
          <w:p w:rsidR="0057590F" w:rsidRPr="0024664F" w:rsidRDefault="0057590F" w:rsidP="00562D38">
            <w:pPr>
              <w:ind w:left="0"/>
              <w:rPr>
                <w:rFonts w:asciiTheme="majorHAnsi" w:hAnsiTheme="majorHAnsi" w:cs="Courier New"/>
                <w:b w:val="0"/>
              </w:rPr>
            </w:pPr>
            <w:r w:rsidRPr="0024664F">
              <w:rPr>
                <w:rFonts w:asciiTheme="majorHAnsi" w:hAnsiTheme="majorHAnsi" w:cs="Courier New"/>
                <w:b w:val="0"/>
                <w:bdr w:val="none" w:sz="0" w:space="0" w:color="auto" w:frame="1"/>
              </w:rPr>
              <w:t>ackward</w:t>
            </w:r>
          </w:p>
        </w:tc>
        <w:tc>
          <w:tcPr>
            <w:tcW w:w="7133" w:type="dxa"/>
          </w:tcPr>
          <w:p w:rsidR="0057590F" w:rsidRDefault="0057590F" w:rsidP="00562D38">
            <w:pPr>
              <w:ind w:left="0"/>
              <w:cnfStyle w:val="000000000000"/>
            </w:pPr>
            <w:r>
              <w:t>Exposes parts of Python's standard library as idiomatic C++</w:t>
            </w:r>
          </w:p>
        </w:tc>
      </w:tr>
      <w:tr w:rsidR="0057590F" w:rsidTr="00562D38">
        <w:trPr>
          <w:cnfStyle w:val="000000100000"/>
        </w:trPr>
        <w:tc>
          <w:tcPr>
            <w:cnfStyle w:val="001000000000"/>
            <w:tcW w:w="1929" w:type="dxa"/>
          </w:tcPr>
          <w:p w:rsidR="0057590F" w:rsidRPr="0024664F" w:rsidRDefault="0057590F" w:rsidP="00562D38">
            <w:pPr>
              <w:ind w:left="0"/>
              <w:rPr>
                <w:rFonts w:asciiTheme="majorHAnsi" w:hAnsiTheme="majorHAnsi" w:cs="Courier New"/>
                <w:b w:val="0"/>
              </w:rPr>
            </w:pPr>
            <w:r w:rsidRPr="0024664F">
              <w:rPr>
                <w:rFonts w:asciiTheme="majorHAnsi" w:hAnsiTheme="majorHAnsi" w:cs="Courier New"/>
                <w:b w:val="0"/>
                <w:bdr w:val="none" w:sz="0" w:space="0" w:color="auto" w:frame="1"/>
              </w:rPr>
              <w:t>CFFI</w:t>
            </w:r>
          </w:p>
        </w:tc>
        <w:tc>
          <w:tcPr>
            <w:tcW w:w="7133" w:type="dxa"/>
          </w:tcPr>
          <w:p w:rsidR="0057590F" w:rsidRDefault="0057590F" w:rsidP="00562D38">
            <w:pPr>
              <w:ind w:left="0"/>
              <w:cnfStyle w:val="000000100000"/>
            </w:pPr>
            <w:r>
              <w:t>Interact with almost any C code from Python, based on C-like declarations that you can often copy-paste from header files or documentation.</w:t>
            </w:r>
          </w:p>
        </w:tc>
      </w:tr>
    </w:tbl>
    <w:p w:rsidR="0057590F" w:rsidRDefault="0057590F" w:rsidP="0057590F"/>
    <w:p w:rsidR="0057590F" w:rsidRDefault="0057590F" w:rsidP="0057590F">
      <w:pPr>
        <w:spacing w:after="0"/>
        <w:ind w:left="0"/>
        <w:rPr>
          <w:rFonts w:asciiTheme="majorHAnsi" w:hAnsiTheme="majorHAnsi"/>
          <w:kern w:val="28"/>
          <w:sz w:val="28"/>
          <w:szCs w:val="28"/>
        </w:rPr>
      </w:pPr>
      <w:r>
        <w:br w:type="page"/>
      </w:r>
    </w:p>
    <w:p w:rsidR="0057590F" w:rsidRPr="0014260B" w:rsidRDefault="0057590F" w:rsidP="0057590F">
      <w:pPr>
        <w:pStyle w:val="Heading3"/>
        <w:rPr>
          <w:rFonts w:ascii="Times New Roman" w:hAnsi="Times New Roman"/>
          <w:color w:val="366D9C"/>
          <w:spacing w:val="12"/>
          <w:sz w:val="27"/>
          <w:szCs w:val="27"/>
        </w:rPr>
      </w:pPr>
      <w:bookmarkStart w:id="408" w:name="_Toc514889479"/>
      <w:bookmarkStart w:id="409" w:name="_Toc515037988"/>
      <w:r w:rsidRPr="0014260B">
        <w:lastRenderedPageBreak/>
        <w:t>C/C++ BindingGenerators</w:t>
      </w:r>
      <w:bookmarkEnd w:id="408"/>
      <w:bookmarkEnd w:id="409"/>
    </w:p>
    <w:p w:rsidR="0057590F" w:rsidRDefault="0057590F" w:rsidP="0057590F">
      <w:r>
        <w:t>Tools to make C/C++ functions/methods accessible from Python by generating binding (Python extension or module) from header files.</w:t>
      </w:r>
    </w:p>
    <w:tbl>
      <w:tblPr>
        <w:tblStyle w:val="ListTable4"/>
        <w:tblW w:w="9062" w:type="dxa"/>
        <w:tblInd w:w="1327" w:type="dxa"/>
        <w:tblLook w:val="04A0"/>
      </w:tblPr>
      <w:tblGrid>
        <w:gridCol w:w="1929"/>
        <w:gridCol w:w="7133"/>
      </w:tblGrid>
      <w:tr w:rsidR="0057590F" w:rsidTr="00562D38">
        <w:trPr>
          <w:cnfStyle w:val="100000000000"/>
        </w:trPr>
        <w:tc>
          <w:tcPr>
            <w:cnfStyle w:val="001000000000"/>
            <w:tcW w:w="1929" w:type="dxa"/>
          </w:tcPr>
          <w:p w:rsidR="0057590F" w:rsidRDefault="0057590F" w:rsidP="00562D38">
            <w:pPr>
              <w:ind w:left="0"/>
            </w:pPr>
            <w:r>
              <w:t>Tools</w:t>
            </w:r>
          </w:p>
        </w:tc>
        <w:tc>
          <w:tcPr>
            <w:tcW w:w="7133" w:type="dxa"/>
          </w:tcPr>
          <w:p w:rsidR="0057590F" w:rsidRDefault="0057590F" w:rsidP="00562D38">
            <w:pPr>
              <w:ind w:left="0"/>
              <w:cnfStyle w:val="100000000000"/>
            </w:pPr>
            <w:r>
              <w:t>Description</w:t>
            </w:r>
          </w:p>
        </w:tc>
      </w:tr>
      <w:tr w:rsidR="0057590F" w:rsidTr="00562D38">
        <w:trPr>
          <w:cnfStyle w:val="000000100000"/>
        </w:trPr>
        <w:tc>
          <w:tcPr>
            <w:cnfStyle w:val="001000000000"/>
            <w:tcW w:w="1929" w:type="dxa"/>
          </w:tcPr>
          <w:p w:rsidR="0057590F" w:rsidRPr="0024664F" w:rsidRDefault="0057590F" w:rsidP="00562D38">
            <w:pPr>
              <w:ind w:left="0"/>
              <w:rPr>
                <w:rFonts w:asciiTheme="majorHAnsi" w:hAnsiTheme="majorHAnsi" w:cs="Courier New"/>
                <w:b w:val="0"/>
              </w:rPr>
            </w:pPr>
            <w:r w:rsidRPr="0024664F">
              <w:rPr>
                <w:rFonts w:asciiTheme="majorHAnsi" w:hAnsiTheme="majorHAnsi" w:cs="Courier New"/>
                <w:b w:val="0"/>
                <w:bdr w:val="none" w:sz="0" w:space="0" w:color="auto" w:frame="1"/>
              </w:rPr>
              <w:t>boost.python</w:t>
            </w:r>
          </w:p>
        </w:tc>
        <w:tc>
          <w:tcPr>
            <w:tcW w:w="7133" w:type="dxa"/>
          </w:tcPr>
          <w:p w:rsidR="0057590F" w:rsidRDefault="0057590F" w:rsidP="00562D38">
            <w:pPr>
              <w:ind w:left="0"/>
              <w:cnfStyle w:val="000000100000"/>
            </w:pPr>
            <w:r>
              <w:t>Expose C++ classes functions and objects to Python, and vice-versa, using just C++ compiler.</w:t>
            </w:r>
          </w:p>
        </w:tc>
      </w:tr>
      <w:tr w:rsidR="0057590F" w:rsidTr="00562D38">
        <w:tc>
          <w:tcPr>
            <w:cnfStyle w:val="001000000000"/>
            <w:tcW w:w="1929" w:type="dxa"/>
          </w:tcPr>
          <w:p w:rsidR="0057590F" w:rsidRPr="0024664F" w:rsidRDefault="0057590F" w:rsidP="00562D38">
            <w:pPr>
              <w:ind w:left="0"/>
              <w:rPr>
                <w:rFonts w:asciiTheme="majorHAnsi" w:hAnsiTheme="majorHAnsi" w:cs="Courier New"/>
                <w:b w:val="0"/>
              </w:rPr>
            </w:pPr>
            <w:r w:rsidRPr="0024664F">
              <w:rPr>
                <w:rFonts w:asciiTheme="majorHAnsi" w:hAnsiTheme="majorHAnsi" w:cs="Courier New"/>
                <w:b w:val="0"/>
                <w:bdr w:val="none" w:sz="0" w:space="0" w:color="auto" w:frame="1"/>
              </w:rPr>
              <w:t>PyAutoC</w:t>
            </w:r>
            <w:r w:rsidRPr="0024664F">
              <w:rPr>
                <w:rFonts w:asciiTheme="majorHAnsi" w:hAnsiTheme="majorHAnsi" w:cs="Courier New"/>
                <w:b w:val="0"/>
              </w:rPr>
              <w:t> </w:t>
            </w:r>
          </w:p>
        </w:tc>
        <w:tc>
          <w:tcPr>
            <w:tcW w:w="7133" w:type="dxa"/>
          </w:tcPr>
          <w:p w:rsidR="0057590F" w:rsidRDefault="0057590F" w:rsidP="00562D38">
            <w:pPr>
              <w:ind w:left="0"/>
              <w:cnfStyle w:val="000000000000"/>
            </w:pPr>
            <w:r>
              <w:t>Automatically wrap C functions and structs, using just C compiler.</w:t>
            </w:r>
          </w:p>
        </w:tc>
      </w:tr>
      <w:tr w:rsidR="0057590F" w:rsidTr="00562D38">
        <w:trPr>
          <w:cnfStyle w:val="000000100000"/>
        </w:trPr>
        <w:tc>
          <w:tcPr>
            <w:cnfStyle w:val="001000000000"/>
            <w:tcW w:w="1929" w:type="dxa"/>
          </w:tcPr>
          <w:p w:rsidR="0057590F" w:rsidRPr="0024664F" w:rsidRDefault="0057590F" w:rsidP="00562D38">
            <w:pPr>
              <w:ind w:left="0"/>
              <w:rPr>
                <w:rFonts w:asciiTheme="majorHAnsi" w:hAnsiTheme="majorHAnsi" w:cs="Courier New"/>
                <w:b w:val="0"/>
              </w:rPr>
            </w:pPr>
            <w:r w:rsidRPr="0024664F">
              <w:rPr>
                <w:rFonts w:asciiTheme="majorHAnsi" w:hAnsiTheme="majorHAnsi" w:cs="Courier New"/>
                <w:b w:val="0"/>
                <w:bdr w:val="none" w:sz="0" w:space="0" w:color="auto" w:frame="1"/>
              </w:rPr>
              <w:t>pwig</w:t>
            </w:r>
          </w:p>
        </w:tc>
        <w:tc>
          <w:tcPr>
            <w:tcW w:w="7133" w:type="dxa"/>
          </w:tcPr>
          <w:p w:rsidR="0057590F" w:rsidRDefault="0057590F" w:rsidP="00562D38">
            <w:pPr>
              <w:ind w:left="0"/>
              <w:cnfStyle w:val="000000100000"/>
            </w:pPr>
            <w:r>
              <w:t>Is a SWIG extension for writing new language modules in Python.</w:t>
            </w:r>
          </w:p>
        </w:tc>
      </w:tr>
      <w:tr w:rsidR="0057590F" w:rsidTr="00562D38">
        <w:tc>
          <w:tcPr>
            <w:cnfStyle w:val="001000000000"/>
            <w:tcW w:w="1929" w:type="dxa"/>
          </w:tcPr>
          <w:p w:rsidR="0057590F" w:rsidRPr="0024664F" w:rsidRDefault="0057590F" w:rsidP="00562D38">
            <w:pPr>
              <w:ind w:left="0"/>
              <w:rPr>
                <w:rFonts w:asciiTheme="majorHAnsi" w:hAnsiTheme="majorHAnsi" w:cs="Courier New"/>
                <w:b w:val="0"/>
              </w:rPr>
            </w:pPr>
            <w:r w:rsidRPr="0024664F">
              <w:rPr>
                <w:rFonts w:asciiTheme="majorHAnsi" w:hAnsiTheme="majorHAnsi" w:cs="Courier New"/>
                <w:b w:val="0"/>
                <w:bdr w:val="none" w:sz="0" w:space="0" w:color="auto" w:frame="1"/>
              </w:rPr>
              <w:t>PyBindGen</w:t>
            </w:r>
            <w:r w:rsidRPr="0024664F">
              <w:rPr>
                <w:rFonts w:asciiTheme="majorHAnsi" w:hAnsiTheme="majorHAnsi" w:cs="Courier New"/>
                <w:b w:val="0"/>
              </w:rPr>
              <w:t> </w:t>
            </w:r>
          </w:p>
        </w:tc>
        <w:tc>
          <w:tcPr>
            <w:tcW w:w="7133" w:type="dxa"/>
          </w:tcPr>
          <w:p w:rsidR="0057590F" w:rsidRDefault="0057590F" w:rsidP="00562D38">
            <w:pPr>
              <w:ind w:left="0"/>
              <w:cnfStyle w:val="000000000000"/>
            </w:pPr>
            <w:r>
              <w:t>Python bindings code generator for pure C or C++ APIs. The generator is written in Python and has low complexity. The generated code is lean, efficient, and highly readable</w:t>
            </w:r>
          </w:p>
        </w:tc>
      </w:tr>
      <w:tr w:rsidR="0057590F" w:rsidTr="00562D38">
        <w:trPr>
          <w:cnfStyle w:val="000000100000"/>
        </w:trPr>
        <w:tc>
          <w:tcPr>
            <w:cnfStyle w:val="001000000000"/>
            <w:tcW w:w="1929" w:type="dxa"/>
          </w:tcPr>
          <w:p w:rsidR="0057590F" w:rsidRPr="0024664F" w:rsidRDefault="0057590F" w:rsidP="00562D38">
            <w:pPr>
              <w:ind w:left="0"/>
              <w:rPr>
                <w:rFonts w:asciiTheme="majorHAnsi" w:hAnsiTheme="majorHAnsi" w:cs="Courier New"/>
                <w:b w:val="0"/>
              </w:rPr>
            </w:pPr>
            <w:r w:rsidRPr="0024664F">
              <w:rPr>
                <w:rFonts w:asciiTheme="majorHAnsi" w:hAnsiTheme="majorHAnsi" w:cs="Courier New"/>
                <w:b w:val="0"/>
                <w:bdr w:val="none" w:sz="0" w:space="0" w:color="auto" w:frame="1"/>
              </w:rPr>
              <w:t>shiboken</w:t>
            </w:r>
          </w:p>
        </w:tc>
        <w:tc>
          <w:tcPr>
            <w:tcW w:w="7133" w:type="dxa"/>
          </w:tcPr>
          <w:p w:rsidR="0057590F" w:rsidRDefault="0057590F" w:rsidP="00562D38">
            <w:pPr>
              <w:ind w:left="0"/>
              <w:cnfStyle w:val="000000100000"/>
            </w:pPr>
            <w:r>
              <w:t xml:space="preserve">Binding Generator used to create </w:t>
            </w:r>
            <w:r w:rsidRPr="0014260B">
              <w:t>PySide</w:t>
            </w:r>
            <w:r>
              <w:t xml:space="preserve"> PYTHON bindings for Qt</w:t>
            </w:r>
          </w:p>
        </w:tc>
      </w:tr>
      <w:tr w:rsidR="0057590F" w:rsidTr="00562D38">
        <w:tc>
          <w:tcPr>
            <w:cnfStyle w:val="001000000000"/>
            <w:tcW w:w="1929" w:type="dxa"/>
          </w:tcPr>
          <w:p w:rsidR="0057590F" w:rsidRPr="0024664F" w:rsidRDefault="0057590F" w:rsidP="00562D38">
            <w:pPr>
              <w:ind w:left="0"/>
              <w:rPr>
                <w:rFonts w:asciiTheme="majorHAnsi" w:hAnsiTheme="majorHAnsi" w:cs="Courier New"/>
                <w:b w:val="0"/>
              </w:rPr>
            </w:pPr>
            <w:r w:rsidRPr="0024664F">
              <w:rPr>
                <w:rFonts w:asciiTheme="majorHAnsi" w:hAnsiTheme="majorHAnsi" w:cs="Courier New"/>
                <w:b w:val="0"/>
                <w:bdr w:val="none" w:sz="0" w:space="0" w:color="auto" w:frame="1"/>
              </w:rPr>
              <w:t>SIP</w:t>
            </w:r>
          </w:p>
        </w:tc>
        <w:tc>
          <w:tcPr>
            <w:tcW w:w="7133" w:type="dxa"/>
          </w:tcPr>
          <w:p w:rsidR="0057590F" w:rsidRDefault="0057590F" w:rsidP="00562D38">
            <w:pPr>
              <w:ind w:left="0"/>
              <w:cnfStyle w:val="000000000000"/>
            </w:pPr>
            <w:r>
              <w:t xml:space="preserve">Similar to SWIG but specialized for Python and C++. </w:t>
            </w:r>
          </w:p>
          <w:p w:rsidR="0057590F" w:rsidRDefault="0057590F" w:rsidP="00562D38">
            <w:pPr>
              <w:ind w:left="0"/>
              <w:cnfStyle w:val="000000000000"/>
            </w:pPr>
            <w:r>
              <w:t xml:space="preserve">Used to create </w:t>
            </w:r>
            <w:r w:rsidRPr="0014260B">
              <w:t>PyQt</w:t>
            </w:r>
            <w:r>
              <w:t xml:space="preserve">, the </w:t>
            </w:r>
            <w:r w:rsidRPr="0014260B">
              <w:t>Qt</w:t>
            </w:r>
            <w:r>
              <w:t xml:space="preserve"> API wrapper library.</w:t>
            </w:r>
          </w:p>
        </w:tc>
      </w:tr>
      <w:tr w:rsidR="0057590F" w:rsidTr="00562D38">
        <w:trPr>
          <w:cnfStyle w:val="000000100000"/>
        </w:trPr>
        <w:tc>
          <w:tcPr>
            <w:cnfStyle w:val="001000000000"/>
            <w:tcW w:w="1929" w:type="dxa"/>
          </w:tcPr>
          <w:p w:rsidR="0057590F" w:rsidRPr="0024664F" w:rsidRDefault="0057590F" w:rsidP="00562D38">
            <w:pPr>
              <w:ind w:left="0"/>
              <w:rPr>
                <w:rFonts w:asciiTheme="majorHAnsi" w:hAnsiTheme="majorHAnsi" w:cs="Courier New"/>
                <w:b w:val="0"/>
              </w:rPr>
            </w:pPr>
            <w:r w:rsidRPr="0024664F">
              <w:rPr>
                <w:rFonts w:asciiTheme="majorHAnsi" w:hAnsiTheme="majorHAnsi" w:cs="Courier New"/>
                <w:b w:val="0"/>
                <w:bdr w:val="none" w:sz="0" w:space="0" w:color="auto" w:frame="1"/>
              </w:rPr>
              <w:t>SWIG</w:t>
            </w:r>
            <w:r w:rsidRPr="0024664F">
              <w:rPr>
                <w:rFonts w:asciiTheme="majorHAnsi" w:hAnsiTheme="majorHAnsi" w:cs="Courier New"/>
                <w:b w:val="0"/>
              </w:rPr>
              <w:t> </w:t>
            </w:r>
          </w:p>
        </w:tc>
        <w:tc>
          <w:tcPr>
            <w:tcW w:w="7133" w:type="dxa"/>
          </w:tcPr>
          <w:p w:rsidR="0057590F" w:rsidRDefault="0057590F" w:rsidP="00562D38">
            <w:pPr>
              <w:ind w:left="0"/>
              <w:cnfStyle w:val="000000100000"/>
            </w:pPr>
            <w:r>
              <w:t>Generate extension module from your .h files.</w:t>
            </w:r>
          </w:p>
        </w:tc>
      </w:tr>
      <w:tr w:rsidR="0057590F" w:rsidTr="00562D38">
        <w:tc>
          <w:tcPr>
            <w:cnfStyle w:val="001000000000"/>
            <w:tcW w:w="1929" w:type="dxa"/>
          </w:tcPr>
          <w:p w:rsidR="0057590F" w:rsidRPr="0024664F" w:rsidRDefault="0057590F" w:rsidP="00562D38">
            <w:pPr>
              <w:ind w:left="0"/>
              <w:rPr>
                <w:rFonts w:asciiTheme="majorHAnsi" w:hAnsiTheme="majorHAnsi" w:cs="Courier New"/>
                <w:b w:val="0"/>
              </w:rPr>
            </w:pPr>
            <w:r w:rsidRPr="0024664F">
              <w:rPr>
                <w:rFonts w:asciiTheme="majorHAnsi" w:hAnsiTheme="majorHAnsi" w:cs="Courier New"/>
                <w:b w:val="0"/>
                <w:bdr w:val="none" w:sz="0" w:space="0" w:color="auto" w:frame="1"/>
              </w:rPr>
              <w:t>pybind11</w:t>
            </w:r>
          </w:p>
        </w:tc>
        <w:tc>
          <w:tcPr>
            <w:tcW w:w="7133" w:type="dxa"/>
          </w:tcPr>
          <w:p w:rsidR="0057590F" w:rsidRDefault="0057590F" w:rsidP="00562D38">
            <w:pPr>
              <w:ind w:left="0"/>
              <w:cnfStyle w:val="000000000000"/>
            </w:pPr>
            <w:r>
              <w:t>Similar to Boost.Python, but with a lean header-only implementation for C++11-capable compilers.</w:t>
            </w:r>
          </w:p>
        </w:tc>
      </w:tr>
      <w:tr w:rsidR="0057590F" w:rsidTr="00562D38">
        <w:trPr>
          <w:cnfStyle w:val="000000100000"/>
        </w:trPr>
        <w:tc>
          <w:tcPr>
            <w:cnfStyle w:val="001000000000"/>
            <w:tcW w:w="1929" w:type="dxa"/>
          </w:tcPr>
          <w:p w:rsidR="0057590F" w:rsidRPr="0024664F" w:rsidRDefault="0057590F" w:rsidP="00562D38">
            <w:pPr>
              <w:ind w:left="0"/>
              <w:rPr>
                <w:rFonts w:asciiTheme="majorHAnsi" w:hAnsiTheme="majorHAnsi" w:cs="Courier New"/>
                <w:b w:val="0"/>
              </w:rPr>
            </w:pPr>
            <w:r w:rsidRPr="0024664F">
              <w:rPr>
                <w:rFonts w:asciiTheme="majorHAnsi" w:hAnsiTheme="majorHAnsi" w:cs="Courier New"/>
                <w:b w:val="0"/>
                <w:bdr w:val="none" w:sz="0" w:space="0" w:color="auto" w:frame="1"/>
              </w:rPr>
              <w:t>pyclif</w:t>
            </w:r>
          </w:p>
        </w:tc>
        <w:tc>
          <w:tcPr>
            <w:tcW w:w="7133" w:type="dxa"/>
          </w:tcPr>
          <w:p w:rsidR="0057590F" w:rsidRDefault="0057590F" w:rsidP="00562D38">
            <w:pPr>
              <w:ind w:left="0"/>
              <w:cnfStyle w:val="000000100000"/>
            </w:pPr>
            <w:r>
              <w:t>It’s a Google tool. Similar to SWIG, but user-friendly and targeted only C++11 well-written libs.</w:t>
            </w:r>
          </w:p>
        </w:tc>
      </w:tr>
      <w:tr w:rsidR="0057590F" w:rsidTr="00562D38">
        <w:tc>
          <w:tcPr>
            <w:cnfStyle w:val="001000000000"/>
            <w:tcW w:w="1929" w:type="dxa"/>
          </w:tcPr>
          <w:p w:rsidR="0057590F" w:rsidRPr="0024664F" w:rsidRDefault="0057590F" w:rsidP="00562D38">
            <w:pPr>
              <w:ind w:left="0"/>
              <w:rPr>
                <w:rFonts w:asciiTheme="majorHAnsi" w:hAnsiTheme="majorHAnsi" w:cs="Courier New"/>
                <w:b w:val="0"/>
              </w:rPr>
            </w:pPr>
            <w:r w:rsidRPr="0024664F">
              <w:rPr>
                <w:rFonts w:asciiTheme="majorHAnsi" w:hAnsiTheme="majorHAnsi" w:cs="Courier New"/>
                <w:b w:val="0"/>
                <w:bdr w:val="none" w:sz="0" w:space="0" w:color="auto" w:frame="1"/>
              </w:rPr>
              <w:t>cppyy</w:t>
            </w:r>
          </w:p>
        </w:tc>
        <w:tc>
          <w:tcPr>
            <w:tcW w:w="7133" w:type="dxa"/>
          </w:tcPr>
          <w:p w:rsidR="0057590F" w:rsidRDefault="0057590F" w:rsidP="00562D38">
            <w:pPr>
              <w:ind w:left="0"/>
              <w:cnfStyle w:val="000000000000"/>
            </w:pPr>
            <w:r>
              <w:t>Interact with C/C++ through LLVMs JIT with automatic pythonizations for a "python feel." Support tools are available for large scale projects.</w:t>
            </w:r>
          </w:p>
        </w:tc>
      </w:tr>
    </w:tbl>
    <w:p w:rsidR="0057590F" w:rsidRDefault="0057590F" w:rsidP="0057590F"/>
    <w:p w:rsidR="0057590F" w:rsidRDefault="0057590F" w:rsidP="0057590F">
      <w:pPr>
        <w:pStyle w:val="Heading3"/>
      </w:pPr>
      <w:bookmarkStart w:id="410" w:name="_Toc514889480"/>
      <w:bookmarkStart w:id="411" w:name="_Toc515037989"/>
      <w:r>
        <w:t>Java Integration</w:t>
      </w:r>
      <w:bookmarkEnd w:id="410"/>
      <w:bookmarkEnd w:id="411"/>
    </w:p>
    <w:tbl>
      <w:tblPr>
        <w:tblStyle w:val="ListTable4"/>
        <w:tblW w:w="9062" w:type="dxa"/>
        <w:tblInd w:w="1327" w:type="dxa"/>
        <w:tblLook w:val="04A0"/>
      </w:tblPr>
      <w:tblGrid>
        <w:gridCol w:w="1929"/>
        <w:gridCol w:w="7133"/>
      </w:tblGrid>
      <w:tr w:rsidR="0057590F" w:rsidTr="00562D38">
        <w:trPr>
          <w:cnfStyle w:val="100000000000"/>
        </w:trPr>
        <w:tc>
          <w:tcPr>
            <w:cnfStyle w:val="001000000000"/>
            <w:tcW w:w="1929" w:type="dxa"/>
          </w:tcPr>
          <w:p w:rsidR="0057590F" w:rsidRDefault="0057590F" w:rsidP="00562D38">
            <w:pPr>
              <w:ind w:left="0"/>
            </w:pPr>
            <w:r>
              <w:t>Tools</w:t>
            </w:r>
          </w:p>
        </w:tc>
        <w:tc>
          <w:tcPr>
            <w:tcW w:w="7133" w:type="dxa"/>
          </w:tcPr>
          <w:p w:rsidR="0057590F" w:rsidRDefault="0057590F" w:rsidP="00562D38">
            <w:pPr>
              <w:ind w:left="0"/>
              <w:cnfStyle w:val="100000000000"/>
            </w:pPr>
            <w:r>
              <w:t>Description</w:t>
            </w:r>
          </w:p>
        </w:tc>
      </w:tr>
      <w:tr w:rsidR="0057590F" w:rsidTr="00562D38">
        <w:trPr>
          <w:cnfStyle w:val="000000100000"/>
        </w:trPr>
        <w:tc>
          <w:tcPr>
            <w:cnfStyle w:val="001000000000"/>
            <w:tcW w:w="1929" w:type="dxa"/>
          </w:tcPr>
          <w:p w:rsidR="0057590F" w:rsidRPr="0024664F" w:rsidRDefault="0057590F" w:rsidP="00562D38">
            <w:pPr>
              <w:ind w:left="0"/>
              <w:rPr>
                <w:rFonts w:asciiTheme="majorHAnsi" w:hAnsiTheme="majorHAnsi" w:cs="Courier New"/>
                <w:b w:val="0"/>
              </w:rPr>
            </w:pPr>
            <w:r w:rsidRPr="0024664F">
              <w:rPr>
                <w:rFonts w:asciiTheme="majorHAnsi" w:hAnsiTheme="majorHAnsi" w:cs="Arial"/>
                <w:b w:val="0"/>
                <w:color w:val="000000"/>
                <w:sz w:val="21"/>
                <w:szCs w:val="21"/>
                <w:bdr w:val="none" w:sz="0" w:space="0" w:color="auto" w:frame="1"/>
              </w:rPr>
              <w:t>Jython</w:t>
            </w:r>
          </w:p>
        </w:tc>
        <w:tc>
          <w:tcPr>
            <w:tcW w:w="7133" w:type="dxa"/>
          </w:tcPr>
          <w:p w:rsidR="0057590F" w:rsidRPr="0024664F" w:rsidRDefault="0057590F" w:rsidP="00562D38">
            <w:pPr>
              <w:ind w:left="0"/>
              <w:cnfStyle w:val="000000100000"/>
              <w:rPr>
                <w:rFonts w:asciiTheme="majorHAnsi" w:hAnsiTheme="majorHAnsi"/>
              </w:rPr>
            </w:pPr>
            <w:r w:rsidRPr="0024664F">
              <w:rPr>
                <w:rFonts w:asciiTheme="majorHAnsi" w:hAnsiTheme="majorHAnsi" w:cs="Arial"/>
                <w:color w:val="000000"/>
                <w:sz w:val="21"/>
                <w:szCs w:val="21"/>
              </w:rPr>
              <w:t>Python implemented in Java</w:t>
            </w:r>
            <w:r>
              <w:rPr>
                <w:rFonts w:asciiTheme="majorHAnsi" w:hAnsiTheme="majorHAnsi" w:cs="Arial"/>
                <w:color w:val="000000"/>
                <w:sz w:val="21"/>
                <w:szCs w:val="21"/>
              </w:rPr>
              <w:t>.</w:t>
            </w:r>
          </w:p>
        </w:tc>
      </w:tr>
      <w:tr w:rsidR="0057590F" w:rsidTr="00562D38">
        <w:tc>
          <w:tcPr>
            <w:cnfStyle w:val="001000000000"/>
            <w:tcW w:w="1929" w:type="dxa"/>
          </w:tcPr>
          <w:p w:rsidR="0057590F" w:rsidRPr="0024664F" w:rsidRDefault="0057590F" w:rsidP="00562D38">
            <w:pPr>
              <w:ind w:left="0"/>
              <w:rPr>
                <w:rFonts w:asciiTheme="majorHAnsi" w:hAnsiTheme="majorHAnsi" w:cs="Courier New"/>
                <w:b w:val="0"/>
              </w:rPr>
            </w:pPr>
            <w:r w:rsidRPr="0024664F">
              <w:rPr>
                <w:rFonts w:asciiTheme="majorHAnsi" w:hAnsiTheme="majorHAnsi" w:cs="Arial"/>
                <w:b w:val="0"/>
                <w:color w:val="000000"/>
                <w:sz w:val="21"/>
                <w:szCs w:val="21"/>
                <w:bdr w:val="none" w:sz="0" w:space="0" w:color="auto" w:frame="1"/>
              </w:rPr>
              <w:t>JPype</w:t>
            </w:r>
          </w:p>
        </w:tc>
        <w:tc>
          <w:tcPr>
            <w:tcW w:w="7133" w:type="dxa"/>
          </w:tcPr>
          <w:p w:rsidR="0057590F" w:rsidRPr="0024664F" w:rsidRDefault="0057590F" w:rsidP="00562D38">
            <w:pPr>
              <w:ind w:left="0"/>
              <w:cnfStyle w:val="000000000000"/>
              <w:rPr>
                <w:rFonts w:asciiTheme="majorHAnsi" w:hAnsiTheme="majorHAnsi"/>
              </w:rPr>
            </w:pPr>
            <w:r w:rsidRPr="0024664F">
              <w:rPr>
                <w:rFonts w:asciiTheme="majorHAnsi" w:hAnsiTheme="majorHAnsi" w:cs="Arial"/>
                <w:color w:val="000000"/>
                <w:sz w:val="21"/>
                <w:szCs w:val="21"/>
              </w:rPr>
              <w:t>Allows Python to run java commands</w:t>
            </w:r>
            <w:r>
              <w:rPr>
                <w:rFonts w:asciiTheme="majorHAnsi" w:hAnsiTheme="majorHAnsi" w:cs="Arial"/>
                <w:color w:val="000000"/>
                <w:sz w:val="21"/>
                <w:szCs w:val="21"/>
              </w:rPr>
              <w:t>.</w:t>
            </w:r>
          </w:p>
        </w:tc>
      </w:tr>
      <w:tr w:rsidR="0057590F" w:rsidTr="00562D38">
        <w:trPr>
          <w:cnfStyle w:val="000000100000"/>
        </w:trPr>
        <w:tc>
          <w:tcPr>
            <w:cnfStyle w:val="001000000000"/>
            <w:tcW w:w="1929" w:type="dxa"/>
          </w:tcPr>
          <w:p w:rsidR="0057590F" w:rsidRPr="0024664F" w:rsidRDefault="0057590F" w:rsidP="00562D38">
            <w:pPr>
              <w:ind w:left="0"/>
              <w:rPr>
                <w:rFonts w:asciiTheme="majorHAnsi" w:hAnsiTheme="majorHAnsi" w:cs="Courier New"/>
                <w:b w:val="0"/>
              </w:rPr>
            </w:pPr>
            <w:r w:rsidRPr="0024664F">
              <w:rPr>
                <w:rFonts w:asciiTheme="majorHAnsi" w:hAnsiTheme="majorHAnsi" w:cs="Arial"/>
                <w:b w:val="0"/>
                <w:color w:val="000000"/>
                <w:sz w:val="21"/>
                <w:szCs w:val="21"/>
                <w:bdr w:val="none" w:sz="0" w:space="0" w:color="auto" w:frame="1"/>
              </w:rPr>
              <w:t>Jepp</w:t>
            </w:r>
          </w:p>
        </w:tc>
        <w:tc>
          <w:tcPr>
            <w:tcW w:w="7133" w:type="dxa"/>
          </w:tcPr>
          <w:p w:rsidR="0057590F" w:rsidRPr="0024664F" w:rsidRDefault="0057590F" w:rsidP="00562D38">
            <w:pPr>
              <w:ind w:left="0"/>
              <w:cnfStyle w:val="000000100000"/>
              <w:rPr>
                <w:rFonts w:asciiTheme="majorHAnsi" w:hAnsiTheme="majorHAnsi"/>
              </w:rPr>
            </w:pPr>
            <w:r w:rsidRPr="0024664F">
              <w:rPr>
                <w:rFonts w:asciiTheme="majorHAnsi" w:hAnsiTheme="majorHAnsi" w:cs="Arial"/>
                <w:color w:val="000000"/>
                <w:sz w:val="21"/>
                <w:szCs w:val="21"/>
              </w:rPr>
              <w:t>Java embedded Python</w:t>
            </w:r>
            <w:r>
              <w:rPr>
                <w:rFonts w:asciiTheme="majorHAnsi" w:hAnsiTheme="majorHAnsi" w:cs="Arial"/>
                <w:color w:val="000000"/>
                <w:sz w:val="21"/>
                <w:szCs w:val="21"/>
              </w:rPr>
              <w:t>.</w:t>
            </w:r>
          </w:p>
        </w:tc>
      </w:tr>
      <w:tr w:rsidR="0057590F" w:rsidTr="00562D38">
        <w:tc>
          <w:tcPr>
            <w:cnfStyle w:val="001000000000"/>
            <w:tcW w:w="1929" w:type="dxa"/>
          </w:tcPr>
          <w:p w:rsidR="0057590F" w:rsidRPr="0024664F" w:rsidRDefault="0057590F" w:rsidP="00562D38">
            <w:pPr>
              <w:ind w:left="0"/>
              <w:rPr>
                <w:rFonts w:asciiTheme="majorHAnsi" w:hAnsiTheme="majorHAnsi" w:cs="Courier New"/>
                <w:b w:val="0"/>
              </w:rPr>
            </w:pPr>
            <w:r w:rsidRPr="0024664F">
              <w:rPr>
                <w:rFonts w:asciiTheme="majorHAnsi" w:hAnsiTheme="majorHAnsi" w:cs="Arial"/>
                <w:b w:val="0"/>
                <w:color w:val="000000"/>
                <w:sz w:val="21"/>
                <w:szCs w:val="21"/>
                <w:bdr w:val="none" w:sz="0" w:space="0" w:color="auto" w:frame="1"/>
              </w:rPr>
              <w:t>JCC</w:t>
            </w:r>
          </w:p>
        </w:tc>
        <w:tc>
          <w:tcPr>
            <w:tcW w:w="7133" w:type="dxa"/>
          </w:tcPr>
          <w:p w:rsidR="0057590F" w:rsidRPr="0024664F" w:rsidRDefault="0057590F" w:rsidP="00562D38">
            <w:pPr>
              <w:ind w:left="0"/>
              <w:cnfStyle w:val="000000000000"/>
              <w:rPr>
                <w:rFonts w:asciiTheme="majorHAnsi" w:hAnsiTheme="majorHAnsi"/>
              </w:rPr>
            </w:pPr>
            <w:r w:rsidRPr="0024664F">
              <w:rPr>
                <w:rFonts w:asciiTheme="majorHAnsi" w:hAnsiTheme="majorHAnsi" w:cs="Arial"/>
                <w:color w:val="000000"/>
                <w:sz w:val="21"/>
                <w:szCs w:val="21"/>
              </w:rPr>
              <w:t>A C++ code generator for calling Java from C++/Python</w:t>
            </w:r>
            <w:r>
              <w:rPr>
                <w:rFonts w:asciiTheme="majorHAnsi" w:hAnsiTheme="majorHAnsi" w:cs="Arial"/>
                <w:color w:val="000000"/>
                <w:sz w:val="21"/>
                <w:szCs w:val="21"/>
              </w:rPr>
              <w:t>.</w:t>
            </w:r>
          </w:p>
        </w:tc>
      </w:tr>
      <w:tr w:rsidR="0057590F" w:rsidTr="00562D38">
        <w:trPr>
          <w:cnfStyle w:val="000000100000"/>
        </w:trPr>
        <w:tc>
          <w:tcPr>
            <w:cnfStyle w:val="001000000000"/>
            <w:tcW w:w="1929" w:type="dxa"/>
          </w:tcPr>
          <w:p w:rsidR="0057590F" w:rsidRPr="0024664F" w:rsidRDefault="0057590F" w:rsidP="00562D38">
            <w:pPr>
              <w:ind w:left="0"/>
              <w:rPr>
                <w:rFonts w:asciiTheme="majorHAnsi" w:hAnsiTheme="majorHAnsi" w:cs="Courier New"/>
                <w:b w:val="0"/>
              </w:rPr>
            </w:pPr>
            <w:r w:rsidRPr="0024664F">
              <w:rPr>
                <w:rFonts w:asciiTheme="majorHAnsi" w:hAnsiTheme="majorHAnsi" w:cs="Arial"/>
                <w:b w:val="0"/>
                <w:color w:val="000000"/>
                <w:sz w:val="21"/>
                <w:szCs w:val="21"/>
                <w:bdr w:val="none" w:sz="0" w:space="0" w:color="auto" w:frame="1"/>
              </w:rPr>
              <w:t>Javabridge</w:t>
            </w:r>
          </w:p>
        </w:tc>
        <w:tc>
          <w:tcPr>
            <w:tcW w:w="7133" w:type="dxa"/>
          </w:tcPr>
          <w:p w:rsidR="0057590F" w:rsidRPr="0024664F" w:rsidRDefault="0057590F" w:rsidP="00562D38">
            <w:pPr>
              <w:ind w:left="0"/>
              <w:cnfStyle w:val="000000100000"/>
              <w:rPr>
                <w:rFonts w:asciiTheme="majorHAnsi" w:hAnsiTheme="majorHAnsi"/>
              </w:rPr>
            </w:pPr>
            <w:r w:rsidRPr="0024664F">
              <w:rPr>
                <w:rFonts w:asciiTheme="majorHAnsi" w:hAnsiTheme="majorHAnsi" w:cs="Arial"/>
                <w:color w:val="000000"/>
                <w:sz w:val="21"/>
                <w:szCs w:val="21"/>
              </w:rPr>
              <w:t>A package for running and interacting with the JVM from CPython</w:t>
            </w:r>
            <w:r>
              <w:rPr>
                <w:rFonts w:asciiTheme="majorHAnsi" w:hAnsiTheme="majorHAnsi" w:cs="Arial"/>
                <w:color w:val="000000"/>
                <w:sz w:val="21"/>
                <w:szCs w:val="21"/>
              </w:rPr>
              <w:t>.</w:t>
            </w:r>
          </w:p>
        </w:tc>
      </w:tr>
      <w:tr w:rsidR="0057590F" w:rsidTr="00562D38">
        <w:tc>
          <w:tcPr>
            <w:cnfStyle w:val="001000000000"/>
            <w:tcW w:w="1929" w:type="dxa"/>
          </w:tcPr>
          <w:p w:rsidR="0057590F" w:rsidRPr="0024664F" w:rsidRDefault="0057590F" w:rsidP="00562D38">
            <w:pPr>
              <w:ind w:left="0"/>
              <w:rPr>
                <w:rFonts w:asciiTheme="majorHAnsi" w:hAnsiTheme="majorHAnsi" w:cs="Courier New"/>
                <w:b w:val="0"/>
              </w:rPr>
            </w:pPr>
            <w:r w:rsidRPr="0024664F">
              <w:rPr>
                <w:rFonts w:asciiTheme="majorHAnsi" w:hAnsiTheme="majorHAnsi" w:cs="Arial"/>
                <w:b w:val="0"/>
                <w:color w:val="000000"/>
                <w:sz w:val="21"/>
                <w:szCs w:val="21"/>
                <w:bdr w:val="none" w:sz="0" w:space="0" w:color="auto" w:frame="1"/>
              </w:rPr>
              <w:t>py4j</w:t>
            </w:r>
          </w:p>
        </w:tc>
        <w:tc>
          <w:tcPr>
            <w:tcW w:w="7133" w:type="dxa"/>
          </w:tcPr>
          <w:p w:rsidR="0057590F" w:rsidRPr="0024664F" w:rsidRDefault="0057590F" w:rsidP="00562D38">
            <w:pPr>
              <w:ind w:left="0"/>
              <w:cnfStyle w:val="000000000000"/>
              <w:rPr>
                <w:rFonts w:asciiTheme="majorHAnsi" w:hAnsiTheme="majorHAnsi"/>
              </w:rPr>
            </w:pPr>
            <w:r w:rsidRPr="0024664F">
              <w:rPr>
                <w:rFonts w:asciiTheme="majorHAnsi" w:hAnsiTheme="majorHAnsi" w:cs="Arial"/>
                <w:color w:val="000000"/>
                <w:sz w:val="21"/>
                <w:szCs w:val="21"/>
              </w:rPr>
              <w:t>Allows Python to run java commands.</w:t>
            </w:r>
          </w:p>
        </w:tc>
      </w:tr>
      <w:tr w:rsidR="0057590F" w:rsidTr="00562D38">
        <w:trPr>
          <w:cnfStyle w:val="000000100000"/>
        </w:trPr>
        <w:tc>
          <w:tcPr>
            <w:cnfStyle w:val="001000000000"/>
            <w:tcW w:w="1929" w:type="dxa"/>
          </w:tcPr>
          <w:p w:rsidR="0057590F" w:rsidRPr="0024664F" w:rsidRDefault="0057590F" w:rsidP="00562D38">
            <w:pPr>
              <w:ind w:left="0"/>
              <w:rPr>
                <w:rFonts w:asciiTheme="majorHAnsi" w:hAnsiTheme="majorHAnsi" w:cs="Courier New"/>
                <w:b w:val="0"/>
              </w:rPr>
            </w:pPr>
            <w:r w:rsidRPr="0024664F">
              <w:rPr>
                <w:rFonts w:asciiTheme="majorHAnsi" w:hAnsiTheme="majorHAnsi" w:cs="Arial"/>
                <w:b w:val="0"/>
                <w:color w:val="000000"/>
                <w:sz w:val="21"/>
                <w:szCs w:val="21"/>
                <w:bdr w:val="none" w:sz="0" w:space="0" w:color="auto" w:frame="1"/>
              </w:rPr>
              <w:t>voc</w:t>
            </w:r>
          </w:p>
        </w:tc>
        <w:tc>
          <w:tcPr>
            <w:tcW w:w="7133" w:type="dxa"/>
          </w:tcPr>
          <w:p w:rsidR="0057590F" w:rsidRPr="0024664F" w:rsidRDefault="0057590F" w:rsidP="00562D38">
            <w:pPr>
              <w:ind w:left="0"/>
              <w:cnfStyle w:val="000000100000"/>
              <w:rPr>
                <w:rFonts w:asciiTheme="majorHAnsi" w:hAnsiTheme="majorHAnsi"/>
              </w:rPr>
            </w:pPr>
            <w:r w:rsidRPr="0024664F">
              <w:rPr>
                <w:rFonts w:asciiTheme="majorHAnsi" w:hAnsiTheme="majorHAnsi" w:cs="Arial"/>
                <w:color w:val="000000"/>
                <w:sz w:val="21"/>
                <w:szCs w:val="21"/>
              </w:rPr>
              <w:t>Part of</w:t>
            </w:r>
            <w:hyperlink r:id="rId196" w:history="1">
              <w:r w:rsidRPr="0024664F">
                <w:rPr>
                  <w:color w:val="000000"/>
                </w:rPr>
                <w:t>BeeWare</w:t>
              </w:r>
            </w:hyperlink>
            <w:r w:rsidRPr="0024664F">
              <w:rPr>
                <w:rFonts w:asciiTheme="majorHAnsi" w:hAnsiTheme="majorHAnsi" w:cs="Arial"/>
                <w:color w:val="000000"/>
                <w:sz w:val="21"/>
                <w:szCs w:val="21"/>
              </w:rPr>
              <w:t>suite. Converts python code to Java bytecode.</w:t>
            </w:r>
          </w:p>
        </w:tc>
      </w:tr>
      <w:tr w:rsidR="0057590F" w:rsidTr="00562D38">
        <w:tc>
          <w:tcPr>
            <w:cnfStyle w:val="001000000000"/>
            <w:tcW w:w="1929" w:type="dxa"/>
          </w:tcPr>
          <w:p w:rsidR="0057590F" w:rsidRPr="0024664F" w:rsidRDefault="0057590F" w:rsidP="00562D38">
            <w:pPr>
              <w:ind w:left="0"/>
              <w:rPr>
                <w:rFonts w:asciiTheme="majorHAnsi" w:hAnsiTheme="majorHAnsi" w:cs="Courier New"/>
                <w:b w:val="0"/>
              </w:rPr>
            </w:pPr>
            <w:r w:rsidRPr="0024664F">
              <w:rPr>
                <w:rFonts w:asciiTheme="majorHAnsi" w:hAnsiTheme="majorHAnsi" w:cs="Arial"/>
                <w:b w:val="0"/>
                <w:color w:val="000000"/>
                <w:sz w:val="21"/>
                <w:szCs w:val="21"/>
                <w:bdr w:val="none" w:sz="0" w:space="0" w:color="auto" w:frame="1"/>
              </w:rPr>
              <w:t>p2j</w:t>
            </w:r>
          </w:p>
        </w:tc>
        <w:tc>
          <w:tcPr>
            <w:tcW w:w="7133" w:type="dxa"/>
          </w:tcPr>
          <w:p w:rsidR="0057590F" w:rsidRPr="0024664F" w:rsidRDefault="0057590F" w:rsidP="00562D38">
            <w:pPr>
              <w:ind w:left="0"/>
              <w:cnfStyle w:val="000000000000"/>
              <w:rPr>
                <w:rFonts w:asciiTheme="majorHAnsi" w:hAnsiTheme="majorHAnsi"/>
              </w:rPr>
            </w:pPr>
            <w:r w:rsidRPr="0024664F">
              <w:rPr>
                <w:rFonts w:asciiTheme="majorHAnsi" w:hAnsiTheme="majorHAnsi" w:cs="Arial"/>
                <w:color w:val="000000"/>
                <w:sz w:val="21"/>
                <w:szCs w:val="21"/>
              </w:rPr>
              <w:t>Converts Python code to Java. No longer developed.</w:t>
            </w:r>
          </w:p>
        </w:tc>
      </w:tr>
    </w:tbl>
    <w:p w:rsidR="0057590F" w:rsidRPr="0024664F" w:rsidRDefault="0057590F" w:rsidP="0057590F"/>
    <w:p w:rsidR="0057590F" w:rsidRPr="006140F4" w:rsidRDefault="0057590F" w:rsidP="0057590F"/>
    <w:p w:rsidR="0057590F" w:rsidRDefault="0057590F">
      <w:pPr>
        <w:spacing w:after="0"/>
        <w:ind w:left="0"/>
      </w:pPr>
      <w:r>
        <w:br w:type="page"/>
      </w:r>
    </w:p>
    <w:p w:rsidR="000C08C9" w:rsidRDefault="0057590F" w:rsidP="006F6FDF">
      <w:pPr>
        <w:pStyle w:val="Heading1"/>
      </w:pPr>
      <w:bookmarkStart w:id="412" w:name="_Toc515037990"/>
      <w:r>
        <w:lastRenderedPageBreak/>
        <w:t>Sources</w:t>
      </w:r>
      <w:bookmarkEnd w:id="412"/>
    </w:p>
    <w:p w:rsidR="0057590F" w:rsidRPr="00120C8E" w:rsidRDefault="0047219C" w:rsidP="00B629BA">
      <w:pPr>
        <w:pStyle w:val="CommentText"/>
        <w:numPr>
          <w:ilvl w:val="0"/>
          <w:numId w:val="105"/>
        </w:numPr>
        <w:rPr>
          <w:rStyle w:val="Hyperlink"/>
          <w:sz w:val="16"/>
          <w:szCs w:val="16"/>
        </w:rPr>
      </w:pPr>
      <w:hyperlink r:id="rId197" w:history="1">
        <w:r w:rsidR="0057590F" w:rsidRPr="00120C8E">
          <w:rPr>
            <w:rStyle w:val="Hyperlink"/>
            <w:sz w:val="16"/>
            <w:szCs w:val="16"/>
          </w:rPr>
          <w:t>https://machinelearningmastery.com/best-programming-language-for-machine-learning/</w:t>
        </w:r>
      </w:hyperlink>
    </w:p>
    <w:p w:rsidR="0057590F" w:rsidRPr="00120C8E" w:rsidRDefault="0047219C" w:rsidP="00B629BA">
      <w:pPr>
        <w:pStyle w:val="CommentText"/>
        <w:numPr>
          <w:ilvl w:val="0"/>
          <w:numId w:val="105"/>
        </w:numPr>
        <w:rPr>
          <w:rStyle w:val="Hyperlink"/>
          <w:sz w:val="16"/>
          <w:szCs w:val="16"/>
        </w:rPr>
      </w:pPr>
      <w:hyperlink r:id="rId198" w:history="1">
        <w:r w:rsidR="0057590F" w:rsidRPr="00120C8E">
          <w:rPr>
            <w:rStyle w:val="Hyperlink"/>
            <w:sz w:val="16"/>
            <w:szCs w:val="16"/>
          </w:rPr>
          <w:t>http://www.cuelogic.com/blog/role-of-python-in-artificial-intelligence/</w:t>
        </w:r>
      </w:hyperlink>
    </w:p>
    <w:p w:rsidR="0057590F" w:rsidRPr="00120C8E" w:rsidRDefault="0047219C" w:rsidP="00B629BA">
      <w:pPr>
        <w:pStyle w:val="CommentText"/>
        <w:numPr>
          <w:ilvl w:val="0"/>
          <w:numId w:val="105"/>
        </w:numPr>
        <w:rPr>
          <w:rStyle w:val="Hyperlink"/>
          <w:sz w:val="16"/>
          <w:szCs w:val="16"/>
        </w:rPr>
      </w:pPr>
      <w:hyperlink r:id="rId199" w:history="1">
        <w:r w:rsidR="0057590F" w:rsidRPr="00120C8E">
          <w:rPr>
            <w:rStyle w:val="Hyperlink"/>
            <w:sz w:val="16"/>
            <w:szCs w:val="16"/>
          </w:rPr>
          <w:t>https://www.tutorialspoint.com/python3/python_environment.htm</w:t>
        </w:r>
      </w:hyperlink>
    </w:p>
    <w:p w:rsidR="0057590F" w:rsidRPr="00120C8E" w:rsidRDefault="0057590F" w:rsidP="00B629BA">
      <w:pPr>
        <w:pStyle w:val="CommentText"/>
        <w:numPr>
          <w:ilvl w:val="0"/>
          <w:numId w:val="105"/>
        </w:numPr>
        <w:rPr>
          <w:rStyle w:val="Hyperlink"/>
          <w:sz w:val="16"/>
          <w:szCs w:val="16"/>
        </w:rPr>
      </w:pPr>
      <w:r w:rsidRPr="00120C8E">
        <w:rPr>
          <w:rStyle w:val="Hyperlink"/>
          <w:sz w:val="16"/>
          <w:szCs w:val="16"/>
        </w:rPr>
        <w:t>https://docs.anaconda.com/anaconda/install/windows</w:t>
      </w:r>
    </w:p>
    <w:p w:rsidR="0057590F" w:rsidRPr="00120C8E" w:rsidRDefault="0047219C" w:rsidP="00B629BA">
      <w:pPr>
        <w:pStyle w:val="CommentText"/>
        <w:numPr>
          <w:ilvl w:val="0"/>
          <w:numId w:val="105"/>
        </w:numPr>
        <w:rPr>
          <w:rStyle w:val="Hyperlink"/>
          <w:sz w:val="16"/>
          <w:szCs w:val="16"/>
        </w:rPr>
      </w:pPr>
      <w:hyperlink r:id="rId200" w:history="1">
        <w:r w:rsidR="0057590F" w:rsidRPr="00120C8E">
          <w:rPr>
            <w:rStyle w:val="Hyperlink"/>
            <w:sz w:val="16"/>
            <w:szCs w:val="16"/>
          </w:rPr>
          <w:t>https://www.w3schools.in/python-tutorial/functions/</w:t>
        </w:r>
      </w:hyperlink>
    </w:p>
    <w:p w:rsidR="0057590F" w:rsidRPr="00120C8E" w:rsidRDefault="0047219C" w:rsidP="00B629BA">
      <w:pPr>
        <w:pStyle w:val="CommentText"/>
        <w:numPr>
          <w:ilvl w:val="0"/>
          <w:numId w:val="105"/>
        </w:numPr>
        <w:rPr>
          <w:rStyle w:val="Hyperlink"/>
          <w:sz w:val="16"/>
          <w:szCs w:val="16"/>
        </w:rPr>
      </w:pPr>
      <w:hyperlink r:id="rId201" w:anchor="functions" w:history="1">
        <w:r w:rsidR="0057590F" w:rsidRPr="00120C8E">
          <w:rPr>
            <w:rStyle w:val="Hyperlink"/>
            <w:sz w:val="16"/>
            <w:szCs w:val="16"/>
          </w:rPr>
          <w:t>https://docs.python.org/3/library/stdtypes.html#functions</w:t>
        </w:r>
      </w:hyperlink>
    </w:p>
    <w:p w:rsidR="0057590F" w:rsidRPr="00120C8E" w:rsidRDefault="0047219C" w:rsidP="00B629BA">
      <w:pPr>
        <w:pStyle w:val="CommentText"/>
        <w:numPr>
          <w:ilvl w:val="0"/>
          <w:numId w:val="105"/>
        </w:numPr>
        <w:rPr>
          <w:rStyle w:val="Hyperlink"/>
          <w:sz w:val="16"/>
          <w:szCs w:val="16"/>
        </w:rPr>
      </w:pPr>
      <w:hyperlink r:id="rId202" w:anchor="types" w:history="1">
        <w:r w:rsidR="0057590F" w:rsidRPr="00120C8E">
          <w:rPr>
            <w:rStyle w:val="Hyperlink"/>
            <w:sz w:val="16"/>
            <w:szCs w:val="16"/>
          </w:rPr>
          <w:t>https://docs.python.org/3/reference/datamodel.html#types</w:t>
        </w:r>
      </w:hyperlink>
    </w:p>
    <w:p w:rsidR="0057590F" w:rsidRPr="00120C8E" w:rsidRDefault="0047219C" w:rsidP="00B629BA">
      <w:pPr>
        <w:pStyle w:val="CommentText"/>
        <w:numPr>
          <w:ilvl w:val="0"/>
          <w:numId w:val="105"/>
        </w:numPr>
        <w:rPr>
          <w:rStyle w:val="Hyperlink"/>
          <w:sz w:val="16"/>
          <w:szCs w:val="16"/>
        </w:rPr>
      </w:pPr>
      <w:hyperlink r:id="rId203" w:history="1">
        <w:r w:rsidR="0057590F" w:rsidRPr="00120C8E">
          <w:rPr>
            <w:rStyle w:val="Hyperlink"/>
            <w:sz w:val="16"/>
            <w:szCs w:val="16"/>
          </w:rPr>
          <w:t>https://www.tutorialspoint.com/python/python_functions.htm</w:t>
        </w:r>
      </w:hyperlink>
    </w:p>
    <w:p w:rsidR="0057590F" w:rsidRPr="00120C8E" w:rsidRDefault="0047219C" w:rsidP="00B629BA">
      <w:pPr>
        <w:pStyle w:val="CommentText"/>
        <w:numPr>
          <w:ilvl w:val="0"/>
          <w:numId w:val="105"/>
        </w:numPr>
        <w:rPr>
          <w:rStyle w:val="Hyperlink"/>
          <w:sz w:val="16"/>
          <w:szCs w:val="16"/>
        </w:rPr>
      </w:pPr>
      <w:hyperlink r:id="rId204" w:history="1">
        <w:r w:rsidR="0057590F" w:rsidRPr="00120C8E">
          <w:rPr>
            <w:rStyle w:val="Hyperlink"/>
            <w:sz w:val="16"/>
            <w:szCs w:val="16"/>
          </w:rPr>
          <w:t>https://www.python-course.eu/python3_functions.php</w:t>
        </w:r>
      </w:hyperlink>
    </w:p>
    <w:p w:rsidR="0057590F" w:rsidRPr="00120C8E" w:rsidRDefault="0047219C" w:rsidP="00B629BA">
      <w:pPr>
        <w:pStyle w:val="CommentText"/>
        <w:numPr>
          <w:ilvl w:val="0"/>
          <w:numId w:val="105"/>
        </w:numPr>
        <w:rPr>
          <w:rStyle w:val="Hyperlink"/>
          <w:sz w:val="16"/>
          <w:szCs w:val="16"/>
        </w:rPr>
      </w:pPr>
      <w:hyperlink r:id="rId205" w:history="1">
        <w:r w:rsidR="0057590F" w:rsidRPr="00120C8E">
          <w:rPr>
            <w:rStyle w:val="Hyperlink"/>
            <w:sz w:val="16"/>
            <w:szCs w:val="16"/>
          </w:rPr>
          <w:t>https://www.tutorialspoint.com/python/python_functions.htm</w:t>
        </w:r>
      </w:hyperlink>
    </w:p>
    <w:p w:rsidR="0057590F" w:rsidRPr="00120C8E" w:rsidRDefault="0047219C" w:rsidP="00B629BA">
      <w:pPr>
        <w:pStyle w:val="CommentText"/>
        <w:numPr>
          <w:ilvl w:val="0"/>
          <w:numId w:val="105"/>
        </w:numPr>
        <w:rPr>
          <w:rStyle w:val="Hyperlink"/>
          <w:sz w:val="16"/>
          <w:szCs w:val="16"/>
        </w:rPr>
      </w:pPr>
      <w:hyperlink r:id="rId206" w:history="1">
        <w:r w:rsidR="0057590F" w:rsidRPr="00120C8E">
          <w:rPr>
            <w:rStyle w:val="Hyperlink"/>
            <w:sz w:val="16"/>
            <w:szCs w:val="16"/>
          </w:rPr>
          <w:t>https://www.tutorialspoint.com/python/python_functions.htm</w:t>
        </w:r>
      </w:hyperlink>
    </w:p>
    <w:p w:rsidR="0057590F" w:rsidRPr="00120C8E" w:rsidRDefault="0047219C" w:rsidP="00B629BA">
      <w:pPr>
        <w:pStyle w:val="CommentText"/>
        <w:numPr>
          <w:ilvl w:val="0"/>
          <w:numId w:val="105"/>
        </w:numPr>
        <w:rPr>
          <w:rStyle w:val="Hyperlink"/>
          <w:sz w:val="16"/>
          <w:szCs w:val="16"/>
        </w:rPr>
      </w:pPr>
      <w:hyperlink r:id="rId207" w:history="1">
        <w:r w:rsidR="0057590F" w:rsidRPr="00120C8E">
          <w:rPr>
            <w:rStyle w:val="Hyperlink"/>
            <w:sz w:val="16"/>
            <w:szCs w:val="16"/>
          </w:rPr>
          <w:t>https://www.programiz.com/python-programming/recursion</w:t>
        </w:r>
      </w:hyperlink>
    </w:p>
    <w:p w:rsidR="0057590F" w:rsidRPr="00120C8E" w:rsidRDefault="0047219C" w:rsidP="00B629BA">
      <w:pPr>
        <w:pStyle w:val="CommentText"/>
        <w:numPr>
          <w:ilvl w:val="0"/>
          <w:numId w:val="105"/>
        </w:numPr>
        <w:rPr>
          <w:rStyle w:val="Hyperlink"/>
          <w:sz w:val="16"/>
          <w:szCs w:val="16"/>
        </w:rPr>
      </w:pPr>
      <w:hyperlink r:id="rId208" w:history="1">
        <w:r w:rsidR="0057590F" w:rsidRPr="00120C8E">
          <w:rPr>
            <w:rStyle w:val="Hyperlink"/>
            <w:sz w:val="16"/>
            <w:szCs w:val="16"/>
          </w:rPr>
          <w:t>https://docs.python.org/3/tutorial/modules.html</w:t>
        </w:r>
      </w:hyperlink>
    </w:p>
    <w:p w:rsidR="0057590F" w:rsidRPr="00120C8E" w:rsidRDefault="0047219C" w:rsidP="00B629BA">
      <w:pPr>
        <w:pStyle w:val="CommentText"/>
        <w:numPr>
          <w:ilvl w:val="0"/>
          <w:numId w:val="105"/>
        </w:numPr>
        <w:rPr>
          <w:rStyle w:val="Hyperlink"/>
          <w:sz w:val="16"/>
          <w:szCs w:val="16"/>
        </w:rPr>
      </w:pPr>
      <w:hyperlink r:id="rId209" w:anchor="standard-modules" w:history="1">
        <w:r w:rsidR="0057590F" w:rsidRPr="00120C8E">
          <w:rPr>
            <w:rStyle w:val="Hyperlink"/>
            <w:sz w:val="16"/>
            <w:szCs w:val="16"/>
          </w:rPr>
          <w:t>https://docs.python.org/3/tutorial/modules.html#standard-modules</w:t>
        </w:r>
      </w:hyperlink>
    </w:p>
    <w:p w:rsidR="0057590F" w:rsidRPr="00120C8E" w:rsidRDefault="0047219C" w:rsidP="00B629BA">
      <w:pPr>
        <w:pStyle w:val="CommentText"/>
        <w:numPr>
          <w:ilvl w:val="0"/>
          <w:numId w:val="105"/>
        </w:numPr>
        <w:rPr>
          <w:rStyle w:val="Hyperlink"/>
          <w:sz w:val="16"/>
          <w:szCs w:val="16"/>
        </w:rPr>
      </w:pPr>
      <w:hyperlink r:id="rId210" w:history="1">
        <w:r w:rsidR="0057590F" w:rsidRPr="00120C8E">
          <w:rPr>
            <w:rStyle w:val="Hyperlink"/>
            <w:sz w:val="16"/>
            <w:szCs w:val="16"/>
          </w:rPr>
          <w:t>https://www.programiz.com/python-programming/file-operation</w:t>
        </w:r>
      </w:hyperlink>
    </w:p>
    <w:p w:rsidR="0057590F" w:rsidRPr="00120C8E" w:rsidRDefault="0047219C" w:rsidP="00B629BA">
      <w:pPr>
        <w:pStyle w:val="CommentText"/>
        <w:numPr>
          <w:ilvl w:val="0"/>
          <w:numId w:val="105"/>
        </w:numPr>
        <w:rPr>
          <w:rStyle w:val="Hyperlink"/>
          <w:sz w:val="16"/>
          <w:szCs w:val="16"/>
        </w:rPr>
      </w:pPr>
      <w:hyperlink r:id="rId211" w:history="1">
        <w:r w:rsidR="0057590F" w:rsidRPr="00120C8E">
          <w:rPr>
            <w:rStyle w:val="Hyperlink"/>
            <w:sz w:val="16"/>
            <w:szCs w:val="16"/>
          </w:rPr>
          <w:t>https://www.w3schools.in/python-tutorial/file-handling/</w:t>
        </w:r>
      </w:hyperlink>
    </w:p>
    <w:p w:rsidR="0057590F" w:rsidRPr="00120C8E" w:rsidRDefault="0047219C" w:rsidP="00B629BA">
      <w:pPr>
        <w:pStyle w:val="CommentText"/>
        <w:numPr>
          <w:ilvl w:val="0"/>
          <w:numId w:val="105"/>
        </w:numPr>
        <w:rPr>
          <w:rStyle w:val="Hyperlink"/>
          <w:sz w:val="16"/>
          <w:szCs w:val="16"/>
        </w:rPr>
      </w:pPr>
      <w:hyperlink r:id="rId212" w:history="1">
        <w:r w:rsidR="0057590F" w:rsidRPr="00120C8E">
          <w:rPr>
            <w:rStyle w:val="Hyperlink"/>
            <w:sz w:val="16"/>
            <w:szCs w:val="16"/>
          </w:rPr>
          <w:t>https://www.w3schools.in/python-tutorial/file-handling/</w:t>
        </w:r>
      </w:hyperlink>
    </w:p>
    <w:p w:rsidR="0057590F" w:rsidRPr="00120C8E" w:rsidRDefault="0047219C" w:rsidP="00B629BA">
      <w:pPr>
        <w:pStyle w:val="CommentText"/>
        <w:numPr>
          <w:ilvl w:val="0"/>
          <w:numId w:val="105"/>
        </w:numPr>
        <w:rPr>
          <w:rStyle w:val="Hyperlink"/>
          <w:sz w:val="16"/>
          <w:szCs w:val="16"/>
        </w:rPr>
      </w:pPr>
      <w:hyperlink r:id="rId213" w:history="1">
        <w:r w:rsidR="0057590F" w:rsidRPr="00120C8E">
          <w:rPr>
            <w:rStyle w:val="Hyperlink"/>
            <w:sz w:val="16"/>
            <w:szCs w:val="16"/>
          </w:rPr>
          <w:t>http://www.pythonforbeginners.com/cheatsheet/python-file-handling</w:t>
        </w:r>
      </w:hyperlink>
    </w:p>
    <w:p w:rsidR="0057590F" w:rsidRPr="00120C8E" w:rsidRDefault="0047219C" w:rsidP="00B629BA">
      <w:pPr>
        <w:pStyle w:val="CommentText"/>
        <w:numPr>
          <w:ilvl w:val="0"/>
          <w:numId w:val="105"/>
        </w:numPr>
        <w:rPr>
          <w:rStyle w:val="Hyperlink"/>
          <w:sz w:val="16"/>
          <w:szCs w:val="16"/>
        </w:rPr>
      </w:pPr>
      <w:hyperlink r:id="rId214" w:history="1">
        <w:r w:rsidR="0057590F" w:rsidRPr="00120C8E">
          <w:rPr>
            <w:rStyle w:val="Hyperlink"/>
            <w:sz w:val="16"/>
            <w:szCs w:val="16"/>
          </w:rPr>
          <w:t>https://www.geeksforgeeks.org/os-module-python-examples/</w:t>
        </w:r>
      </w:hyperlink>
    </w:p>
    <w:p w:rsidR="0057590F" w:rsidRPr="00120C8E" w:rsidRDefault="0047219C" w:rsidP="00B629BA">
      <w:pPr>
        <w:pStyle w:val="CommentText"/>
        <w:numPr>
          <w:ilvl w:val="0"/>
          <w:numId w:val="105"/>
        </w:numPr>
        <w:rPr>
          <w:rStyle w:val="Hyperlink"/>
          <w:sz w:val="16"/>
          <w:szCs w:val="16"/>
        </w:rPr>
      </w:pPr>
      <w:hyperlink r:id="rId215" w:anchor="archiving-operations" w:history="1">
        <w:r w:rsidR="0057590F" w:rsidRPr="00120C8E">
          <w:rPr>
            <w:rStyle w:val="Hyperlink"/>
            <w:sz w:val="16"/>
            <w:szCs w:val="16"/>
          </w:rPr>
          <w:t>https://docs.python.org/3/library/shutil.html#archiving-operations</w:t>
        </w:r>
      </w:hyperlink>
    </w:p>
    <w:p w:rsidR="0057590F" w:rsidRPr="00120C8E" w:rsidRDefault="0047219C" w:rsidP="00B629BA">
      <w:pPr>
        <w:pStyle w:val="CommentText"/>
        <w:numPr>
          <w:ilvl w:val="0"/>
          <w:numId w:val="105"/>
        </w:numPr>
        <w:rPr>
          <w:rStyle w:val="Hyperlink"/>
          <w:sz w:val="16"/>
          <w:szCs w:val="16"/>
        </w:rPr>
      </w:pPr>
      <w:hyperlink r:id="rId216" w:history="1">
        <w:r w:rsidR="0057590F" w:rsidRPr="00120C8E">
          <w:rPr>
            <w:rStyle w:val="Hyperlink"/>
            <w:sz w:val="16"/>
            <w:szCs w:val="16"/>
          </w:rPr>
          <w:t>https://www.w3schools.in/python-tutorial/exception-handling/</w:t>
        </w:r>
      </w:hyperlink>
    </w:p>
    <w:p w:rsidR="0057590F" w:rsidRPr="00120C8E" w:rsidRDefault="0047219C" w:rsidP="00B629BA">
      <w:pPr>
        <w:pStyle w:val="CommentText"/>
        <w:numPr>
          <w:ilvl w:val="0"/>
          <w:numId w:val="105"/>
        </w:numPr>
        <w:rPr>
          <w:rStyle w:val="Hyperlink"/>
          <w:sz w:val="16"/>
          <w:szCs w:val="16"/>
        </w:rPr>
      </w:pPr>
      <w:hyperlink r:id="rId217" w:history="1">
        <w:r w:rsidR="0057590F" w:rsidRPr="00120C8E">
          <w:rPr>
            <w:rStyle w:val="Hyperlink"/>
            <w:sz w:val="16"/>
            <w:szCs w:val="16"/>
          </w:rPr>
          <w:t>https://www.tutorialspoint.com/python/python_exceptions.htm</w:t>
        </w:r>
      </w:hyperlink>
    </w:p>
    <w:p w:rsidR="0057590F" w:rsidRPr="00120C8E" w:rsidRDefault="0047219C" w:rsidP="00B629BA">
      <w:pPr>
        <w:pStyle w:val="CommentText"/>
        <w:numPr>
          <w:ilvl w:val="0"/>
          <w:numId w:val="105"/>
        </w:numPr>
        <w:rPr>
          <w:rStyle w:val="Hyperlink"/>
          <w:sz w:val="16"/>
          <w:szCs w:val="16"/>
        </w:rPr>
      </w:pPr>
      <w:hyperlink r:id="rId218" w:anchor="bltin-exceptions" w:history="1">
        <w:r w:rsidR="0057590F" w:rsidRPr="00120C8E">
          <w:rPr>
            <w:rStyle w:val="Hyperlink"/>
            <w:sz w:val="16"/>
            <w:szCs w:val="16"/>
          </w:rPr>
          <w:t>https://docs.python.org/3/library/exceptions.html#bltin-exceptions</w:t>
        </w:r>
      </w:hyperlink>
    </w:p>
    <w:p w:rsidR="0057590F" w:rsidRPr="00120C8E" w:rsidRDefault="0047219C" w:rsidP="00B629BA">
      <w:pPr>
        <w:pStyle w:val="CommentText"/>
        <w:numPr>
          <w:ilvl w:val="0"/>
          <w:numId w:val="105"/>
        </w:numPr>
        <w:rPr>
          <w:rStyle w:val="Hyperlink"/>
          <w:sz w:val="16"/>
          <w:szCs w:val="16"/>
        </w:rPr>
      </w:pPr>
      <w:hyperlink r:id="rId219" w:history="1">
        <w:r w:rsidR="0057590F" w:rsidRPr="00120C8E">
          <w:rPr>
            <w:rStyle w:val="Hyperlink"/>
            <w:sz w:val="16"/>
            <w:szCs w:val="16"/>
          </w:rPr>
          <w:t>https://www.tutorialspoint.com/python/python_exceptions.htm</w:t>
        </w:r>
      </w:hyperlink>
    </w:p>
    <w:p w:rsidR="0057590F" w:rsidRPr="00120C8E" w:rsidRDefault="0047219C" w:rsidP="00B629BA">
      <w:pPr>
        <w:pStyle w:val="CommentText"/>
        <w:numPr>
          <w:ilvl w:val="0"/>
          <w:numId w:val="105"/>
        </w:numPr>
        <w:rPr>
          <w:rStyle w:val="Hyperlink"/>
          <w:sz w:val="16"/>
          <w:szCs w:val="16"/>
        </w:rPr>
      </w:pPr>
      <w:hyperlink r:id="rId220" w:history="1">
        <w:r w:rsidR="0057590F" w:rsidRPr="00120C8E">
          <w:rPr>
            <w:rStyle w:val="Hyperlink"/>
            <w:sz w:val="16"/>
            <w:szCs w:val="16"/>
          </w:rPr>
          <w:t>https://wiki.python.org/moin/HandlingExceptions</w:t>
        </w:r>
      </w:hyperlink>
    </w:p>
    <w:p w:rsidR="0057590F" w:rsidRPr="00120C8E" w:rsidRDefault="0047219C" w:rsidP="00B629BA">
      <w:pPr>
        <w:pStyle w:val="CommentText"/>
        <w:numPr>
          <w:ilvl w:val="0"/>
          <w:numId w:val="105"/>
        </w:numPr>
        <w:rPr>
          <w:rStyle w:val="Hyperlink"/>
          <w:sz w:val="16"/>
          <w:szCs w:val="16"/>
        </w:rPr>
      </w:pPr>
      <w:hyperlink r:id="rId221" w:history="1">
        <w:r w:rsidR="0057590F" w:rsidRPr="00120C8E">
          <w:rPr>
            <w:rStyle w:val="Hyperlink"/>
            <w:sz w:val="16"/>
            <w:szCs w:val="16"/>
          </w:rPr>
          <w:t>https://docs.python.org/3.6/library/getopt.html</w:t>
        </w:r>
      </w:hyperlink>
    </w:p>
    <w:p w:rsidR="0057590F" w:rsidRPr="00120C8E" w:rsidRDefault="0047219C" w:rsidP="00B629BA">
      <w:pPr>
        <w:pStyle w:val="CommentText"/>
        <w:numPr>
          <w:ilvl w:val="0"/>
          <w:numId w:val="105"/>
        </w:numPr>
        <w:rPr>
          <w:rStyle w:val="Hyperlink"/>
          <w:sz w:val="16"/>
          <w:szCs w:val="16"/>
        </w:rPr>
      </w:pPr>
      <w:hyperlink r:id="rId222" w:history="1">
        <w:r w:rsidR="0057590F" w:rsidRPr="00120C8E">
          <w:rPr>
            <w:rStyle w:val="Hyperlink"/>
            <w:sz w:val="16"/>
            <w:szCs w:val="16"/>
          </w:rPr>
          <w:t>https://docs.python.org/3/howto/functional.html</w:t>
        </w:r>
      </w:hyperlink>
    </w:p>
    <w:p w:rsidR="0057590F" w:rsidRPr="00120C8E" w:rsidRDefault="0047219C" w:rsidP="00B629BA">
      <w:pPr>
        <w:pStyle w:val="CommentText"/>
        <w:numPr>
          <w:ilvl w:val="0"/>
          <w:numId w:val="105"/>
        </w:numPr>
        <w:rPr>
          <w:rStyle w:val="Hyperlink"/>
          <w:sz w:val="16"/>
          <w:szCs w:val="16"/>
        </w:rPr>
      </w:pPr>
      <w:hyperlink r:id="rId223" w:history="1">
        <w:r w:rsidR="0057590F" w:rsidRPr="00120C8E">
          <w:rPr>
            <w:rStyle w:val="Hyperlink"/>
            <w:sz w:val="16"/>
            <w:szCs w:val="16"/>
          </w:rPr>
          <w:t>https://www.geeksforgeeks.org/python-closures/</w:t>
        </w:r>
      </w:hyperlink>
    </w:p>
    <w:p w:rsidR="0057590F" w:rsidRPr="00120C8E" w:rsidRDefault="0047219C" w:rsidP="00B629BA">
      <w:pPr>
        <w:pStyle w:val="CommentText"/>
        <w:numPr>
          <w:ilvl w:val="0"/>
          <w:numId w:val="105"/>
        </w:numPr>
        <w:rPr>
          <w:rStyle w:val="Hyperlink"/>
          <w:sz w:val="16"/>
          <w:szCs w:val="16"/>
        </w:rPr>
      </w:pPr>
      <w:hyperlink r:id="rId224" w:history="1">
        <w:r w:rsidR="0057590F" w:rsidRPr="00120C8E">
          <w:rPr>
            <w:rStyle w:val="Hyperlink"/>
            <w:sz w:val="16"/>
            <w:szCs w:val="16"/>
          </w:rPr>
          <w:t>https://www.w3schools.in/python-tutorial/cgi-programming/</w:t>
        </w:r>
      </w:hyperlink>
    </w:p>
    <w:p w:rsidR="0057590F" w:rsidRPr="00120C8E" w:rsidRDefault="0047219C" w:rsidP="00B629BA">
      <w:pPr>
        <w:pStyle w:val="CommentText"/>
        <w:numPr>
          <w:ilvl w:val="0"/>
          <w:numId w:val="105"/>
        </w:numPr>
        <w:rPr>
          <w:rStyle w:val="Hyperlink"/>
          <w:sz w:val="16"/>
          <w:szCs w:val="16"/>
        </w:rPr>
      </w:pPr>
      <w:hyperlink r:id="rId225" w:history="1">
        <w:r w:rsidR="0057590F" w:rsidRPr="00120C8E">
          <w:rPr>
            <w:rStyle w:val="Hyperlink"/>
            <w:sz w:val="16"/>
            <w:szCs w:val="16"/>
          </w:rPr>
          <w:t>https://www.w3schools.in/python-tutorial/network-programming/</w:t>
        </w:r>
      </w:hyperlink>
    </w:p>
    <w:p w:rsidR="0057590F" w:rsidRPr="00120C8E" w:rsidRDefault="0047219C" w:rsidP="00B629BA">
      <w:pPr>
        <w:pStyle w:val="CommentText"/>
        <w:numPr>
          <w:ilvl w:val="0"/>
          <w:numId w:val="105"/>
        </w:numPr>
        <w:rPr>
          <w:rStyle w:val="Hyperlink"/>
          <w:sz w:val="16"/>
          <w:szCs w:val="16"/>
        </w:rPr>
      </w:pPr>
      <w:hyperlink r:id="rId226" w:history="1">
        <w:r w:rsidR="0057590F" w:rsidRPr="00120C8E">
          <w:rPr>
            <w:rStyle w:val="Hyperlink"/>
            <w:sz w:val="16"/>
            <w:szCs w:val="16"/>
          </w:rPr>
          <w:t>https://www.tutorialspoint.com/python/python_networking.htm</w:t>
        </w:r>
      </w:hyperlink>
    </w:p>
    <w:p w:rsidR="0057590F" w:rsidRPr="00120C8E" w:rsidRDefault="0047219C" w:rsidP="00B629BA">
      <w:pPr>
        <w:pStyle w:val="CommentText"/>
        <w:numPr>
          <w:ilvl w:val="0"/>
          <w:numId w:val="105"/>
        </w:numPr>
        <w:rPr>
          <w:rStyle w:val="Hyperlink"/>
          <w:sz w:val="16"/>
          <w:szCs w:val="16"/>
        </w:rPr>
      </w:pPr>
      <w:hyperlink r:id="rId227" w:anchor="socket.gethostname" w:history="1">
        <w:r w:rsidR="0057590F" w:rsidRPr="00120C8E">
          <w:rPr>
            <w:rStyle w:val="Hyperlink"/>
            <w:sz w:val="16"/>
            <w:szCs w:val="16"/>
          </w:rPr>
          <w:t>https://docs.python.org/3/library/socket.html?highlight=socket%20programming#socket.gethostname</w:t>
        </w:r>
      </w:hyperlink>
    </w:p>
    <w:p w:rsidR="0057590F" w:rsidRPr="00120C8E" w:rsidRDefault="0047219C" w:rsidP="00B629BA">
      <w:pPr>
        <w:pStyle w:val="CommentText"/>
        <w:numPr>
          <w:ilvl w:val="0"/>
          <w:numId w:val="105"/>
        </w:numPr>
        <w:rPr>
          <w:rStyle w:val="Hyperlink"/>
          <w:sz w:val="16"/>
          <w:szCs w:val="16"/>
        </w:rPr>
      </w:pPr>
      <w:hyperlink r:id="rId228" w:history="1">
        <w:r w:rsidR="0057590F" w:rsidRPr="00120C8E">
          <w:rPr>
            <w:rStyle w:val="Hyperlink"/>
            <w:sz w:val="16"/>
            <w:szCs w:val="16"/>
          </w:rPr>
          <w:t>https://www.w3schools.in/python-tutorial/network-programming/</w:t>
        </w:r>
      </w:hyperlink>
    </w:p>
    <w:p w:rsidR="0057590F" w:rsidRPr="00120C8E" w:rsidRDefault="0047219C" w:rsidP="00B629BA">
      <w:pPr>
        <w:pStyle w:val="CommentText"/>
        <w:numPr>
          <w:ilvl w:val="0"/>
          <w:numId w:val="105"/>
        </w:numPr>
        <w:rPr>
          <w:rStyle w:val="Hyperlink"/>
          <w:sz w:val="16"/>
          <w:szCs w:val="16"/>
        </w:rPr>
      </w:pPr>
      <w:hyperlink r:id="rId229" w:history="1">
        <w:r w:rsidR="0057590F" w:rsidRPr="00120C8E">
          <w:rPr>
            <w:rStyle w:val="Hyperlink"/>
            <w:sz w:val="16"/>
            <w:szCs w:val="16"/>
          </w:rPr>
          <w:t>https://www.geeksforgeeks.org/xml-parsing-python/</w:t>
        </w:r>
      </w:hyperlink>
    </w:p>
    <w:p w:rsidR="0057590F" w:rsidRPr="00120C8E" w:rsidRDefault="0047219C" w:rsidP="00B629BA">
      <w:pPr>
        <w:pStyle w:val="CommentText"/>
        <w:numPr>
          <w:ilvl w:val="0"/>
          <w:numId w:val="105"/>
        </w:numPr>
        <w:rPr>
          <w:rStyle w:val="Hyperlink"/>
          <w:sz w:val="16"/>
          <w:szCs w:val="16"/>
        </w:rPr>
      </w:pPr>
      <w:hyperlink r:id="rId230" w:history="1">
        <w:r w:rsidR="0057590F" w:rsidRPr="00120C8E">
          <w:rPr>
            <w:rStyle w:val="Hyperlink"/>
            <w:sz w:val="16"/>
            <w:szCs w:val="16"/>
          </w:rPr>
          <w:t>https://micropyramid.com/blog/building-and-parsing-xml-document-using-python/</w:t>
        </w:r>
      </w:hyperlink>
    </w:p>
    <w:p w:rsidR="0057590F" w:rsidRPr="00120C8E" w:rsidRDefault="0047219C" w:rsidP="00B629BA">
      <w:pPr>
        <w:pStyle w:val="CommentText"/>
        <w:numPr>
          <w:ilvl w:val="0"/>
          <w:numId w:val="105"/>
        </w:numPr>
        <w:rPr>
          <w:rStyle w:val="Hyperlink"/>
          <w:sz w:val="16"/>
          <w:szCs w:val="16"/>
        </w:rPr>
      </w:pPr>
      <w:hyperlink r:id="rId231" w:history="1">
        <w:r w:rsidR="0057590F" w:rsidRPr="00120C8E">
          <w:rPr>
            <w:rStyle w:val="Hyperlink"/>
            <w:sz w:val="16"/>
            <w:szCs w:val="16"/>
          </w:rPr>
          <w:t>https://www.tutorialspoint.com/python/python_gui_programming.htm</w:t>
        </w:r>
      </w:hyperlink>
    </w:p>
    <w:p w:rsidR="0057590F" w:rsidRPr="00120C8E" w:rsidRDefault="0047219C" w:rsidP="00B629BA">
      <w:pPr>
        <w:pStyle w:val="CommentText"/>
        <w:numPr>
          <w:ilvl w:val="0"/>
          <w:numId w:val="105"/>
        </w:numPr>
        <w:rPr>
          <w:sz w:val="16"/>
          <w:szCs w:val="16"/>
        </w:rPr>
      </w:pPr>
      <w:hyperlink r:id="rId232" w:history="1">
        <w:r w:rsidR="0057590F" w:rsidRPr="00120C8E">
          <w:rPr>
            <w:rStyle w:val="Hyperlink"/>
            <w:sz w:val="16"/>
            <w:szCs w:val="16"/>
          </w:rPr>
          <w:t>https://docs.python.org/3/library/tkinter.ttk.html</w:t>
        </w:r>
      </w:hyperlink>
    </w:p>
    <w:p w:rsidR="0057590F" w:rsidRPr="00120C8E" w:rsidRDefault="0047219C" w:rsidP="00B629BA">
      <w:pPr>
        <w:pStyle w:val="ListParagraph"/>
        <w:numPr>
          <w:ilvl w:val="0"/>
          <w:numId w:val="105"/>
        </w:numPr>
        <w:rPr>
          <w:rStyle w:val="Hyperlink"/>
          <w:sz w:val="16"/>
          <w:szCs w:val="16"/>
        </w:rPr>
      </w:pPr>
      <w:hyperlink r:id="rId233" w:history="1">
        <w:r w:rsidR="0057590F" w:rsidRPr="00120C8E">
          <w:rPr>
            <w:rStyle w:val="Hyperlink"/>
            <w:sz w:val="16"/>
            <w:szCs w:val="16"/>
          </w:rPr>
          <w:t>https://www.tutorialspoint.com/python/python_gui_programming.htm</w:t>
        </w:r>
      </w:hyperlink>
    </w:p>
    <w:p w:rsidR="0057590F" w:rsidRPr="00120C8E" w:rsidRDefault="0047219C" w:rsidP="00B629BA">
      <w:pPr>
        <w:pStyle w:val="CommentText"/>
        <w:numPr>
          <w:ilvl w:val="0"/>
          <w:numId w:val="105"/>
        </w:numPr>
        <w:rPr>
          <w:rStyle w:val="Hyperlink"/>
          <w:sz w:val="16"/>
          <w:szCs w:val="16"/>
        </w:rPr>
      </w:pPr>
      <w:hyperlink r:id="rId234" w:history="1">
        <w:r w:rsidR="0057590F" w:rsidRPr="00120C8E">
          <w:rPr>
            <w:rStyle w:val="Hyperlink"/>
            <w:sz w:val="16"/>
            <w:szCs w:val="16"/>
          </w:rPr>
          <w:t>https://www.tutorialspoint.com/python/python_gui_programming.htm</w:t>
        </w:r>
      </w:hyperlink>
    </w:p>
    <w:p w:rsidR="0057590F" w:rsidRPr="00D95C40" w:rsidRDefault="0047219C" w:rsidP="00B629BA">
      <w:pPr>
        <w:pStyle w:val="CommentText"/>
        <w:numPr>
          <w:ilvl w:val="0"/>
          <w:numId w:val="105"/>
        </w:numPr>
        <w:rPr>
          <w:rStyle w:val="Hyperlink"/>
          <w:sz w:val="16"/>
          <w:szCs w:val="16"/>
        </w:rPr>
      </w:pPr>
      <w:hyperlink r:id="rId235" w:history="1">
        <w:r w:rsidR="0057590F" w:rsidRPr="00D95C40">
          <w:rPr>
            <w:rStyle w:val="Hyperlink"/>
            <w:sz w:val="16"/>
            <w:szCs w:val="16"/>
          </w:rPr>
          <w:t>https://www.tutorialspoint.com/python/python_gui_programming.htm</w:t>
        </w:r>
      </w:hyperlink>
    </w:p>
    <w:p w:rsidR="0057590F" w:rsidRPr="0057590F" w:rsidRDefault="0047219C" w:rsidP="00B629BA">
      <w:pPr>
        <w:pStyle w:val="CommentText"/>
        <w:numPr>
          <w:ilvl w:val="0"/>
          <w:numId w:val="105"/>
        </w:numPr>
        <w:rPr>
          <w:color w:val="003366"/>
          <w:sz w:val="16"/>
          <w:szCs w:val="16"/>
          <w:u w:val="single"/>
        </w:rPr>
      </w:pPr>
      <w:hyperlink r:id="rId236" w:history="1">
        <w:r w:rsidR="0057590F" w:rsidRPr="00D95C40">
          <w:rPr>
            <w:rStyle w:val="Hyperlink"/>
            <w:sz w:val="16"/>
            <w:szCs w:val="16"/>
          </w:rPr>
          <w:t>https://www.tutorialspoint.com/python/python_sending_email.htm</w:t>
        </w:r>
      </w:hyperlink>
    </w:p>
    <w:sectPr w:rsidR="0057590F" w:rsidRPr="0057590F" w:rsidSect="00CB02AC">
      <w:headerReference w:type="even" r:id="rId237"/>
      <w:headerReference w:type="default" r:id="rId238"/>
      <w:footerReference w:type="even" r:id="rId239"/>
      <w:footerReference w:type="default" r:id="rId240"/>
      <w:headerReference w:type="first" r:id="rId241"/>
      <w:footerReference w:type="first" r:id="rId242"/>
      <w:pgSz w:w="12240" w:h="15840" w:code="1"/>
      <w:pgMar w:top="720" w:right="1584" w:bottom="720" w:left="1584" w:header="720" w:footer="720" w:gutter="0"/>
      <w:pgNumType w:start="0"/>
      <w:cols w:space="720"/>
      <w:titlePg/>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65" w:author="M" w:date="2018-05-21T18:07:00Z" w:initials="M">
    <w:p w:rsidR="00562D38" w:rsidRDefault="00562D38" w:rsidP="0057590F">
      <w:pPr>
        <w:pStyle w:val="CommentText"/>
      </w:pPr>
      <w:r>
        <w:rPr>
          <w:rStyle w:val="CommentReference"/>
        </w:rPr>
        <w:annotationRef/>
      </w:r>
      <w:r>
        <w:t xml:space="preserve">Source: </w:t>
      </w:r>
      <w:hyperlink r:id="rId1" w:history="1">
        <w:r w:rsidRPr="008778E1">
          <w:rPr>
            <w:rStyle w:val="Hyperlink"/>
          </w:rPr>
          <w:t>https://www.tutorialspoint.com/python3/python_database_access.htm</w:t>
        </w:r>
      </w:hyperlink>
    </w:p>
    <w:p w:rsidR="00562D38" w:rsidRDefault="00562D38" w:rsidP="0057590F">
      <w:pPr>
        <w:pStyle w:val="CommentText"/>
        <w:ind w:left="0"/>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3F0DE87"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F32F3" w:rsidRDefault="00CF32F3" w:rsidP="00ED1095">
      <w:r>
        <w:separator/>
      </w:r>
    </w:p>
  </w:endnote>
  <w:endnote w:type="continuationSeparator" w:id="1">
    <w:p w:rsidR="00CF32F3" w:rsidRDefault="00CF32F3" w:rsidP="00ED109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Lato">
    <w:altName w:val="Calibri"/>
    <w:charset w:val="00"/>
    <w:family w:val="swiss"/>
    <w:pitch w:val="variable"/>
    <w:sig w:usb0="00000001" w:usb1="5000604B" w:usb2="00000000" w:usb3="00000000" w:csb0="00000093" w:csb1="00000000"/>
  </w:font>
  <w:font w:name="Arial">
    <w:panose1 w:val="020B0604020202020204"/>
    <w:charset w:val="00"/>
    <w:family w:val="swiss"/>
    <w:pitch w:val="variable"/>
    <w:sig w:usb0="E0002EFF" w:usb1="C000785B" w:usb2="00000009" w:usb3="00000000" w:csb0="000001FF" w:csb1="00000000"/>
  </w:font>
  <w:font w:name="Futura Bk">
    <w:altName w:val="Segoe UI"/>
    <w:charset w:val="00"/>
    <w:family w:val="swiss"/>
    <w:pitch w:val="variable"/>
    <w:sig w:usb0="00000001" w:usb1="00000000" w:usb2="00000000" w:usb3="00000000" w:csb0="0000009F" w:csb1="00000000"/>
  </w:font>
  <w:font w:name="Futura Hv">
    <w:altName w:val="Segoe UI Semibold"/>
    <w:charset w:val="00"/>
    <w:family w:val="swiss"/>
    <w:pitch w:val="variable"/>
    <w:sig w:usb0="00000001"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Open Sans">
    <w:charset w:val="00"/>
    <w:family w:val="swiss"/>
    <w:pitch w:val="variable"/>
    <w:sig w:usb0="E00002EF" w:usb1="4000205B" w:usb2="00000028" w:usb3="00000000" w:csb0="0000019F" w:csb1="00000000"/>
  </w:font>
  <w:font w:name="Times">
    <w:panose1 w:val="02020603050405020304"/>
    <w:charset w:val="00"/>
    <w:family w:val="roman"/>
    <w:pitch w:val="variable"/>
    <w:sig w:usb0="E0002EFF" w:usb1="C000785B" w:usb2="00000009" w:usb3="00000000" w:csb0="000001FF" w:csb1="00000000"/>
  </w:font>
  <w:font w:name="Lucida Grande">
    <w:altName w:val="Arial"/>
    <w:charset w:val="00"/>
    <w:family w:val="auto"/>
    <w:pitch w:val="variable"/>
    <w:sig w:usb0="00000000" w:usb1="5000A1FF" w:usb2="00000000" w:usb3="00000000" w:csb0="000001B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2D38" w:rsidRPr="00775C45" w:rsidRDefault="0047219C" w:rsidP="00ED1095">
    <w:pPr>
      <w:pStyle w:val="Footer"/>
    </w:pPr>
    <w:r w:rsidRPr="0047219C">
      <w:rPr>
        <w:rFonts w:ascii="Lato" w:hAnsi="Lato"/>
      </w:rPr>
      <w:fldChar w:fldCharType="begin"/>
    </w:r>
    <w:r w:rsidR="00562D38">
      <w:instrText xml:space="preserve"> KEYWORDS  \* MERGEFORMAT </w:instrText>
    </w:r>
    <w:r>
      <w:rPr>
        <w:rStyle w:val="PageNumber"/>
        <w:rFonts w:ascii="Futura Bk" w:hAnsi="Futura Bk"/>
        <w:sz w:val="18"/>
        <w:szCs w:val="18"/>
      </w:rPr>
      <w:fldChar w:fldCharType="end"/>
    </w:r>
    <w:r w:rsidRPr="00DC2479">
      <w:rPr>
        <w:rStyle w:val="PageNumber"/>
        <w:rFonts w:ascii="Futura Bk" w:hAnsi="Futura Bk"/>
        <w:sz w:val="18"/>
        <w:szCs w:val="18"/>
      </w:rPr>
      <w:fldChar w:fldCharType="begin"/>
    </w:r>
    <w:r w:rsidR="00562D38" w:rsidRPr="00DC2479">
      <w:rPr>
        <w:rStyle w:val="PageNumber"/>
        <w:rFonts w:ascii="Futura Bk" w:hAnsi="Futura Bk"/>
        <w:sz w:val="18"/>
        <w:szCs w:val="18"/>
      </w:rPr>
      <w:instrText xml:space="preserve"> PAGE </w:instrText>
    </w:r>
    <w:r w:rsidRPr="00DC2479">
      <w:rPr>
        <w:rStyle w:val="PageNumber"/>
        <w:rFonts w:ascii="Futura Bk" w:hAnsi="Futura Bk"/>
        <w:sz w:val="18"/>
        <w:szCs w:val="18"/>
      </w:rPr>
      <w:fldChar w:fldCharType="separate"/>
    </w:r>
    <w:r w:rsidR="00A61F7F">
      <w:rPr>
        <w:rStyle w:val="PageNumber"/>
        <w:rFonts w:ascii="Futura Bk" w:hAnsi="Futura Bk"/>
        <w:noProof/>
        <w:sz w:val="18"/>
        <w:szCs w:val="18"/>
      </w:rPr>
      <w:t>88</w:t>
    </w:r>
    <w:r w:rsidRPr="00DC2479">
      <w:rPr>
        <w:rStyle w:val="PageNumber"/>
        <w:rFonts w:ascii="Futura Bk" w:hAnsi="Futura Bk"/>
        <w:sz w:val="18"/>
        <w:szCs w:val="18"/>
      </w:rPr>
      <w:fldChar w:fldCharType="end"/>
    </w:r>
    <w:r w:rsidR="00562D38" w:rsidRPr="00775C45">
      <w:tab/>
    </w:r>
    <w:r w:rsidR="00562D38" w:rsidRPr="00775C45">
      <w:tab/>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2D38" w:rsidRPr="00B241E4" w:rsidRDefault="00562D38" w:rsidP="00E27A89">
    <w:pPr>
      <w:pStyle w:val="Footer"/>
    </w:pPr>
    <w:r>
      <w:tab/>
    </w:r>
    <w:r w:rsidRPr="00B241E4">
      <w:tab/>
    </w:r>
    <w:r w:rsidR="0047219C" w:rsidRPr="0047219C">
      <w:rPr>
        <w:rFonts w:ascii="Lato" w:hAnsi="Lato"/>
      </w:rPr>
      <w:fldChar w:fldCharType="begin"/>
    </w:r>
    <w:r>
      <w:instrText xml:space="preserve"> KEYWORDS  \* MERGEFORMAT </w:instrText>
    </w:r>
    <w:r w:rsidR="0047219C">
      <w:rPr>
        <w:rStyle w:val="PageNumber"/>
        <w:rFonts w:ascii="Futura Bk" w:hAnsi="Futura Bk"/>
        <w:sz w:val="18"/>
        <w:szCs w:val="18"/>
      </w:rPr>
      <w:fldChar w:fldCharType="end"/>
    </w:r>
    <w:r w:rsidR="0047219C" w:rsidRPr="00D815F4">
      <w:rPr>
        <w:rStyle w:val="PageNumber"/>
        <w:rFonts w:ascii="Futura Bk" w:hAnsi="Futura Bk"/>
        <w:sz w:val="18"/>
        <w:szCs w:val="18"/>
      </w:rPr>
      <w:fldChar w:fldCharType="begin"/>
    </w:r>
    <w:r w:rsidRPr="00D815F4">
      <w:rPr>
        <w:rStyle w:val="PageNumber"/>
        <w:rFonts w:ascii="Futura Bk" w:hAnsi="Futura Bk"/>
        <w:sz w:val="18"/>
        <w:szCs w:val="18"/>
      </w:rPr>
      <w:instrText xml:space="preserve"> PAGE </w:instrText>
    </w:r>
    <w:r w:rsidR="0047219C" w:rsidRPr="00D815F4">
      <w:rPr>
        <w:rStyle w:val="PageNumber"/>
        <w:rFonts w:ascii="Futura Bk" w:hAnsi="Futura Bk"/>
        <w:sz w:val="18"/>
        <w:szCs w:val="18"/>
      </w:rPr>
      <w:fldChar w:fldCharType="separate"/>
    </w:r>
    <w:r w:rsidR="00A61F7F">
      <w:rPr>
        <w:rStyle w:val="PageNumber"/>
        <w:rFonts w:ascii="Futura Bk" w:hAnsi="Futura Bk"/>
        <w:noProof/>
        <w:sz w:val="18"/>
        <w:szCs w:val="18"/>
      </w:rPr>
      <w:t>87</w:t>
    </w:r>
    <w:r w:rsidR="0047219C" w:rsidRPr="00D815F4">
      <w:rPr>
        <w:rStyle w:val="PageNumber"/>
        <w:rFonts w:ascii="Futura Bk" w:hAnsi="Futura Bk"/>
        <w:sz w:val="18"/>
        <w:szCs w:val="18"/>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2D38" w:rsidRPr="00DC2479" w:rsidRDefault="00562D38" w:rsidP="00ED1095">
    <w:pPr>
      <w:pStyle w:val="Footer"/>
    </w:pPr>
    <w:r w:rsidRPr="00775C45">
      <w:tab/>
    </w:r>
    <w:r w:rsidR="0047219C" w:rsidRPr="0047219C">
      <w:rPr>
        <w:rFonts w:ascii="Lato" w:hAnsi="Lato"/>
      </w:rPr>
      <w:fldChar w:fldCharType="begin"/>
    </w:r>
    <w:r>
      <w:instrText xml:space="preserve"> KEYWORDS  \* MERGEFORMAT </w:instrText>
    </w:r>
    <w:r w:rsidR="0047219C">
      <w:rPr>
        <w:rStyle w:val="PageNumber"/>
        <w:rFonts w:ascii="Futura Bk" w:hAnsi="Futura Bk"/>
        <w:sz w:val="18"/>
        <w:szCs w:val="18"/>
      </w:rPr>
      <w:fldChar w:fldCharType="end"/>
    </w:r>
    <w:r w:rsidR="0047219C" w:rsidRPr="00DC2479">
      <w:rPr>
        <w:rStyle w:val="PageNumber"/>
        <w:rFonts w:ascii="Futura Bk" w:hAnsi="Futura Bk"/>
        <w:sz w:val="18"/>
        <w:szCs w:val="18"/>
      </w:rPr>
      <w:fldChar w:fldCharType="begin"/>
    </w:r>
    <w:r w:rsidRPr="00DC2479">
      <w:rPr>
        <w:rStyle w:val="PageNumber"/>
        <w:rFonts w:ascii="Futura Bk" w:hAnsi="Futura Bk"/>
        <w:sz w:val="18"/>
        <w:szCs w:val="18"/>
      </w:rPr>
      <w:instrText xml:space="preserve"> PAGE </w:instrText>
    </w:r>
    <w:r w:rsidR="0047219C" w:rsidRPr="00DC2479">
      <w:rPr>
        <w:rStyle w:val="PageNumber"/>
        <w:rFonts w:ascii="Futura Bk" w:hAnsi="Futura Bk"/>
        <w:sz w:val="18"/>
        <w:szCs w:val="18"/>
      </w:rPr>
      <w:fldChar w:fldCharType="separate"/>
    </w:r>
    <w:r w:rsidR="00A61F7F">
      <w:rPr>
        <w:rStyle w:val="PageNumber"/>
        <w:rFonts w:ascii="Futura Bk" w:hAnsi="Futura Bk"/>
        <w:noProof/>
        <w:sz w:val="18"/>
        <w:szCs w:val="18"/>
      </w:rPr>
      <w:t>0</w:t>
    </w:r>
    <w:r w:rsidR="0047219C" w:rsidRPr="00DC2479">
      <w:rPr>
        <w:rStyle w:val="PageNumber"/>
        <w:rFonts w:ascii="Futura Bk" w:hAnsi="Futura Bk"/>
        <w:sz w:val="18"/>
        <w:szCs w:val="18"/>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F32F3" w:rsidRDefault="00CF32F3" w:rsidP="00ED1095">
      <w:r>
        <w:separator/>
      </w:r>
    </w:p>
  </w:footnote>
  <w:footnote w:type="continuationSeparator" w:id="1">
    <w:p w:rsidR="00CF32F3" w:rsidRDefault="00CF32F3" w:rsidP="00ED109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2D38" w:rsidRPr="00CB02AC" w:rsidRDefault="00562D38" w:rsidP="00CB02AC">
    <w:pPr>
      <w:pStyle w:val="Header"/>
      <w:rPr>
        <w:lang w:val="en-IN"/>
      </w:rPr>
    </w:pPr>
    <w:r>
      <w:rPr>
        <w:lang w:val="en-IN"/>
      </w:rPr>
      <w:t>Learning Python</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2D38" w:rsidRPr="00CB02AC" w:rsidRDefault="00562D38">
    <w:pPr>
      <w:pStyle w:val="Header"/>
      <w:jc w:val="right"/>
      <w:rPr>
        <w:lang w:val="en-IN"/>
      </w:rPr>
    </w:pPr>
    <w:r>
      <w:rPr>
        <w:lang w:val="en-IN"/>
      </w:rPr>
      <w:t>Learning Python</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2D38" w:rsidRDefault="00562D38">
    <w:pPr>
      <w:pStyle w:val="Header"/>
      <w:spacing w:after="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0"/>
    <w:multiLevelType w:val="singleLevel"/>
    <w:tmpl w:val="0154654E"/>
    <w:lvl w:ilvl="0">
      <w:start w:val="1"/>
      <w:numFmt w:val="bullet"/>
      <w:pStyle w:val="ListBullet5"/>
      <w:lvlText w:val=""/>
      <w:lvlJc w:val="left"/>
      <w:pPr>
        <w:tabs>
          <w:tab w:val="num" w:pos="1800"/>
        </w:tabs>
        <w:ind w:left="1800" w:hanging="360"/>
      </w:pPr>
      <w:rPr>
        <w:rFonts w:ascii="Symbol" w:hAnsi="Symbol" w:hint="default"/>
      </w:rPr>
    </w:lvl>
  </w:abstractNum>
  <w:abstractNum w:abstractNumId="1">
    <w:nsid w:val="FFFFFF81"/>
    <w:multiLevelType w:val="singleLevel"/>
    <w:tmpl w:val="1DD601EA"/>
    <w:lvl w:ilvl="0">
      <w:start w:val="1"/>
      <w:numFmt w:val="bullet"/>
      <w:pStyle w:val="ListBullet4"/>
      <w:lvlText w:val=""/>
      <w:lvlJc w:val="left"/>
      <w:pPr>
        <w:tabs>
          <w:tab w:val="num" w:pos="1440"/>
        </w:tabs>
        <w:ind w:left="1440" w:hanging="360"/>
      </w:pPr>
      <w:rPr>
        <w:rFonts w:ascii="Symbol" w:hAnsi="Symbol" w:hint="default"/>
      </w:rPr>
    </w:lvl>
  </w:abstractNum>
  <w:abstractNum w:abstractNumId="2">
    <w:nsid w:val="FFFFFF82"/>
    <w:multiLevelType w:val="singleLevel"/>
    <w:tmpl w:val="2CFC4A04"/>
    <w:lvl w:ilvl="0">
      <w:start w:val="1"/>
      <w:numFmt w:val="bullet"/>
      <w:pStyle w:val="ListBullet3"/>
      <w:lvlText w:val=""/>
      <w:lvlJc w:val="left"/>
      <w:pPr>
        <w:tabs>
          <w:tab w:val="num" w:pos="1080"/>
        </w:tabs>
        <w:ind w:left="1080" w:hanging="360"/>
      </w:pPr>
      <w:rPr>
        <w:rFonts w:ascii="Symbol" w:hAnsi="Symbol" w:hint="default"/>
      </w:rPr>
    </w:lvl>
  </w:abstractNum>
  <w:abstractNum w:abstractNumId="3">
    <w:nsid w:val="FFFFFF83"/>
    <w:multiLevelType w:val="singleLevel"/>
    <w:tmpl w:val="1CE263F0"/>
    <w:lvl w:ilvl="0">
      <w:start w:val="1"/>
      <w:numFmt w:val="bullet"/>
      <w:pStyle w:val="ListBullet2"/>
      <w:lvlText w:val=""/>
      <w:lvlJc w:val="left"/>
      <w:pPr>
        <w:tabs>
          <w:tab w:val="num" w:pos="720"/>
        </w:tabs>
        <w:ind w:left="720" w:hanging="360"/>
      </w:pPr>
      <w:rPr>
        <w:rFonts w:ascii="Symbol" w:hAnsi="Symbol" w:hint="default"/>
      </w:rPr>
    </w:lvl>
  </w:abstractNum>
  <w:abstractNum w:abstractNumId="4">
    <w:nsid w:val="FFFFFF89"/>
    <w:multiLevelType w:val="singleLevel"/>
    <w:tmpl w:val="2092C7BC"/>
    <w:lvl w:ilvl="0">
      <w:start w:val="1"/>
      <w:numFmt w:val="bullet"/>
      <w:pStyle w:val="ListBullet"/>
      <w:lvlText w:val=""/>
      <w:lvlJc w:val="left"/>
      <w:pPr>
        <w:tabs>
          <w:tab w:val="num" w:pos="360"/>
        </w:tabs>
        <w:ind w:left="360" w:hanging="360"/>
      </w:pPr>
      <w:rPr>
        <w:rFonts w:ascii="Symbol" w:hAnsi="Symbol" w:hint="default"/>
      </w:rPr>
    </w:lvl>
  </w:abstractNum>
  <w:abstractNum w:abstractNumId="5">
    <w:nsid w:val="01A54A8E"/>
    <w:multiLevelType w:val="hybridMultilevel"/>
    <w:tmpl w:val="DB4478F8"/>
    <w:lvl w:ilvl="0" w:tplc="40090001">
      <w:start w:val="1"/>
      <w:numFmt w:val="bullet"/>
      <w:lvlText w:val=""/>
      <w:lvlJc w:val="left"/>
      <w:pPr>
        <w:ind w:left="1728" w:hanging="360"/>
      </w:pPr>
      <w:rPr>
        <w:rFonts w:ascii="Symbol" w:hAnsi="Symbol" w:hint="default"/>
      </w:rPr>
    </w:lvl>
    <w:lvl w:ilvl="1" w:tplc="40090003" w:tentative="1">
      <w:start w:val="1"/>
      <w:numFmt w:val="bullet"/>
      <w:lvlText w:val="o"/>
      <w:lvlJc w:val="left"/>
      <w:pPr>
        <w:ind w:left="2448" w:hanging="360"/>
      </w:pPr>
      <w:rPr>
        <w:rFonts w:ascii="Courier New" w:hAnsi="Courier New" w:cs="Courier New" w:hint="default"/>
      </w:rPr>
    </w:lvl>
    <w:lvl w:ilvl="2" w:tplc="40090005" w:tentative="1">
      <w:start w:val="1"/>
      <w:numFmt w:val="bullet"/>
      <w:lvlText w:val=""/>
      <w:lvlJc w:val="left"/>
      <w:pPr>
        <w:ind w:left="3168" w:hanging="360"/>
      </w:pPr>
      <w:rPr>
        <w:rFonts w:ascii="Wingdings" w:hAnsi="Wingdings" w:hint="default"/>
      </w:rPr>
    </w:lvl>
    <w:lvl w:ilvl="3" w:tplc="40090001" w:tentative="1">
      <w:start w:val="1"/>
      <w:numFmt w:val="bullet"/>
      <w:lvlText w:val=""/>
      <w:lvlJc w:val="left"/>
      <w:pPr>
        <w:ind w:left="3888" w:hanging="360"/>
      </w:pPr>
      <w:rPr>
        <w:rFonts w:ascii="Symbol" w:hAnsi="Symbol" w:hint="default"/>
      </w:rPr>
    </w:lvl>
    <w:lvl w:ilvl="4" w:tplc="40090003" w:tentative="1">
      <w:start w:val="1"/>
      <w:numFmt w:val="bullet"/>
      <w:lvlText w:val="o"/>
      <w:lvlJc w:val="left"/>
      <w:pPr>
        <w:ind w:left="4608" w:hanging="360"/>
      </w:pPr>
      <w:rPr>
        <w:rFonts w:ascii="Courier New" w:hAnsi="Courier New" w:cs="Courier New" w:hint="default"/>
      </w:rPr>
    </w:lvl>
    <w:lvl w:ilvl="5" w:tplc="40090005" w:tentative="1">
      <w:start w:val="1"/>
      <w:numFmt w:val="bullet"/>
      <w:lvlText w:val=""/>
      <w:lvlJc w:val="left"/>
      <w:pPr>
        <w:ind w:left="5328" w:hanging="360"/>
      </w:pPr>
      <w:rPr>
        <w:rFonts w:ascii="Wingdings" w:hAnsi="Wingdings" w:hint="default"/>
      </w:rPr>
    </w:lvl>
    <w:lvl w:ilvl="6" w:tplc="40090001" w:tentative="1">
      <w:start w:val="1"/>
      <w:numFmt w:val="bullet"/>
      <w:lvlText w:val=""/>
      <w:lvlJc w:val="left"/>
      <w:pPr>
        <w:ind w:left="6048" w:hanging="360"/>
      </w:pPr>
      <w:rPr>
        <w:rFonts w:ascii="Symbol" w:hAnsi="Symbol" w:hint="default"/>
      </w:rPr>
    </w:lvl>
    <w:lvl w:ilvl="7" w:tplc="40090003" w:tentative="1">
      <w:start w:val="1"/>
      <w:numFmt w:val="bullet"/>
      <w:lvlText w:val="o"/>
      <w:lvlJc w:val="left"/>
      <w:pPr>
        <w:ind w:left="6768" w:hanging="360"/>
      </w:pPr>
      <w:rPr>
        <w:rFonts w:ascii="Courier New" w:hAnsi="Courier New" w:cs="Courier New" w:hint="default"/>
      </w:rPr>
    </w:lvl>
    <w:lvl w:ilvl="8" w:tplc="40090005" w:tentative="1">
      <w:start w:val="1"/>
      <w:numFmt w:val="bullet"/>
      <w:lvlText w:val=""/>
      <w:lvlJc w:val="left"/>
      <w:pPr>
        <w:ind w:left="7488" w:hanging="360"/>
      </w:pPr>
      <w:rPr>
        <w:rFonts w:ascii="Wingdings" w:hAnsi="Wingdings" w:hint="default"/>
      </w:rPr>
    </w:lvl>
  </w:abstractNum>
  <w:abstractNum w:abstractNumId="6">
    <w:nsid w:val="02871265"/>
    <w:multiLevelType w:val="hybridMultilevel"/>
    <w:tmpl w:val="76284900"/>
    <w:lvl w:ilvl="0" w:tplc="4009000F">
      <w:start w:val="1"/>
      <w:numFmt w:val="decimal"/>
      <w:lvlText w:val="%1."/>
      <w:lvlJc w:val="left"/>
      <w:pPr>
        <w:ind w:left="720" w:hanging="360"/>
      </w:pPr>
      <w:rPr>
        <w:rFont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068556C9"/>
    <w:multiLevelType w:val="hybridMultilevel"/>
    <w:tmpl w:val="6B003ED0"/>
    <w:lvl w:ilvl="0" w:tplc="40090001">
      <w:start w:val="1"/>
      <w:numFmt w:val="bullet"/>
      <w:lvlText w:val=""/>
      <w:lvlJc w:val="left"/>
      <w:pPr>
        <w:ind w:left="1728" w:hanging="360"/>
      </w:pPr>
      <w:rPr>
        <w:rFonts w:ascii="Symbol" w:hAnsi="Symbol" w:hint="default"/>
      </w:rPr>
    </w:lvl>
    <w:lvl w:ilvl="1" w:tplc="40090003" w:tentative="1">
      <w:start w:val="1"/>
      <w:numFmt w:val="bullet"/>
      <w:lvlText w:val="o"/>
      <w:lvlJc w:val="left"/>
      <w:pPr>
        <w:ind w:left="2448" w:hanging="360"/>
      </w:pPr>
      <w:rPr>
        <w:rFonts w:ascii="Courier New" w:hAnsi="Courier New" w:cs="Courier New" w:hint="default"/>
      </w:rPr>
    </w:lvl>
    <w:lvl w:ilvl="2" w:tplc="40090005" w:tentative="1">
      <w:start w:val="1"/>
      <w:numFmt w:val="bullet"/>
      <w:lvlText w:val=""/>
      <w:lvlJc w:val="left"/>
      <w:pPr>
        <w:ind w:left="3168" w:hanging="360"/>
      </w:pPr>
      <w:rPr>
        <w:rFonts w:ascii="Wingdings" w:hAnsi="Wingdings" w:hint="default"/>
      </w:rPr>
    </w:lvl>
    <w:lvl w:ilvl="3" w:tplc="40090001" w:tentative="1">
      <w:start w:val="1"/>
      <w:numFmt w:val="bullet"/>
      <w:lvlText w:val=""/>
      <w:lvlJc w:val="left"/>
      <w:pPr>
        <w:ind w:left="3888" w:hanging="360"/>
      </w:pPr>
      <w:rPr>
        <w:rFonts w:ascii="Symbol" w:hAnsi="Symbol" w:hint="default"/>
      </w:rPr>
    </w:lvl>
    <w:lvl w:ilvl="4" w:tplc="40090003" w:tentative="1">
      <w:start w:val="1"/>
      <w:numFmt w:val="bullet"/>
      <w:lvlText w:val="o"/>
      <w:lvlJc w:val="left"/>
      <w:pPr>
        <w:ind w:left="4608" w:hanging="360"/>
      </w:pPr>
      <w:rPr>
        <w:rFonts w:ascii="Courier New" w:hAnsi="Courier New" w:cs="Courier New" w:hint="default"/>
      </w:rPr>
    </w:lvl>
    <w:lvl w:ilvl="5" w:tplc="40090005" w:tentative="1">
      <w:start w:val="1"/>
      <w:numFmt w:val="bullet"/>
      <w:lvlText w:val=""/>
      <w:lvlJc w:val="left"/>
      <w:pPr>
        <w:ind w:left="5328" w:hanging="360"/>
      </w:pPr>
      <w:rPr>
        <w:rFonts w:ascii="Wingdings" w:hAnsi="Wingdings" w:hint="default"/>
      </w:rPr>
    </w:lvl>
    <w:lvl w:ilvl="6" w:tplc="40090001" w:tentative="1">
      <w:start w:val="1"/>
      <w:numFmt w:val="bullet"/>
      <w:lvlText w:val=""/>
      <w:lvlJc w:val="left"/>
      <w:pPr>
        <w:ind w:left="6048" w:hanging="360"/>
      </w:pPr>
      <w:rPr>
        <w:rFonts w:ascii="Symbol" w:hAnsi="Symbol" w:hint="default"/>
      </w:rPr>
    </w:lvl>
    <w:lvl w:ilvl="7" w:tplc="40090003" w:tentative="1">
      <w:start w:val="1"/>
      <w:numFmt w:val="bullet"/>
      <w:lvlText w:val="o"/>
      <w:lvlJc w:val="left"/>
      <w:pPr>
        <w:ind w:left="6768" w:hanging="360"/>
      </w:pPr>
      <w:rPr>
        <w:rFonts w:ascii="Courier New" w:hAnsi="Courier New" w:cs="Courier New" w:hint="default"/>
      </w:rPr>
    </w:lvl>
    <w:lvl w:ilvl="8" w:tplc="40090005" w:tentative="1">
      <w:start w:val="1"/>
      <w:numFmt w:val="bullet"/>
      <w:lvlText w:val=""/>
      <w:lvlJc w:val="left"/>
      <w:pPr>
        <w:ind w:left="7488" w:hanging="360"/>
      </w:pPr>
      <w:rPr>
        <w:rFonts w:ascii="Wingdings" w:hAnsi="Wingdings" w:hint="default"/>
      </w:rPr>
    </w:lvl>
  </w:abstractNum>
  <w:abstractNum w:abstractNumId="8">
    <w:nsid w:val="07D64856"/>
    <w:multiLevelType w:val="hybridMultilevel"/>
    <w:tmpl w:val="82986BB2"/>
    <w:lvl w:ilvl="0" w:tplc="40090001">
      <w:start w:val="1"/>
      <w:numFmt w:val="bullet"/>
      <w:lvlText w:val=""/>
      <w:lvlJc w:val="left"/>
      <w:pPr>
        <w:ind w:left="1728" w:hanging="360"/>
      </w:pPr>
      <w:rPr>
        <w:rFonts w:ascii="Symbol" w:hAnsi="Symbol" w:hint="default"/>
      </w:rPr>
    </w:lvl>
    <w:lvl w:ilvl="1" w:tplc="40090003" w:tentative="1">
      <w:start w:val="1"/>
      <w:numFmt w:val="bullet"/>
      <w:lvlText w:val="o"/>
      <w:lvlJc w:val="left"/>
      <w:pPr>
        <w:ind w:left="2448" w:hanging="360"/>
      </w:pPr>
      <w:rPr>
        <w:rFonts w:ascii="Courier New" w:hAnsi="Courier New" w:cs="Courier New" w:hint="default"/>
      </w:rPr>
    </w:lvl>
    <w:lvl w:ilvl="2" w:tplc="40090005" w:tentative="1">
      <w:start w:val="1"/>
      <w:numFmt w:val="bullet"/>
      <w:lvlText w:val=""/>
      <w:lvlJc w:val="left"/>
      <w:pPr>
        <w:ind w:left="3168" w:hanging="360"/>
      </w:pPr>
      <w:rPr>
        <w:rFonts w:ascii="Wingdings" w:hAnsi="Wingdings" w:hint="default"/>
      </w:rPr>
    </w:lvl>
    <w:lvl w:ilvl="3" w:tplc="40090001" w:tentative="1">
      <w:start w:val="1"/>
      <w:numFmt w:val="bullet"/>
      <w:lvlText w:val=""/>
      <w:lvlJc w:val="left"/>
      <w:pPr>
        <w:ind w:left="3888" w:hanging="360"/>
      </w:pPr>
      <w:rPr>
        <w:rFonts w:ascii="Symbol" w:hAnsi="Symbol" w:hint="default"/>
      </w:rPr>
    </w:lvl>
    <w:lvl w:ilvl="4" w:tplc="40090003" w:tentative="1">
      <w:start w:val="1"/>
      <w:numFmt w:val="bullet"/>
      <w:lvlText w:val="o"/>
      <w:lvlJc w:val="left"/>
      <w:pPr>
        <w:ind w:left="4608" w:hanging="360"/>
      </w:pPr>
      <w:rPr>
        <w:rFonts w:ascii="Courier New" w:hAnsi="Courier New" w:cs="Courier New" w:hint="default"/>
      </w:rPr>
    </w:lvl>
    <w:lvl w:ilvl="5" w:tplc="40090005" w:tentative="1">
      <w:start w:val="1"/>
      <w:numFmt w:val="bullet"/>
      <w:lvlText w:val=""/>
      <w:lvlJc w:val="left"/>
      <w:pPr>
        <w:ind w:left="5328" w:hanging="360"/>
      </w:pPr>
      <w:rPr>
        <w:rFonts w:ascii="Wingdings" w:hAnsi="Wingdings" w:hint="default"/>
      </w:rPr>
    </w:lvl>
    <w:lvl w:ilvl="6" w:tplc="40090001" w:tentative="1">
      <w:start w:val="1"/>
      <w:numFmt w:val="bullet"/>
      <w:lvlText w:val=""/>
      <w:lvlJc w:val="left"/>
      <w:pPr>
        <w:ind w:left="6048" w:hanging="360"/>
      </w:pPr>
      <w:rPr>
        <w:rFonts w:ascii="Symbol" w:hAnsi="Symbol" w:hint="default"/>
      </w:rPr>
    </w:lvl>
    <w:lvl w:ilvl="7" w:tplc="40090003" w:tentative="1">
      <w:start w:val="1"/>
      <w:numFmt w:val="bullet"/>
      <w:lvlText w:val="o"/>
      <w:lvlJc w:val="left"/>
      <w:pPr>
        <w:ind w:left="6768" w:hanging="360"/>
      </w:pPr>
      <w:rPr>
        <w:rFonts w:ascii="Courier New" w:hAnsi="Courier New" w:cs="Courier New" w:hint="default"/>
      </w:rPr>
    </w:lvl>
    <w:lvl w:ilvl="8" w:tplc="40090005" w:tentative="1">
      <w:start w:val="1"/>
      <w:numFmt w:val="bullet"/>
      <w:lvlText w:val=""/>
      <w:lvlJc w:val="left"/>
      <w:pPr>
        <w:ind w:left="7488" w:hanging="360"/>
      </w:pPr>
      <w:rPr>
        <w:rFonts w:ascii="Wingdings" w:hAnsi="Wingdings" w:hint="default"/>
      </w:rPr>
    </w:lvl>
  </w:abstractNum>
  <w:abstractNum w:abstractNumId="9">
    <w:nsid w:val="07F01FAA"/>
    <w:multiLevelType w:val="hybridMultilevel"/>
    <w:tmpl w:val="EFF64512"/>
    <w:lvl w:ilvl="0" w:tplc="3A006B9A">
      <w:start w:val="1"/>
      <w:numFmt w:val="decimal"/>
      <w:lvlText w:val="%1."/>
      <w:lvlJc w:val="left"/>
      <w:pPr>
        <w:ind w:left="1080" w:hanging="360"/>
      </w:pPr>
      <w:rPr>
        <w:rFonts w:asciiTheme="majorHAnsi" w:hAnsiTheme="majorHAnsi"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nsid w:val="0B1C6FF5"/>
    <w:multiLevelType w:val="hybridMultilevel"/>
    <w:tmpl w:val="9702BC0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nsid w:val="0CE30F27"/>
    <w:multiLevelType w:val="hybridMultilevel"/>
    <w:tmpl w:val="F6BAF6B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nsid w:val="0D244867"/>
    <w:multiLevelType w:val="hybridMultilevel"/>
    <w:tmpl w:val="507E53AA"/>
    <w:lvl w:ilvl="0" w:tplc="726651A4">
      <w:start w:val="1"/>
      <w:numFmt w:val="bullet"/>
      <w:pStyle w:val="TableBullet"/>
      <w:lvlText w:val=""/>
      <w:lvlJc w:val="left"/>
      <w:pPr>
        <w:tabs>
          <w:tab w:val="num" w:pos="216"/>
        </w:tabs>
        <w:ind w:left="216" w:hanging="216"/>
      </w:pPr>
      <w:rPr>
        <w:rFonts w:ascii="Wingdings" w:hAnsi="Wingdings" w:hint="default"/>
        <w:sz w:val="22"/>
        <w:szCs w:val="2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0DBE62C0"/>
    <w:multiLevelType w:val="hybridMultilevel"/>
    <w:tmpl w:val="6D583850"/>
    <w:lvl w:ilvl="0" w:tplc="40090001">
      <w:start w:val="1"/>
      <w:numFmt w:val="bullet"/>
      <w:lvlText w:val=""/>
      <w:lvlJc w:val="left"/>
      <w:pPr>
        <w:ind w:left="1728" w:hanging="360"/>
      </w:pPr>
      <w:rPr>
        <w:rFonts w:ascii="Symbol" w:hAnsi="Symbol" w:hint="default"/>
      </w:rPr>
    </w:lvl>
    <w:lvl w:ilvl="1" w:tplc="40090003" w:tentative="1">
      <w:start w:val="1"/>
      <w:numFmt w:val="bullet"/>
      <w:lvlText w:val="o"/>
      <w:lvlJc w:val="left"/>
      <w:pPr>
        <w:ind w:left="2448" w:hanging="360"/>
      </w:pPr>
      <w:rPr>
        <w:rFonts w:ascii="Courier New" w:hAnsi="Courier New" w:cs="Courier New" w:hint="default"/>
      </w:rPr>
    </w:lvl>
    <w:lvl w:ilvl="2" w:tplc="40090005" w:tentative="1">
      <w:start w:val="1"/>
      <w:numFmt w:val="bullet"/>
      <w:lvlText w:val=""/>
      <w:lvlJc w:val="left"/>
      <w:pPr>
        <w:ind w:left="3168" w:hanging="360"/>
      </w:pPr>
      <w:rPr>
        <w:rFonts w:ascii="Wingdings" w:hAnsi="Wingdings" w:hint="default"/>
      </w:rPr>
    </w:lvl>
    <w:lvl w:ilvl="3" w:tplc="40090001" w:tentative="1">
      <w:start w:val="1"/>
      <w:numFmt w:val="bullet"/>
      <w:lvlText w:val=""/>
      <w:lvlJc w:val="left"/>
      <w:pPr>
        <w:ind w:left="3888" w:hanging="360"/>
      </w:pPr>
      <w:rPr>
        <w:rFonts w:ascii="Symbol" w:hAnsi="Symbol" w:hint="default"/>
      </w:rPr>
    </w:lvl>
    <w:lvl w:ilvl="4" w:tplc="40090003" w:tentative="1">
      <w:start w:val="1"/>
      <w:numFmt w:val="bullet"/>
      <w:lvlText w:val="o"/>
      <w:lvlJc w:val="left"/>
      <w:pPr>
        <w:ind w:left="4608" w:hanging="360"/>
      </w:pPr>
      <w:rPr>
        <w:rFonts w:ascii="Courier New" w:hAnsi="Courier New" w:cs="Courier New" w:hint="default"/>
      </w:rPr>
    </w:lvl>
    <w:lvl w:ilvl="5" w:tplc="40090005" w:tentative="1">
      <w:start w:val="1"/>
      <w:numFmt w:val="bullet"/>
      <w:lvlText w:val=""/>
      <w:lvlJc w:val="left"/>
      <w:pPr>
        <w:ind w:left="5328" w:hanging="360"/>
      </w:pPr>
      <w:rPr>
        <w:rFonts w:ascii="Wingdings" w:hAnsi="Wingdings" w:hint="default"/>
      </w:rPr>
    </w:lvl>
    <w:lvl w:ilvl="6" w:tplc="40090001" w:tentative="1">
      <w:start w:val="1"/>
      <w:numFmt w:val="bullet"/>
      <w:lvlText w:val=""/>
      <w:lvlJc w:val="left"/>
      <w:pPr>
        <w:ind w:left="6048" w:hanging="360"/>
      </w:pPr>
      <w:rPr>
        <w:rFonts w:ascii="Symbol" w:hAnsi="Symbol" w:hint="default"/>
      </w:rPr>
    </w:lvl>
    <w:lvl w:ilvl="7" w:tplc="40090003" w:tentative="1">
      <w:start w:val="1"/>
      <w:numFmt w:val="bullet"/>
      <w:lvlText w:val="o"/>
      <w:lvlJc w:val="left"/>
      <w:pPr>
        <w:ind w:left="6768" w:hanging="360"/>
      </w:pPr>
      <w:rPr>
        <w:rFonts w:ascii="Courier New" w:hAnsi="Courier New" w:cs="Courier New" w:hint="default"/>
      </w:rPr>
    </w:lvl>
    <w:lvl w:ilvl="8" w:tplc="40090005" w:tentative="1">
      <w:start w:val="1"/>
      <w:numFmt w:val="bullet"/>
      <w:lvlText w:val=""/>
      <w:lvlJc w:val="left"/>
      <w:pPr>
        <w:ind w:left="7488" w:hanging="360"/>
      </w:pPr>
      <w:rPr>
        <w:rFonts w:ascii="Wingdings" w:hAnsi="Wingdings" w:hint="default"/>
      </w:rPr>
    </w:lvl>
  </w:abstractNum>
  <w:abstractNum w:abstractNumId="14">
    <w:nsid w:val="1031656C"/>
    <w:multiLevelType w:val="hybridMultilevel"/>
    <w:tmpl w:val="6722EB18"/>
    <w:lvl w:ilvl="0" w:tplc="40090001">
      <w:start w:val="1"/>
      <w:numFmt w:val="bullet"/>
      <w:lvlText w:val=""/>
      <w:lvlJc w:val="left"/>
      <w:pPr>
        <w:ind w:left="1728" w:hanging="360"/>
      </w:pPr>
      <w:rPr>
        <w:rFonts w:ascii="Symbol" w:hAnsi="Symbol" w:hint="default"/>
      </w:rPr>
    </w:lvl>
    <w:lvl w:ilvl="1" w:tplc="40090003" w:tentative="1">
      <w:start w:val="1"/>
      <w:numFmt w:val="bullet"/>
      <w:lvlText w:val="o"/>
      <w:lvlJc w:val="left"/>
      <w:pPr>
        <w:ind w:left="2448" w:hanging="360"/>
      </w:pPr>
      <w:rPr>
        <w:rFonts w:ascii="Courier New" w:hAnsi="Courier New" w:cs="Courier New" w:hint="default"/>
      </w:rPr>
    </w:lvl>
    <w:lvl w:ilvl="2" w:tplc="40090005" w:tentative="1">
      <w:start w:val="1"/>
      <w:numFmt w:val="bullet"/>
      <w:lvlText w:val=""/>
      <w:lvlJc w:val="left"/>
      <w:pPr>
        <w:ind w:left="3168" w:hanging="360"/>
      </w:pPr>
      <w:rPr>
        <w:rFonts w:ascii="Wingdings" w:hAnsi="Wingdings" w:hint="default"/>
      </w:rPr>
    </w:lvl>
    <w:lvl w:ilvl="3" w:tplc="40090001" w:tentative="1">
      <w:start w:val="1"/>
      <w:numFmt w:val="bullet"/>
      <w:lvlText w:val=""/>
      <w:lvlJc w:val="left"/>
      <w:pPr>
        <w:ind w:left="3888" w:hanging="360"/>
      </w:pPr>
      <w:rPr>
        <w:rFonts w:ascii="Symbol" w:hAnsi="Symbol" w:hint="default"/>
      </w:rPr>
    </w:lvl>
    <w:lvl w:ilvl="4" w:tplc="40090003" w:tentative="1">
      <w:start w:val="1"/>
      <w:numFmt w:val="bullet"/>
      <w:lvlText w:val="o"/>
      <w:lvlJc w:val="left"/>
      <w:pPr>
        <w:ind w:left="4608" w:hanging="360"/>
      </w:pPr>
      <w:rPr>
        <w:rFonts w:ascii="Courier New" w:hAnsi="Courier New" w:cs="Courier New" w:hint="default"/>
      </w:rPr>
    </w:lvl>
    <w:lvl w:ilvl="5" w:tplc="40090005" w:tentative="1">
      <w:start w:val="1"/>
      <w:numFmt w:val="bullet"/>
      <w:lvlText w:val=""/>
      <w:lvlJc w:val="left"/>
      <w:pPr>
        <w:ind w:left="5328" w:hanging="360"/>
      </w:pPr>
      <w:rPr>
        <w:rFonts w:ascii="Wingdings" w:hAnsi="Wingdings" w:hint="default"/>
      </w:rPr>
    </w:lvl>
    <w:lvl w:ilvl="6" w:tplc="40090001" w:tentative="1">
      <w:start w:val="1"/>
      <w:numFmt w:val="bullet"/>
      <w:lvlText w:val=""/>
      <w:lvlJc w:val="left"/>
      <w:pPr>
        <w:ind w:left="6048" w:hanging="360"/>
      </w:pPr>
      <w:rPr>
        <w:rFonts w:ascii="Symbol" w:hAnsi="Symbol" w:hint="default"/>
      </w:rPr>
    </w:lvl>
    <w:lvl w:ilvl="7" w:tplc="40090003" w:tentative="1">
      <w:start w:val="1"/>
      <w:numFmt w:val="bullet"/>
      <w:lvlText w:val="o"/>
      <w:lvlJc w:val="left"/>
      <w:pPr>
        <w:ind w:left="6768" w:hanging="360"/>
      </w:pPr>
      <w:rPr>
        <w:rFonts w:ascii="Courier New" w:hAnsi="Courier New" w:cs="Courier New" w:hint="default"/>
      </w:rPr>
    </w:lvl>
    <w:lvl w:ilvl="8" w:tplc="40090005" w:tentative="1">
      <w:start w:val="1"/>
      <w:numFmt w:val="bullet"/>
      <w:lvlText w:val=""/>
      <w:lvlJc w:val="left"/>
      <w:pPr>
        <w:ind w:left="7488" w:hanging="360"/>
      </w:pPr>
      <w:rPr>
        <w:rFonts w:ascii="Wingdings" w:hAnsi="Wingdings" w:hint="default"/>
      </w:rPr>
    </w:lvl>
  </w:abstractNum>
  <w:abstractNum w:abstractNumId="15">
    <w:nsid w:val="10971DB6"/>
    <w:multiLevelType w:val="hybridMultilevel"/>
    <w:tmpl w:val="128CC4AE"/>
    <w:lvl w:ilvl="0" w:tplc="40090001">
      <w:start w:val="1"/>
      <w:numFmt w:val="bullet"/>
      <w:lvlText w:val=""/>
      <w:lvlJc w:val="left"/>
      <w:pPr>
        <w:ind w:left="1728" w:hanging="360"/>
      </w:pPr>
      <w:rPr>
        <w:rFonts w:ascii="Symbol" w:hAnsi="Symbol" w:hint="default"/>
      </w:rPr>
    </w:lvl>
    <w:lvl w:ilvl="1" w:tplc="40090003" w:tentative="1">
      <w:start w:val="1"/>
      <w:numFmt w:val="bullet"/>
      <w:lvlText w:val="o"/>
      <w:lvlJc w:val="left"/>
      <w:pPr>
        <w:ind w:left="2448" w:hanging="360"/>
      </w:pPr>
      <w:rPr>
        <w:rFonts w:ascii="Courier New" w:hAnsi="Courier New" w:cs="Courier New" w:hint="default"/>
      </w:rPr>
    </w:lvl>
    <w:lvl w:ilvl="2" w:tplc="40090005" w:tentative="1">
      <w:start w:val="1"/>
      <w:numFmt w:val="bullet"/>
      <w:lvlText w:val=""/>
      <w:lvlJc w:val="left"/>
      <w:pPr>
        <w:ind w:left="3168" w:hanging="360"/>
      </w:pPr>
      <w:rPr>
        <w:rFonts w:ascii="Wingdings" w:hAnsi="Wingdings" w:hint="default"/>
      </w:rPr>
    </w:lvl>
    <w:lvl w:ilvl="3" w:tplc="40090001" w:tentative="1">
      <w:start w:val="1"/>
      <w:numFmt w:val="bullet"/>
      <w:lvlText w:val=""/>
      <w:lvlJc w:val="left"/>
      <w:pPr>
        <w:ind w:left="3888" w:hanging="360"/>
      </w:pPr>
      <w:rPr>
        <w:rFonts w:ascii="Symbol" w:hAnsi="Symbol" w:hint="default"/>
      </w:rPr>
    </w:lvl>
    <w:lvl w:ilvl="4" w:tplc="40090003" w:tentative="1">
      <w:start w:val="1"/>
      <w:numFmt w:val="bullet"/>
      <w:lvlText w:val="o"/>
      <w:lvlJc w:val="left"/>
      <w:pPr>
        <w:ind w:left="4608" w:hanging="360"/>
      </w:pPr>
      <w:rPr>
        <w:rFonts w:ascii="Courier New" w:hAnsi="Courier New" w:cs="Courier New" w:hint="default"/>
      </w:rPr>
    </w:lvl>
    <w:lvl w:ilvl="5" w:tplc="40090005" w:tentative="1">
      <w:start w:val="1"/>
      <w:numFmt w:val="bullet"/>
      <w:lvlText w:val=""/>
      <w:lvlJc w:val="left"/>
      <w:pPr>
        <w:ind w:left="5328" w:hanging="360"/>
      </w:pPr>
      <w:rPr>
        <w:rFonts w:ascii="Wingdings" w:hAnsi="Wingdings" w:hint="default"/>
      </w:rPr>
    </w:lvl>
    <w:lvl w:ilvl="6" w:tplc="40090001" w:tentative="1">
      <w:start w:val="1"/>
      <w:numFmt w:val="bullet"/>
      <w:lvlText w:val=""/>
      <w:lvlJc w:val="left"/>
      <w:pPr>
        <w:ind w:left="6048" w:hanging="360"/>
      </w:pPr>
      <w:rPr>
        <w:rFonts w:ascii="Symbol" w:hAnsi="Symbol" w:hint="default"/>
      </w:rPr>
    </w:lvl>
    <w:lvl w:ilvl="7" w:tplc="40090003" w:tentative="1">
      <w:start w:val="1"/>
      <w:numFmt w:val="bullet"/>
      <w:lvlText w:val="o"/>
      <w:lvlJc w:val="left"/>
      <w:pPr>
        <w:ind w:left="6768" w:hanging="360"/>
      </w:pPr>
      <w:rPr>
        <w:rFonts w:ascii="Courier New" w:hAnsi="Courier New" w:cs="Courier New" w:hint="default"/>
      </w:rPr>
    </w:lvl>
    <w:lvl w:ilvl="8" w:tplc="40090005" w:tentative="1">
      <w:start w:val="1"/>
      <w:numFmt w:val="bullet"/>
      <w:lvlText w:val=""/>
      <w:lvlJc w:val="left"/>
      <w:pPr>
        <w:ind w:left="7488" w:hanging="360"/>
      </w:pPr>
      <w:rPr>
        <w:rFonts w:ascii="Wingdings" w:hAnsi="Wingdings" w:hint="default"/>
      </w:rPr>
    </w:lvl>
  </w:abstractNum>
  <w:abstractNum w:abstractNumId="16">
    <w:nsid w:val="119F372C"/>
    <w:multiLevelType w:val="hybridMultilevel"/>
    <w:tmpl w:val="B450F78E"/>
    <w:lvl w:ilvl="0" w:tplc="40090001">
      <w:start w:val="1"/>
      <w:numFmt w:val="bullet"/>
      <w:lvlText w:val=""/>
      <w:lvlJc w:val="left"/>
      <w:pPr>
        <w:ind w:left="1728" w:hanging="360"/>
      </w:pPr>
      <w:rPr>
        <w:rFonts w:ascii="Symbol" w:hAnsi="Symbol" w:hint="default"/>
      </w:rPr>
    </w:lvl>
    <w:lvl w:ilvl="1" w:tplc="40090003" w:tentative="1">
      <w:start w:val="1"/>
      <w:numFmt w:val="bullet"/>
      <w:lvlText w:val="o"/>
      <w:lvlJc w:val="left"/>
      <w:pPr>
        <w:ind w:left="2448" w:hanging="360"/>
      </w:pPr>
      <w:rPr>
        <w:rFonts w:ascii="Courier New" w:hAnsi="Courier New" w:cs="Courier New" w:hint="default"/>
      </w:rPr>
    </w:lvl>
    <w:lvl w:ilvl="2" w:tplc="40090005" w:tentative="1">
      <w:start w:val="1"/>
      <w:numFmt w:val="bullet"/>
      <w:lvlText w:val=""/>
      <w:lvlJc w:val="left"/>
      <w:pPr>
        <w:ind w:left="3168" w:hanging="360"/>
      </w:pPr>
      <w:rPr>
        <w:rFonts w:ascii="Wingdings" w:hAnsi="Wingdings" w:hint="default"/>
      </w:rPr>
    </w:lvl>
    <w:lvl w:ilvl="3" w:tplc="40090001" w:tentative="1">
      <w:start w:val="1"/>
      <w:numFmt w:val="bullet"/>
      <w:lvlText w:val=""/>
      <w:lvlJc w:val="left"/>
      <w:pPr>
        <w:ind w:left="3888" w:hanging="360"/>
      </w:pPr>
      <w:rPr>
        <w:rFonts w:ascii="Symbol" w:hAnsi="Symbol" w:hint="default"/>
      </w:rPr>
    </w:lvl>
    <w:lvl w:ilvl="4" w:tplc="40090003" w:tentative="1">
      <w:start w:val="1"/>
      <w:numFmt w:val="bullet"/>
      <w:lvlText w:val="o"/>
      <w:lvlJc w:val="left"/>
      <w:pPr>
        <w:ind w:left="4608" w:hanging="360"/>
      </w:pPr>
      <w:rPr>
        <w:rFonts w:ascii="Courier New" w:hAnsi="Courier New" w:cs="Courier New" w:hint="default"/>
      </w:rPr>
    </w:lvl>
    <w:lvl w:ilvl="5" w:tplc="40090005" w:tentative="1">
      <w:start w:val="1"/>
      <w:numFmt w:val="bullet"/>
      <w:lvlText w:val=""/>
      <w:lvlJc w:val="left"/>
      <w:pPr>
        <w:ind w:left="5328" w:hanging="360"/>
      </w:pPr>
      <w:rPr>
        <w:rFonts w:ascii="Wingdings" w:hAnsi="Wingdings" w:hint="default"/>
      </w:rPr>
    </w:lvl>
    <w:lvl w:ilvl="6" w:tplc="40090001" w:tentative="1">
      <w:start w:val="1"/>
      <w:numFmt w:val="bullet"/>
      <w:lvlText w:val=""/>
      <w:lvlJc w:val="left"/>
      <w:pPr>
        <w:ind w:left="6048" w:hanging="360"/>
      </w:pPr>
      <w:rPr>
        <w:rFonts w:ascii="Symbol" w:hAnsi="Symbol" w:hint="default"/>
      </w:rPr>
    </w:lvl>
    <w:lvl w:ilvl="7" w:tplc="40090003" w:tentative="1">
      <w:start w:val="1"/>
      <w:numFmt w:val="bullet"/>
      <w:lvlText w:val="o"/>
      <w:lvlJc w:val="left"/>
      <w:pPr>
        <w:ind w:left="6768" w:hanging="360"/>
      </w:pPr>
      <w:rPr>
        <w:rFonts w:ascii="Courier New" w:hAnsi="Courier New" w:cs="Courier New" w:hint="default"/>
      </w:rPr>
    </w:lvl>
    <w:lvl w:ilvl="8" w:tplc="40090005" w:tentative="1">
      <w:start w:val="1"/>
      <w:numFmt w:val="bullet"/>
      <w:lvlText w:val=""/>
      <w:lvlJc w:val="left"/>
      <w:pPr>
        <w:ind w:left="7488" w:hanging="360"/>
      </w:pPr>
      <w:rPr>
        <w:rFonts w:ascii="Wingdings" w:hAnsi="Wingdings" w:hint="default"/>
      </w:rPr>
    </w:lvl>
  </w:abstractNum>
  <w:abstractNum w:abstractNumId="17">
    <w:nsid w:val="13BC4F86"/>
    <w:multiLevelType w:val="hybridMultilevel"/>
    <w:tmpl w:val="0D8ADF72"/>
    <w:lvl w:ilvl="0" w:tplc="40090001">
      <w:start w:val="1"/>
      <w:numFmt w:val="bullet"/>
      <w:lvlText w:val=""/>
      <w:lvlJc w:val="left"/>
      <w:pPr>
        <w:ind w:left="1728" w:hanging="360"/>
      </w:pPr>
      <w:rPr>
        <w:rFonts w:ascii="Symbol" w:hAnsi="Symbol" w:hint="default"/>
      </w:rPr>
    </w:lvl>
    <w:lvl w:ilvl="1" w:tplc="40090003" w:tentative="1">
      <w:start w:val="1"/>
      <w:numFmt w:val="bullet"/>
      <w:lvlText w:val="o"/>
      <w:lvlJc w:val="left"/>
      <w:pPr>
        <w:ind w:left="2448" w:hanging="360"/>
      </w:pPr>
      <w:rPr>
        <w:rFonts w:ascii="Courier New" w:hAnsi="Courier New" w:cs="Courier New" w:hint="default"/>
      </w:rPr>
    </w:lvl>
    <w:lvl w:ilvl="2" w:tplc="40090005" w:tentative="1">
      <w:start w:val="1"/>
      <w:numFmt w:val="bullet"/>
      <w:lvlText w:val=""/>
      <w:lvlJc w:val="left"/>
      <w:pPr>
        <w:ind w:left="3168" w:hanging="360"/>
      </w:pPr>
      <w:rPr>
        <w:rFonts w:ascii="Wingdings" w:hAnsi="Wingdings" w:hint="default"/>
      </w:rPr>
    </w:lvl>
    <w:lvl w:ilvl="3" w:tplc="40090001" w:tentative="1">
      <w:start w:val="1"/>
      <w:numFmt w:val="bullet"/>
      <w:lvlText w:val=""/>
      <w:lvlJc w:val="left"/>
      <w:pPr>
        <w:ind w:left="3888" w:hanging="360"/>
      </w:pPr>
      <w:rPr>
        <w:rFonts w:ascii="Symbol" w:hAnsi="Symbol" w:hint="default"/>
      </w:rPr>
    </w:lvl>
    <w:lvl w:ilvl="4" w:tplc="40090003" w:tentative="1">
      <w:start w:val="1"/>
      <w:numFmt w:val="bullet"/>
      <w:lvlText w:val="o"/>
      <w:lvlJc w:val="left"/>
      <w:pPr>
        <w:ind w:left="4608" w:hanging="360"/>
      </w:pPr>
      <w:rPr>
        <w:rFonts w:ascii="Courier New" w:hAnsi="Courier New" w:cs="Courier New" w:hint="default"/>
      </w:rPr>
    </w:lvl>
    <w:lvl w:ilvl="5" w:tplc="40090005" w:tentative="1">
      <w:start w:val="1"/>
      <w:numFmt w:val="bullet"/>
      <w:lvlText w:val=""/>
      <w:lvlJc w:val="left"/>
      <w:pPr>
        <w:ind w:left="5328" w:hanging="360"/>
      </w:pPr>
      <w:rPr>
        <w:rFonts w:ascii="Wingdings" w:hAnsi="Wingdings" w:hint="default"/>
      </w:rPr>
    </w:lvl>
    <w:lvl w:ilvl="6" w:tplc="40090001" w:tentative="1">
      <w:start w:val="1"/>
      <w:numFmt w:val="bullet"/>
      <w:lvlText w:val=""/>
      <w:lvlJc w:val="left"/>
      <w:pPr>
        <w:ind w:left="6048" w:hanging="360"/>
      </w:pPr>
      <w:rPr>
        <w:rFonts w:ascii="Symbol" w:hAnsi="Symbol" w:hint="default"/>
      </w:rPr>
    </w:lvl>
    <w:lvl w:ilvl="7" w:tplc="40090003" w:tentative="1">
      <w:start w:val="1"/>
      <w:numFmt w:val="bullet"/>
      <w:lvlText w:val="o"/>
      <w:lvlJc w:val="left"/>
      <w:pPr>
        <w:ind w:left="6768" w:hanging="360"/>
      </w:pPr>
      <w:rPr>
        <w:rFonts w:ascii="Courier New" w:hAnsi="Courier New" w:cs="Courier New" w:hint="default"/>
      </w:rPr>
    </w:lvl>
    <w:lvl w:ilvl="8" w:tplc="40090005" w:tentative="1">
      <w:start w:val="1"/>
      <w:numFmt w:val="bullet"/>
      <w:lvlText w:val=""/>
      <w:lvlJc w:val="left"/>
      <w:pPr>
        <w:ind w:left="7488" w:hanging="360"/>
      </w:pPr>
      <w:rPr>
        <w:rFonts w:ascii="Wingdings" w:hAnsi="Wingdings" w:hint="default"/>
      </w:rPr>
    </w:lvl>
  </w:abstractNum>
  <w:abstractNum w:abstractNumId="18">
    <w:nsid w:val="14E5430F"/>
    <w:multiLevelType w:val="hybridMultilevel"/>
    <w:tmpl w:val="0EEE1CE0"/>
    <w:lvl w:ilvl="0" w:tplc="4009000F">
      <w:start w:val="1"/>
      <w:numFmt w:val="decimal"/>
      <w:lvlText w:val="%1."/>
      <w:lvlJc w:val="left"/>
      <w:pPr>
        <w:ind w:left="720" w:hanging="360"/>
      </w:pPr>
      <w:rPr>
        <w:rFont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177C3162"/>
    <w:multiLevelType w:val="hybridMultilevel"/>
    <w:tmpl w:val="871E18C8"/>
    <w:lvl w:ilvl="0" w:tplc="40090001">
      <w:start w:val="1"/>
      <w:numFmt w:val="bullet"/>
      <w:lvlText w:val=""/>
      <w:lvlJc w:val="left"/>
      <w:pPr>
        <w:ind w:left="1728" w:hanging="360"/>
      </w:pPr>
      <w:rPr>
        <w:rFonts w:ascii="Symbol" w:hAnsi="Symbol" w:hint="default"/>
      </w:rPr>
    </w:lvl>
    <w:lvl w:ilvl="1" w:tplc="40090003" w:tentative="1">
      <w:start w:val="1"/>
      <w:numFmt w:val="bullet"/>
      <w:lvlText w:val="o"/>
      <w:lvlJc w:val="left"/>
      <w:pPr>
        <w:ind w:left="2448" w:hanging="360"/>
      </w:pPr>
      <w:rPr>
        <w:rFonts w:ascii="Courier New" w:hAnsi="Courier New" w:cs="Courier New" w:hint="default"/>
      </w:rPr>
    </w:lvl>
    <w:lvl w:ilvl="2" w:tplc="40090005" w:tentative="1">
      <w:start w:val="1"/>
      <w:numFmt w:val="bullet"/>
      <w:lvlText w:val=""/>
      <w:lvlJc w:val="left"/>
      <w:pPr>
        <w:ind w:left="3168" w:hanging="360"/>
      </w:pPr>
      <w:rPr>
        <w:rFonts w:ascii="Wingdings" w:hAnsi="Wingdings" w:hint="default"/>
      </w:rPr>
    </w:lvl>
    <w:lvl w:ilvl="3" w:tplc="40090001" w:tentative="1">
      <w:start w:val="1"/>
      <w:numFmt w:val="bullet"/>
      <w:lvlText w:val=""/>
      <w:lvlJc w:val="left"/>
      <w:pPr>
        <w:ind w:left="3888" w:hanging="360"/>
      </w:pPr>
      <w:rPr>
        <w:rFonts w:ascii="Symbol" w:hAnsi="Symbol" w:hint="default"/>
      </w:rPr>
    </w:lvl>
    <w:lvl w:ilvl="4" w:tplc="40090003" w:tentative="1">
      <w:start w:val="1"/>
      <w:numFmt w:val="bullet"/>
      <w:lvlText w:val="o"/>
      <w:lvlJc w:val="left"/>
      <w:pPr>
        <w:ind w:left="4608" w:hanging="360"/>
      </w:pPr>
      <w:rPr>
        <w:rFonts w:ascii="Courier New" w:hAnsi="Courier New" w:cs="Courier New" w:hint="default"/>
      </w:rPr>
    </w:lvl>
    <w:lvl w:ilvl="5" w:tplc="40090005" w:tentative="1">
      <w:start w:val="1"/>
      <w:numFmt w:val="bullet"/>
      <w:lvlText w:val=""/>
      <w:lvlJc w:val="left"/>
      <w:pPr>
        <w:ind w:left="5328" w:hanging="360"/>
      </w:pPr>
      <w:rPr>
        <w:rFonts w:ascii="Wingdings" w:hAnsi="Wingdings" w:hint="default"/>
      </w:rPr>
    </w:lvl>
    <w:lvl w:ilvl="6" w:tplc="40090001" w:tentative="1">
      <w:start w:val="1"/>
      <w:numFmt w:val="bullet"/>
      <w:lvlText w:val=""/>
      <w:lvlJc w:val="left"/>
      <w:pPr>
        <w:ind w:left="6048" w:hanging="360"/>
      </w:pPr>
      <w:rPr>
        <w:rFonts w:ascii="Symbol" w:hAnsi="Symbol" w:hint="default"/>
      </w:rPr>
    </w:lvl>
    <w:lvl w:ilvl="7" w:tplc="40090003" w:tentative="1">
      <w:start w:val="1"/>
      <w:numFmt w:val="bullet"/>
      <w:lvlText w:val="o"/>
      <w:lvlJc w:val="left"/>
      <w:pPr>
        <w:ind w:left="6768" w:hanging="360"/>
      </w:pPr>
      <w:rPr>
        <w:rFonts w:ascii="Courier New" w:hAnsi="Courier New" w:cs="Courier New" w:hint="default"/>
      </w:rPr>
    </w:lvl>
    <w:lvl w:ilvl="8" w:tplc="40090005" w:tentative="1">
      <w:start w:val="1"/>
      <w:numFmt w:val="bullet"/>
      <w:lvlText w:val=""/>
      <w:lvlJc w:val="left"/>
      <w:pPr>
        <w:ind w:left="7488" w:hanging="360"/>
      </w:pPr>
      <w:rPr>
        <w:rFonts w:ascii="Wingdings" w:hAnsi="Wingdings" w:hint="default"/>
      </w:rPr>
    </w:lvl>
  </w:abstractNum>
  <w:abstractNum w:abstractNumId="20">
    <w:nsid w:val="17F00E73"/>
    <w:multiLevelType w:val="hybridMultilevel"/>
    <w:tmpl w:val="F2CAB2FC"/>
    <w:lvl w:ilvl="0" w:tplc="4009000F">
      <w:start w:val="1"/>
      <w:numFmt w:val="decimal"/>
      <w:lvlText w:val="%1."/>
      <w:lvlJc w:val="left"/>
      <w:pPr>
        <w:ind w:left="1728" w:hanging="360"/>
      </w:pPr>
    </w:lvl>
    <w:lvl w:ilvl="1" w:tplc="40090019" w:tentative="1">
      <w:start w:val="1"/>
      <w:numFmt w:val="lowerLetter"/>
      <w:lvlText w:val="%2."/>
      <w:lvlJc w:val="left"/>
      <w:pPr>
        <w:ind w:left="2448" w:hanging="360"/>
      </w:pPr>
    </w:lvl>
    <w:lvl w:ilvl="2" w:tplc="4009001B" w:tentative="1">
      <w:start w:val="1"/>
      <w:numFmt w:val="lowerRoman"/>
      <w:lvlText w:val="%3."/>
      <w:lvlJc w:val="right"/>
      <w:pPr>
        <w:ind w:left="3168" w:hanging="180"/>
      </w:pPr>
    </w:lvl>
    <w:lvl w:ilvl="3" w:tplc="4009000F" w:tentative="1">
      <w:start w:val="1"/>
      <w:numFmt w:val="decimal"/>
      <w:lvlText w:val="%4."/>
      <w:lvlJc w:val="left"/>
      <w:pPr>
        <w:ind w:left="3888" w:hanging="360"/>
      </w:pPr>
    </w:lvl>
    <w:lvl w:ilvl="4" w:tplc="40090019" w:tentative="1">
      <w:start w:val="1"/>
      <w:numFmt w:val="lowerLetter"/>
      <w:lvlText w:val="%5."/>
      <w:lvlJc w:val="left"/>
      <w:pPr>
        <w:ind w:left="4608" w:hanging="360"/>
      </w:pPr>
    </w:lvl>
    <w:lvl w:ilvl="5" w:tplc="4009001B" w:tentative="1">
      <w:start w:val="1"/>
      <w:numFmt w:val="lowerRoman"/>
      <w:lvlText w:val="%6."/>
      <w:lvlJc w:val="right"/>
      <w:pPr>
        <w:ind w:left="5328" w:hanging="180"/>
      </w:pPr>
    </w:lvl>
    <w:lvl w:ilvl="6" w:tplc="4009000F" w:tentative="1">
      <w:start w:val="1"/>
      <w:numFmt w:val="decimal"/>
      <w:lvlText w:val="%7."/>
      <w:lvlJc w:val="left"/>
      <w:pPr>
        <w:ind w:left="6048" w:hanging="360"/>
      </w:pPr>
    </w:lvl>
    <w:lvl w:ilvl="7" w:tplc="40090019" w:tentative="1">
      <w:start w:val="1"/>
      <w:numFmt w:val="lowerLetter"/>
      <w:lvlText w:val="%8."/>
      <w:lvlJc w:val="left"/>
      <w:pPr>
        <w:ind w:left="6768" w:hanging="360"/>
      </w:pPr>
    </w:lvl>
    <w:lvl w:ilvl="8" w:tplc="4009001B" w:tentative="1">
      <w:start w:val="1"/>
      <w:numFmt w:val="lowerRoman"/>
      <w:lvlText w:val="%9."/>
      <w:lvlJc w:val="right"/>
      <w:pPr>
        <w:ind w:left="7488" w:hanging="180"/>
      </w:pPr>
    </w:lvl>
  </w:abstractNum>
  <w:abstractNum w:abstractNumId="21">
    <w:nsid w:val="18C20DD9"/>
    <w:multiLevelType w:val="hybridMultilevel"/>
    <w:tmpl w:val="BD3A03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nsid w:val="198F35D5"/>
    <w:multiLevelType w:val="hybridMultilevel"/>
    <w:tmpl w:val="2890970A"/>
    <w:lvl w:ilvl="0" w:tplc="40090003">
      <w:start w:val="1"/>
      <w:numFmt w:val="bullet"/>
      <w:lvlText w:val="o"/>
      <w:lvlJc w:val="left"/>
      <w:pPr>
        <w:ind w:left="2088" w:hanging="360"/>
      </w:pPr>
      <w:rPr>
        <w:rFonts w:ascii="Courier New" w:hAnsi="Courier New" w:cs="Courier New" w:hint="default"/>
      </w:rPr>
    </w:lvl>
    <w:lvl w:ilvl="1" w:tplc="40090003" w:tentative="1">
      <w:start w:val="1"/>
      <w:numFmt w:val="bullet"/>
      <w:lvlText w:val="o"/>
      <w:lvlJc w:val="left"/>
      <w:pPr>
        <w:ind w:left="2808" w:hanging="360"/>
      </w:pPr>
      <w:rPr>
        <w:rFonts w:ascii="Courier New" w:hAnsi="Courier New" w:cs="Courier New" w:hint="default"/>
      </w:rPr>
    </w:lvl>
    <w:lvl w:ilvl="2" w:tplc="40090005" w:tentative="1">
      <w:start w:val="1"/>
      <w:numFmt w:val="bullet"/>
      <w:lvlText w:val=""/>
      <w:lvlJc w:val="left"/>
      <w:pPr>
        <w:ind w:left="3528" w:hanging="360"/>
      </w:pPr>
      <w:rPr>
        <w:rFonts w:ascii="Wingdings" w:hAnsi="Wingdings" w:hint="default"/>
      </w:rPr>
    </w:lvl>
    <w:lvl w:ilvl="3" w:tplc="40090001" w:tentative="1">
      <w:start w:val="1"/>
      <w:numFmt w:val="bullet"/>
      <w:lvlText w:val=""/>
      <w:lvlJc w:val="left"/>
      <w:pPr>
        <w:ind w:left="4248" w:hanging="360"/>
      </w:pPr>
      <w:rPr>
        <w:rFonts w:ascii="Symbol" w:hAnsi="Symbol" w:hint="default"/>
      </w:rPr>
    </w:lvl>
    <w:lvl w:ilvl="4" w:tplc="40090003" w:tentative="1">
      <w:start w:val="1"/>
      <w:numFmt w:val="bullet"/>
      <w:lvlText w:val="o"/>
      <w:lvlJc w:val="left"/>
      <w:pPr>
        <w:ind w:left="4968" w:hanging="360"/>
      </w:pPr>
      <w:rPr>
        <w:rFonts w:ascii="Courier New" w:hAnsi="Courier New" w:cs="Courier New" w:hint="default"/>
      </w:rPr>
    </w:lvl>
    <w:lvl w:ilvl="5" w:tplc="40090005" w:tentative="1">
      <w:start w:val="1"/>
      <w:numFmt w:val="bullet"/>
      <w:lvlText w:val=""/>
      <w:lvlJc w:val="left"/>
      <w:pPr>
        <w:ind w:left="5688" w:hanging="360"/>
      </w:pPr>
      <w:rPr>
        <w:rFonts w:ascii="Wingdings" w:hAnsi="Wingdings" w:hint="default"/>
      </w:rPr>
    </w:lvl>
    <w:lvl w:ilvl="6" w:tplc="40090001" w:tentative="1">
      <w:start w:val="1"/>
      <w:numFmt w:val="bullet"/>
      <w:lvlText w:val=""/>
      <w:lvlJc w:val="left"/>
      <w:pPr>
        <w:ind w:left="6408" w:hanging="360"/>
      </w:pPr>
      <w:rPr>
        <w:rFonts w:ascii="Symbol" w:hAnsi="Symbol" w:hint="default"/>
      </w:rPr>
    </w:lvl>
    <w:lvl w:ilvl="7" w:tplc="40090003" w:tentative="1">
      <w:start w:val="1"/>
      <w:numFmt w:val="bullet"/>
      <w:lvlText w:val="o"/>
      <w:lvlJc w:val="left"/>
      <w:pPr>
        <w:ind w:left="7128" w:hanging="360"/>
      </w:pPr>
      <w:rPr>
        <w:rFonts w:ascii="Courier New" w:hAnsi="Courier New" w:cs="Courier New" w:hint="default"/>
      </w:rPr>
    </w:lvl>
    <w:lvl w:ilvl="8" w:tplc="40090005" w:tentative="1">
      <w:start w:val="1"/>
      <w:numFmt w:val="bullet"/>
      <w:lvlText w:val=""/>
      <w:lvlJc w:val="left"/>
      <w:pPr>
        <w:ind w:left="7848" w:hanging="360"/>
      </w:pPr>
      <w:rPr>
        <w:rFonts w:ascii="Wingdings" w:hAnsi="Wingdings" w:hint="default"/>
      </w:rPr>
    </w:lvl>
  </w:abstractNum>
  <w:abstractNum w:abstractNumId="23">
    <w:nsid w:val="1CAF2115"/>
    <w:multiLevelType w:val="hybridMultilevel"/>
    <w:tmpl w:val="C6460B96"/>
    <w:lvl w:ilvl="0" w:tplc="40090001">
      <w:start w:val="1"/>
      <w:numFmt w:val="bullet"/>
      <w:lvlText w:val=""/>
      <w:lvlJc w:val="left"/>
      <w:pPr>
        <w:ind w:left="1728" w:hanging="360"/>
      </w:pPr>
      <w:rPr>
        <w:rFonts w:ascii="Symbol" w:hAnsi="Symbol" w:hint="default"/>
      </w:rPr>
    </w:lvl>
    <w:lvl w:ilvl="1" w:tplc="40090003" w:tentative="1">
      <w:start w:val="1"/>
      <w:numFmt w:val="bullet"/>
      <w:lvlText w:val="o"/>
      <w:lvlJc w:val="left"/>
      <w:pPr>
        <w:ind w:left="2448" w:hanging="360"/>
      </w:pPr>
      <w:rPr>
        <w:rFonts w:ascii="Courier New" w:hAnsi="Courier New" w:cs="Courier New" w:hint="default"/>
      </w:rPr>
    </w:lvl>
    <w:lvl w:ilvl="2" w:tplc="40090005" w:tentative="1">
      <w:start w:val="1"/>
      <w:numFmt w:val="bullet"/>
      <w:lvlText w:val=""/>
      <w:lvlJc w:val="left"/>
      <w:pPr>
        <w:ind w:left="3168" w:hanging="360"/>
      </w:pPr>
      <w:rPr>
        <w:rFonts w:ascii="Wingdings" w:hAnsi="Wingdings" w:hint="default"/>
      </w:rPr>
    </w:lvl>
    <w:lvl w:ilvl="3" w:tplc="40090001" w:tentative="1">
      <w:start w:val="1"/>
      <w:numFmt w:val="bullet"/>
      <w:lvlText w:val=""/>
      <w:lvlJc w:val="left"/>
      <w:pPr>
        <w:ind w:left="3888" w:hanging="360"/>
      </w:pPr>
      <w:rPr>
        <w:rFonts w:ascii="Symbol" w:hAnsi="Symbol" w:hint="default"/>
      </w:rPr>
    </w:lvl>
    <w:lvl w:ilvl="4" w:tplc="40090003" w:tentative="1">
      <w:start w:val="1"/>
      <w:numFmt w:val="bullet"/>
      <w:lvlText w:val="o"/>
      <w:lvlJc w:val="left"/>
      <w:pPr>
        <w:ind w:left="4608" w:hanging="360"/>
      </w:pPr>
      <w:rPr>
        <w:rFonts w:ascii="Courier New" w:hAnsi="Courier New" w:cs="Courier New" w:hint="default"/>
      </w:rPr>
    </w:lvl>
    <w:lvl w:ilvl="5" w:tplc="40090005" w:tentative="1">
      <w:start w:val="1"/>
      <w:numFmt w:val="bullet"/>
      <w:lvlText w:val=""/>
      <w:lvlJc w:val="left"/>
      <w:pPr>
        <w:ind w:left="5328" w:hanging="360"/>
      </w:pPr>
      <w:rPr>
        <w:rFonts w:ascii="Wingdings" w:hAnsi="Wingdings" w:hint="default"/>
      </w:rPr>
    </w:lvl>
    <w:lvl w:ilvl="6" w:tplc="40090001" w:tentative="1">
      <w:start w:val="1"/>
      <w:numFmt w:val="bullet"/>
      <w:lvlText w:val=""/>
      <w:lvlJc w:val="left"/>
      <w:pPr>
        <w:ind w:left="6048" w:hanging="360"/>
      </w:pPr>
      <w:rPr>
        <w:rFonts w:ascii="Symbol" w:hAnsi="Symbol" w:hint="default"/>
      </w:rPr>
    </w:lvl>
    <w:lvl w:ilvl="7" w:tplc="40090003" w:tentative="1">
      <w:start w:val="1"/>
      <w:numFmt w:val="bullet"/>
      <w:lvlText w:val="o"/>
      <w:lvlJc w:val="left"/>
      <w:pPr>
        <w:ind w:left="6768" w:hanging="360"/>
      </w:pPr>
      <w:rPr>
        <w:rFonts w:ascii="Courier New" w:hAnsi="Courier New" w:cs="Courier New" w:hint="default"/>
      </w:rPr>
    </w:lvl>
    <w:lvl w:ilvl="8" w:tplc="40090005" w:tentative="1">
      <w:start w:val="1"/>
      <w:numFmt w:val="bullet"/>
      <w:lvlText w:val=""/>
      <w:lvlJc w:val="left"/>
      <w:pPr>
        <w:ind w:left="7488" w:hanging="360"/>
      </w:pPr>
      <w:rPr>
        <w:rFonts w:ascii="Wingdings" w:hAnsi="Wingdings" w:hint="default"/>
      </w:rPr>
    </w:lvl>
  </w:abstractNum>
  <w:abstractNum w:abstractNumId="24">
    <w:nsid w:val="1E7819DF"/>
    <w:multiLevelType w:val="hybridMultilevel"/>
    <w:tmpl w:val="34FAC1AE"/>
    <w:lvl w:ilvl="0" w:tplc="F30E197E">
      <w:start w:val="1"/>
      <w:numFmt w:val="decimal"/>
      <w:lvlText w:val="%1."/>
      <w:lvlJc w:val="left"/>
      <w:pPr>
        <w:ind w:left="1368" w:hanging="360"/>
      </w:pPr>
      <w:rPr>
        <w:rFonts w:hint="default"/>
      </w:rPr>
    </w:lvl>
    <w:lvl w:ilvl="1" w:tplc="40090019" w:tentative="1">
      <w:start w:val="1"/>
      <w:numFmt w:val="lowerLetter"/>
      <w:lvlText w:val="%2."/>
      <w:lvlJc w:val="left"/>
      <w:pPr>
        <w:ind w:left="2088" w:hanging="360"/>
      </w:pPr>
    </w:lvl>
    <w:lvl w:ilvl="2" w:tplc="4009001B" w:tentative="1">
      <w:start w:val="1"/>
      <w:numFmt w:val="lowerRoman"/>
      <w:lvlText w:val="%3."/>
      <w:lvlJc w:val="right"/>
      <w:pPr>
        <w:ind w:left="2808" w:hanging="180"/>
      </w:pPr>
    </w:lvl>
    <w:lvl w:ilvl="3" w:tplc="4009000F" w:tentative="1">
      <w:start w:val="1"/>
      <w:numFmt w:val="decimal"/>
      <w:lvlText w:val="%4."/>
      <w:lvlJc w:val="left"/>
      <w:pPr>
        <w:ind w:left="3528" w:hanging="360"/>
      </w:pPr>
    </w:lvl>
    <w:lvl w:ilvl="4" w:tplc="40090019" w:tentative="1">
      <w:start w:val="1"/>
      <w:numFmt w:val="lowerLetter"/>
      <w:lvlText w:val="%5."/>
      <w:lvlJc w:val="left"/>
      <w:pPr>
        <w:ind w:left="4248" w:hanging="360"/>
      </w:pPr>
    </w:lvl>
    <w:lvl w:ilvl="5" w:tplc="4009001B" w:tentative="1">
      <w:start w:val="1"/>
      <w:numFmt w:val="lowerRoman"/>
      <w:lvlText w:val="%6."/>
      <w:lvlJc w:val="right"/>
      <w:pPr>
        <w:ind w:left="4968" w:hanging="180"/>
      </w:pPr>
    </w:lvl>
    <w:lvl w:ilvl="6" w:tplc="4009000F" w:tentative="1">
      <w:start w:val="1"/>
      <w:numFmt w:val="decimal"/>
      <w:lvlText w:val="%7."/>
      <w:lvlJc w:val="left"/>
      <w:pPr>
        <w:ind w:left="5688" w:hanging="360"/>
      </w:pPr>
    </w:lvl>
    <w:lvl w:ilvl="7" w:tplc="40090019" w:tentative="1">
      <w:start w:val="1"/>
      <w:numFmt w:val="lowerLetter"/>
      <w:lvlText w:val="%8."/>
      <w:lvlJc w:val="left"/>
      <w:pPr>
        <w:ind w:left="6408" w:hanging="360"/>
      </w:pPr>
    </w:lvl>
    <w:lvl w:ilvl="8" w:tplc="4009001B" w:tentative="1">
      <w:start w:val="1"/>
      <w:numFmt w:val="lowerRoman"/>
      <w:lvlText w:val="%9."/>
      <w:lvlJc w:val="right"/>
      <w:pPr>
        <w:ind w:left="7128" w:hanging="180"/>
      </w:pPr>
    </w:lvl>
  </w:abstractNum>
  <w:abstractNum w:abstractNumId="25">
    <w:nsid w:val="1E8A4D06"/>
    <w:multiLevelType w:val="hybridMultilevel"/>
    <w:tmpl w:val="2A80E196"/>
    <w:lvl w:ilvl="0" w:tplc="40090001">
      <w:start w:val="1"/>
      <w:numFmt w:val="bullet"/>
      <w:lvlText w:val=""/>
      <w:lvlJc w:val="left"/>
      <w:pPr>
        <w:ind w:left="1728" w:hanging="360"/>
      </w:pPr>
      <w:rPr>
        <w:rFonts w:ascii="Symbol" w:hAnsi="Symbol" w:hint="default"/>
      </w:rPr>
    </w:lvl>
    <w:lvl w:ilvl="1" w:tplc="40090003" w:tentative="1">
      <w:start w:val="1"/>
      <w:numFmt w:val="bullet"/>
      <w:lvlText w:val="o"/>
      <w:lvlJc w:val="left"/>
      <w:pPr>
        <w:ind w:left="2448" w:hanging="360"/>
      </w:pPr>
      <w:rPr>
        <w:rFonts w:ascii="Courier New" w:hAnsi="Courier New" w:cs="Courier New" w:hint="default"/>
      </w:rPr>
    </w:lvl>
    <w:lvl w:ilvl="2" w:tplc="40090005" w:tentative="1">
      <w:start w:val="1"/>
      <w:numFmt w:val="bullet"/>
      <w:lvlText w:val=""/>
      <w:lvlJc w:val="left"/>
      <w:pPr>
        <w:ind w:left="3168" w:hanging="360"/>
      </w:pPr>
      <w:rPr>
        <w:rFonts w:ascii="Wingdings" w:hAnsi="Wingdings" w:hint="default"/>
      </w:rPr>
    </w:lvl>
    <w:lvl w:ilvl="3" w:tplc="40090001" w:tentative="1">
      <w:start w:val="1"/>
      <w:numFmt w:val="bullet"/>
      <w:lvlText w:val=""/>
      <w:lvlJc w:val="left"/>
      <w:pPr>
        <w:ind w:left="3888" w:hanging="360"/>
      </w:pPr>
      <w:rPr>
        <w:rFonts w:ascii="Symbol" w:hAnsi="Symbol" w:hint="default"/>
      </w:rPr>
    </w:lvl>
    <w:lvl w:ilvl="4" w:tplc="40090003" w:tentative="1">
      <w:start w:val="1"/>
      <w:numFmt w:val="bullet"/>
      <w:lvlText w:val="o"/>
      <w:lvlJc w:val="left"/>
      <w:pPr>
        <w:ind w:left="4608" w:hanging="360"/>
      </w:pPr>
      <w:rPr>
        <w:rFonts w:ascii="Courier New" w:hAnsi="Courier New" w:cs="Courier New" w:hint="default"/>
      </w:rPr>
    </w:lvl>
    <w:lvl w:ilvl="5" w:tplc="40090005" w:tentative="1">
      <w:start w:val="1"/>
      <w:numFmt w:val="bullet"/>
      <w:lvlText w:val=""/>
      <w:lvlJc w:val="left"/>
      <w:pPr>
        <w:ind w:left="5328" w:hanging="360"/>
      </w:pPr>
      <w:rPr>
        <w:rFonts w:ascii="Wingdings" w:hAnsi="Wingdings" w:hint="default"/>
      </w:rPr>
    </w:lvl>
    <w:lvl w:ilvl="6" w:tplc="40090001" w:tentative="1">
      <w:start w:val="1"/>
      <w:numFmt w:val="bullet"/>
      <w:lvlText w:val=""/>
      <w:lvlJc w:val="left"/>
      <w:pPr>
        <w:ind w:left="6048" w:hanging="360"/>
      </w:pPr>
      <w:rPr>
        <w:rFonts w:ascii="Symbol" w:hAnsi="Symbol" w:hint="default"/>
      </w:rPr>
    </w:lvl>
    <w:lvl w:ilvl="7" w:tplc="40090003" w:tentative="1">
      <w:start w:val="1"/>
      <w:numFmt w:val="bullet"/>
      <w:lvlText w:val="o"/>
      <w:lvlJc w:val="left"/>
      <w:pPr>
        <w:ind w:left="6768" w:hanging="360"/>
      </w:pPr>
      <w:rPr>
        <w:rFonts w:ascii="Courier New" w:hAnsi="Courier New" w:cs="Courier New" w:hint="default"/>
      </w:rPr>
    </w:lvl>
    <w:lvl w:ilvl="8" w:tplc="40090005" w:tentative="1">
      <w:start w:val="1"/>
      <w:numFmt w:val="bullet"/>
      <w:lvlText w:val=""/>
      <w:lvlJc w:val="left"/>
      <w:pPr>
        <w:ind w:left="7488" w:hanging="360"/>
      </w:pPr>
      <w:rPr>
        <w:rFonts w:ascii="Wingdings" w:hAnsi="Wingdings" w:hint="default"/>
      </w:rPr>
    </w:lvl>
  </w:abstractNum>
  <w:abstractNum w:abstractNumId="26">
    <w:nsid w:val="1ED86E2F"/>
    <w:multiLevelType w:val="hybridMultilevel"/>
    <w:tmpl w:val="8214CAB2"/>
    <w:lvl w:ilvl="0" w:tplc="40090001">
      <w:start w:val="1"/>
      <w:numFmt w:val="bullet"/>
      <w:lvlText w:val=""/>
      <w:lvlJc w:val="left"/>
      <w:pPr>
        <w:ind w:left="1728" w:hanging="360"/>
      </w:pPr>
      <w:rPr>
        <w:rFonts w:ascii="Symbol" w:hAnsi="Symbol" w:hint="default"/>
      </w:rPr>
    </w:lvl>
    <w:lvl w:ilvl="1" w:tplc="40090003" w:tentative="1">
      <w:start w:val="1"/>
      <w:numFmt w:val="bullet"/>
      <w:lvlText w:val="o"/>
      <w:lvlJc w:val="left"/>
      <w:pPr>
        <w:ind w:left="2448" w:hanging="360"/>
      </w:pPr>
      <w:rPr>
        <w:rFonts w:ascii="Courier New" w:hAnsi="Courier New" w:cs="Courier New" w:hint="default"/>
      </w:rPr>
    </w:lvl>
    <w:lvl w:ilvl="2" w:tplc="40090005" w:tentative="1">
      <w:start w:val="1"/>
      <w:numFmt w:val="bullet"/>
      <w:lvlText w:val=""/>
      <w:lvlJc w:val="left"/>
      <w:pPr>
        <w:ind w:left="3168" w:hanging="360"/>
      </w:pPr>
      <w:rPr>
        <w:rFonts w:ascii="Wingdings" w:hAnsi="Wingdings" w:hint="default"/>
      </w:rPr>
    </w:lvl>
    <w:lvl w:ilvl="3" w:tplc="40090001" w:tentative="1">
      <w:start w:val="1"/>
      <w:numFmt w:val="bullet"/>
      <w:lvlText w:val=""/>
      <w:lvlJc w:val="left"/>
      <w:pPr>
        <w:ind w:left="3888" w:hanging="360"/>
      </w:pPr>
      <w:rPr>
        <w:rFonts w:ascii="Symbol" w:hAnsi="Symbol" w:hint="default"/>
      </w:rPr>
    </w:lvl>
    <w:lvl w:ilvl="4" w:tplc="40090003" w:tentative="1">
      <w:start w:val="1"/>
      <w:numFmt w:val="bullet"/>
      <w:lvlText w:val="o"/>
      <w:lvlJc w:val="left"/>
      <w:pPr>
        <w:ind w:left="4608" w:hanging="360"/>
      </w:pPr>
      <w:rPr>
        <w:rFonts w:ascii="Courier New" w:hAnsi="Courier New" w:cs="Courier New" w:hint="default"/>
      </w:rPr>
    </w:lvl>
    <w:lvl w:ilvl="5" w:tplc="40090005" w:tentative="1">
      <w:start w:val="1"/>
      <w:numFmt w:val="bullet"/>
      <w:lvlText w:val=""/>
      <w:lvlJc w:val="left"/>
      <w:pPr>
        <w:ind w:left="5328" w:hanging="360"/>
      </w:pPr>
      <w:rPr>
        <w:rFonts w:ascii="Wingdings" w:hAnsi="Wingdings" w:hint="default"/>
      </w:rPr>
    </w:lvl>
    <w:lvl w:ilvl="6" w:tplc="40090001" w:tentative="1">
      <w:start w:val="1"/>
      <w:numFmt w:val="bullet"/>
      <w:lvlText w:val=""/>
      <w:lvlJc w:val="left"/>
      <w:pPr>
        <w:ind w:left="6048" w:hanging="360"/>
      </w:pPr>
      <w:rPr>
        <w:rFonts w:ascii="Symbol" w:hAnsi="Symbol" w:hint="default"/>
      </w:rPr>
    </w:lvl>
    <w:lvl w:ilvl="7" w:tplc="40090003" w:tentative="1">
      <w:start w:val="1"/>
      <w:numFmt w:val="bullet"/>
      <w:lvlText w:val="o"/>
      <w:lvlJc w:val="left"/>
      <w:pPr>
        <w:ind w:left="6768" w:hanging="360"/>
      </w:pPr>
      <w:rPr>
        <w:rFonts w:ascii="Courier New" w:hAnsi="Courier New" w:cs="Courier New" w:hint="default"/>
      </w:rPr>
    </w:lvl>
    <w:lvl w:ilvl="8" w:tplc="40090005" w:tentative="1">
      <w:start w:val="1"/>
      <w:numFmt w:val="bullet"/>
      <w:lvlText w:val=""/>
      <w:lvlJc w:val="left"/>
      <w:pPr>
        <w:ind w:left="7488" w:hanging="360"/>
      </w:pPr>
      <w:rPr>
        <w:rFonts w:ascii="Wingdings" w:hAnsi="Wingdings" w:hint="default"/>
      </w:rPr>
    </w:lvl>
  </w:abstractNum>
  <w:abstractNum w:abstractNumId="27">
    <w:nsid w:val="1EF96453"/>
    <w:multiLevelType w:val="hybridMultilevel"/>
    <w:tmpl w:val="2ADCA690"/>
    <w:lvl w:ilvl="0" w:tplc="F12A6356">
      <w:start w:val="1"/>
      <w:numFmt w:val="decimal"/>
      <w:lvlText w:val="%1."/>
      <w:lvlJc w:val="left"/>
      <w:pPr>
        <w:ind w:left="720" w:hanging="360"/>
      </w:pPr>
      <w:rPr>
        <w:rFonts w:ascii="Courier New" w:hAnsi="Courier New" w:cs="Courier New"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1F400CE7"/>
    <w:multiLevelType w:val="hybridMultilevel"/>
    <w:tmpl w:val="3B0EDC08"/>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29">
    <w:nsid w:val="23BF181F"/>
    <w:multiLevelType w:val="hybridMultilevel"/>
    <w:tmpl w:val="349C91EE"/>
    <w:lvl w:ilvl="0" w:tplc="40090001">
      <w:start w:val="1"/>
      <w:numFmt w:val="bullet"/>
      <w:lvlText w:val=""/>
      <w:lvlJc w:val="left"/>
      <w:pPr>
        <w:ind w:left="1728" w:hanging="360"/>
      </w:pPr>
      <w:rPr>
        <w:rFonts w:ascii="Symbol" w:hAnsi="Symbol" w:hint="default"/>
      </w:rPr>
    </w:lvl>
    <w:lvl w:ilvl="1" w:tplc="40090003" w:tentative="1">
      <w:start w:val="1"/>
      <w:numFmt w:val="bullet"/>
      <w:lvlText w:val="o"/>
      <w:lvlJc w:val="left"/>
      <w:pPr>
        <w:ind w:left="2448" w:hanging="360"/>
      </w:pPr>
      <w:rPr>
        <w:rFonts w:ascii="Courier New" w:hAnsi="Courier New" w:cs="Courier New" w:hint="default"/>
      </w:rPr>
    </w:lvl>
    <w:lvl w:ilvl="2" w:tplc="40090005" w:tentative="1">
      <w:start w:val="1"/>
      <w:numFmt w:val="bullet"/>
      <w:lvlText w:val=""/>
      <w:lvlJc w:val="left"/>
      <w:pPr>
        <w:ind w:left="3168" w:hanging="360"/>
      </w:pPr>
      <w:rPr>
        <w:rFonts w:ascii="Wingdings" w:hAnsi="Wingdings" w:hint="default"/>
      </w:rPr>
    </w:lvl>
    <w:lvl w:ilvl="3" w:tplc="40090001" w:tentative="1">
      <w:start w:val="1"/>
      <w:numFmt w:val="bullet"/>
      <w:lvlText w:val=""/>
      <w:lvlJc w:val="left"/>
      <w:pPr>
        <w:ind w:left="3888" w:hanging="360"/>
      </w:pPr>
      <w:rPr>
        <w:rFonts w:ascii="Symbol" w:hAnsi="Symbol" w:hint="default"/>
      </w:rPr>
    </w:lvl>
    <w:lvl w:ilvl="4" w:tplc="40090003" w:tentative="1">
      <w:start w:val="1"/>
      <w:numFmt w:val="bullet"/>
      <w:lvlText w:val="o"/>
      <w:lvlJc w:val="left"/>
      <w:pPr>
        <w:ind w:left="4608" w:hanging="360"/>
      </w:pPr>
      <w:rPr>
        <w:rFonts w:ascii="Courier New" w:hAnsi="Courier New" w:cs="Courier New" w:hint="default"/>
      </w:rPr>
    </w:lvl>
    <w:lvl w:ilvl="5" w:tplc="40090005" w:tentative="1">
      <w:start w:val="1"/>
      <w:numFmt w:val="bullet"/>
      <w:lvlText w:val=""/>
      <w:lvlJc w:val="left"/>
      <w:pPr>
        <w:ind w:left="5328" w:hanging="360"/>
      </w:pPr>
      <w:rPr>
        <w:rFonts w:ascii="Wingdings" w:hAnsi="Wingdings" w:hint="default"/>
      </w:rPr>
    </w:lvl>
    <w:lvl w:ilvl="6" w:tplc="40090001" w:tentative="1">
      <w:start w:val="1"/>
      <w:numFmt w:val="bullet"/>
      <w:lvlText w:val=""/>
      <w:lvlJc w:val="left"/>
      <w:pPr>
        <w:ind w:left="6048" w:hanging="360"/>
      </w:pPr>
      <w:rPr>
        <w:rFonts w:ascii="Symbol" w:hAnsi="Symbol" w:hint="default"/>
      </w:rPr>
    </w:lvl>
    <w:lvl w:ilvl="7" w:tplc="40090003" w:tentative="1">
      <w:start w:val="1"/>
      <w:numFmt w:val="bullet"/>
      <w:lvlText w:val="o"/>
      <w:lvlJc w:val="left"/>
      <w:pPr>
        <w:ind w:left="6768" w:hanging="360"/>
      </w:pPr>
      <w:rPr>
        <w:rFonts w:ascii="Courier New" w:hAnsi="Courier New" w:cs="Courier New" w:hint="default"/>
      </w:rPr>
    </w:lvl>
    <w:lvl w:ilvl="8" w:tplc="40090005" w:tentative="1">
      <w:start w:val="1"/>
      <w:numFmt w:val="bullet"/>
      <w:lvlText w:val=""/>
      <w:lvlJc w:val="left"/>
      <w:pPr>
        <w:ind w:left="7488" w:hanging="360"/>
      </w:pPr>
      <w:rPr>
        <w:rFonts w:ascii="Wingdings" w:hAnsi="Wingdings" w:hint="default"/>
      </w:rPr>
    </w:lvl>
  </w:abstractNum>
  <w:abstractNum w:abstractNumId="30">
    <w:nsid w:val="258516E0"/>
    <w:multiLevelType w:val="hybridMultilevel"/>
    <w:tmpl w:val="6AE8B062"/>
    <w:lvl w:ilvl="0" w:tplc="40090001">
      <w:start w:val="1"/>
      <w:numFmt w:val="bullet"/>
      <w:lvlText w:val=""/>
      <w:lvlJc w:val="left"/>
      <w:pPr>
        <w:ind w:left="1728" w:hanging="360"/>
      </w:pPr>
      <w:rPr>
        <w:rFonts w:ascii="Symbol" w:hAnsi="Symbol" w:hint="default"/>
      </w:rPr>
    </w:lvl>
    <w:lvl w:ilvl="1" w:tplc="40090003" w:tentative="1">
      <w:start w:val="1"/>
      <w:numFmt w:val="bullet"/>
      <w:lvlText w:val="o"/>
      <w:lvlJc w:val="left"/>
      <w:pPr>
        <w:ind w:left="2448" w:hanging="360"/>
      </w:pPr>
      <w:rPr>
        <w:rFonts w:ascii="Courier New" w:hAnsi="Courier New" w:cs="Courier New" w:hint="default"/>
      </w:rPr>
    </w:lvl>
    <w:lvl w:ilvl="2" w:tplc="40090005" w:tentative="1">
      <w:start w:val="1"/>
      <w:numFmt w:val="bullet"/>
      <w:lvlText w:val=""/>
      <w:lvlJc w:val="left"/>
      <w:pPr>
        <w:ind w:left="3168" w:hanging="360"/>
      </w:pPr>
      <w:rPr>
        <w:rFonts w:ascii="Wingdings" w:hAnsi="Wingdings" w:hint="default"/>
      </w:rPr>
    </w:lvl>
    <w:lvl w:ilvl="3" w:tplc="40090001" w:tentative="1">
      <w:start w:val="1"/>
      <w:numFmt w:val="bullet"/>
      <w:lvlText w:val=""/>
      <w:lvlJc w:val="left"/>
      <w:pPr>
        <w:ind w:left="3888" w:hanging="360"/>
      </w:pPr>
      <w:rPr>
        <w:rFonts w:ascii="Symbol" w:hAnsi="Symbol" w:hint="default"/>
      </w:rPr>
    </w:lvl>
    <w:lvl w:ilvl="4" w:tplc="40090003" w:tentative="1">
      <w:start w:val="1"/>
      <w:numFmt w:val="bullet"/>
      <w:lvlText w:val="o"/>
      <w:lvlJc w:val="left"/>
      <w:pPr>
        <w:ind w:left="4608" w:hanging="360"/>
      </w:pPr>
      <w:rPr>
        <w:rFonts w:ascii="Courier New" w:hAnsi="Courier New" w:cs="Courier New" w:hint="default"/>
      </w:rPr>
    </w:lvl>
    <w:lvl w:ilvl="5" w:tplc="40090005" w:tentative="1">
      <w:start w:val="1"/>
      <w:numFmt w:val="bullet"/>
      <w:lvlText w:val=""/>
      <w:lvlJc w:val="left"/>
      <w:pPr>
        <w:ind w:left="5328" w:hanging="360"/>
      </w:pPr>
      <w:rPr>
        <w:rFonts w:ascii="Wingdings" w:hAnsi="Wingdings" w:hint="default"/>
      </w:rPr>
    </w:lvl>
    <w:lvl w:ilvl="6" w:tplc="40090001" w:tentative="1">
      <w:start w:val="1"/>
      <w:numFmt w:val="bullet"/>
      <w:lvlText w:val=""/>
      <w:lvlJc w:val="left"/>
      <w:pPr>
        <w:ind w:left="6048" w:hanging="360"/>
      </w:pPr>
      <w:rPr>
        <w:rFonts w:ascii="Symbol" w:hAnsi="Symbol" w:hint="default"/>
      </w:rPr>
    </w:lvl>
    <w:lvl w:ilvl="7" w:tplc="40090003" w:tentative="1">
      <w:start w:val="1"/>
      <w:numFmt w:val="bullet"/>
      <w:lvlText w:val="o"/>
      <w:lvlJc w:val="left"/>
      <w:pPr>
        <w:ind w:left="6768" w:hanging="360"/>
      </w:pPr>
      <w:rPr>
        <w:rFonts w:ascii="Courier New" w:hAnsi="Courier New" w:cs="Courier New" w:hint="default"/>
      </w:rPr>
    </w:lvl>
    <w:lvl w:ilvl="8" w:tplc="40090005" w:tentative="1">
      <w:start w:val="1"/>
      <w:numFmt w:val="bullet"/>
      <w:lvlText w:val=""/>
      <w:lvlJc w:val="left"/>
      <w:pPr>
        <w:ind w:left="7488" w:hanging="360"/>
      </w:pPr>
      <w:rPr>
        <w:rFonts w:ascii="Wingdings" w:hAnsi="Wingdings" w:hint="default"/>
      </w:rPr>
    </w:lvl>
  </w:abstractNum>
  <w:abstractNum w:abstractNumId="31">
    <w:nsid w:val="259F6D4B"/>
    <w:multiLevelType w:val="hybridMultilevel"/>
    <w:tmpl w:val="55A28D2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nsid w:val="26C3390C"/>
    <w:multiLevelType w:val="hybridMultilevel"/>
    <w:tmpl w:val="478083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2B3C68B0"/>
    <w:multiLevelType w:val="hybridMultilevel"/>
    <w:tmpl w:val="85D23D3E"/>
    <w:lvl w:ilvl="0" w:tplc="4009000F">
      <w:start w:val="1"/>
      <w:numFmt w:val="decimal"/>
      <w:lvlText w:val="%1."/>
      <w:lvlJc w:val="left"/>
      <w:pPr>
        <w:ind w:left="720" w:hanging="360"/>
      </w:pPr>
      <w:rPr>
        <w:rFont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2BE06C2C"/>
    <w:multiLevelType w:val="hybridMultilevel"/>
    <w:tmpl w:val="461CF352"/>
    <w:lvl w:ilvl="0" w:tplc="40090001">
      <w:start w:val="1"/>
      <w:numFmt w:val="bullet"/>
      <w:lvlText w:val=""/>
      <w:lvlJc w:val="left"/>
      <w:pPr>
        <w:ind w:left="1728" w:hanging="360"/>
      </w:pPr>
      <w:rPr>
        <w:rFonts w:ascii="Symbol" w:hAnsi="Symbol" w:hint="default"/>
      </w:rPr>
    </w:lvl>
    <w:lvl w:ilvl="1" w:tplc="40090003" w:tentative="1">
      <w:start w:val="1"/>
      <w:numFmt w:val="bullet"/>
      <w:lvlText w:val="o"/>
      <w:lvlJc w:val="left"/>
      <w:pPr>
        <w:ind w:left="2448" w:hanging="360"/>
      </w:pPr>
      <w:rPr>
        <w:rFonts w:ascii="Courier New" w:hAnsi="Courier New" w:cs="Courier New" w:hint="default"/>
      </w:rPr>
    </w:lvl>
    <w:lvl w:ilvl="2" w:tplc="40090005" w:tentative="1">
      <w:start w:val="1"/>
      <w:numFmt w:val="bullet"/>
      <w:lvlText w:val=""/>
      <w:lvlJc w:val="left"/>
      <w:pPr>
        <w:ind w:left="3168" w:hanging="360"/>
      </w:pPr>
      <w:rPr>
        <w:rFonts w:ascii="Wingdings" w:hAnsi="Wingdings" w:hint="default"/>
      </w:rPr>
    </w:lvl>
    <w:lvl w:ilvl="3" w:tplc="40090001" w:tentative="1">
      <w:start w:val="1"/>
      <w:numFmt w:val="bullet"/>
      <w:lvlText w:val=""/>
      <w:lvlJc w:val="left"/>
      <w:pPr>
        <w:ind w:left="3888" w:hanging="360"/>
      </w:pPr>
      <w:rPr>
        <w:rFonts w:ascii="Symbol" w:hAnsi="Symbol" w:hint="default"/>
      </w:rPr>
    </w:lvl>
    <w:lvl w:ilvl="4" w:tplc="40090003" w:tentative="1">
      <w:start w:val="1"/>
      <w:numFmt w:val="bullet"/>
      <w:lvlText w:val="o"/>
      <w:lvlJc w:val="left"/>
      <w:pPr>
        <w:ind w:left="4608" w:hanging="360"/>
      </w:pPr>
      <w:rPr>
        <w:rFonts w:ascii="Courier New" w:hAnsi="Courier New" w:cs="Courier New" w:hint="default"/>
      </w:rPr>
    </w:lvl>
    <w:lvl w:ilvl="5" w:tplc="40090005" w:tentative="1">
      <w:start w:val="1"/>
      <w:numFmt w:val="bullet"/>
      <w:lvlText w:val=""/>
      <w:lvlJc w:val="left"/>
      <w:pPr>
        <w:ind w:left="5328" w:hanging="360"/>
      </w:pPr>
      <w:rPr>
        <w:rFonts w:ascii="Wingdings" w:hAnsi="Wingdings" w:hint="default"/>
      </w:rPr>
    </w:lvl>
    <w:lvl w:ilvl="6" w:tplc="40090001" w:tentative="1">
      <w:start w:val="1"/>
      <w:numFmt w:val="bullet"/>
      <w:lvlText w:val=""/>
      <w:lvlJc w:val="left"/>
      <w:pPr>
        <w:ind w:left="6048" w:hanging="360"/>
      </w:pPr>
      <w:rPr>
        <w:rFonts w:ascii="Symbol" w:hAnsi="Symbol" w:hint="default"/>
      </w:rPr>
    </w:lvl>
    <w:lvl w:ilvl="7" w:tplc="40090003" w:tentative="1">
      <w:start w:val="1"/>
      <w:numFmt w:val="bullet"/>
      <w:lvlText w:val="o"/>
      <w:lvlJc w:val="left"/>
      <w:pPr>
        <w:ind w:left="6768" w:hanging="360"/>
      </w:pPr>
      <w:rPr>
        <w:rFonts w:ascii="Courier New" w:hAnsi="Courier New" w:cs="Courier New" w:hint="default"/>
      </w:rPr>
    </w:lvl>
    <w:lvl w:ilvl="8" w:tplc="40090005" w:tentative="1">
      <w:start w:val="1"/>
      <w:numFmt w:val="bullet"/>
      <w:lvlText w:val=""/>
      <w:lvlJc w:val="left"/>
      <w:pPr>
        <w:ind w:left="7488" w:hanging="360"/>
      </w:pPr>
      <w:rPr>
        <w:rFonts w:ascii="Wingdings" w:hAnsi="Wingdings" w:hint="default"/>
      </w:rPr>
    </w:lvl>
  </w:abstractNum>
  <w:abstractNum w:abstractNumId="35">
    <w:nsid w:val="2F2E3765"/>
    <w:multiLevelType w:val="singleLevel"/>
    <w:tmpl w:val="1EFAC07A"/>
    <w:lvl w:ilvl="0">
      <w:start w:val="1"/>
      <w:numFmt w:val="bullet"/>
      <w:pStyle w:val="Bullet2"/>
      <w:lvlText w:val=""/>
      <w:lvlJc w:val="left"/>
      <w:pPr>
        <w:tabs>
          <w:tab w:val="num" w:pos="1872"/>
        </w:tabs>
        <w:ind w:left="1872" w:hanging="432"/>
      </w:pPr>
      <w:rPr>
        <w:rFonts w:ascii="Symbol" w:hAnsi="Symbol" w:hint="default"/>
        <w:b w:val="0"/>
        <w:i w:val="0"/>
        <w:caps w:val="0"/>
        <w:strike w:val="0"/>
        <w:dstrike w:val="0"/>
        <w:vanish w:val="0"/>
        <w:color w:val="000000"/>
        <w:sz w:val="24"/>
        <w:vertAlign w:val="baseline"/>
      </w:rPr>
    </w:lvl>
  </w:abstractNum>
  <w:abstractNum w:abstractNumId="36">
    <w:nsid w:val="2F754958"/>
    <w:multiLevelType w:val="hybridMultilevel"/>
    <w:tmpl w:val="034CC16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nsid w:val="2FF86E59"/>
    <w:multiLevelType w:val="hybridMultilevel"/>
    <w:tmpl w:val="40EAC948"/>
    <w:lvl w:ilvl="0" w:tplc="40090001">
      <w:start w:val="1"/>
      <w:numFmt w:val="bullet"/>
      <w:lvlText w:val=""/>
      <w:lvlJc w:val="left"/>
      <w:pPr>
        <w:ind w:left="1728" w:hanging="360"/>
      </w:pPr>
      <w:rPr>
        <w:rFonts w:ascii="Symbol" w:hAnsi="Symbol" w:hint="default"/>
      </w:rPr>
    </w:lvl>
    <w:lvl w:ilvl="1" w:tplc="40090003" w:tentative="1">
      <w:start w:val="1"/>
      <w:numFmt w:val="bullet"/>
      <w:lvlText w:val="o"/>
      <w:lvlJc w:val="left"/>
      <w:pPr>
        <w:ind w:left="2448" w:hanging="360"/>
      </w:pPr>
      <w:rPr>
        <w:rFonts w:ascii="Courier New" w:hAnsi="Courier New" w:cs="Courier New" w:hint="default"/>
      </w:rPr>
    </w:lvl>
    <w:lvl w:ilvl="2" w:tplc="40090005" w:tentative="1">
      <w:start w:val="1"/>
      <w:numFmt w:val="bullet"/>
      <w:lvlText w:val=""/>
      <w:lvlJc w:val="left"/>
      <w:pPr>
        <w:ind w:left="3168" w:hanging="360"/>
      </w:pPr>
      <w:rPr>
        <w:rFonts w:ascii="Wingdings" w:hAnsi="Wingdings" w:hint="default"/>
      </w:rPr>
    </w:lvl>
    <w:lvl w:ilvl="3" w:tplc="40090001" w:tentative="1">
      <w:start w:val="1"/>
      <w:numFmt w:val="bullet"/>
      <w:lvlText w:val=""/>
      <w:lvlJc w:val="left"/>
      <w:pPr>
        <w:ind w:left="3888" w:hanging="360"/>
      </w:pPr>
      <w:rPr>
        <w:rFonts w:ascii="Symbol" w:hAnsi="Symbol" w:hint="default"/>
      </w:rPr>
    </w:lvl>
    <w:lvl w:ilvl="4" w:tplc="40090003" w:tentative="1">
      <w:start w:val="1"/>
      <w:numFmt w:val="bullet"/>
      <w:lvlText w:val="o"/>
      <w:lvlJc w:val="left"/>
      <w:pPr>
        <w:ind w:left="4608" w:hanging="360"/>
      </w:pPr>
      <w:rPr>
        <w:rFonts w:ascii="Courier New" w:hAnsi="Courier New" w:cs="Courier New" w:hint="default"/>
      </w:rPr>
    </w:lvl>
    <w:lvl w:ilvl="5" w:tplc="40090005" w:tentative="1">
      <w:start w:val="1"/>
      <w:numFmt w:val="bullet"/>
      <w:lvlText w:val=""/>
      <w:lvlJc w:val="left"/>
      <w:pPr>
        <w:ind w:left="5328" w:hanging="360"/>
      </w:pPr>
      <w:rPr>
        <w:rFonts w:ascii="Wingdings" w:hAnsi="Wingdings" w:hint="default"/>
      </w:rPr>
    </w:lvl>
    <w:lvl w:ilvl="6" w:tplc="40090001" w:tentative="1">
      <w:start w:val="1"/>
      <w:numFmt w:val="bullet"/>
      <w:lvlText w:val=""/>
      <w:lvlJc w:val="left"/>
      <w:pPr>
        <w:ind w:left="6048" w:hanging="360"/>
      </w:pPr>
      <w:rPr>
        <w:rFonts w:ascii="Symbol" w:hAnsi="Symbol" w:hint="default"/>
      </w:rPr>
    </w:lvl>
    <w:lvl w:ilvl="7" w:tplc="40090003" w:tentative="1">
      <w:start w:val="1"/>
      <w:numFmt w:val="bullet"/>
      <w:lvlText w:val="o"/>
      <w:lvlJc w:val="left"/>
      <w:pPr>
        <w:ind w:left="6768" w:hanging="360"/>
      </w:pPr>
      <w:rPr>
        <w:rFonts w:ascii="Courier New" w:hAnsi="Courier New" w:cs="Courier New" w:hint="default"/>
      </w:rPr>
    </w:lvl>
    <w:lvl w:ilvl="8" w:tplc="40090005" w:tentative="1">
      <w:start w:val="1"/>
      <w:numFmt w:val="bullet"/>
      <w:lvlText w:val=""/>
      <w:lvlJc w:val="left"/>
      <w:pPr>
        <w:ind w:left="7488" w:hanging="360"/>
      </w:pPr>
      <w:rPr>
        <w:rFonts w:ascii="Wingdings" w:hAnsi="Wingdings" w:hint="default"/>
      </w:rPr>
    </w:lvl>
  </w:abstractNum>
  <w:abstractNum w:abstractNumId="38">
    <w:nsid w:val="302533B6"/>
    <w:multiLevelType w:val="hybridMultilevel"/>
    <w:tmpl w:val="347E1BB2"/>
    <w:lvl w:ilvl="0" w:tplc="40090001">
      <w:start w:val="1"/>
      <w:numFmt w:val="bullet"/>
      <w:lvlText w:val=""/>
      <w:lvlJc w:val="left"/>
      <w:pPr>
        <w:ind w:left="1728" w:hanging="360"/>
      </w:pPr>
      <w:rPr>
        <w:rFonts w:ascii="Symbol" w:hAnsi="Symbol" w:hint="default"/>
      </w:rPr>
    </w:lvl>
    <w:lvl w:ilvl="1" w:tplc="40090003" w:tentative="1">
      <w:start w:val="1"/>
      <w:numFmt w:val="bullet"/>
      <w:lvlText w:val="o"/>
      <w:lvlJc w:val="left"/>
      <w:pPr>
        <w:ind w:left="2448" w:hanging="360"/>
      </w:pPr>
      <w:rPr>
        <w:rFonts w:ascii="Courier New" w:hAnsi="Courier New" w:cs="Courier New" w:hint="default"/>
      </w:rPr>
    </w:lvl>
    <w:lvl w:ilvl="2" w:tplc="40090005" w:tentative="1">
      <w:start w:val="1"/>
      <w:numFmt w:val="bullet"/>
      <w:lvlText w:val=""/>
      <w:lvlJc w:val="left"/>
      <w:pPr>
        <w:ind w:left="3168" w:hanging="360"/>
      </w:pPr>
      <w:rPr>
        <w:rFonts w:ascii="Wingdings" w:hAnsi="Wingdings" w:hint="default"/>
      </w:rPr>
    </w:lvl>
    <w:lvl w:ilvl="3" w:tplc="40090001" w:tentative="1">
      <w:start w:val="1"/>
      <w:numFmt w:val="bullet"/>
      <w:lvlText w:val=""/>
      <w:lvlJc w:val="left"/>
      <w:pPr>
        <w:ind w:left="3888" w:hanging="360"/>
      </w:pPr>
      <w:rPr>
        <w:rFonts w:ascii="Symbol" w:hAnsi="Symbol" w:hint="default"/>
      </w:rPr>
    </w:lvl>
    <w:lvl w:ilvl="4" w:tplc="40090003" w:tentative="1">
      <w:start w:val="1"/>
      <w:numFmt w:val="bullet"/>
      <w:lvlText w:val="o"/>
      <w:lvlJc w:val="left"/>
      <w:pPr>
        <w:ind w:left="4608" w:hanging="360"/>
      </w:pPr>
      <w:rPr>
        <w:rFonts w:ascii="Courier New" w:hAnsi="Courier New" w:cs="Courier New" w:hint="default"/>
      </w:rPr>
    </w:lvl>
    <w:lvl w:ilvl="5" w:tplc="40090005" w:tentative="1">
      <w:start w:val="1"/>
      <w:numFmt w:val="bullet"/>
      <w:lvlText w:val=""/>
      <w:lvlJc w:val="left"/>
      <w:pPr>
        <w:ind w:left="5328" w:hanging="360"/>
      </w:pPr>
      <w:rPr>
        <w:rFonts w:ascii="Wingdings" w:hAnsi="Wingdings" w:hint="default"/>
      </w:rPr>
    </w:lvl>
    <w:lvl w:ilvl="6" w:tplc="40090001" w:tentative="1">
      <w:start w:val="1"/>
      <w:numFmt w:val="bullet"/>
      <w:lvlText w:val=""/>
      <w:lvlJc w:val="left"/>
      <w:pPr>
        <w:ind w:left="6048" w:hanging="360"/>
      </w:pPr>
      <w:rPr>
        <w:rFonts w:ascii="Symbol" w:hAnsi="Symbol" w:hint="default"/>
      </w:rPr>
    </w:lvl>
    <w:lvl w:ilvl="7" w:tplc="40090003" w:tentative="1">
      <w:start w:val="1"/>
      <w:numFmt w:val="bullet"/>
      <w:lvlText w:val="o"/>
      <w:lvlJc w:val="left"/>
      <w:pPr>
        <w:ind w:left="6768" w:hanging="360"/>
      </w:pPr>
      <w:rPr>
        <w:rFonts w:ascii="Courier New" w:hAnsi="Courier New" w:cs="Courier New" w:hint="default"/>
      </w:rPr>
    </w:lvl>
    <w:lvl w:ilvl="8" w:tplc="40090005" w:tentative="1">
      <w:start w:val="1"/>
      <w:numFmt w:val="bullet"/>
      <w:lvlText w:val=""/>
      <w:lvlJc w:val="left"/>
      <w:pPr>
        <w:ind w:left="7488" w:hanging="360"/>
      </w:pPr>
      <w:rPr>
        <w:rFonts w:ascii="Wingdings" w:hAnsi="Wingdings" w:hint="default"/>
      </w:rPr>
    </w:lvl>
  </w:abstractNum>
  <w:abstractNum w:abstractNumId="39">
    <w:nsid w:val="3026579B"/>
    <w:multiLevelType w:val="hybridMultilevel"/>
    <w:tmpl w:val="572E1C00"/>
    <w:lvl w:ilvl="0" w:tplc="40090001">
      <w:start w:val="1"/>
      <w:numFmt w:val="bullet"/>
      <w:lvlText w:val=""/>
      <w:lvlJc w:val="left"/>
      <w:pPr>
        <w:ind w:left="1728" w:hanging="360"/>
      </w:pPr>
      <w:rPr>
        <w:rFonts w:ascii="Symbol" w:hAnsi="Symbol" w:hint="default"/>
      </w:rPr>
    </w:lvl>
    <w:lvl w:ilvl="1" w:tplc="40090003" w:tentative="1">
      <w:start w:val="1"/>
      <w:numFmt w:val="bullet"/>
      <w:lvlText w:val="o"/>
      <w:lvlJc w:val="left"/>
      <w:pPr>
        <w:ind w:left="2448" w:hanging="360"/>
      </w:pPr>
      <w:rPr>
        <w:rFonts w:ascii="Courier New" w:hAnsi="Courier New" w:cs="Courier New" w:hint="default"/>
      </w:rPr>
    </w:lvl>
    <w:lvl w:ilvl="2" w:tplc="40090005" w:tentative="1">
      <w:start w:val="1"/>
      <w:numFmt w:val="bullet"/>
      <w:lvlText w:val=""/>
      <w:lvlJc w:val="left"/>
      <w:pPr>
        <w:ind w:left="3168" w:hanging="360"/>
      </w:pPr>
      <w:rPr>
        <w:rFonts w:ascii="Wingdings" w:hAnsi="Wingdings" w:hint="default"/>
      </w:rPr>
    </w:lvl>
    <w:lvl w:ilvl="3" w:tplc="40090001" w:tentative="1">
      <w:start w:val="1"/>
      <w:numFmt w:val="bullet"/>
      <w:lvlText w:val=""/>
      <w:lvlJc w:val="left"/>
      <w:pPr>
        <w:ind w:left="3888" w:hanging="360"/>
      </w:pPr>
      <w:rPr>
        <w:rFonts w:ascii="Symbol" w:hAnsi="Symbol" w:hint="default"/>
      </w:rPr>
    </w:lvl>
    <w:lvl w:ilvl="4" w:tplc="40090003" w:tentative="1">
      <w:start w:val="1"/>
      <w:numFmt w:val="bullet"/>
      <w:lvlText w:val="o"/>
      <w:lvlJc w:val="left"/>
      <w:pPr>
        <w:ind w:left="4608" w:hanging="360"/>
      </w:pPr>
      <w:rPr>
        <w:rFonts w:ascii="Courier New" w:hAnsi="Courier New" w:cs="Courier New" w:hint="default"/>
      </w:rPr>
    </w:lvl>
    <w:lvl w:ilvl="5" w:tplc="40090005" w:tentative="1">
      <w:start w:val="1"/>
      <w:numFmt w:val="bullet"/>
      <w:lvlText w:val=""/>
      <w:lvlJc w:val="left"/>
      <w:pPr>
        <w:ind w:left="5328" w:hanging="360"/>
      </w:pPr>
      <w:rPr>
        <w:rFonts w:ascii="Wingdings" w:hAnsi="Wingdings" w:hint="default"/>
      </w:rPr>
    </w:lvl>
    <w:lvl w:ilvl="6" w:tplc="40090001" w:tentative="1">
      <w:start w:val="1"/>
      <w:numFmt w:val="bullet"/>
      <w:lvlText w:val=""/>
      <w:lvlJc w:val="left"/>
      <w:pPr>
        <w:ind w:left="6048" w:hanging="360"/>
      </w:pPr>
      <w:rPr>
        <w:rFonts w:ascii="Symbol" w:hAnsi="Symbol" w:hint="default"/>
      </w:rPr>
    </w:lvl>
    <w:lvl w:ilvl="7" w:tplc="40090003" w:tentative="1">
      <w:start w:val="1"/>
      <w:numFmt w:val="bullet"/>
      <w:lvlText w:val="o"/>
      <w:lvlJc w:val="left"/>
      <w:pPr>
        <w:ind w:left="6768" w:hanging="360"/>
      </w:pPr>
      <w:rPr>
        <w:rFonts w:ascii="Courier New" w:hAnsi="Courier New" w:cs="Courier New" w:hint="default"/>
      </w:rPr>
    </w:lvl>
    <w:lvl w:ilvl="8" w:tplc="40090005" w:tentative="1">
      <w:start w:val="1"/>
      <w:numFmt w:val="bullet"/>
      <w:lvlText w:val=""/>
      <w:lvlJc w:val="left"/>
      <w:pPr>
        <w:ind w:left="7488" w:hanging="360"/>
      </w:pPr>
      <w:rPr>
        <w:rFonts w:ascii="Wingdings" w:hAnsi="Wingdings" w:hint="default"/>
      </w:rPr>
    </w:lvl>
  </w:abstractNum>
  <w:abstractNum w:abstractNumId="40">
    <w:nsid w:val="32076397"/>
    <w:multiLevelType w:val="hybridMultilevel"/>
    <w:tmpl w:val="DC040202"/>
    <w:lvl w:ilvl="0" w:tplc="40090001">
      <w:start w:val="1"/>
      <w:numFmt w:val="bullet"/>
      <w:lvlText w:val=""/>
      <w:lvlJc w:val="left"/>
      <w:pPr>
        <w:ind w:left="1728" w:hanging="360"/>
      </w:pPr>
      <w:rPr>
        <w:rFonts w:ascii="Symbol" w:hAnsi="Symbol" w:hint="default"/>
      </w:rPr>
    </w:lvl>
    <w:lvl w:ilvl="1" w:tplc="40090003" w:tentative="1">
      <w:start w:val="1"/>
      <w:numFmt w:val="bullet"/>
      <w:lvlText w:val="o"/>
      <w:lvlJc w:val="left"/>
      <w:pPr>
        <w:ind w:left="2448" w:hanging="360"/>
      </w:pPr>
      <w:rPr>
        <w:rFonts w:ascii="Courier New" w:hAnsi="Courier New" w:cs="Courier New" w:hint="default"/>
      </w:rPr>
    </w:lvl>
    <w:lvl w:ilvl="2" w:tplc="40090005" w:tentative="1">
      <w:start w:val="1"/>
      <w:numFmt w:val="bullet"/>
      <w:lvlText w:val=""/>
      <w:lvlJc w:val="left"/>
      <w:pPr>
        <w:ind w:left="3168" w:hanging="360"/>
      </w:pPr>
      <w:rPr>
        <w:rFonts w:ascii="Wingdings" w:hAnsi="Wingdings" w:hint="default"/>
      </w:rPr>
    </w:lvl>
    <w:lvl w:ilvl="3" w:tplc="40090001" w:tentative="1">
      <w:start w:val="1"/>
      <w:numFmt w:val="bullet"/>
      <w:lvlText w:val=""/>
      <w:lvlJc w:val="left"/>
      <w:pPr>
        <w:ind w:left="3888" w:hanging="360"/>
      </w:pPr>
      <w:rPr>
        <w:rFonts w:ascii="Symbol" w:hAnsi="Symbol" w:hint="default"/>
      </w:rPr>
    </w:lvl>
    <w:lvl w:ilvl="4" w:tplc="40090003" w:tentative="1">
      <w:start w:val="1"/>
      <w:numFmt w:val="bullet"/>
      <w:lvlText w:val="o"/>
      <w:lvlJc w:val="left"/>
      <w:pPr>
        <w:ind w:left="4608" w:hanging="360"/>
      </w:pPr>
      <w:rPr>
        <w:rFonts w:ascii="Courier New" w:hAnsi="Courier New" w:cs="Courier New" w:hint="default"/>
      </w:rPr>
    </w:lvl>
    <w:lvl w:ilvl="5" w:tplc="40090005" w:tentative="1">
      <w:start w:val="1"/>
      <w:numFmt w:val="bullet"/>
      <w:lvlText w:val=""/>
      <w:lvlJc w:val="left"/>
      <w:pPr>
        <w:ind w:left="5328" w:hanging="360"/>
      </w:pPr>
      <w:rPr>
        <w:rFonts w:ascii="Wingdings" w:hAnsi="Wingdings" w:hint="default"/>
      </w:rPr>
    </w:lvl>
    <w:lvl w:ilvl="6" w:tplc="40090001" w:tentative="1">
      <w:start w:val="1"/>
      <w:numFmt w:val="bullet"/>
      <w:lvlText w:val=""/>
      <w:lvlJc w:val="left"/>
      <w:pPr>
        <w:ind w:left="6048" w:hanging="360"/>
      </w:pPr>
      <w:rPr>
        <w:rFonts w:ascii="Symbol" w:hAnsi="Symbol" w:hint="default"/>
      </w:rPr>
    </w:lvl>
    <w:lvl w:ilvl="7" w:tplc="40090003" w:tentative="1">
      <w:start w:val="1"/>
      <w:numFmt w:val="bullet"/>
      <w:lvlText w:val="o"/>
      <w:lvlJc w:val="left"/>
      <w:pPr>
        <w:ind w:left="6768" w:hanging="360"/>
      </w:pPr>
      <w:rPr>
        <w:rFonts w:ascii="Courier New" w:hAnsi="Courier New" w:cs="Courier New" w:hint="default"/>
      </w:rPr>
    </w:lvl>
    <w:lvl w:ilvl="8" w:tplc="40090005" w:tentative="1">
      <w:start w:val="1"/>
      <w:numFmt w:val="bullet"/>
      <w:lvlText w:val=""/>
      <w:lvlJc w:val="left"/>
      <w:pPr>
        <w:ind w:left="7488" w:hanging="360"/>
      </w:pPr>
      <w:rPr>
        <w:rFonts w:ascii="Wingdings" w:hAnsi="Wingdings" w:hint="default"/>
      </w:rPr>
    </w:lvl>
  </w:abstractNum>
  <w:abstractNum w:abstractNumId="41">
    <w:nsid w:val="32BB5FC0"/>
    <w:multiLevelType w:val="hybridMultilevel"/>
    <w:tmpl w:val="2836096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2">
    <w:nsid w:val="32E06E16"/>
    <w:multiLevelType w:val="hybridMultilevel"/>
    <w:tmpl w:val="ED8E01C4"/>
    <w:lvl w:ilvl="0" w:tplc="A4026E78">
      <w:start w:val="1"/>
      <w:numFmt w:val="decimal"/>
      <w:lvlText w:val="%1."/>
      <w:lvlJc w:val="left"/>
      <w:pPr>
        <w:ind w:left="1368" w:hanging="360"/>
      </w:pPr>
      <w:rPr>
        <w:rFonts w:hint="default"/>
      </w:rPr>
    </w:lvl>
    <w:lvl w:ilvl="1" w:tplc="40090019" w:tentative="1">
      <w:start w:val="1"/>
      <w:numFmt w:val="lowerLetter"/>
      <w:lvlText w:val="%2."/>
      <w:lvlJc w:val="left"/>
      <w:pPr>
        <w:ind w:left="2088" w:hanging="360"/>
      </w:pPr>
    </w:lvl>
    <w:lvl w:ilvl="2" w:tplc="4009001B" w:tentative="1">
      <w:start w:val="1"/>
      <w:numFmt w:val="lowerRoman"/>
      <w:lvlText w:val="%3."/>
      <w:lvlJc w:val="right"/>
      <w:pPr>
        <w:ind w:left="2808" w:hanging="180"/>
      </w:pPr>
    </w:lvl>
    <w:lvl w:ilvl="3" w:tplc="4009000F" w:tentative="1">
      <w:start w:val="1"/>
      <w:numFmt w:val="decimal"/>
      <w:lvlText w:val="%4."/>
      <w:lvlJc w:val="left"/>
      <w:pPr>
        <w:ind w:left="3528" w:hanging="360"/>
      </w:pPr>
    </w:lvl>
    <w:lvl w:ilvl="4" w:tplc="40090019" w:tentative="1">
      <w:start w:val="1"/>
      <w:numFmt w:val="lowerLetter"/>
      <w:lvlText w:val="%5."/>
      <w:lvlJc w:val="left"/>
      <w:pPr>
        <w:ind w:left="4248" w:hanging="360"/>
      </w:pPr>
    </w:lvl>
    <w:lvl w:ilvl="5" w:tplc="4009001B" w:tentative="1">
      <w:start w:val="1"/>
      <w:numFmt w:val="lowerRoman"/>
      <w:lvlText w:val="%6."/>
      <w:lvlJc w:val="right"/>
      <w:pPr>
        <w:ind w:left="4968" w:hanging="180"/>
      </w:pPr>
    </w:lvl>
    <w:lvl w:ilvl="6" w:tplc="4009000F" w:tentative="1">
      <w:start w:val="1"/>
      <w:numFmt w:val="decimal"/>
      <w:lvlText w:val="%7."/>
      <w:lvlJc w:val="left"/>
      <w:pPr>
        <w:ind w:left="5688" w:hanging="360"/>
      </w:pPr>
    </w:lvl>
    <w:lvl w:ilvl="7" w:tplc="40090019" w:tentative="1">
      <w:start w:val="1"/>
      <w:numFmt w:val="lowerLetter"/>
      <w:lvlText w:val="%8."/>
      <w:lvlJc w:val="left"/>
      <w:pPr>
        <w:ind w:left="6408" w:hanging="360"/>
      </w:pPr>
    </w:lvl>
    <w:lvl w:ilvl="8" w:tplc="4009001B" w:tentative="1">
      <w:start w:val="1"/>
      <w:numFmt w:val="lowerRoman"/>
      <w:lvlText w:val="%9."/>
      <w:lvlJc w:val="right"/>
      <w:pPr>
        <w:ind w:left="7128" w:hanging="180"/>
      </w:pPr>
    </w:lvl>
  </w:abstractNum>
  <w:abstractNum w:abstractNumId="43">
    <w:nsid w:val="33674493"/>
    <w:multiLevelType w:val="hybridMultilevel"/>
    <w:tmpl w:val="06881422"/>
    <w:lvl w:ilvl="0" w:tplc="40090001">
      <w:start w:val="1"/>
      <w:numFmt w:val="bullet"/>
      <w:lvlText w:val=""/>
      <w:lvlJc w:val="left"/>
      <w:pPr>
        <w:ind w:left="1728" w:hanging="360"/>
      </w:pPr>
      <w:rPr>
        <w:rFonts w:ascii="Symbol" w:hAnsi="Symbol" w:hint="default"/>
      </w:rPr>
    </w:lvl>
    <w:lvl w:ilvl="1" w:tplc="40090003" w:tentative="1">
      <w:start w:val="1"/>
      <w:numFmt w:val="bullet"/>
      <w:lvlText w:val="o"/>
      <w:lvlJc w:val="left"/>
      <w:pPr>
        <w:ind w:left="2448" w:hanging="360"/>
      </w:pPr>
      <w:rPr>
        <w:rFonts w:ascii="Courier New" w:hAnsi="Courier New" w:cs="Courier New" w:hint="default"/>
      </w:rPr>
    </w:lvl>
    <w:lvl w:ilvl="2" w:tplc="40090005" w:tentative="1">
      <w:start w:val="1"/>
      <w:numFmt w:val="bullet"/>
      <w:lvlText w:val=""/>
      <w:lvlJc w:val="left"/>
      <w:pPr>
        <w:ind w:left="3168" w:hanging="360"/>
      </w:pPr>
      <w:rPr>
        <w:rFonts w:ascii="Wingdings" w:hAnsi="Wingdings" w:hint="default"/>
      </w:rPr>
    </w:lvl>
    <w:lvl w:ilvl="3" w:tplc="40090001" w:tentative="1">
      <w:start w:val="1"/>
      <w:numFmt w:val="bullet"/>
      <w:lvlText w:val=""/>
      <w:lvlJc w:val="left"/>
      <w:pPr>
        <w:ind w:left="3888" w:hanging="360"/>
      </w:pPr>
      <w:rPr>
        <w:rFonts w:ascii="Symbol" w:hAnsi="Symbol" w:hint="default"/>
      </w:rPr>
    </w:lvl>
    <w:lvl w:ilvl="4" w:tplc="40090003" w:tentative="1">
      <w:start w:val="1"/>
      <w:numFmt w:val="bullet"/>
      <w:lvlText w:val="o"/>
      <w:lvlJc w:val="left"/>
      <w:pPr>
        <w:ind w:left="4608" w:hanging="360"/>
      </w:pPr>
      <w:rPr>
        <w:rFonts w:ascii="Courier New" w:hAnsi="Courier New" w:cs="Courier New" w:hint="default"/>
      </w:rPr>
    </w:lvl>
    <w:lvl w:ilvl="5" w:tplc="40090005" w:tentative="1">
      <w:start w:val="1"/>
      <w:numFmt w:val="bullet"/>
      <w:lvlText w:val=""/>
      <w:lvlJc w:val="left"/>
      <w:pPr>
        <w:ind w:left="5328" w:hanging="360"/>
      </w:pPr>
      <w:rPr>
        <w:rFonts w:ascii="Wingdings" w:hAnsi="Wingdings" w:hint="default"/>
      </w:rPr>
    </w:lvl>
    <w:lvl w:ilvl="6" w:tplc="40090001" w:tentative="1">
      <w:start w:val="1"/>
      <w:numFmt w:val="bullet"/>
      <w:lvlText w:val=""/>
      <w:lvlJc w:val="left"/>
      <w:pPr>
        <w:ind w:left="6048" w:hanging="360"/>
      </w:pPr>
      <w:rPr>
        <w:rFonts w:ascii="Symbol" w:hAnsi="Symbol" w:hint="default"/>
      </w:rPr>
    </w:lvl>
    <w:lvl w:ilvl="7" w:tplc="40090003" w:tentative="1">
      <w:start w:val="1"/>
      <w:numFmt w:val="bullet"/>
      <w:lvlText w:val="o"/>
      <w:lvlJc w:val="left"/>
      <w:pPr>
        <w:ind w:left="6768" w:hanging="360"/>
      </w:pPr>
      <w:rPr>
        <w:rFonts w:ascii="Courier New" w:hAnsi="Courier New" w:cs="Courier New" w:hint="default"/>
      </w:rPr>
    </w:lvl>
    <w:lvl w:ilvl="8" w:tplc="40090005" w:tentative="1">
      <w:start w:val="1"/>
      <w:numFmt w:val="bullet"/>
      <w:lvlText w:val=""/>
      <w:lvlJc w:val="left"/>
      <w:pPr>
        <w:ind w:left="7488" w:hanging="360"/>
      </w:pPr>
      <w:rPr>
        <w:rFonts w:ascii="Wingdings" w:hAnsi="Wingdings" w:hint="default"/>
      </w:rPr>
    </w:lvl>
  </w:abstractNum>
  <w:abstractNum w:abstractNumId="44">
    <w:nsid w:val="363F4497"/>
    <w:multiLevelType w:val="hybridMultilevel"/>
    <w:tmpl w:val="0FE65598"/>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5">
    <w:nsid w:val="36742DC6"/>
    <w:multiLevelType w:val="hybridMultilevel"/>
    <w:tmpl w:val="753276E6"/>
    <w:lvl w:ilvl="0" w:tplc="40090001">
      <w:start w:val="1"/>
      <w:numFmt w:val="bullet"/>
      <w:lvlText w:val=""/>
      <w:lvlJc w:val="left"/>
      <w:pPr>
        <w:ind w:left="1728" w:hanging="360"/>
      </w:pPr>
      <w:rPr>
        <w:rFonts w:ascii="Symbol" w:hAnsi="Symbol" w:hint="default"/>
      </w:rPr>
    </w:lvl>
    <w:lvl w:ilvl="1" w:tplc="40090003">
      <w:start w:val="1"/>
      <w:numFmt w:val="bullet"/>
      <w:lvlText w:val="o"/>
      <w:lvlJc w:val="left"/>
      <w:pPr>
        <w:ind w:left="2448" w:hanging="360"/>
      </w:pPr>
      <w:rPr>
        <w:rFonts w:ascii="Courier New" w:hAnsi="Courier New" w:cs="Courier New" w:hint="default"/>
      </w:rPr>
    </w:lvl>
    <w:lvl w:ilvl="2" w:tplc="40090005">
      <w:start w:val="1"/>
      <w:numFmt w:val="bullet"/>
      <w:lvlText w:val=""/>
      <w:lvlJc w:val="left"/>
      <w:pPr>
        <w:ind w:left="3168" w:hanging="360"/>
      </w:pPr>
      <w:rPr>
        <w:rFonts w:ascii="Wingdings" w:hAnsi="Wingdings" w:hint="default"/>
      </w:rPr>
    </w:lvl>
    <w:lvl w:ilvl="3" w:tplc="40090001" w:tentative="1">
      <w:start w:val="1"/>
      <w:numFmt w:val="bullet"/>
      <w:lvlText w:val=""/>
      <w:lvlJc w:val="left"/>
      <w:pPr>
        <w:ind w:left="3888" w:hanging="360"/>
      </w:pPr>
      <w:rPr>
        <w:rFonts w:ascii="Symbol" w:hAnsi="Symbol" w:hint="default"/>
      </w:rPr>
    </w:lvl>
    <w:lvl w:ilvl="4" w:tplc="40090003" w:tentative="1">
      <w:start w:val="1"/>
      <w:numFmt w:val="bullet"/>
      <w:lvlText w:val="o"/>
      <w:lvlJc w:val="left"/>
      <w:pPr>
        <w:ind w:left="4608" w:hanging="360"/>
      </w:pPr>
      <w:rPr>
        <w:rFonts w:ascii="Courier New" w:hAnsi="Courier New" w:cs="Courier New" w:hint="default"/>
      </w:rPr>
    </w:lvl>
    <w:lvl w:ilvl="5" w:tplc="40090005" w:tentative="1">
      <w:start w:val="1"/>
      <w:numFmt w:val="bullet"/>
      <w:lvlText w:val=""/>
      <w:lvlJc w:val="left"/>
      <w:pPr>
        <w:ind w:left="5328" w:hanging="360"/>
      </w:pPr>
      <w:rPr>
        <w:rFonts w:ascii="Wingdings" w:hAnsi="Wingdings" w:hint="default"/>
      </w:rPr>
    </w:lvl>
    <w:lvl w:ilvl="6" w:tplc="40090001" w:tentative="1">
      <w:start w:val="1"/>
      <w:numFmt w:val="bullet"/>
      <w:lvlText w:val=""/>
      <w:lvlJc w:val="left"/>
      <w:pPr>
        <w:ind w:left="6048" w:hanging="360"/>
      </w:pPr>
      <w:rPr>
        <w:rFonts w:ascii="Symbol" w:hAnsi="Symbol" w:hint="default"/>
      </w:rPr>
    </w:lvl>
    <w:lvl w:ilvl="7" w:tplc="40090003" w:tentative="1">
      <w:start w:val="1"/>
      <w:numFmt w:val="bullet"/>
      <w:lvlText w:val="o"/>
      <w:lvlJc w:val="left"/>
      <w:pPr>
        <w:ind w:left="6768" w:hanging="360"/>
      </w:pPr>
      <w:rPr>
        <w:rFonts w:ascii="Courier New" w:hAnsi="Courier New" w:cs="Courier New" w:hint="default"/>
      </w:rPr>
    </w:lvl>
    <w:lvl w:ilvl="8" w:tplc="40090005" w:tentative="1">
      <w:start w:val="1"/>
      <w:numFmt w:val="bullet"/>
      <w:lvlText w:val=""/>
      <w:lvlJc w:val="left"/>
      <w:pPr>
        <w:ind w:left="7488" w:hanging="360"/>
      </w:pPr>
      <w:rPr>
        <w:rFonts w:ascii="Wingdings" w:hAnsi="Wingdings" w:hint="default"/>
      </w:rPr>
    </w:lvl>
  </w:abstractNum>
  <w:abstractNum w:abstractNumId="46">
    <w:nsid w:val="393F77C3"/>
    <w:multiLevelType w:val="hybridMultilevel"/>
    <w:tmpl w:val="A140C21A"/>
    <w:lvl w:ilvl="0" w:tplc="40090001">
      <w:start w:val="1"/>
      <w:numFmt w:val="bullet"/>
      <w:lvlText w:val=""/>
      <w:lvlJc w:val="left"/>
      <w:pPr>
        <w:ind w:left="1728" w:hanging="360"/>
      </w:pPr>
      <w:rPr>
        <w:rFonts w:ascii="Symbol" w:hAnsi="Symbol" w:hint="default"/>
      </w:rPr>
    </w:lvl>
    <w:lvl w:ilvl="1" w:tplc="40090003" w:tentative="1">
      <w:start w:val="1"/>
      <w:numFmt w:val="bullet"/>
      <w:lvlText w:val="o"/>
      <w:lvlJc w:val="left"/>
      <w:pPr>
        <w:ind w:left="2448" w:hanging="360"/>
      </w:pPr>
      <w:rPr>
        <w:rFonts w:ascii="Courier New" w:hAnsi="Courier New" w:cs="Courier New" w:hint="default"/>
      </w:rPr>
    </w:lvl>
    <w:lvl w:ilvl="2" w:tplc="40090005" w:tentative="1">
      <w:start w:val="1"/>
      <w:numFmt w:val="bullet"/>
      <w:lvlText w:val=""/>
      <w:lvlJc w:val="left"/>
      <w:pPr>
        <w:ind w:left="3168" w:hanging="360"/>
      </w:pPr>
      <w:rPr>
        <w:rFonts w:ascii="Wingdings" w:hAnsi="Wingdings" w:hint="default"/>
      </w:rPr>
    </w:lvl>
    <w:lvl w:ilvl="3" w:tplc="40090001" w:tentative="1">
      <w:start w:val="1"/>
      <w:numFmt w:val="bullet"/>
      <w:lvlText w:val=""/>
      <w:lvlJc w:val="left"/>
      <w:pPr>
        <w:ind w:left="3888" w:hanging="360"/>
      </w:pPr>
      <w:rPr>
        <w:rFonts w:ascii="Symbol" w:hAnsi="Symbol" w:hint="default"/>
      </w:rPr>
    </w:lvl>
    <w:lvl w:ilvl="4" w:tplc="40090003" w:tentative="1">
      <w:start w:val="1"/>
      <w:numFmt w:val="bullet"/>
      <w:lvlText w:val="o"/>
      <w:lvlJc w:val="left"/>
      <w:pPr>
        <w:ind w:left="4608" w:hanging="360"/>
      </w:pPr>
      <w:rPr>
        <w:rFonts w:ascii="Courier New" w:hAnsi="Courier New" w:cs="Courier New" w:hint="default"/>
      </w:rPr>
    </w:lvl>
    <w:lvl w:ilvl="5" w:tplc="40090005" w:tentative="1">
      <w:start w:val="1"/>
      <w:numFmt w:val="bullet"/>
      <w:lvlText w:val=""/>
      <w:lvlJc w:val="left"/>
      <w:pPr>
        <w:ind w:left="5328" w:hanging="360"/>
      </w:pPr>
      <w:rPr>
        <w:rFonts w:ascii="Wingdings" w:hAnsi="Wingdings" w:hint="default"/>
      </w:rPr>
    </w:lvl>
    <w:lvl w:ilvl="6" w:tplc="40090001" w:tentative="1">
      <w:start w:val="1"/>
      <w:numFmt w:val="bullet"/>
      <w:lvlText w:val=""/>
      <w:lvlJc w:val="left"/>
      <w:pPr>
        <w:ind w:left="6048" w:hanging="360"/>
      </w:pPr>
      <w:rPr>
        <w:rFonts w:ascii="Symbol" w:hAnsi="Symbol" w:hint="default"/>
      </w:rPr>
    </w:lvl>
    <w:lvl w:ilvl="7" w:tplc="40090003" w:tentative="1">
      <w:start w:val="1"/>
      <w:numFmt w:val="bullet"/>
      <w:lvlText w:val="o"/>
      <w:lvlJc w:val="left"/>
      <w:pPr>
        <w:ind w:left="6768" w:hanging="360"/>
      </w:pPr>
      <w:rPr>
        <w:rFonts w:ascii="Courier New" w:hAnsi="Courier New" w:cs="Courier New" w:hint="default"/>
      </w:rPr>
    </w:lvl>
    <w:lvl w:ilvl="8" w:tplc="40090005" w:tentative="1">
      <w:start w:val="1"/>
      <w:numFmt w:val="bullet"/>
      <w:lvlText w:val=""/>
      <w:lvlJc w:val="left"/>
      <w:pPr>
        <w:ind w:left="7488" w:hanging="360"/>
      </w:pPr>
      <w:rPr>
        <w:rFonts w:ascii="Wingdings" w:hAnsi="Wingdings" w:hint="default"/>
      </w:rPr>
    </w:lvl>
  </w:abstractNum>
  <w:abstractNum w:abstractNumId="47">
    <w:nsid w:val="3AF20AF8"/>
    <w:multiLevelType w:val="hybridMultilevel"/>
    <w:tmpl w:val="ED8E01C4"/>
    <w:lvl w:ilvl="0" w:tplc="A4026E78">
      <w:start w:val="1"/>
      <w:numFmt w:val="decimal"/>
      <w:lvlText w:val="%1."/>
      <w:lvlJc w:val="left"/>
      <w:pPr>
        <w:ind w:left="1368" w:hanging="360"/>
      </w:pPr>
      <w:rPr>
        <w:rFonts w:hint="default"/>
      </w:rPr>
    </w:lvl>
    <w:lvl w:ilvl="1" w:tplc="40090019" w:tentative="1">
      <w:start w:val="1"/>
      <w:numFmt w:val="lowerLetter"/>
      <w:lvlText w:val="%2."/>
      <w:lvlJc w:val="left"/>
      <w:pPr>
        <w:ind w:left="2088" w:hanging="360"/>
      </w:pPr>
    </w:lvl>
    <w:lvl w:ilvl="2" w:tplc="4009001B" w:tentative="1">
      <w:start w:val="1"/>
      <w:numFmt w:val="lowerRoman"/>
      <w:lvlText w:val="%3."/>
      <w:lvlJc w:val="right"/>
      <w:pPr>
        <w:ind w:left="2808" w:hanging="180"/>
      </w:pPr>
    </w:lvl>
    <w:lvl w:ilvl="3" w:tplc="4009000F" w:tentative="1">
      <w:start w:val="1"/>
      <w:numFmt w:val="decimal"/>
      <w:lvlText w:val="%4."/>
      <w:lvlJc w:val="left"/>
      <w:pPr>
        <w:ind w:left="3528" w:hanging="360"/>
      </w:pPr>
    </w:lvl>
    <w:lvl w:ilvl="4" w:tplc="40090019" w:tentative="1">
      <w:start w:val="1"/>
      <w:numFmt w:val="lowerLetter"/>
      <w:lvlText w:val="%5."/>
      <w:lvlJc w:val="left"/>
      <w:pPr>
        <w:ind w:left="4248" w:hanging="360"/>
      </w:pPr>
    </w:lvl>
    <w:lvl w:ilvl="5" w:tplc="4009001B" w:tentative="1">
      <w:start w:val="1"/>
      <w:numFmt w:val="lowerRoman"/>
      <w:lvlText w:val="%6."/>
      <w:lvlJc w:val="right"/>
      <w:pPr>
        <w:ind w:left="4968" w:hanging="180"/>
      </w:pPr>
    </w:lvl>
    <w:lvl w:ilvl="6" w:tplc="4009000F" w:tentative="1">
      <w:start w:val="1"/>
      <w:numFmt w:val="decimal"/>
      <w:lvlText w:val="%7."/>
      <w:lvlJc w:val="left"/>
      <w:pPr>
        <w:ind w:left="5688" w:hanging="360"/>
      </w:pPr>
    </w:lvl>
    <w:lvl w:ilvl="7" w:tplc="40090019" w:tentative="1">
      <w:start w:val="1"/>
      <w:numFmt w:val="lowerLetter"/>
      <w:lvlText w:val="%8."/>
      <w:lvlJc w:val="left"/>
      <w:pPr>
        <w:ind w:left="6408" w:hanging="360"/>
      </w:pPr>
    </w:lvl>
    <w:lvl w:ilvl="8" w:tplc="4009001B" w:tentative="1">
      <w:start w:val="1"/>
      <w:numFmt w:val="lowerRoman"/>
      <w:lvlText w:val="%9."/>
      <w:lvlJc w:val="right"/>
      <w:pPr>
        <w:ind w:left="7128" w:hanging="180"/>
      </w:pPr>
    </w:lvl>
  </w:abstractNum>
  <w:abstractNum w:abstractNumId="48">
    <w:nsid w:val="3BFE476E"/>
    <w:multiLevelType w:val="hybridMultilevel"/>
    <w:tmpl w:val="1918276C"/>
    <w:lvl w:ilvl="0" w:tplc="40090019">
      <w:start w:val="1"/>
      <w:numFmt w:val="lowerLetter"/>
      <w:lvlText w:val="%1."/>
      <w:lvlJc w:val="left"/>
      <w:pPr>
        <w:ind w:left="2088" w:hanging="360"/>
      </w:pPr>
    </w:lvl>
    <w:lvl w:ilvl="1" w:tplc="40090019" w:tentative="1">
      <w:start w:val="1"/>
      <w:numFmt w:val="lowerLetter"/>
      <w:lvlText w:val="%2."/>
      <w:lvlJc w:val="left"/>
      <w:pPr>
        <w:ind w:left="2808" w:hanging="360"/>
      </w:pPr>
    </w:lvl>
    <w:lvl w:ilvl="2" w:tplc="4009001B" w:tentative="1">
      <w:start w:val="1"/>
      <w:numFmt w:val="lowerRoman"/>
      <w:lvlText w:val="%3."/>
      <w:lvlJc w:val="right"/>
      <w:pPr>
        <w:ind w:left="3528" w:hanging="180"/>
      </w:pPr>
    </w:lvl>
    <w:lvl w:ilvl="3" w:tplc="4009000F" w:tentative="1">
      <w:start w:val="1"/>
      <w:numFmt w:val="decimal"/>
      <w:lvlText w:val="%4."/>
      <w:lvlJc w:val="left"/>
      <w:pPr>
        <w:ind w:left="4248" w:hanging="360"/>
      </w:pPr>
    </w:lvl>
    <w:lvl w:ilvl="4" w:tplc="40090019" w:tentative="1">
      <w:start w:val="1"/>
      <w:numFmt w:val="lowerLetter"/>
      <w:lvlText w:val="%5."/>
      <w:lvlJc w:val="left"/>
      <w:pPr>
        <w:ind w:left="4968" w:hanging="360"/>
      </w:pPr>
    </w:lvl>
    <w:lvl w:ilvl="5" w:tplc="4009001B" w:tentative="1">
      <w:start w:val="1"/>
      <w:numFmt w:val="lowerRoman"/>
      <w:lvlText w:val="%6."/>
      <w:lvlJc w:val="right"/>
      <w:pPr>
        <w:ind w:left="5688" w:hanging="180"/>
      </w:pPr>
    </w:lvl>
    <w:lvl w:ilvl="6" w:tplc="4009000F" w:tentative="1">
      <w:start w:val="1"/>
      <w:numFmt w:val="decimal"/>
      <w:lvlText w:val="%7."/>
      <w:lvlJc w:val="left"/>
      <w:pPr>
        <w:ind w:left="6408" w:hanging="360"/>
      </w:pPr>
    </w:lvl>
    <w:lvl w:ilvl="7" w:tplc="40090019" w:tentative="1">
      <w:start w:val="1"/>
      <w:numFmt w:val="lowerLetter"/>
      <w:lvlText w:val="%8."/>
      <w:lvlJc w:val="left"/>
      <w:pPr>
        <w:ind w:left="7128" w:hanging="360"/>
      </w:pPr>
    </w:lvl>
    <w:lvl w:ilvl="8" w:tplc="4009001B" w:tentative="1">
      <w:start w:val="1"/>
      <w:numFmt w:val="lowerRoman"/>
      <w:lvlText w:val="%9."/>
      <w:lvlJc w:val="right"/>
      <w:pPr>
        <w:ind w:left="7848" w:hanging="180"/>
      </w:pPr>
    </w:lvl>
  </w:abstractNum>
  <w:abstractNum w:abstractNumId="49">
    <w:nsid w:val="412C7AFA"/>
    <w:multiLevelType w:val="hybridMultilevel"/>
    <w:tmpl w:val="356AB226"/>
    <w:lvl w:ilvl="0" w:tplc="40090001">
      <w:start w:val="1"/>
      <w:numFmt w:val="bullet"/>
      <w:lvlText w:val=""/>
      <w:lvlJc w:val="left"/>
      <w:pPr>
        <w:ind w:left="1728" w:hanging="360"/>
      </w:pPr>
      <w:rPr>
        <w:rFonts w:ascii="Symbol" w:hAnsi="Symbol" w:hint="default"/>
      </w:rPr>
    </w:lvl>
    <w:lvl w:ilvl="1" w:tplc="40090003" w:tentative="1">
      <w:start w:val="1"/>
      <w:numFmt w:val="bullet"/>
      <w:lvlText w:val="o"/>
      <w:lvlJc w:val="left"/>
      <w:pPr>
        <w:ind w:left="2448" w:hanging="360"/>
      </w:pPr>
      <w:rPr>
        <w:rFonts w:ascii="Courier New" w:hAnsi="Courier New" w:cs="Courier New" w:hint="default"/>
      </w:rPr>
    </w:lvl>
    <w:lvl w:ilvl="2" w:tplc="40090005" w:tentative="1">
      <w:start w:val="1"/>
      <w:numFmt w:val="bullet"/>
      <w:lvlText w:val=""/>
      <w:lvlJc w:val="left"/>
      <w:pPr>
        <w:ind w:left="3168" w:hanging="360"/>
      </w:pPr>
      <w:rPr>
        <w:rFonts w:ascii="Wingdings" w:hAnsi="Wingdings" w:hint="default"/>
      </w:rPr>
    </w:lvl>
    <w:lvl w:ilvl="3" w:tplc="40090001" w:tentative="1">
      <w:start w:val="1"/>
      <w:numFmt w:val="bullet"/>
      <w:lvlText w:val=""/>
      <w:lvlJc w:val="left"/>
      <w:pPr>
        <w:ind w:left="3888" w:hanging="360"/>
      </w:pPr>
      <w:rPr>
        <w:rFonts w:ascii="Symbol" w:hAnsi="Symbol" w:hint="default"/>
      </w:rPr>
    </w:lvl>
    <w:lvl w:ilvl="4" w:tplc="40090003" w:tentative="1">
      <w:start w:val="1"/>
      <w:numFmt w:val="bullet"/>
      <w:lvlText w:val="o"/>
      <w:lvlJc w:val="left"/>
      <w:pPr>
        <w:ind w:left="4608" w:hanging="360"/>
      </w:pPr>
      <w:rPr>
        <w:rFonts w:ascii="Courier New" w:hAnsi="Courier New" w:cs="Courier New" w:hint="default"/>
      </w:rPr>
    </w:lvl>
    <w:lvl w:ilvl="5" w:tplc="40090005" w:tentative="1">
      <w:start w:val="1"/>
      <w:numFmt w:val="bullet"/>
      <w:lvlText w:val=""/>
      <w:lvlJc w:val="left"/>
      <w:pPr>
        <w:ind w:left="5328" w:hanging="360"/>
      </w:pPr>
      <w:rPr>
        <w:rFonts w:ascii="Wingdings" w:hAnsi="Wingdings" w:hint="default"/>
      </w:rPr>
    </w:lvl>
    <w:lvl w:ilvl="6" w:tplc="40090001" w:tentative="1">
      <w:start w:val="1"/>
      <w:numFmt w:val="bullet"/>
      <w:lvlText w:val=""/>
      <w:lvlJc w:val="left"/>
      <w:pPr>
        <w:ind w:left="6048" w:hanging="360"/>
      </w:pPr>
      <w:rPr>
        <w:rFonts w:ascii="Symbol" w:hAnsi="Symbol" w:hint="default"/>
      </w:rPr>
    </w:lvl>
    <w:lvl w:ilvl="7" w:tplc="40090003" w:tentative="1">
      <w:start w:val="1"/>
      <w:numFmt w:val="bullet"/>
      <w:lvlText w:val="o"/>
      <w:lvlJc w:val="left"/>
      <w:pPr>
        <w:ind w:left="6768" w:hanging="360"/>
      </w:pPr>
      <w:rPr>
        <w:rFonts w:ascii="Courier New" w:hAnsi="Courier New" w:cs="Courier New" w:hint="default"/>
      </w:rPr>
    </w:lvl>
    <w:lvl w:ilvl="8" w:tplc="40090005" w:tentative="1">
      <w:start w:val="1"/>
      <w:numFmt w:val="bullet"/>
      <w:lvlText w:val=""/>
      <w:lvlJc w:val="left"/>
      <w:pPr>
        <w:ind w:left="7488" w:hanging="360"/>
      </w:pPr>
      <w:rPr>
        <w:rFonts w:ascii="Wingdings" w:hAnsi="Wingdings" w:hint="default"/>
      </w:rPr>
    </w:lvl>
  </w:abstractNum>
  <w:abstractNum w:abstractNumId="50">
    <w:nsid w:val="41755517"/>
    <w:multiLevelType w:val="hybridMultilevel"/>
    <w:tmpl w:val="5382FF78"/>
    <w:lvl w:ilvl="0" w:tplc="40090001">
      <w:start w:val="1"/>
      <w:numFmt w:val="bullet"/>
      <w:lvlText w:val=""/>
      <w:lvlJc w:val="left"/>
      <w:pPr>
        <w:ind w:left="1728" w:hanging="360"/>
      </w:pPr>
      <w:rPr>
        <w:rFonts w:ascii="Symbol" w:hAnsi="Symbol" w:hint="default"/>
      </w:rPr>
    </w:lvl>
    <w:lvl w:ilvl="1" w:tplc="40090003" w:tentative="1">
      <w:start w:val="1"/>
      <w:numFmt w:val="bullet"/>
      <w:lvlText w:val="o"/>
      <w:lvlJc w:val="left"/>
      <w:pPr>
        <w:ind w:left="2448" w:hanging="360"/>
      </w:pPr>
      <w:rPr>
        <w:rFonts w:ascii="Courier New" w:hAnsi="Courier New" w:cs="Courier New" w:hint="default"/>
      </w:rPr>
    </w:lvl>
    <w:lvl w:ilvl="2" w:tplc="40090005" w:tentative="1">
      <w:start w:val="1"/>
      <w:numFmt w:val="bullet"/>
      <w:lvlText w:val=""/>
      <w:lvlJc w:val="left"/>
      <w:pPr>
        <w:ind w:left="3168" w:hanging="360"/>
      </w:pPr>
      <w:rPr>
        <w:rFonts w:ascii="Wingdings" w:hAnsi="Wingdings" w:hint="default"/>
      </w:rPr>
    </w:lvl>
    <w:lvl w:ilvl="3" w:tplc="40090001" w:tentative="1">
      <w:start w:val="1"/>
      <w:numFmt w:val="bullet"/>
      <w:lvlText w:val=""/>
      <w:lvlJc w:val="left"/>
      <w:pPr>
        <w:ind w:left="3888" w:hanging="360"/>
      </w:pPr>
      <w:rPr>
        <w:rFonts w:ascii="Symbol" w:hAnsi="Symbol" w:hint="default"/>
      </w:rPr>
    </w:lvl>
    <w:lvl w:ilvl="4" w:tplc="40090003" w:tentative="1">
      <w:start w:val="1"/>
      <w:numFmt w:val="bullet"/>
      <w:lvlText w:val="o"/>
      <w:lvlJc w:val="left"/>
      <w:pPr>
        <w:ind w:left="4608" w:hanging="360"/>
      </w:pPr>
      <w:rPr>
        <w:rFonts w:ascii="Courier New" w:hAnsi="Courier New" w:cs="Courier New" w:hint="default"/>
      </w:rPr>
    </w:lvl>
    <w:lvl w:ilvl="5" w:tplc="40090005" w:tentative="1">
      <w:start w:val="1"/>
      <w:numFmt w:val="bullet"/>
      <w:lvlText w:val=""/>
      <w:lvlJc w:val="left"/>
      <w:pPr>
        <w:ind w:left="5328" w:hanging="360"/>
      </w:pPr>
      <w:rPr>
        <w:rFonts w:ascii="Wingdings" w:hAnsi="Wingdings" w:hint="default"/>
      </w:rPr>
    </w:lvl>
    <w:lvl w:ilvl="6" w:tplc="40090001" w:tentative="1">
      <w:start w:val="1"/>
      <w:numFmt w:val="bullet"/>
      <w:lvlText w:val=""/>
      <w:lvlJc w:val="left"/>
      <w:pPr>
        <w:ind w:left="6048" w:hanging="360"/>
      </w:pPr>
      <w:rPr>
        <w:rFonts w:ascii="Symbol" w:hAnsi="Symbol" w:hint="default"/>
      </w:rPr>
    </w:lvl>
    <w:lvl w:ilvl="7" w:tplc="40090003" w:tentative="1">
      <w:start w:val="1"/>
      <w:numFmt w:val="bullet"/>
      <w:lvlText w:val="o"/>
      <w:lvlJc w:val="left"/>
      <w:pPr>
        <w:ind w:left="6768" w:hanging="360"/>
      </w:pPr>
      <w:rPr>
        <w:rFonts w:ascii="Courier New" w:hAnsi="Courier New" w:cs="Courier New" w:hint="default"/>
      </w:rPr>
    </w:lvl>
    <w:lvl w:ilvl="8" w:tplc="40090005" w:tentative="1">
      <w:start w:val="1"/>
      <w:numFmt w:val="bullet"/>
      <w:lvlText w:val=""/>
      <w:lvlJc w:val="left"/>
      <w:pPr>
        <w:ind w:left="7488" w:hanging="360"/>
      </w:pPr>
      <w:rPr>
        <w:rFonts w:ascii="Wingdings" w:hAnsi="Wingdings" w:hint="default"/>
      </w:rPr>
    </w:lvl>
  </w:abstractNum>
  <w:abstractNum w:abstractNumId="51">
    <w:nsid w:val="41C84848"/>
    <w:multiLevelType w:val="hybridMultilevel"/>
    <w:tmpl w:val="47A621BC"/>
    <w:lvl w:ilvl="0" w:tplc="40090001">
      <w:start w:val="1"/>
      <w:numFmt w:val="bullet"/>
      <w:lvlText w:val=""/>
      <w:lvlJc w:val="left"/>
      <w:pPr>
        <w:ind w:left="1728" w:hanging="360"/>
      </w:pPr>
      <w:rPr>
        <w:rFonts w:ascii="Symbol" w:hAnsi="Symbol" w:hint="default"/>
      </w:rPr>
    </w:lvl>
    <w:lvl w:ilvl="1" w:tplc="40090003" w:tentative="1">
      <w:start w:val="1"/>
      <w:numFmt w:val="bullet"/>
      <w:lvlText w:val="o"/>
      <w:lvlJc w:val="left"/>
      <w:pPr>
        <w:ind w:left="2448" w:hanging="360"/>
      </w:pPr>
      <w:rPr>
        <w:rFonts w:ascii="Courier New" w:hAnsi="Courier New" w:cs="Courier New" w:hint="default"/>
      </w:rPr>
    </w:lvl>
    <w:lvl w:ilvl="2" w:tplc="40090005" w:tentative="1">
      <w:start w:val="1"/>
      <w:numFmt w:val="bullet"/>
      <w:lvlText w:val=""/>
      <w:lvlJc w:val="left"/>
      <w:pPr>
        <w:ind w:left="3168" w:hanging="360"/>
      </w:pPr>
      <w:rPr>
        <w:rFonts w:ascii="Wingdings" w:hAnsi="Wingdings" w:hint="default"/>
      </w:rPr>
    </w:lvl>
    <w:lvl w:ilvl="3" w:tplc="40090001" w:tentative="1">
      <w:start w:val="1"/>
      <w:numFmt w:val="bullet"/>
      <w:lvlText w:val=""/>
      <w:lvlJc w:val="left"/>
      <w:pPr>
        <w:ind w:left="3888" w:hanging="360"/>
      </w:pPr>
      <w:rPr>
        <w:rFonts w:ascii="Symbol" w:hAnsi="Symbol" w:hint="default"/>
      </w:rPr>
    </w:lvl>
    <w:lvl w:ilvl="4" w:tplc="40090003" w:tentative="1">
      <w:start w:val="1"/>
      <w:numFmt w:val="bullet"/>
      <w:lvlText w:val="o"/>
      <w:lvlJc w:val="left"/>
      <w:pPr>
        <w:ind w:left="4608" w:hanging="360"/>
      </w:pPr>
      <w:rPr>
        <w:rFonts w:ascii="Courier New" w:hAnsi="Courier New" w:cs="Courier New" w:hint="default"/>
      </w:rPr>
    </w:lvl>
    <w:lvl w:ilvl="5" w:tplc="40090005" w:tentative="1">
      <w:start w:val="1"/>
      <w:numFmt w:val="bullet"/>
      <w:lvlText w:val=""/>
      <w:lvlJc w:val="left"/>
      <w:pPr>
        <w:ind w:left="5328" w:hanging="360"/>
      </w:pPr>
      <w:rPr>
        <w:rFonts w:ascii="Wingdings" w:hAnsi="Wingdings" w:hint="default"/>
      </w:rPr>
    </w:lvl>
    <w:lvl w:ilvl="6" w:tplc="40090001" w:tentative="1">
      <w:start w:val="1"/>
      <w:numFmt w:val="bullet"/>
      <w:lvlText w:val=""/>
      <w:lvlJc w:val="left"/>
      <w:pPr>
        <w:ind w:left="6048" w:hanging="360"/>
      </w:pPr>
      <w:rPr>
        <w:rFonts w:ascii="Symbol" w:hAnsi="Symbol" w:hint="default"/>
      </w:rPr>
    </w:lvl>
    <w:lvl w:ilvl="7" w:tplc="40090003" w:tentative="1">
      <w:start w:val="1"/>
      <w:numFmt w:val="bullet"/>
      <w:lvlText w:val="o"/>
      <w:lvlJc w:val="left"/>
      <w:pPr>
        <w:ind w:left="6768" w:hanging="360"/>
      </w:pPr>
      <w:rPr>
        <w:rFonts w:ascii="Courier New" w:hAnsi="Courier New" w:cs="Courier New" w:hint="default"/>
      </w:rPr>
    </w:lvl>
    <w:lvl w:ilvl="8" w:tplc="40090005" w:tentative="1">
      <w:start w:val="1"/>
      <w:numFmt w:val="bullet"/>
      <w:lvlText w:val=""/>
      <w:lvlJc w:val="left"/>
      <w:pPr>
        <w:ind w:left="7488" w:hanging="360"/>
      </w:pPr>
      <w:rPr>
        <w:rFonts w:ascii="Wingdings" w:hAnsi="Wingdings" w:hint="default"/>
      </w:rPr>
    </w:lvl>
  </w:abstractNum>
  <w:abstractNum w:abstractNumId="52">
    <w:nsid w:val="42016395"/>
    <w:multiLevelType w:val="hybridMultilevel"/>
    <w:tmpl w:val="28803020"/>
    <w:lvl w:ilvl="0" w:tplc="40090001">
      <w:start w:val="1"/>
      <w:numFmt w:val="bullet"/>
      <w:lvlText w:val=""/>
      <w:lvlJc w:val="left"/>
      <w:pPr>
        <w:ind w:left="1728" w:hanging="360"/>
      </w:pPr>
      <w:rPr>
        <w:rFonts w:ascii="Symbol" w:hAnsi="Symbol" w:hint="default"/>
      </w:rPr>
    </w:lvl>
    <w:lvl w:ilvl="1" w:tplc="40090003" w:tentative="1">
      <w:start w:val="1"/>
      <w:numFmt w:val="bullet"/>
      <w:lvlText w:val="o"/>
      <w:lvlJc w:val="left"/>
      <w:pPr>
        <w:ind w:left="2448" w:hanging="360"/>
      </w:pPr>
      <w:rPr>
        <w:rFonts w:ascii="Courier New" w:hAnsi="Courier New" w:cs="Courier New" w:hint="default"/>
      </w:rPr>
    </w:lvl>
    <w:lvl w:ilvl="2" w:tplc="40090005" w:tentative="1">
      <w:start w:val="1"/>
      <w:numFmt w:val="bullet"/>
      <w:lvlText w:val=""/>
      <w:lvlJc w:val="left"/>
      <w:pPr>
        <w:ind w:left="3168" w:hanging="360"/>
      </w:pPr>
      <w:rPr>
        <w:rFonts w:ascii="Wingdings" w:hAnsi="Wingdings" w:hint="default"/>
      </w:rPr>
    </w:lvl>
    <w:lvl w:ilvl="3" w:tplc="40090001" w:tentative="1">
      <w:start w:val="1"/>
      <w:numFmt w:val="bullet"/>
      <w:lvlText w:val=""/>
      <w:lvlJc w:val="left"/>
      <w:pPr>
        <w:ind w:left="3888" w:hanging="360"/>
      </w:pPr>
      <w:rPr>
        <w:rFonts w:ascii="Symbol" w:hAnsi="Symbol" w:hint="default"/>
      </w:rPr>
    </w:lvl>
    <w:lvl w:ilvl="4" w:tplc="40090003" w:tentative="1">
      <w:start w:val="1"/>
      <w:numFmt w:val="bullet"/>
      <w:lvlText w:val="o"/>
      <w:lvlJc w:val="left"/>
      <w:pPr>
        <w:ind w:left="4608" w:hanging="360"/>
      </w:pPr>
      <w:rPr>
        <w:rFonts w:ascii="Courier New" w:hAnsi="Courier New" w:cs="Courier New" w:hint="default"/>
      </w:rPr>
    </w:lvl>
    <w:lvl w:ilvl="5" w:tplc="40090005" w:tentative="1">
      <w:start w:val="1"/>
      <w:numFmt w:val="bullet"/>
      <w:lvlText w:val=""/>
      <w:lvlJc w:val="left"/>
      <w:pPr>
        <w:ind w:left="5328" w:hanging="360"/>
      </w:pPr>
      <w:rPr>
        <w:rFonts w:ascii="Wingdings" w:hAnsi="Wingdings" w:hint="default"/>
      </w:rPr>
    </w:lvl>
    <w:lvl w:ilvl="6" w:tplc="40090001" w:tentative="1">
      <w:start w:val="1"/>
      <w:numFmt w:val="bullet"/>
      <w:lvlText w:val=""/>
      <w:lvlJc w:val="left"/>
      <w:pPr>
        <w:ind w:left="6048" w:hanging="360"/>
      </w:pPr>
      <w:rPr>
        <w:rFonts w:ascii="Symbol" w:hAnsi="Symbol" w:hint="default"/>
      </w:rPr>
    </w:lvl>
    <w:lvl w:ilvl="7" w:tplc="40090003" w:tentative="1">
      <w:start w:val="1"/>
      <w:numFmt w:val="bullet"/>
      <w:lvlText w:val="o"/>
      <w:lvlJc w:val="left"/>
      <w:pPr>
        <w:ind w:left="6768" w:hanging="360"/>
      </w:pPr>
      <w:rPr>
        <w:rFonts w:ascii="Courier New" w:hAnsi="Courier New" w:cs="Courier New" w:hint="default"/>
      </w:rPr>
    </w:lvl>
    <w:lvl w:ilvl="8" w:tplc="40090005" w:tentative="1">
      <w:start w:val="1"/>
      <w:numFmt w:val="bullet"/>
      <w:lvlText w:val=""/>
      <w:lvlJc w:val="left"/>
      <w:pPr>
        <w:ind w:left="7488" w:hanging="360"/>
      </w:pPr>
      <w:rPr>
        <w:rFonts w:ascii="Wingdings" w:hAnsi="Wingdings" w:hint="default"/>
      </w:rPr>
    </w:lvl>
  </w:abstractNum>
  <w:abstractNum w:abstractNumId="53">
    <w:nsid w:val="45853552"/>
    <w:multiLevelType w:val="hybridMultilevel"/>
    <w:tmpl w:val="892A9BAA"/>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4">
    <w:nsid w:val="464D4395"/>
    <w:multiLevelType w:val="hybridMultilevel"/>
    <w:tmpl w:val="77C8C43A"/>
    <w:lvl w:ilvl="0" w:tplc="654A315E">
      <w:start w:val="1"/>
      <w:numFmt w:val="decimal"/>
      <w:lvlText w:val="%1."/>
      <w:lvlJc w:val="left"/>
      <w:pPr>
        <w:ind w:left="720" w:hanging="360"/>
      </w:pPr>
      <w:rPr>
        <w:rFonts w:asciiTheme="majorHAnsi" w:hAnsiTheme="majorHAns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nsid w:val="47791F41"/>
    <w:multiLevelType w:val="hybridMultilevel"/>
    <w:tmpl w:val="77EE5F90"/>
    <w:lvl w:ilvl="0" w:tplc="40090001">
      <w:start w:val="1"/>
      <w:numFmt w:val="bullet"/>
      <w:lvlText w:val=""/>
      <w:lvlJc w:val="left"/>
      <w:pPr>
        <w:ind w:left="1728" w:hanging="360"/>
      </w:pPr>
      <w:rPr>
        <w:rFonts w:ascii="Symbol" w:hAnsi="Symbol" w:hint="default"/>
      </w:rPr>
    </w:lvl>
    <w:lvl w:ilvl="1" w:tplc="40090003" w:tentative="1">
      <w:start w:val="1"/>
      <w:numFmt w:val="bullet"/>
      <w:lvlText w:val="o"/>
      <w:lvlJc w:val="left"/>
      <w:pPr>
        <w:ind w:left="2448" w:hanging="360"/>
      </w:pPr>
      <w:rPr>
        <w:rFonts w:ascii="Courier New" w:hAnsi="Courier New" w:cs="Courier New" w:hint="default"/>
      </w:rPr>
    </w:lvl>
    <w:lvl w:ilvl="2" w:tplc="40090005" w:tentative="1">
      <w:start w:val="1"/>
      <w:numFmt w:val="bullet"/>
      <w:lvlText w:val=""/>
      <w:lvlJc w:val="left"/>
      <w:pPr>
        <w:ind w:left="3168" w:hanging="360"/>
      </w:pPr>
      <w:rPr>
        <w:rFonts w:ascii="Wingdings" w:hAnsi="Wingdings" w:hint="default"/>
      </w:rPr>
    </w:lvl>
    <w:lvl w:ilvl="3" w:tplc="40090001" w:tentative="1">
      <w:start w:val="1"/>
      <w:numFmt w:val="bullet"/>
      <w:lvlText w:val=""/>
      <w:lvlJc w:val="left"/>
      <w:pPr>
        <w:ind w:left="3888" w:hanging="360"/>
      </w:pPr>
      <w:rPr>
        <w:rFonts w:ascii="Symbol" w:hAnsi="Symbol" w:hint="default"/>
      </w:rPr>
    </w:lvl>
    <w:lvl w:ilvl="4" w:tplc="40090003" w:tentative="1">
      <w:start w:val="1"/>
      <w:numFmt w:val="bullet"/>
      <w:lvlText w:val="o"/>
      <w:lvlJc w:val="left"/>
      <w:pPr>
        <w:ind w:left="4608" w:hanging="360"/>
      </w:pPr>
      <w:rPr>
        <w:rFonts w:ascii="Courier New" w:hAnsi="Courier New" w:cs="Courier New" w:hint="default"/>
      </w:rPr>
    </w:lvl>
    <w:lvl w:ilvl="5" w:tplc="40090005" w:tentative="1">
      <w:start w:val="1"/>
      <w:numFmt w:val="bullet"/>
      <w:lvlText w:val=""/>
      <w:lvlJc w:val="left"/>
      <w:pPr>
        <w:ind w:left="5328" w:hanging="360"/>
      </w:pPr>
      <w:rPr>
        <w:rFonts w:ascii="Wingdings" w:hAnsi="Wingdings" w:hint="default"/>
      </w:rPr>
    </w:lvl>
    <w:lvl w:ilvl="6" w:tplc="40090001" w:tentative="1">
      <w:start w:val="1"/>
      <w:numFmt w:val="bullet"/>
      <w:lvlText w:val=""/>
      <w:lvlJc w:val="left"/>
      <w:pPr>
        <w:ind w:left="6048" w:hanging="360"/>
      </w:pPr>
      <w:rPr>
        <w:rFonts w:ascii="Symbol" w:hAnsi="Symbol" w:hint="default"/>
      </w:rPr>
    </w:lvl>
    <w:lvl w:ilvl="7" w:tplc="40090003" w:tentative="1">
      <w:start w:val="1"/>
      <w:numFmt w:val="bullet"/>
      <w:lvlText w:val="o"/>
      <w:lvlJc w:val="left"/>
      <w:pPr>
        <w:ind w:left="6768" w:hanging="360"/>
      </w:pPr>
      <w:rPr>
        <w:rFonts w:ascii="Courier New" w:hAnsi="Courier New" w:cs="Courier New" w:hint="default"/>
      </w:rPr>
    </w:lvl>
    <w:lvl w:ilvl="8" w:tplc="40090005" w:tentative="1">
      <w:start w:val="1"/>
      <w:numFmt w:val="bullet"/>
      <w:lvlText w:val=""/>
      <w:lvlJc w:val="left"/>
      <w:pPr>
        <w:ind w:left="7488" w:hanging="360"/>
      </w:pPr>
      <w:rPr>
        <w:rFonts w:ascii="Wingdings" w:hAnsi="Wingdings" w:hint="default"/>
      </w:rPr>
    </w:lvl>
  </w:abstractNum>
  <w:abstractNum w:abstractNumId="56">
    <w:nsid w:val="48007DAB"/>
    <w:multiLevelType w:val="hybridMultilevel"/>
    <w:tmpl w:val="BFACE456"/>
    <w:lvl w:ilvl="0" w:tplc="40090001">
      <w:start w:val="1"/>
      <w:numFmt w:val="bullet"/>
      <w:lvlText w:val=""/>
      <w:lvlJc w:val="left"/>
      <w:pPr>
        <w:ind w:left="1728" w:hanging="360"/>
      </w:pPr>
      <w:rPr>
        <w:rFonts w:ascii="Symbol" w:hAnsi="Symbol" w:hint="default"/>
      </w:rPr>
    </w:lvl>
    <w:lvl w:ilvl="1" w:tplc="40090003" w:tentative="1">
      <w:start w:val="1"/>
      <w:numFmt w:val="bullet"/>
      <w:lvlText w:val="o"/>
      <w:lvlJc w:val="left"/>
      <w:pPr>
        <w:ind w:left="2448" w:hanging="360"/>
      </w:pPr>
      <w:rPr>
        <w:rFonts w:ascii="Courier New" w:hAnsi="Courier New" w:cs="Courier New" w:hint="default"/>
      </w:rPr>
    </w:lvl>
    <w:lvl w:ilvl="2" w:tplc="40090005" w:tentative="1">
      <w:start w:val="1"/>
      <w:numFmt w:val="bullet"/>
      <w:lvlText w:val=""/>
      <w:lvlJc w:val="left"/>
      <w:pPr>
        <w:ind w:left="3168" w:hanging="360"/>
      </w:pPr>
      <w:rPr>
        <w:rFonts w:ascii="Wingdings" w:hAnsi="Wingdings" w:hint="default"/>
      </w:rPr>
    </w:lvl>
    <w:lvl w:ilvl="3" w:tplc="40090001" w:tentative="1">
      <w:start w:val="1"/>
      <w:numFmt w:val="bullet"/>
      <w:lvlText w:val=""/>
      <w:lvlJc w:val="left"/>
      <w:pPr>
        <w:ind w:left="3888" w:hanging="360"/>
      </w:pPr>
      <w:rPr>
        <w:rFonts w:ascii="Symbol" w:hAnsi="Symbol" w:hint="default"/>
      </w:rPr>
    </w:lvl>
    <w:lvl w:ilvl="4" w:tplc="40090003" w:tentative="1">
      <w:start w:val="1"/>
      <w:numFmt w:val="bullet"/>
      <w:lvlText w:val="o"/>
      <w:lvlJc w:val="left"/>
      <w:pPr>
        <w:ind w:left="4608" w:hanging="360"/>
      </w:pPr>
      <w:rPr>
        <w:rFonts w:ascii="Courier New" w:hAnsi="Courier New" w:cs="Courier New" w:hint="default"/>
      </w:rPr>
    </w:lvl>
    <w:lvl w:ilvl="5" w:tplc="40090005" w:tentative="1">
      <w:start w:val="1"/>
      <w:numFmt w:val="bullet"/>
      <w:lvlText w:val=""/>
      <w:lvlJc w:val="left"/>
      <w:pPr>
        <w:ind w:left="5328" w:hanging="360"/>
      </w:pPr>
      <w:rPr>
        <w:rFonts w:ascii="Wingdings" w:hAnsi="Wingdings" w:hint="default"/>
      </w:rPr>
    </w:lvl>
    <w:lvl w:ilvl="6" w:tplc="40090001" w:tentative="1">
      <w:start w:val="1"/>
      <w:numFmt w:val="bullet"/>
      <w:lvlText w:val=""/>
      <w:lvlJc w:val="left"/>
      <w:pPr>
        <w:ind w:left="6048" w:hanging="360"/>
      </w:pPr>
      <w:rPr>
        <w:rFonts w:ascii="Symbol" w:hAnsi="Symbol" w:hint="default"/>
      </w:rPr>
    </w:lvl>
    <w:lvl w:ilvl="7" w:tplc="40090003" w:tentative="1">
      <w:start w:val="1"/>
      <w:numFmt w:val="bullet"/>
      <w:lvlText w:val="o"/>
      <w:lvlJc w:val="left"/>
      <w:pPr>
        <w:ind w:left="6768" w:hanging="360"/>
      </w:pPr>
      <w:rPr>
        <w:rFonts w:ascii="Courier New" w:hAnsi="Courier New" w:cs="Courier New" w:hint="default"/>
      </w:rPr>
    </w:lvl>
    <w:lvl w:ilvl="8" w:tplc="40090005" w:tentative="1">
      <w:start w:val="1"/>
      <w:numFmt w:val="bullet"/>
      <w:lvlText w:val=""/>
      <w:lvlJc w:val="left"/>
      <w:pPr>
        <w:ind w:left="7488" w:hanging="360"/>
      </w:pPr>
      <w:rPr>
        <w:rFonts w:ascii="Wingdings" w:hAnsi="Wingdings" w:hint="default"/>
      </w:rPr>
    </w:lvl>
  </w:abstractNum>
  <w:abstractNum w:abstractNumId="57">
    <w:nsid w:val="48022973"/>
    <w:multiLevelType w:val="hybridMultilevel"/>
    <w:tmpl w:val="BC98A50E"/>
    <w:lvl w:ilvl="0" w:tplc="40090001">
      <w:start w:val="1"/>
      <w:numFmt w:val="bullet"/>
      <w:lvlText w:val=""/>
      <w:lvlJc w:val="left"/>
      <w:pPr>
        <w:ind w:left="1728" w:hanging="360"/>
      </w:pPr>
      <w:rPr>
        <w:rFonts w:ascii="Symbol" w:hAnsi="Symbol" w:hint="default"/>
      </w:rPr>
    </w:lvl>
    <w:lvl w:ilvl="1" w:tplc="40090003">
      <w:start w:val="1"/>
      <w:numFmt w:val="bullet"/>
      <w:lvlText w:val="o"/>
      <w:lvlJc w:val="left"/>
      <w:pPr>
        <w:ind w:left="2448" w:hanging="360"/>
      </w:pPr>
      <w:rPr>
        <w:rFonts w:ascii="Courier New" w:hAnsi="Courier New" w:cs="Courier New" w:hint="default"/>
      </w:rPr>
    </w:lvl>
    <w:lvl w:ilvl="2" w:tplc="40090005" w:tentative="1">
      <w:start w:val="1"/>
      <w:numFmt w:val="bullet"/>
      <w:lvlText w:val=""/>
      <w:lvlJc w:val="left"/>
      <w:pPr>
        <w:ind w:left="3168" w:hanging="360"/>
      </w:pPr>
      <w:rPr>
        <w:rFonts w:ascii="Wingdings" w:hAnsi="Wingdings" w:hint="default"/>
      </w:rPr>
    </w:lvl>
    <w:lvl w:ilvl="3" w:tplc="40090001" w:tentative="1">
      <w:start w:val="1"/>
      <w:numFmt w:val="bullet"/>
      <w:lvlText w:val=""/>
      <w:lvlJc w:val="left"/>
      <w:pPr>
        <w:ind w:left="3888" w:hanging="360"/>
      </w:pPr>
      <w:rPr>
        <w:rFonts w:ascii="Symbol" w:hAnsi="Symbol" w:hint="default"/>
      </w:rPr>
    </w:lvl>
    <w:lvl w:ilvl="4" w:tplc="40090003" w:tentative="1">
      <w:start w:val="1"/>
      <w:numFmt w:val="bullet"/>
      <w:lvlText w:val="o"/>
      <w:lvlJc w:val="left"/>
      <w:pPr>
        <w:ind w:left="4608" w:hanging="360"/>
      </w:pPr>
      <w:rPr>
        <w:rFonts w:ascii="Courier New" w:hAnsi="Courier New" w:cs="Courier New" w:hint="default"/>
      </w:rPr>
    </w:lvl>
    <w:lvl w:ilvl="5" w:tplc="40090005" w:tentative="1">
      <w:start w:val="1"/>
      <w:numFmt w:val="bullet"/>
      <w:lvlText w:val=""/>
      <w:lvlJc w:val="left"/>
      <w:pPr>
        <w:ind w:left="5328" w:hanging="360"/>
      </w:pPr>
      <w:rPr>
        <w:rFonts w:ascii="Wingdings" w:hAnsi="Wingdings" w:hint="default"/>
      </w:rPr>
    </w:lvl>
    <w:lvl w:ilvl="6" w:tplc="40090001" w:tentative="1">
      <w:start w:val="1"/>
      <w:numFmt w:val="bullet"/>
      <w:lvlText w:val=""/>
      <w:lvlJc w:val="left"/>
      <w:pPr>
        <w:ind w:left="6048" w:hanging="360"/>
      </w:pPr>
      <w:rPr>
        <w:rFonts w:ascii="Symbol" w:hAnsi="Symbol" w:hint="default"/>
      </w:rPr>
    </w:lvl>
    <w:lvl w:ilvl="7" w:tplc="40090003" w:tentative="1">
      <w:start w:val="1"/>
      <w:numFmt w:val="bullet"/>
      <w:lvlText w:val="o"/>
      <w:lvlJc w:val="left"/>
      <w:pPr>
        <w:ind w:left="6768" w:hanging="360"/>
      </w:pPr>
      <w:rPr>
        <w:rFonts w:ascii="Courier New" w:hAnsi="Courier New" w:cs="Courier New" w:hint="default"/>
      </w:rPr>
    </w:lvl>
    <w:lvl w:ilvl="8" w:tplc="40090005" w:tentative="1">
      <w:start w:val="1"/>
      <w:numFmt w:val="bullet"/>
      <w:lvlText w:val=""/>
      <w:lvlJc w:val="left"/>
      <w:pPr>
        <w:ind w:left="7488" w:hanging="360"/>
      </w:pPr>
      <w:rPr>
        <w:rFonts w:ascii="Wingdings" w:hAnsi="Wingdings" w:hint="default"/>
      </w:rPr>
    </w:lvl>
  </w:abstractNum>
  <w:abstractNum w:abstractNumId="58">
    <w:nsid w:val="484955DA"/>
    <w:multiLevelType w:val="singleLevel"/>
    <w:tmpl w:val="95B02A3E"/>
    <w:lvl w:ilvl="0">
      <w:start w:val="1"/>
      <w:numFmt w:val="bullet"/>
      <w:pStyle w:val="Bullet3"/>
      <w:lvlText w:val=""/>
      <w:lvlJc w:val="left"/>
      <w:pPr>
        <w:tabs>
          <w:tab w:val="num" w:pos="2304"/>
        </w:tabs>
        <w:ind w:left="2304" w:hanging="432"/>
      </w:pPr>
      <w:rPr>
        <w:rFonts w:ascii="Wingdings" w:hAnsi="Wingdings" w:hint="default"/>
        <w:b w:val="0"/>
        <w:i w:val="0"/>
        <w:caps w:val="0"/>
        <w:strike w:val="0"/>
        <w:dstrike w:val="0"/>
        <w:vanish w:val="0"/>
        <w:color w:val="000000"/>
        <w:sz w:val="24"/>
        <w:vertAlign w:val="baseline"/>
      </w:rPr>
    </w:lvl>
  </w:abstractNum>
  <w:abstractNum w:abstractNumId="59">
    <w:nsid w:val="484D71C6"/>
    <w:multiLevelType w:val="hybridMultilevel"/>
    <w:tmpl w:val="294C8D36"/>
    <w:lvl w:ilvl="0" w:tplc="42703570">
      <w:start w:val="1"/>
      <w:numFmt w:val="decimal"/>
      <w:lvlText w:val="%1."/>
      <w:lvlJc w:val="left"/>
      <w:pPr>
        <w:ind w:left="1080" w:hanging="360"/>
      </w:pPr>
      <w:rPr>
        <w:rFonts w:asciiTheme="majorHAnsi" w:hAnsiTheme="majorHAnsi"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0">
    <w:nsid w:val="48E128B6"/>
    <w:multiLevelType w:val="hybridMultilevel"/>
    <w:tmpl w:val="20C0D65E"/>
    <w:lvl w:ilvl="0" w:tplc="40090001">
      <w:start w:val="1"/>
      <w:numFmt w:val="bullet"/>
      <w:lvlText w:val=""/>
      <w:lvlJc w:val="left"/>
      <w:pPr>
        <w:ind w:left="1728" w:hanging="360"/>
      </w:pPr>
      <w:rPr>
        <w:rFonts w:ascii="Symbol" w:hAnsi="Symbol" w:hint="default"/>
      </w:rPr>
    </w:lvl>
    <w:lvl w:ilvl="1" w:tplc="40090003" w:tentative="1">
      <w:start w:val="1"/>
      <w:numFmt w:val="bullet"/>
      <w:lvlText w:val="o"/>
      <w:lvlJc w:val="left"/>
      <w:pPr>
        <w:ind w:left="2448" w:hanging="360"/>
      </w:pPr>
      <w:rPr>
        <w:rFonts w:ascii="Courier New" w:hAnsi="Courier New" w:cs="Courier New" w:hint="default"/>
      </w:rPr>
    </w:lvl>
    <w:lvl w:ilvl="2" w:tplc="40090005" w:tentative="1">
      <w:start w:val="1"/>
      <w:numFmt w:val="bullet"/>
      <w:lvlText w:val=""/>
      <w:lvlJc w:val="left"/>
      <w:pPr>
        <w:ind w:left="3168" w:hanging="360"/>
      </w:pPr>
      <w:rPr>
        <w:rFonts w:ascii="Wingdings" w:hAnsi="Wingdings" w:hint="default"/>
      </w:rPr>
    </w:lvl>
    <w:lvl w:ilvl="3" w:tplc="40090001" w:tentative="1">
      <w:start w:val="1"/>
      <w:numFmt w:val="bullet"/>
      <w:lvlText w:val=""/>
      <w:lvlJc w:val="left"/>
      <w:pPr>
        <w:ind w:left="3888" w:hanging="360"/>
      </w:pPr>
      <w:rPr>
        <w:rFonts w:ascii="Symbol" w:hAnsi="Symbol" w:hint="default"/>
      </w:rPr>
    </w:lvl>
    <w:lvl w:ilvl="4" w:tplc="40090003" w:tentative="1">
      <w:start w:val="1"/>
      <w:numFmt w:val="bullet"/>
      <w:lvlText w:val="o"/>
      <w:lvlJc w:val="left"/>
      <w:pPr>
        <w:ind w:left="4608" w:hanging="360"/>
      </w:pPr>
      <w:rPr>
        <w:rFonts w:ascii="Courier New" w:hAnsi="Courier New" w:cs="Courier New" w:hint="default"/>
      </w:rPr>
    </w:lvl>
    <w:lvl w:ilvl="5" w:tplc="40090005" w:tentative="1">
      <w:start w:val="1"/>
      <w:numFmt w:val="bullet"/>
      <w:lvlText w:val=""/>
      <w:lvlJc w:val="left"/>
      <w:pPr>
        <w:ind w:left="5328" w:hanging="360"/>
      </w:pPr>
      <w:rPr>
        <w:rFonts w:ascii="Wingdings" w:hAnsi="Wingdings" w:hint="default"/>
      </w:rPr>
    </w:lvl>
    <w:lvl w:ilvl="6" w:tplc="40090001" w:tentative="1">
      <w:start w:val="1"/>
      <w:numFmt w:val="bullet"/>
      <w:lvlText w:val=""/>
      <w:lvlJc w:val="left"/>
      <w:pPr>
        <w:ind w:left="6048" w:hanging="360"/>
      </w:pPr>
      <w:rPr>
        <w:rFonts w:ascii="Symbol" w:hAnsi="Symbol" w:hint="default"/>
      </w:rPr>
    </w:lvl>
    <w:lvl w:ilvl="7" w:tplc="40090003" w:tentative="1">
      <w:start w:val="1"/>
      <w:numFmt w:val="bullet"/>
      <w:lvlText w:val="o"/>
      <w:lvlJc w:val="left"/>
      <w:pPr>
        <w:ind w:left="6768" w:hanging="360"/>
      </w:pPr>
      <w:rPr>
        <w:rFonts w:ascii="Courier New" w:hAnsi="Courier New" w:cs="Courier New" w:hint="default"/>
      </w:rPr>
    </w:lvl>
    <w:lvl w:ilvl="8" w:tplc="40090005" w:tentative="1">
      <w:start w:val="1"/>
      <w:numFmt w:val="bullet"/>
      <w:lvlText w:val=""/>
      <w:lvlJc w:val="left"/>
      <w:pPr>
        <w:ind w:left="7488" w:hanging="360"/>
      </w:pPr>
      <w:rPr>
        <w:rFonts w:ascii="Wingdings" w:hAnsi="Wingdings" w:hint="default"/>
      </w:rPr>
    </w:lvl>
  </w:abstractNum>
  <w:abstractNum w:abstractNumId="61">
    <w:nsid w:val="495B7C8B"/>
    <w:multiLevelType w:val="hybridMultilevel"/>
    <w:tmpl w:val="799A819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2">
    <w:nsid w:val="49A03989"/>
    <w:multiLevelType w:val="singleLevel"/>
    <w:tmpl w:val="CCD0F8FC"/>
    <w:lvl w:ilvl="0">
      <w:start w:val="1"/>
      <w:numFmt w:val="lowerLetter"/>
      <w:pStyle w:val="NumberedList2"/>
      <w:lvlText w:val="%1."/>
      <w:lvlJc w:val="left"/>
      <w:pPr>
        <w:tabs>
          <w:tab w:val="num" w:pos="1872"/>
        </w:tabs>
        <w:ind w:left="1872" w:hanging="432"/>
      </w:pPr>
      <w:rPr>
        <w:rFonts w:hint="default"/>
        <w:b w:val="0"/>
        <w:i w:val="0"/>
        <w:color w:val="auto"/>
        <w:sz w:val="22"/>
        <w:szCs w:val="22"/>
        <w:u w:val="none" w:color="FF6600"/>
      </w:rPr>
    </w:lvl>
  </w:abstractNum>
  <w:abstractNum w:abstractNumId="63">
    <w:nsid w:val="4AF97BED"/>
    <w:multiLevelType w:val="hybridMultilevel"/>
    <w:tmpl w:val="C78A7616"/>
    <w:lvl w:ilvl="0" w:tplc="4009000F">
      <w:start w:val="1"/>
      <w:numFmt w:val="decimal"/>
      <w:lvlText w:val="%1."/>
      <w:lvlJc w:val="left"/>
      <w:pPr>
        <w:ind w:left="1728" w:hanging="360"/>
      </w:pPr>
    </w:lvl>
    <w:lvl w:ilvl="1" w:tplc="40090019" w:tentative="1">
      <w:start w:val="1"/>
      <w:numFmt w:val="lowerLetter"/>
      <w:lvlText w:val="%2."/>
      <w:lvlJc w:val="left"/>
      <w:pPr>
        <w:ind w:left="2448" w:hanging="360"/>
      </w:pPr>
    </w:lvl>
    <w:lvl w:ilvl="2" w:tplc="4009001B" w:tentative="1">
      <w:start w:val="1"/>
      <w:numFmt w:val="lowerRoman"/>
      <w:lvlText w:val="%3."/>
      <w:lvlJc w:val="right"/>
      <w:pPr>
        <w:ind w:left="3168" w:hanging="180"/>
      </w:pPr>
    </w:lvl>
    <w:lvl w:ilvl="3" w:tplc="4009000F" w:tentative="1">
      <w:start w:val="1"/>
      <w:numFmt w:val="decimal"/>
      <w:lvlText w:val="%4."/>
      <w:lvlJc w:val="left"/>
      <w:pPr>
        <w:ind w:left="3888" w:hanging="360"/>
      </w:pPr>
    </w:lvl>
    <w:lvl w:ilvl="4" w:tplc="40090019" w:tentative="1">
      <w:start w:val="1"/>
      <w:numFmt w:val="lowerLetter"/>
      <w:lvlText w:val="%5."/>
      <w:lvlJc w:val="left"/>
      <w:pPr>
        <w:ind w:left="4608" w:hanging="360"/>
      </w:pPr>
    </w:lvl>
    <w:lvl w:ilvl="5" w:tplc="4009001B" w:tentative="1">
      <w:start w:val="1"/>
      <w:numFmt w:val="lowerRoman"/>
      <w:lvlText w:val="%6."/>
      <w:lvlJc w:val="right"/>
      <w:pPr>
        <w:ind w:left="5328" w:hanging="180"/>
      </w:pPr>
    </w:lvl>
    <w:lvl w:ilvl="6" w:tplc="4009000F" w:tentative="1">
      <w:start w:val="1"/>
      <w:numFmt w:val="decimal"/>
      <w:lvlText w:val="%7."/>
      <w:lvlJc w:val="left"/>
      <w:pPr>
        <w:ind w:left="6048" w:hanging="360"/>
      </w:pPr>
    </w:lvl>
    <w:lvl w:ilvl="7" w:tplc="40090019" w:tentative="1">
      <w:start w:val="1"/>
      <w:numFmt w:val="lowerLetter"/>
      <w:lvlText w:val="%8."/>
      <w:lvlJc w:val="left"/>
      <w:pPr>
        <w:ind w:left="6768" w:hanging="360"/>
      </w:pPr>
    </w:lvl>
    <w:lvl w:ilvl="8" w:tplc="4009001B" w:tentative="1">
      <w:start w:val="1"/>
      <w:numFmt w:val="lowerRoman"/>
      <w:lvlText w:val="%9."/>
      <w:lvlJc w:val="right"/>
      <w:pPr>
        <w:ind w:left="7488" w:hanging="180"/>
      </w:pPr>
    </w:lvl>
  </w:abstractNum>
  <w:abstractNum w:abstractNumId="64">
    <w:nsid w:val="4B704A12"/>
    <w:multiLevelType w:val="hybridMultilevel"/>
    <w:tmpl w:val="A6827906"/>
    <w:lvl w:ilvl="0" w:tplc="40090001">
      <w:start w:val="1"/>
      <w:numFmt w:val="bullet"/>
      <w:lvlText w:val=""/>
      <w:lvlJc w:val="left"/>
      <w:pPr>
        <w:ind w:left="1728" w:hanging="360"/>
      </w:pPr>
      <w:rPr>
        <w:rFonts w:ascii="Symbol" w:hAnsi="Symbol" w:hint="default"/>
      </w:rPr>
    </w:lvl>
    <w:lvl w:ilvl="1" w:tplc="40090003" w:tentative="1">
      <w:start w:val="1"/>
      <w:numFmt w:val="bullet"/>
      <w:lvlText w:val="o"/>
      <w:lvlJc w:val="left"/>
      <w:pPr>
        <w:ind w:left="2448" w:hanging="360"/>
      </w:pPr>
      <w:rPr>
        <w:rFonts w:ascii="Courier New" w:hAnsi="Courier New" w:cs="Courier New" w:hint="default"/>
      </w:rPr>
    </w:lvl>
    <w:lvl w:ilvl="2" w:tplc="40090005" w:tentative="1">
      <w:start w:val="1"/>
      <w:numFmt w:val="bullet"/>
      <w:lvlText w:val=""/>
      <w:lvlJc w:val="left"/>
      <w:pPr>
        <w:ind w:left="3168" w:hanging="360"/>
      </w:pPr>
      <w:rPr>
        <w:rFonts w:ascii="Wingdings" w:hAnsi="Wingdings" w:hint="default"/>
      </w:rPr>
    </w:lvl>
    <w:lvl w:ilvl="3" w:tplc="40090001" w:tentative="1">
      <w:start w:val="1"/>
      <w:numFmt w:val="bullet"/>
      <w:lvlText w:val=""/>
      <w:lvlJc w:val="left"/>
      <w:pPr>
        <w:ind w:left="3888" w:hanging="360"/>
      </w:pPr>
      <w:rPr>
        <w:rFonts w:ascii="Symbol" w:hAnsi="Symbol" w:hint="default"/>
      </w:rPr>
    </w:lvl>
    <w:lvl w:ilvl="4" w:tplc="40090003" w:tentative="1">
      <w:start w:val="1"/>
      <w:numFmt w:val="bullet"/>
      <w:lvlText w:val="o"/>
      <w:lvlJc w:val="left"/>
      <w:pPr>
        <w:ind w:left="4608" w:hanging="360"/>
      </w:pPr>
      <w:rPr>
        <w:rFonts w:ascii="Courier New" w:hAnsi="Courier New" w:cs="Courier New" w:hint="default"/>
      </w:rPr>
    </w:lvl>
    <w:lvl w:ilvl="5" w:tplc="40090005" w:tentative="1">
      <w:start w:val="1"/>
      <w:numFmt w:val="bullet"/>
      <w:lvlText w:val=""/>
      <w:lvlJc w:val="left"/>
      <w:pPr>
        <w:ind w:left="5328" w:hanging="360"/>
      </w:pPr>
      <w:rPr>
        <w:rFonts w:ascii="Wingdings" w:hAnsi="Wingdings" w:hint="default"/>
      </w:rPr>
    </w:lvl>
    <w:lvl w:ilvl="6" w:tplc="40090001" w:tentative="1">
      <w:start w:val="1"/>
      <w:numFmt w:val="bullet"/>
      <w:lvlText w:val=""/>
      <w:lvlJc w:val="left"/>
      <w:pPr>
        <w:ind w:left="6048" w:hanging="360"/>
      </w:pPr>
      <w:rPr>
        <w:rFonts w:ascii="Symbol" w:hAnsi="Symbol" w:hint="default"/>
      </w:rPr>
    </w:lvl>
    <w:lvl w:ilvl="7" w:tplc="40090003" w:tentative="1">
      <w:start w:val="1"/>
      <w:numFmt w:val="bullet"/>
      <w:lvlText w:val="o"/>
      <w:lvlJc w:val="left"/>
      <w:pPr>
        <w:ind w:left="6768" w:hanging="360"/>
      </w:pPr>
      <w:rPr>
        <w:rFonts w:ascii="Courier New" w:hAnsi="Courier New" w:cs="Courier New" w:hint="default"/>
      </w:rPr>
    </w:lvl>
    <w:lvl w:ilvl="8" w:tplc="40090005" w:tentative="1">
      <w:start w:val="1"/>
      <w:numFmt w:val="bullet"/>
      <w:lvlText w:val=""/>
      <w:lvlJc w:val="left"/>
      <w:pPr>
        <w:ind w:left="7488" w:hanging="360"/>
      </w:pPr>
      <w:rPr>
        <w:rFonts w:ascii="Wingdings" w:hAnsi="Wingdings" w:hint="default"/>
      </w:rPr>
    </w:lvl>
  </w:abstractNum>
  <w:abstractNum w:abstractNumId="65">
    <w:nsid w:val="4BB403BB"/>
    <w:multiLevelType w:val="hybridMultilevel"/>
    <w:tmpl w:val="ACC6D9FC"/>
    <w:lvl w:ilvl="0" w:tplc="40090001">
      <w:start w:val="1"/>
      <w:numFmt w:val="bullet"/>
      <w:lvlText w:val=""/>
      <w:lvlJc w:val="left"/>
      <w:pPr>
        <w:ind w:left="1728" w:hanging="360"/>
      </w:pPr>
      <w:rPr>
        <w:rFonts w:ascii="Symbol" w:hAnsi="Symbol" w:hint="default"/>
      </w:rPr>
    </w:lvl>
    <w:lvl w:ilvl="1" w:tplc="40090003" w:tentative="1">
      <w:start w:val="1"/>
      <w:numFmt w:val="bullet"/>
      <w:lvlText w:val="o"/>
      <w:lvlJc w:val="left"/>
      <w:pPr>
        <w:ind w:left="2448" w:hanging="360"/>
      </w:pPr>
      <w:rPr>
        <w:rFonts w:ascii="Courier New" w:hAnsi="Courier New" w:cs="Courier New" w:hint="default"/>
      </w:rPr>
    </w:lvl>
    <w:lvl w:ilvl="2" w:tplc="40090005" w:tentative="1">
      <w:start w:val="1"/>
      <w:numFmt w:val="bullet"/>
      <w:lvlText w:val=""/>
      <w:lvlJc w:val="left"/>
      <w:pPr>
        <w:ind w:left="3168" w:hanging="360"/>
      </w:pPr>
      <w:rPr>
        <w:rFonts w:ascii="Wingdings" w:hAnsi="Wingdings" w:hint="default"/>
      </w:rPr>
    </w:lvl>
    <w:lvl w:ilvl="3" w:tplc="40090001" w:tentative="1">
      <w:start w:val="1"/>
      <w:numFmt w:val="bullet"/>
      <w:lvlText w:val=""/>
      <w:lvlJc w:val="left"/>
      <w:pPr>
        <w:ind w:left="3888" w:hanging="360"/>
      </w:pPr>
      <w:rPr>
        <w:rFonts w:ascii="Symbol" w:hAnsi="Symbol" w:hint="default"/>
      </w:rPr>
    </w:lvl>
    <w:lvl w:ilvl="4" w:tplc="40090003" w:tentative="1">
      <w:start w:val="1"/>
      <w:numFmt w:val="bullet"/>
      <w:lvlText w:val="o"/>
      <w:lvlJc w:val="left"/>
      <w:pPr>
        <w:ind w:left="4608" w:hanging="360"/>
      </w:pPr>
      <w:rPr>
        <w:rFonts w:ascii="Courier New" w:hAnsi="Courier New" w:cs="Courier New" w:hint="default"/>
      </w:rPr>
    </w:lvl>
    <w:lvl w:ilvl="5" w:tplc="40090005" w:tentative="1">
      <w:start w:val="1"/>
      <w:numFmt w:val="bullet"/>
      <w:lvlText w:val=""/>
      <w:lvlJc w:val="left"/>
      <w:pPr>
        <w:ind w:left="5328" w:hanging="360"/>
      </w:pPr>
      <w:rPr>
        <w:rFonts w:ascii="Wingdings" w:hAnsi="Wingdings" w:hint="default"/>
      </w:rPr>
    </w:lvl>
    <w:lvl w:ilvl="6" w:tplc="40090001" w:tentative="1">
      <w:start w:val="1"/>
      <w:numFmt w:val="bullet"/>
      <w:lvlText w:val=""/>
      <w:lvlJc w:val="left"/>
      <w:pPr>
        <w:ind w:left="6048" w:hanging="360"/>
      </w:pPr>
      <w:rPr>
        <w:rFonts w:ascii="Symbol" w:hAnsi="Symbol" w:hint="default"/>
      </w:rPr>
    </w:lvl>
    <w:lvl w:ilvl="7" w:tplc="40090003" w:tentative="1">
      <w:start w:val="1"/>
      <w:numFmt w:val="bullet"/>
      <w:lvlText w:val="o"/>
      <w:lvlJc w:val="left"/>
      <w:pPr>
        <w:ind w:left="6768" w:hanging="360"/>
      </w:pPr>
      <w:rPr>
        <w:rFonts w:ascii="Courier New" w:hAnsi="Courier New" w:cs="Courier New" w:hint="default"/>
      </w:rPr>
    </w:lvl>
    <w:lvl w:ilvl="8" w:tplc="40090005" w:tentative="1">
      <w:start w:val="1"/>
      <w:numFmt w:val="bullet"/>
      <w:lvlText w:val=""/>
      <w:lvlJc w:val="left"/>
      <w:pPr>
        <w:ind w:left="7488" w:hanging="360"/>
      </w:pPr>
      <w:rPr>
        <w:rFonts w:ascii="Wingdings" w:hAnsi="Wingdings" w:hint="default"/>
      </w:rPr>
    </w:lvl>
  </w:abstractNum>
  <w:abstractNum w:abstractNumId="66">
    <w:nsid w:val="4C6160EC"/>
    <w:multiLevelType w:val="hybridMultilevel"/>
    <w:tmpl w:val="010CA170"/>
    <w:lvl w:ilvl="0" w:tplc="40090001">
      <w:start w:val="1"/>
      <w:numFmt w:val="bullet"/>
      <w:lvlText w:val=""/>
      <w:lvlJc w:val="left"/>
      <w:pPr>
        <w:ind w:left="1728" w:hanging="360"/>
      </w:pPr>
      <w:rPr>
        <w:rFonts w:ascii="Symbol" w:hAnsi="Symbol" w:hint="default"/>
      </w:rPr>
    </w:lvl>
    <w:lvl w:ilvl="1" w:tplc="40090003" w:tentative="1">
      <w:start w:val="1"/>
      <w:numFmt w:val="bullet"/>
      <w:lvlText w:val="o"/>
      <w:lvlJc w:val="left"/>
      <w:pPr>
        <w:ind w:left="2448" w:hanging="360"/>
      </w:pPr>
      <w:rPr>
        <w:rFonts w:ascii="Courier New" w:hAnsi="Courier New" w:cs="Courier New" w:hint="default"/>
      </w:rPr>
    </w:lvl>
    <w:lvl w:ilvl="2" w:tplc="40090005" w:tentative="1">
      <w:start w:val="1"/>
      <w:numFmt w:val="bullet"/>
      <w:lvlText w:val=""/>
      <w:lvlJc w:val="left"/>
      <w:pPr>
        <w:ind w:left="3168" w:hanging="360"/>
      </w:pPr>
      <w:rPr>
        <w:rFonts w:ascii="Wingdings" w:hAnsi="Wingdings" w:hint="default"/>
      </w:rPr>
    </w:lvl>
    <w:lvl w:ilvl="3" w:tplc="40090001" w:tentative="1">
      <w:start w:val="1"/>
      <w:numFmt w:val="bullet"/>
      <w:lvlText w:val=""/>
      <w:lvlJc w:val="left"/>
      <w:pPr>
        <w:ind w:left="3888" w:hanging="360"/>
      </w:pPr>
      <w:rPr>
        <w:rFonts w:ascii="Symbol" w:hAnsi="Symbol" w:hint="default"/>
      </w:rPr>
    </w:lvl>
    <w:lvl w:ilvl="4" w:tplc="40090003" w:tentative="1">
      <w:start w:val="1"/>
      <w:numFmt w:val="bullet"/>
      <w:lvlText w:val="o"/>
      <w:lvlJc w:val="left"/>
      <w:pPr>
        <w:ind w:left="4608" w:hanging="360"/>
      </w:pPr>
      <w:rPr>
        <w:rFonts w:ascii="Courier New" w:hAnsi="Courier New" w:cs="Courier New" w:hint="default"/>
      </w:rPr>
    </w:lvl>
    <w:lvl w:ilvl="5" w:tplc="40090005" w:tentative="1">
      <w:start w:val="1"/>
      <w:numFmt w:val="bullet"/>
      <w:lvlText w:val=""/>
      <w:lvlJc w:val="left"/>
      <w:pPr>
        <w:ind w:left="5328" w:hanging="360"/>
      </w:pPr>
      <w:rPr>
        <w:rFonts w:ascii="Wingdings" w:hAnsi="Wingdings" w:hint="default"/>
      </w:rPr>
    </w:lvl>
    <w:lvl w:ilvl="6" w:tplc="40090001" w:tentative="1">
      <w:start w:val="1"/>
      <w:numFmt w:val="bullet"/>
      <w:lvlText w:val=""/>
      <w:lvlJc w:val="left"/>
      <w:pPr>
        <w:ind w:left="6048" w:hanging="360"/>
      </w:pPr>
      <w:rPr>
        <w:rFonts w:ascii="Symbol" w:hAnsi="Symbol" w:hint="default"/>
      </w:rPr>
    </w:lvl>
    <w:lvl w:ilvl="7" w:tplc="40090003" w:tentative="1">
      <w:start w:val="1"/>
      <w:numFmt w:val="bullet"/>
      <w:lvlText w:val="o"/>
      <w:lvlJc w:val="left"/>
      <w:pPr>
        <w:ind w:left="6768" w:hanging="360"/>
      </w:pPr>
      <w:rPr>
        <w:rFonts w:ascii="Courier New" w:hAnsi="Courier New" w:cs="Courier New" w:hint="default"/>
      </w:rPr>
    </w:lvl>
    <w:lvl w:ilvl="8" w:tplc="40090005" w:tentative="1">
      <w:start w:val="1"/>
      <w:numFmt w:val="bullet"/>
      <w:lvlText w:val=""/>
      <w:lvlJc w:val="left"/>
      <w:pPr>
        <w:ind w:left="7488" w:hanging="360"/>
      </w:pPr>
      <w:rPr>
        <w:rFonts w:ascii="Wingdings" w:hAnsi="Wingdings" w:hint="default"/>
      </w:rPr>
    </w:lvl>
  </w:abstractNum>
  <w:abstractNum w:abstractNumId="67">
    <w:nsid w:val="4C75738F"/>
    <w:multiLevelType w:val="hybridMultilevel"/>
    <w:tmpl w:val="2CAC20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nsid w:val="4C96639F"/>
    <w:multiLevelType w:val="hybridMultilevel"/>
    <w:tmpl w:val="2E70D1F0"/>
    <w:lvl w:ilvl="0" w:tplc="40090001">
      <w:start w:val="1"/>
      <w:numFmt w:val="bullet"/>
      <w:lvlText w:val=""/>
      <w:lvlJc w:val="left"/>
      <w:pPr>
        <w:ind w:left="1728" w:hanging="360"/>
      </w:pPr>
      <w:rPr>
        <w:rFonts w:ascii="Symbol" w:hAnsi="Symbol" w:hint="default"/>
      </w:rPr>
    </w:lvl>
    <w:lvl w:ilvl="1" w:tplc="40090003" w:tentative="1">
      <w:start w:val="1"/>
      <w:numFmt w:val="bullet"/>
      <w:lvlText w:val="o"/>
      <w:lvlJc w:val="left"/>
      <w:pPr>
        <w:ind w:left="2448" w:hanging="360"/>
      </w:pPr>
      <w:rPr>
        <w:rFonts w:ascii="Courier New" w:hAnsi="Courier New" w:cs="Courier New" w:hint="default"/>
      </w:rPr>
    </w:lvl>
    <w:lvl w:ilvl="2" w:tplc="40090005" w:tentative="1">
      <w:start w:val="1"/>
      <w:numFmt w:val="bullet"/>
      <w:lvlText w:val=""/>
      <w:lvlJc w:val="left"/>
      <w:pPr>
        <w:ind w:left="3168" w:hanging="360"/>
      </w:pPr>
      <w:rPr>
        <w:rFonts w:ascii="Wingdings" w:hAnsi="Wingdings" w:hint="default"/>
      </w:rPr>
    </w:lvl>
    <w:lvl w:ilvl="3" w:tplc="40090001" w:tentative="1">
      <w:start w:val="1"/>
      <w:numFmt w:val="bullet"/>
      <w:lvlText w:val=""/>
      <w:lvlJc w:val="left"/>
      <w:pPr>
        <w:ind w:left="3888" w:hanging="360"/>
      </w:pPr>
      <w:rPr>
        <w:rFonts w:ascii="Symbol" w:hAnsi="Symbol" w:hint="default"/>
      </w:rPr>
    </w:lvl>
    <w:lvl w:ilvl="4" w:tplc="40090003" w:tentative="1">
      <w:start w:val="1"/>
      <w:numFmt w:val="bullet"/>
      <w:lvlText w:val="o"/>
      <w:lvlJc w:val="left"/>
      <w:pPr>
        <w:ind w:left="4608" w:hanging="360"/>
      </w:pPr>
      <w:rPr>
        <w:rFonts w:ascii="Courier New" w:hAnsi="Courier New" w:cs="Courier New" w:hint="default"/>
      </w:rPr>
    </w:lvl>
    <w:lvl w:ilvl="5" w:tplc="40090005" w:tentative="1">
      <w:start w:val="1"/>
      <w:numFmt w:val="bullet"/>
      <w:lvlText w:val=""/>
      <w:lvlJc w:val="left"/>
      <w:pPr>
        <w:ind w:left="5328" w:hanging="360"/>
      </w:pPr>
      <w:rPr>
        <w:rFonts w:ascii="Wingdings" w:hAnsi="Wingdings" w:hint="default"/>
      </w:rPr>
    </w:lvl>
    <w:lvl w:ilvl="6" w:tplc="40090001" w:tentative="1">
      <w:start w:val="1"/>
      <w:numFmt w:val="bullet"/>
      <w:lvlText w:val=""/>
      <w:lvlJc w:val="left"/>
      <w:pPr>
        <w:ind w:left="6048" w:hanging="360"/>
      </w:pPr>
      <w:rPr>
        <w:rFonts w:ascii="Symbol" w:hAnsi="Symbol" w:hint="default"/>
      </w:rPr>
    </w:lvl>
    <w:lvl w:ilvl="7" w:tplc="40090003" w:tentative="1">
      <w:start w:val="1"/>
      <w:numFmt w:val="bullet"/>
      <w:lvlText w:val="o"/>
      <w:lvlJc w:val="left"/>
      <w:pPr>
        <w:ind w:left="6768" w:hanging="360"/>
      </w:pPr>
      <w:rPr>
        <w:rFonts w:ascii="Courier New" w:hAnsi="Courier New" w:cs="Courier New" w:hint="default"/>
      </w:rPr>
    </w:lvl>
    <w:lvl w:ilvl="8" w:tplc="40090005" w:tentative="1">
      <w:start w:val="1"/>
      <w:numFmt w:val="bullet"/>
      <w:lvlText w:val=""/>
      <w:lvlJc w:val="left"/>
      <w:pPr>
        <w:ind w:left="7488" w:hanging="360"/>
      </w:pPr>
      <w:rPr>
        <w:rFonts w:ascii="Wingdings" w:hAnsi="Wingdings" w:hint="default"/>
      </w:rPr>
    </w:lvl>
  </w:abstractNum>
  <w:abstractNum w:abstractNumId="69">
    <w:nsid w:val="4E7C26C5"/>
    <w:multiLevelType w:val="hybridMultilevel"/>
    <w:tmpl w:val="59FEF8C6"/>
    <w:lvl w:ilvl="0" w:tplc="4009000F">
      <w:start w:val="1"/>
      <w:numFmt w:val="decimal"/>
      <w:lvlText w:val="%1."/>
      <w:lvlJc w:val="left"/>
      <w:pPr>
        <w:ind w:left="2424" w:hanging="720"/>
      </w:pPr>
      <w:rPr>
        <w:rFonts w:hint="default"/>
      </w:rPr>
    </w:lvl>
    <w:lvl w:ilvl="1" w:tplc="40090003" w:tentative="1">
      <w:start w:val="1"/>
      <w:numFmt w:val="bullet"/>
      <w:lvlText w:val="o"/>
      <w:lvlJc w:val="left"/>
      <w:pPr>
        <w:ind w:left="3144" w:hanging="360"/>
      </w:pPr>
      <w:rPr>
        <w:rFonts w:ascii="Courier New" w:hAnsi="Courier New" w:cs="Courier New" w:hint="default"/>
      </w:rPr>
    </w:lvl>
    <w:lvl w:ilvl="2" w:tplc="40090005" w:tentative="1">
      <w:start w:val="1"/>
      <w:numFmt w:val="bullet"/>
      <w:lvlText w:val=""/>
      <w:lvlJc w:val="left"/>
      <w:pPr>
        <w:ind w:left="3864" w:hanging="360"/>
      </w:pPr>
      <w:rPr>
        <w:rFonts w:ascii="Wingdings" w:hAnsi="Wingdings" w:hint="default"/>
      </w:rPr>
    </w:lvl>
    <w:lvl w:ilvl="3" w:tplc="40090001" w:tentative="1">
      <w:start w:val="1"/>
      <w:numFmt w:val="bullet"/>
      <w:lvlText w:val=""/>
      <w:lvlJc w:val="left"/>
      <w:pPr>
        <w:ind w:left="4584" w:hanging="360"/>
      </w:pPr>
      <w:rPr>
        <w:rFonts w:ascii="Symbol" w:hAnsi="Symbol" w:hint="default"/>
      </w:rPr>
    </w:lvl>
    <w:lvl w:ilvl="4" w:tplc="40090003" w:tentative="1">
      <w:start w:val="1"/>
      <w:numFmt w:val="bullet"/>
      <w:lvlText w:val="o"/>
      <w:lvlJc w:val="left"/>
      <w:pPr>
        <w:ind w:left="5304" w:hanging="360"/>
      </w:pPr>
      <w:rPr>
        <w:rFonts w:ascii="Courier New" w:hAnsi="Courier New" w:cs="Courier New" w:hint="default"/>
      </w:rPr>
    </w:lvl>
    <w:lvl w:ilvl="5" w:tplc="40090005" w:tentative="1">
      <w:start w:val="1"/>
      <w:numFmt w:val="bullet"/>
      <w:lvlText w:val=""/>
      <w:lvlJc w:val="left"/>
      <w:pPr>
        <w:ind w:left="6024" w:hanging="360"/>
      </w:pPr>
      <w:rPr>
        <w:rFonts w:ascii="Wingdings" w:hAnsi="Wingdings" w:hint="default"/>
      </w:rPr>
    </w:lvl>
    <w:lvl w:ilvl="6" w:tplc="40090001" w:tentative="1">
      <w:start w:val="1"/>
      <w:numFmt w:val="bullet"/>
      <w:lvlText w:val=""/>
      <w:lvlJc w:val="left"/>
      <w:pPr>
        <w:ind w:left="6744" w:hanging="360"/>
      </w:pPr>
      <w:rPr>
        <w:rFonts w:ascii="Symbol" w:hAnsi="Symbol" w:hint="default"/>
      </w:rPr>
    </w:lvl>
    <w:lvl w:ilvl="7" w:tplc="40090003" w:tentative="1">
      <w:start w:val="1"/>
      <w:numFmt w:val="bullet"/>
      <w:lvlText w:val="o"/>
      <w:lvlJc w:val="left"/>
      <w:pPr>
        <w:ind w:left="7464" w:hanging="360"/>
      </w:pPr>
      <w:rPr>
        <w:rFonts w:ascii="Courier New" w:hAnsi="Courier New" w:cs="Courier New" w:hint="default"/>
      </w:rPr>
    </w:lvl>
    <w:lvl w:ilvl="8" w:tplc="40090005" w:tentative="1">
      <w:start w:val="1"/>
      <w:numFmt w:val="bullet"/>
      <w:lvlText w:val=""/>
      <w:lvlJc w:val="left"/>
      <w:pPr>
        <w:ind w:left="8184" w:hanging="360"/>
      </w:pPr>
      <w:rPr>
        <w:rFonts w:ascii="Wingdings" w:hAnsi="Wingdings" w:hint="default"/>
      </w:rPr>
    </w:lvl>
  </w:abstractNum>
  <w:abstractNum w:abstractNumId="70">
    <w:nsid w:val="4E926C87"/>
    <w:multiLevelType w:val="hybridMultilevel"/>
    <w:tmpl w:val="EF0899B4"/>
    <w:lvl w:ilvl="0" w:tplc="4009000F">
      <w:start w:val="1"/>
      <w:numFmt w:val="decimal"/>
      <w:lvlText w:val="%1."/>
      <w:lvlJc w:val="left"/>
      <w:pPr>
        <w:ind w:left="1728" w:hanging="360"/>
      </w:pPr>
    </w:lvl>
    <w:lvl w:ilvl="1" w:tplc="40090019" w:tentative="1">
      <w:start w:val="1"/>
      <w:numFmt w:val="lowerLetter"/>
      <w:lvlText w:val="%2."/>
      <w:lvlJc w:val="left"/>
      <w:pPr>
        <w:ind w:left="2448" w:hanging="360"/>
      </w:pPr>
    </w:lvl>
    <w:lvl w:ilvl="2" w:tplc="4009001B" w:tentative="1">
      <w:start w:val="1"/>
      <w:numFmt w:val="lowerRoman"/>
      <w:lvlText w:val="%3."/>
      <w:lvlJc w:val="right"/>
      <w:pPr>
        <w:ind w:left="3168" w:hanging="180"/>
      </w:pPr>
    </w:lvl>
    <w:lvl w:ilvl="3" w:tplc="4009000F" w:tentative="1">
      <w:start w:val="1"/>
      <w:numFmt w:val="decimal"/>
      <w:lvlText w:val="%4."/>
      <w:lvlJc w:val="left"/>
      <w:pPr>
        <w:ind w:left="3888" w:hanging="360"/>
      </w:pPr>
    </w:lvl>
    <w:lvl w:ilvl="4" w:tplc="40090019" w:tentative="1">
      <w:start w:val="1"/>
      <w:numFmt w:val="lowerLetter"/>
      <w:lvlText w:val="%5."/>
      <w:lvlJc w:val="left"/>
      <w:pPr>
        <w:ind w:left="4608" w:hanging="360"/>
      </w:pPr>
    </w:lvl>
    <w:lvl w:ilvl="5" w:tplc="4009001B" w:tentative="1">
      <w:start w:val="1"/>
      <w:numFmt w:val="lowerRoman"/>
      <w:lvlText w:val="%6."/>
      <w:lvlJc w:val="right"/>
      <w:pPr>
        <w:ind w:left="5328" w:hanging="180"/>
      </w:pPr>
    </w:lvl>
    <w:lvl w:ilvl="6" w:tplc="4009000F" w:tentative="1">
      <w:start w:val="1"/>
      <w:numFmt w:val="decimal"/>
      <w:lvlText w:val="%7."/>
      <w:lvlJc w:val="left"/>
      <w:pPr>
        <w:ind w:left="6048" w:hanging="360"/>
      </w:pPr>
    </w:lvl>
    <w:lvl w:ilvl="7" w:tplc="40090019" w:tentative="1">
      <w:start w:val="1"/>
      <w:numFmt w:val="lowerLetter"/>
      <w:lvlText w:val="%8."/>
      <w:lvlJc w:val="left"/>
      <w:pPr>
        <w:ind w:left="6768" w:hanging="360"/>
      </w:pPr>
    </w:lvl>
    <w:lvl w:ilvl="8" w:tplc="4009001B" w:tentative="1">
      <w:start w:val="1"/>
      <w:numFmt w:val="lowerRoman"/>
      <w:lvlText w:val="%9."/>
      <w:lvlJc w:val="right"/>
      <w:pPr>
        <w:ind w:left="7488" w:hanging="180"/>
      </w:pPr>
    </w:lvl>
  </w:abstractNum>
  <w:abstractNum w:abstractNumId="71">
    <w:nsid w:val="510E3D00"/>
    <w:multiLevelType w:val="hybridMultilevel"/>
    <w:tmpl w:val="B3208508"/>
    <w:lvl w:ilvl="0" w:tplc="40090001">
      <w:start w:val="1"/>
      <w:numFmt w:val="bullet"/>
      <w:lvlText w:val=""/>
      <w:lvlJc w:val="left"/>
      <w:pPr>
        <w:ind w:left="1728" w:hanging="360"/>
      </w:pPr>
      <w:rPr>
        <w:rFonts w:ascii="Symbol" w:hAnsi="Symbol" w:hint="default"/>
      </w:rPr>
    </w:lvl>
    <w:lvl w:ilvl="1" w:tplc="40090003" w:tentative="1">
      <w:start w:val="1"/>
      <w:numFmt w:val="bullet"/>
      <w:lvlText w:val="o"/>
      <w:lvlJc w:val="left"/>
      <w:pPr>
        <w:ind w:left="2448" w:hanging="360"/>
      </w:pPr>
      <w:rPr>
        <w:rFonts w:ascii="Courier New" w:hAnsi="Courier New" w:cs="Courier New" w:hint="default"/>
      </w:rPr>
    </w:lvl>
    <w:lvl w:ilvl="2" w:tplc="40090005" w:tentative="1">
      <w:start w:val="1"/>
      <w:numFmt w:val="bullet"/>
      <w:lvlText w:val=""/>
      <w:lvlJc w:val="left"/>
      <w:pPr>
        <w:ind w:left="3168" w:hanging="360"/>
      </w:pPr>
      <w:rPr>
        <w:rFonts w:ascii="Wingdings" w:hAnsi="Wingdings" w:hint="default"/>
      </w:rPr>
    </w:lvl>
    <w:lvl w:ilvl="3" w:tplc="40090001" w:tentative="1">
      <w:start w:val="1"/>
      <w:numFmt w:val="bullet"/>
      <w:lvlText w:val=""/>
      <w:lvlJc w:val="left"/>
      <w:pPr>
        <w:ind w:left="3888" w:hanging="360"/>
      </w:pPr>
      <w:rPr>
        <w:rFonts w:ascii="Symbol" w:hAnsi="Symbol" w:hint="default"/>
      </w:rPr>
    </w:lvl>
    <w:lvl w:ilvl="4" w:tplc="40090003" w:tentative="1">
      <w:start w:val="1"/>
      <w:numFmt w:val="bullet"/>
      <w:lvlText w:val="o"/>
      <w:lvlJc w:val="left"/>
      <w:pPr>
        <w:ind w:left="4608" w:hanging="360"/>
      </w:pPr>
      <w:rPr>
        <w:rFonts w:ascii="Courier New" w:hAnsi="Courier New" w:cs="Courier New" w:hint="default"/>
      </w:rPr>
    </w:lvl>
    <w:lvl w:ilvl="5" w:tplc="40090005" w:tentative="1">
      <w:start w:val="1"/>
      <w:numFmt w:val="bullet"/>
      <w:lvlText w:val=""/>
      <w:lvlJc w:val="left"/>
      <w:pPr>
        <w:ind w:left="5328" w:hanging="360"/>
      </w:pPr>
      <w:rPr>
        <w:rFonts w:ascii="Wingdings" w:hAnsi="Wingdings" w:hint="default"/>
      </w:rPr>
    </w:lvl>
    <w:lvl w:ilvl="6" w:tplc="40090001" w:tentative="1">
      <w:start w:val="1"/>
      <w:numFmt w:val="bullet"/>
      <w:lvlText w:val=""/>
      <w:lvlJc w:val="left"/>
      <w:pPr>
        <w:ind w:left="6048" w:hanging="360"/>
      </w:pPr>
      <w:rPr>
        <w:rFonts w:ascii="Symbol" w:hAnsi="Symbol" w:hint="default"/>
      </w:rPr>
    </w:lvl>
    <w:lvl w:ilvl="7" w:tplc="40090003" w:tentative="1">
      <w:start w:val="1"/>
      <w:numFmt w:val="bullet"/>
      <w:lvlText w:val="o"/>
      <w:lvlJc w:val="left"/>
      <w:pPr>
        <w:ind w:left="6768" w:hanging="360"/>
      </w:pPr>
      <w:rPr>
        <w:rFonts w:ascii="Courier New" w:hAnsi="Courier New" w:cs="Courier New" w:hint="default"/>
      </w:rPr>
    </w:lvl>
    <w:lvl w:ilvl="8" w:tplc="40090005" w:tentative="1">
      <w:start w:val="1"/>
      <w:numFmt w:val="bullet"/>
      <w:lvlText w:val=""/>
      <w:lvlJc w:val="left"/>
      <w:pPr>
        <w:ind w:left="7488" w:hanging="360"/>
      </w:pPr>
      <w:rPr>
        <w:rFonts w:ascii="Wingdings" w:hAnsi="Wingdings" w:hint="default"/>
      </w:rPr>
    </w:lvl>
  </w:abstractNum>
  <w:abstractNum w:abstractNumId="72">
    <w:nsid w:val="51921C69"/>
    <w:multiLevelType w:val="hybridMultilevel"/>
    <w:tmpl w:val="3C446E36"/>
    <w:lvl w:ilvl="0" w:tplc="4009000F">
      <w:start w:val="1"/>
      <w:numFmt w:val="decimal"/>
      <w:lvlText w:val="%1."/>
      <w:lvlJc w:val="left"/>
      <w:pPr>
        <w:ind w:left="1728" w:hanging="360"/>
      </w:pPr>
    </w:lvl>
    <w:lvl w:ilvl="1" w:tplc="40090019" w:tentative="1">
      <w:start w:val="1"/>
      <w:numFmt w:val="lowerLetter"/>
      <w:lvlText w:val="%2."/>
      <w:lvlJc w:val="left"/>
      <w:pPr>
        <w:ind w:left="2448" w:hanging="360"/>
      </w:pPr>
    </w:lvl>
    <w:lvl w:ilvl="2" w:tplc="4009001B" w:tentative="1">
      <w:start w:val="1"/>
      <w:numFmt w:val="lowerRoman"/>
      <w:lvlText w:val="%3."/>
      <w:lvlJc w:val="right"/>
      <w:pPr>
        <w:ind w:left="3168" w:hanging="180"/>
      </w:pPr>
    </w:lvl>
    <w:lvl w:ilvl="3" w:tplc="4009000F" w:tentative="1">
      <w:start w:val="1"/>
      <w:numFmt w:val="decimal"/>
      <w:lvlText w:val="%4."/>
      <w:lvlJc w:val="left"/>
      <w:pPr>
        <w:ind w:left="3888" w:hanging="360"/>
      </w:pPr>
    </w:lvl>
    <w:lvl w:ilvl="4" w:tplc="40090019" w:tentative="1">
      <w:start w:val="1"/>
      <w:numFmt w:val="lowerLetter"/>
      <w:lvlText w:val="%5."/>
      <w:lvlJc w:val="left"/>
      <w:pPr>
        <w:ind w:left="4608" w:hanging="360"/>
      </w:pPr>
    </w:lvl>
    <w:lvl w:ilvl="5" w:tplc="4009001B" w:tentative="1">
      <w:start w:val="1"/>
      <w:numFmt w:val="lowerRoman"/>
      <w:lvlText w:val="%6."/>
      <w:lvlJc w:val="right"/>
      <w:pPr>
        <w:ind w:left="5328" w:hanging="180"/>
      </w:pPr>
    </w:lvl>
    <w:lvl w:ilvl="6" w:tplc="4009000F" w:tentative="1">
      <w:start w:val="1"/>
      <w:numFmt w:val="decimal"/>
      <w:lvlText w:val="%7."/>
      <w:lvlJc w:val="left"/>
      <w:pPr>
        <w:ind w:left="6048" w:hanging="360"/>
      </w:pPr>
    </w:lvl>
    <w:lvl w:ilvl="7" w:tplc="40090019" w:tentative="1">
      <w:start w:val="1"/>
      <w:numFmt w:val="lowerLetter"/>
      <w:lvlText w:val="%8."/>
      <w:lvlJc w:val="left"/>
      <w:pPr>
        <w:ind w:left="6768" w:hanging="360"/>
      </w:pPr>
    </w:lvl>
    <w:lvl w:ilvl="8" w:tplc="4009001B" w:tentative="1">
      <w:start w:val="1"/>
      <w:numFmt w:val="lowerRoman"/>
      <w:lvlText w:val="%9."/>
      <w:lvlJc w:val="right"/>
      <w:pPr>
        <w:ind w:left="7488" w:hanging="180"/>
      </w:pPr>
    </w:lvl>
  </w:abstractNum>
  <w:abstractNum w:abstractNumId="73">
    <w:nsid w:val="537272F8"/>
    <w:multiLevelType w:val="hybridMultilevel"/>
    <w:tmpl w:val="CB5E6578"/>
    <w:lvl w:ilvl="0" w:tplc="40090001">
      <w:start w:val="1"/>
      <w:numFmt w:val="bullet"/>
      <w:lvlText w:val=""/>
      <w:lvlJc w:val="left"/>
      <w:pPr>
        <w:ind w:left="1728" w:hanging="360"/>
      </w:pPr>
      <w:rPr>
        <w:rFonts w:ascii="Symbol" w:hAnsi="Symbol" w:hint="default"/>
      </w:rPr>
    </w:lvl>
    <w:lvl w:ilvl="1" w:tplc="40090003" w:tentative="1">
      <w:start w:val="1"/>
      <w:numFmt w:val="bullet"/>
      <w:lvlText w:val="o"/>
      <w:lvlJc w:val="left"/>
      <w:pPr>
        <w:ind w:left="2448" w:hanging="360"/>
      </w:pPr>
      <w:rPr>
        <w:rFonts w:ascii="Courier New" w:hAnsi="Courier New" w:cs="Courier New" w:hint="default"/>
      </w:rPr>
    </w:lvl>
    <w:lvl w:ilvl="2" w:tplc="40090005" w:tentative="1">
      <w:start w:val="1"/>
      <w:numFmt w:val="bullet"/>
      <w:lvlText w:val=""/>
      <w:lvlJc w:val="left"/>
      <w:pPr>
        <w:ind w:left="3168" w:hanging="360"/>
      </w:pPr>
      <w:rPr>
        <w:rFonts w:ascii="Wingdings" w:hAnsi="Wingdings" w:hint="default"/>
      </w:rPr>
    </w:lvl>
    <w:lvl w:ilvl="3" w:tplc="40090001" w:tentative="1">
      <w:start w:val="1"/>
      <w:numFmt w:val="bullet"/>
      <w:lvlText w:val=""/>
      <w:lvlJc w:val="left"/>
      <w:pPr>
        <w:ind w:left="3888" w:hanging="360"/>
      </w:pPr>
      <w:rPr>
        <w:rFonts w:ascii="Symbol" w:hAnsi="Symbol" w:hint="default"/>
      </w:rPr>
    </w:lvl>
    <w:lvl w:ilvl="4" w:tplc="40090003" w:tentative="1">
      <w:start w:val="1"/>
      <w:numFmt w:val="bullet"/>
      <w:lvlText w:val="o"/>
      <w:lvlJc w:val="left"/>
      <w:pPr>
        <w:ind w:left="4608" w:hanging="360"/>
      </w:pPr>
      <w:rPr>
        <w:rFonts w:ascii="Courier New" w:hAnsi="Courier New" w:cs="Courier New" w:hint="default"/>
      </w:rPr>
    </w:lvl>
    <w:lvl w:ilvl="5" w:tplc="40090005" w:tentative="1">
      <w:start w:val="1"/>
      <w:numFmt w:val="bullet"/>
      <w:lvlText w:val=""/>
      <w:lvlJc w:val="left"/>
      <w:pPr>
        <w:ind w:left="5328" w:hanging="360"/>
      </w:pPr>
      <w:rPr>
        <w:rFonts w:ascii="Wingdings" w:hAnsi="Wingdings" w:hint="default"/>
      </w:rPr>
    </w:lvl>
    <w:lvl w:ilvl="6" w:tplc="40090001" w:tentative="1">
      <w:start w:val="1"/>
      <w:numFmt w:val="bullet"/>
      <w:lvlText w:val=""/>
      <w:lvlJc w:val="left"/>
      <w:pPr>
        <w:ind w:left="6048" w:hanging="360"/>
      </w:pPr>
      <w:rPr>
        <w:rFonts w:ascii="Symbol" w:hAnsi="Symbol" w:hint="default"/>
      </w:rPr>
    </w:lvl>
    <w:lvl w:ilvl="7" w:tplc="40090003" w:tentative="1">
      <w:start w:val="1"/>
      <w:numFmt w:val="bullet"/>
      <w:lvlText w:val="o"/>
      <w:lvlJc w:val="left"/>
      <w:pPr>
        <w:ind w:left="6768" w:hanging="360"/>
      </w:pPr>
      <w:rPr>
        <w:rFonts w:ascii="Courier New" w:hAnsi="Courier New" w:cs="Courier New" w:hint="default"/>
      </w:rPr>
    </w:lvl>
    <w:lvl w:ilvl="8" w:tplc="40090005" w:tentative="1">
      <w:start w:val="1"/>
      <w:numFmt w:val="bullet"/>
      <w:lvlText w:val=""/>
      <w:lvlJc w:val="left"/>
      <w:pPr>
        <w:ind w:left="7488" w:hanging="360"/>
      </w:pPr>
      <w:rPr>
        <w:rFonts w:ascii="Wingdings" w:hAnsi="Wingdings" w:hint="default"/>
      </w:rPr>
    </w:lvl>
  </w:abstractNum>
  <w:abstractNum w:abstractNumId="74">
    <w:nsid w:val="565541A4"/>
    <w:multiLevelType w:val="hybridMultilevel"/>
    <w:tmpl w:val="CB98F986"/>
    <w:lvl w:ilvl="0" w:tplc="40090001">
      <w:start w:val="1"/>
      <w:numFmt w:val="bullet"/>
      <w:lvlText w:val=""/>
      <w:lvlJc w:val="left"/>
      <w:pPr>
        <w:ind w:left="1728" w:hanging="360"/>
      </w:pPr>
      <w:rPr>
        <w:rFonts w:ascii="Symbol" w:hAnsi="Symbol" w:hint="default"/>
      </w:rPr>
    </w:lvl>
    <w:lvl w:ilvl="1" w:tplc="40090003" w:tentative="1">
      <w:start w:val="1"/>
      <w:numFmt w:val="bullet"/>
      <w:lvlText w:val="o"/>
      <w:lvlJc w:val="left"/>
      <w:pPr>
        <w:ind w:left="2448" w:hanging="360"/>
      </w:pPr>
      <w:rPr>
        <w:rFonts w:ascii="Courier New" w:hAnsi="Courier New" w:cs="Courier New" w:hint="default"/>
      </w:rPr>
    </w:lvl>
    <w:lvl w:ilvl="2" w:tplc="40090005" w:tentative="1">
      <w:start w:val="1"/>
      <w:numFmt w:val="bullet"/>
      <w:lvlText w:val=""/>
      <w:lvlJc w:val="left"/>
      <w:pPr>
        <w:ind w:left="3168" w:hanging="360"/>
      </w:pPr>
      <w:rPr>
        <w:rFonts w:ascii="Wingdings" w:hAnsi="Wingdings" w:hint="default"/>
      </w:rPr>
    </w:lvl>
    <w:lvl w:ilvl="3" w:tplc="40090001" w:tentative="1">
      <w:start w:val="1"/>
      <w:numFmt w:val="bullet"/>
      <w:lvlText w:val=""/>
      <w:lvlJc w:val="left"/>
      <w:pPr>
        <w:ind w:left="3888" w:hanging="360"/>
      </w:pPr>
      <w:rPr>
        <w:rFonts w:ascii="Symbol" w:hAnsi="Symbol" w:hint="default"/>
      </w:rPr>
    </w:lvl>
    <w:lvl w:ilvl="4" w:tplc="40090003" w:tentative="1">
      <w:start w:val="1"/>
      <w:numFmt w:val="bullet"/>
      <w:lvlText w:val="o"/>
      <w:lvlJc w:val="left"/>
      <w:pPr>
        <w:ind w:left="4608" w:hanging="360"/>
      </w:pPr>
      <w:rPr>
        <w:rFonts w:ascii="Courier New" w:hAnsi="Courier New" w:cs="Courier New" w:hint="default"/>
      </w:rPr>
    </w:lvl>
    <w:lvl w:ilvl="5" w:tplc="40090005" w:tentative="1">
      <w:start w:val="1"/>
      <w:numFmt w:val="bullet"/>
      <w:lvlText w:val=""/>
      <w:lvlJc w:val="left"/>
      <w:pPr>
        <w:ind w:left="5328" w:hanging="360"/>
      </w:pPr>
      <w:rPr>
        <w:rFonts w:ascii="Wingdings" w:hAnsi="Wingdings" w:hint="default"/>
      </w:rPr>
    </w:lvl>
    <w:lvl w:ilvl="6" w:tplc="40090001" w:tentative="1">
      <w:start w:val="1"/>
      <w:numFmt w:val="bullet"/>
      <w:lvlText w:val=""/>
      <w:lvlJc w:val="left"/>
      <w:pPr>
        <w:ind w:left="6048" w:hanging="360"/>
      </w:pPr>
      <w:rPr>
        <w:rFonts w:ascii="Symbol" w:hAnsi="Symbol" w:hint="default"/>
      </w:rPr>
    </w:lvl>
    <w:lvl w:ilvl="7" w:tplc="40090003" w:tentative="1">
      <w:start w:val="1"/>
      <w:numFmt w:val="bullet"/>
      <w:lvlText w:val="o"/>
      <w:lvlJc w:val="left"/>
      <w:pPr>
        <w:ind w:left="6768" w:hanging="360"/>
      </w:pPr>
      <w:rPr>
        <w:rFonts w:ascii="Courier New" w:hAnsi="Courier New" w:cs="Courier New" w:hint="default"/>
      </w:rPr>
    </w:lvl>
    <w:lvl w:ilvl="8" w:tplc="40090005" w:tentative="1">
      <w:start w:val="1"/>
      <w:numFmt w:val="bullet"/>
      <w:lvlText w:val=""/>
      <w:lvlJc w:val="left"/>
      <w:pPr>
        <w:ind w:left="7488" w:hanging="360"/>
      </w:pPr>
      <w:rPr>
        <w:rFonts w:ascii="Wingdings" w:hAnsi="Wingdings" w:hint="default"/>
      </w:rPr>
    </w:lvl>
  </w:abstractNum>
  <w:abstractNum w:abstractNumId="75">
    <w:nsid w:val="56DA313F"/>
    <w:multiLevelType w:val="hybridMultilevel"/>
    <w:tmpl w:val="FAC627A2"/>
    <w:lvl w:ilvl="0" w:tplc="40090001">
      <w:start w:val="1"/>
      <w:numFmt w:val="bullet"/>
      <w:lvlText w:val=""/>
      <w:lvlJc w:val="left"/>
      <w:pPr>
        <w:ind w:left="1728" w:hanging="360"/>
      </w:pPr>
      <w:rPr>
        <w:rFonts w:ascii="Symbol" w:hAnsi="Symbol" w:hint="default"/>
      </w:rPr>
    </w:lvl>
    <w:lvl w:ilvl="1" w:tplc="40090003" w:tentative="1">
      <w:start w:val="1"/>
      <w:numFmt w:val="bullet"/>
      <w:lvlText w:val="o"/>
      <w:lvlJc w:val="left"/>
      <w:pPr>
        <w:ind w:left="2448" w:hanging="360"/>
      </w:pPr>
      <w:rPr>
        <w:rFonts w:ascii="Courier New" w:hAnsi="Courier New" w:cs="Courier New" w:hint="default"/>
      </w:rPr>
    </w:lvl>
    <w:lvl w:ilvl="2" w:tplc="40090005" w:tentative="1">
      <w:start w:val="1"/>
      <w:numFmt w:val="bullet"/>
      <w:lvlText w:val=""/>
      <w:lvlJc w:val="left"/>
      <w:pPr>
        <w:ind w:left="3168" w:hanging="360"/>
      </w:pPr>
      <w:rPr>
        <w:rFonts w:ascii="Wingdings" w:hAnsi="Wingdings" w:hint="default"/>
      </w:rPr>
    </w:lvl>
    <w:lvl w:ilvl="3" w:tplc="40090001" w:tentative="1">
      <w:start w:val="1"/>
      <w:numFmt w:val="bullet"/>
      <w:lvlText w:val=""/>
      <w:lvlJc w:val="left"/>
      <w:pPr>
        <w:ind w:left="3888" w:hanging="360"/>
      </w:pPr>
      <w:rPr>
        <w:rFonts w:ascii="Symbol" w:hAnsi="Symbol" w:hint="default"/>
      </w:rPr>
    </w:lvl>
    <w:lvl w:ilvl="4" w:tplc="40090003" w:tentative="1">
      <w:start w:val="1"/>
      <w:numFmt w:val="bullet"/>
      <w:lvlText w:val="o"/>
      <w:lvlJc w:val="left"/>
      <w:pPr>
        <w:ind w:left="4608" w:hanging="360"/>
      </w:pPr>
      <w:rPr>
        <w:rFonts w:ascii="Courier New" w:hAnsi="Courier New" w:cs="Courier New" w:hint="default"/>
      </w:rPr>
    </w:lvl>
    <w:lvl w:ilvl="5" w:tplc="40090005" w:tentative="1">
      <w:start w:val="1"/>
      <w:numFmt w:val="bullet"/>
      <w:lvlText w:val=""/>
      <w:lvlJc w:val="left"/>
      <w:pPr>
        <w:ind w:left="5328" w:hanging="360"/>
      </w:pPr>
      <w:rPr>
        <w:rFonts w:ascii="Wingdings" w:hAnsi="Wingdings" w:hint="default"/>
      </w:rPr>
    </w:lvl>
    <w:lvl w:ilvl="6" w:tplc="40090001" w:tentative="1">
      <w:start w:val="1"/>
      <w:numFmt w:val="bullet"/>
      <w:lvlText w:val=""/>
      <w:lvlJc w:val="left"/>
      <w:pPr>
        <w:ind w:left="6048" w:hanging="360"/>
      </w:pPr>
      <w:rPr>
        <w:rFonts w:ascii="Symbol" w:hAnsi="Symbol" w:hint="default"/>
      </w:rPr>
    </w:lvl>
    <w:lvl w:ilvl="7" w:tplc="40090003" w:tentative="1">
      <w:start w:val="1"/>
      <w:numFmt w:val="bullet"/>
      <w:lvlText w:val="o"/>
      <w:lvlJc w:val="left"/>
      <w:pPr>
        <w:ind w:left="6768" w:hanging="360"/>
      </w:pPr>
      <w:rPr>
        <w:rFonts w:ascii="Courier New" w:hAnsi="Courier New" w:cs="Courier New" w:hint="default"/>
      </w:rPr>
    </w:lvl>
    <w:lvl w:ilvl="8" w:tplc="40090005" w:tentative="1">
      <w:start w:val="1"/>
      <w:numFmt w:val="bullet"/>
      <w:lvlText w:val=""/>
      <w:lvlJc w:val="left"/>
      <w:pPr>
        <w:ind w:left="7488" w:hanging="360"/>
      </w:pPr>
      <w:rPr>
        <w:rFonts w:ascii="Wingdings" w:hAnsi="Wingdings" w:hint="default"/>
      </w:rPr>
    </w:lvl>
  </w:abstractNum>
  <w:abstractNum w:abstractNumId="76">
    <w:nsid w:val="57A64E95"/>
    <w:multiLevelType w:val="hybridMultilevel"/>
    <w:tmpl w:val="5BAC6F0C"/>
    <w:lvl w:ilvl="0" w:tplc="40090001">
      <w:start w:val="1"/>
      <w:numFmt w:val="bullet"/>
      <w:lvlText w:val=""/>
      <w:lvlJc w:val="left"/>
      <w:pPr>
        <w:ind w:left="1368" w:hanging="360"/>
      </w:pPr>
      <w:rPr>
        <w:rFonts w:ascii="Symbol" w:hAnsi="Symbol" w:hint="default"/>
      </w:rPr>
    </w:lvl>
    <w:lvl w:ilvl="1" w:tplc="40090003">
      <w:start w:val="1"/>
      <w:numFmt w:val="bullet"/>
      <w:lvlText w:val="o"/>
      <w:lvlJc w:val="left"/>
      <w:pPr>
        <w:ind w:left="2088" w:hanging="360"/>
      </w:pPr>
      <w:rPr>
        <w:rFonts w:ascii="Courier New" w:hAnsi="Courier New" w:cs="Courier New" w:hint="default"/>
      </w:rPr>
    </w:lvl>
    <w:lvl w:ilvl="2" w:tplc="40090005" w:tentative="1">
      <w:start w:val="1"/>
      <w:numFmt w:val="bullet"/>
      <w:lvlText w:val=""/>
      <w:lvlJc w:val="left"/>
      <w:pPr>
        <w:ind w:left="2808" w:hanging="360"/>
      </w:pPr>
      <w:rPr>
        <w:rFonts w:ascii="Wingdings" w:hAnsi="Wingdings" w:hint="default"/>
      </w:rPr>
    </w:lvl>
    <w:lvl w:ilvl="3" w:tplc="40090001" w:tentative="1">
      <w:start w:val="1"/>
      <w:numFmt w:val="bullet"/>
      <w:lvlText w:val=""/>
      <w:lvlJc w:val="left"/>
      <w:pPr>
        <w:ind w:left="3528" w:hanging="360"/>
      </w:pPr>
      <w:rPr>
        <w:rFonts w:ascii="Symbol" w:hAnsi="Symbol" w:hint="default"/>
      </w:rPr>
    </w:lvl>
    <w:lvl w:ilvl="4" w:tplc="40090003" w:tentative="1">
      <w:start w:val="1"/>
      <w:numFmt w:val="bullet"/>
      <w:lvlText w:val="o"/>
      <w:lvlJc w:val="left"/>
      <w:pPr>
        <w:ind w:left="4248" w:hanging="360"/>
      </w:pPr>
      <w:rPr>
        <w:rFonts w:ascii="Courier New" w:hAnsi="Courier New" w:cs="Courier New" w:hint="default"/>
      </w:rPr>
    </w:lvl>
    <w:lvl w:ilvl="5" w:tplc="40090005" w:tentative="1">
      <w:start w:val="1"/>
      <w:numFmt w:val="bullet"/>
      <w:lvlText w:val=""/>
      <w:lvlJc w:val="left"/>
      <w:pPr>
        <w:ind w:left="4968" w:hanging="360"/>
      </w:pPr>
      <w:rPr>
        <w:rFonts w:ascii="Wingdings" w:hAnsi="Wingdings" w:hint="default"/>
      </w:rPr>
    </w:lvl>
    <w:lvl w:ilvl="6" w:tplc="40090001" w:tentative="1">
      <w:start w:val="1"/>
      <w:numFmt w:val="bullet"/>
      <w:lvlText w:val=""/>
      <w:lvlJc w:val="left"/>
      <w:pPr>
        <w:ind w:left="5688" w:hanging="360"/>
      </w:pPr>
      <w:rPr>
        <w:rFonts w:ascii="Symbol" w:hAnsi="Symbol" w:hint="default"/>
      </w:rPr>
    </w:lvl>
    <w:lvl w:ilvl="7" w:tplc="40090003" w:tentative="1">
      <w:start w:val="1"/>
      <w:numFmt w:val="bullet"/>
      <w:lvlText w:val="o"/>
      <w:lvlJc w:val="left"/>
      <w:pPr>
        <w:ind w:left="6408" w:hanging="360"/>
      </w:pPr>
      <w:rPr>
        <w:rFonts w:ascii="Courier New" w:hAnsi="Courier New" w:cs="Courier New" w:hint="default"/>
      </w:rPr>
    </w:lvl>
    <w:lvl w:ilvl="8" w:tplc="40090005" w:tentative="1">
      <w:start w:val="1"/>
      <w:numFmt w:val="bullet"/>
      <w:lvlText w:val=""/>
      <w:lvlJc w:val="left"/>
      <w:pPr>
        <w:ind w:left="7128" w:hanging="360"/>
      </w:pPr>
      <w:rPr>
        <w:rFonts w:ascii="Wingdings" w:hAnsi="Wingdings" w:hint="default"/>
      </w:rPr>
    </w:lvl>
  </w:abstractNum>
  <w:abstractNum w:abstractNumId="77">
    <w:nsid w:val="58870067"/>
    <w:multiLevelType w:val="hybridMultilevel"/>
    <w:tmpl w:val="4A32CBA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8">
    <w:nsid w:val="58FE4A16"/>
    <w:multiLevelType w:val="singleLevel"/>
    <w:tmpl w:val="9F283200"/>
    <w:lvl w:ilvl="0">
      <w:start w:val="1"/>
      <w:numFmt w:val="bullet"/>
      <w:pStyle w:val="CheckBoxes"/>
      <w:lvlText w:val=""/>
      <w:lvlJc w:val="left"/>
      <w:pPr>
        <w:tabs>
          <w:tab w:val="num" w:pos="1872"/>
        </w:tabs>
        <w:ind w:left="1872" w:hanging="432"/>
      </w:pPr>
      <w:rPr>
        <w:rFonts w:ascii="Wingdings" w:hAnsi="Wingdings" w:hint="default"/>
        <w:b w:val="0"/>
        <w:i w:val="0"/>
        <w:caps w:val="0"/>
        <w:strike w:val="0"/>
        <w:dstrike w:val="0"/>
        <w:vanish w:val="0"/>
        <w:color w:val="000000"/>
        <w:sz w:val="24"/>
        <w:szCs w:val="24"/>
        <w:vertAlign w:val="baseline"/>
      </w:rPr>
    </w:lvl>
  </w:abstractNum>
  <w:abstractNum w:abstractNumId="79">
    <w:nsid w:val="59932EF6"/>
    <w:multiLevelType w:val="hybridMultilevel"/>
    <w:tmpl w:val="B41659A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0">
    <w:nsid w:val="5A164B6A"/>
    <w:multiLevelType w:val="hybridMultilevel"/>
    <w:tmpl w:val="ACEA38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1">
    <w:nsid w:val="5B076008"/>
    <w:multiLevelType w:val="singleLevel"/>
    <w:tmpl w:val="87786D4A"/>
    <w:lvl w:ilvl="0">
      <w:start w:val="1"/>
      <w:numFmt w:val="decimal"/>
      <w:pStyle w:val="NumberedList3"/>
      <w:lvlText w:val="%1)"/>
      <w:lvlJc w:val="left"/>
      <w:pPr>
        <w:tabs>
          <w:tab w:val="num" w:pos="2304"/>
        </w:tabs>
        <w:ind w:left="2304" w:hanging="432"/>
      </w:pPr>
      <w:rPr>
        <w:rFonts w:hint="default"/>
      </w:rPr>
    </w:lvl>
  </w:abstractNum>
  <w:abstractNum w:abstractNumId="82">
    <w:nsid w:val="5E3F6F4B"/>
    <w:multiLevelType w:val="hybridMultilevel"/>
    <w:tmpl w:val="28687EF2"/>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3">
    <w:nsid w:val="5E7C7C4F"/>
    <w:multiLevelType w:val="hybridMultilevel"/>
    <w:tmpl w:val="56AC6A96"/>
    <w:lvl w:ilvl="0" w:tplc="40090001">
      <w:start w:val="1"/>
      <w:numFmt w:val="bullet"/>
      <w:lvlText w:val=""/>
      <w:lvlJc w:val="left"/>
      <w:pPr>
        <w:ind w:left="1728" w:hanging="360"/>
      </w:pPr>
      <w:rPr>
        <w:rFonts w:ascii="Symbol" w:hAnsi="Symbol" w:hint="default"/>
      </w:rPr>
    </w:lvl>
    <w:lvl w:ilvl="1" w:tplc="40090003" w:tentative="1">
      <w:start w:val="1"/>
      <w:numFmt w:val="bullet"/>
      <w:lvlText w:val="o"/>
      <w:lvlJc w:val="left"/>
      <w:pPr>
        <w:ind w:left="2448" w:hanging="360"/>
      </w:pPr>
      <w:rPr>
        <w:rFonts w:ascii="Courier New" w:hAnsi="Courier New" w:cs="Courier New" w:hint="default"/>
      </w:rPr>
    </w:lvl>
    <w:lvl w:ilvl="2" w:tplc="40090005" w:tentative="1">
      <w:start w:val="1"/>
      <w:numFmt w:val="bullet"/>
      <w:lvlText w:val=""/>
      <w:lvlJc w:val="left"/>
      <w:pPr>
        <w:ind w:left="3168" w:hanging="360"/>
      </w:pPr>
      <w:rPr>
        <w:rFonts w:ascii="Wingdings" w:hAnsi="Wingdings" w:hint="default"/>
      </w:rPr>
    </w:lvl>
    <w:lvl w:ilvl="3" w:tplc="40090001" w:tentative="1">
      <w:start w:val="1"/>
      <w:numFmt w:val="bullet"/>
      <w:lvlText w:val=""/>
      <w:lvlJc w:val="left"/>
      <w:pPr>
        <w:ind w:left="3888" w:hanging="360"/>
      </w:pPr>
      <w:rPr>
        <w:rFonts w:ascii="Symbol" w:hAnsi="Symbol" w:hint="default"/>
      </w:rPr>
    </w:lvl>
    <w:lvl w:ilvl="4" w:tplc="40090003" w:tentative="1">
      <w:start w:val="1"/>
      <w:numFmt w:val="bullet"/>
      <w:lvlText w:val="o"/>
      <w:lvlJc w:val="left"/>
      <w:pPr>
        <w:ind w:left="4608" w:hanging="360"/>
      </w:pPr>
      <w:rPr>
        <w:rFonts w:ascii="Courier New" w:hAnsi="Courier New" w:cs="Courier New" w:hint="default"/>
      </w:rPr>
    </w:lvl>
    <w:lvl w:ilvl="5" w:tplc="40090005" w:tentative="1">
      <w:start w:val="1"/>
      <w:numFmt w:val="bullet"/>
      <w:lvlText w:val=""/>
      <w:lvlJc w:val="left"/>
      <w:pPr>
        <w:ind w:left="5328" w:hanging="360"/>
      </w:pPr>
      <w:rPr>
        <w:rFonts w:ascii="Wingdings" w:hAnsi="Wingdings" w:hint="default"/>
      </w:rPr>
    </w:lvl>
    <w:lvl w:ilvl="6" w:tplc="40090001" w:tentative="1">
      <w:start w:val="1"/>
      <w:numFmt w:val="bullet"/>
      <w:lvlText w:val=""/>
      <w:lvlJc w:val="left"/>
      <w:pPr>
        <w:ind w:left="6048" w:hanging="360"/>
      </w:pPr>
      <w:rPr>
        <w:rFonts w:ascii="Symbol" w:hAnsi="Symbol" w:hint="default"/>
      </w:rPr>
    </w:lvl>
    <w:lvl w:ilvl="7" w:tplc="40090003" w:tentative="1">
      <w:start w:val="1"/>
      <w:numFmt w:val="bullet"/>
      <w:lvlText w:val="o"/>
      <w:lvlJc w:val="left"/>
      <w:pPr>
        <w:ind w:left="6768" w:hanging="360"/>
      </w:pPr>
      <w:rPr>
        <w:rFonts w:ascii="Courier New" w:hAnsi="Courier New" w:cs="Courier New" w:hint="default"/>
      </w:rPr>
    </w:lvl>
    <w:lvl w:ilvl="8" w:tplc="40090005" w:tentative="1">
      <w:start w:val="1"/>
      <w:numFmt w:val="bullet"/>
      <w:lvlText w:val=""/>
      <w:lvlJc w:val="left"/>
      <w:pPr>
        <w:ind w:left="7488" w:hanging="360"/>
      </w:pPr>
      <w:rPr>
        <w:rFonts w:ascii="Wingdings" w:hAnsi="Wingdings" w:hint="default"/>
      </w:rPr>
    </w:lvl>
  </w:abstractNum>
  <w:abstractNum w:abstractNumId="84">
    <w:nsid w:val="5E984372"/>
    <w:multiLevelType w:val="hybridMultilevel"/>
    <w:tmpl w:val="7D1E76AE"/>
    <w:lvl w:ilvl="0" w:tplc="40090001">
      <w:start w:val="1"/>
      <w:numFmt w:val="bullet"/>
      <w:lvlText w:val=""/>
      <w:lvlJc w:val="left"/>
      <w:pPr>
        <w:ind w:left="1728" w:hanging="360"/>
      </w:pPr>
      <w:rPr>
        <w:rFonts w:ascii="Symbol" w:hAnsi="Symbol" w:hint="default"/>
      </w:rPr>
    </w:lvl>
    <w:lvl w:ilvl="1" w:tplc="40090003" w:tentative="1">
      <w:start w:val="1"/>
      <w:numFmt w:val="bullet"/>
      <w:lvlText w:val="o"/>
      <w:lvlJc w:val="left"/>
      <w:pPr>
        <w:ind w:left="2448" w:hanging="360"/>
      </w:pPr>
      <w:rPr>
        <w:rFonts w:ascii="Courier New" w:hAnsi="Courier New" w:cs="Courier New" w:hint="default"/>
      </w:rPr>
    </w:lvl>
    <w:lvl w:ilvl="2" w:tplc="40090005" w:tentative="1">
      <w:start w:val="1"/>
      <w:numFmt w:val="bullet"/>
      <w:lvlText w:val=""/>
      <w:lvlJc w:val="left"/>
      <w:pPr>
        <w:ind w:left="3168" w:hanging="360"/>
      </w:pPr>
      <w:rPr>
        <w:rFonts w:ascii="Wingdings" w:hAnsi="Wingdings" w:hint="default"/>
      </w:rPr>
    </w:lvl>
    <w:lvl w:ilvl="3" w:tplc="40090001" w:tentative="1">
      <w:start w:val="1"/>
      <w:numFmt w:val="bullet"/>
      <w:lvlText w:val=""/>
      <w:lvlJc w:val="left"/>
      <w:pPr>
        <w:ind w:left="3888" w:hanging="360"/>
      </w:pPr>
      <w:rPr>
        <w:rFonts w:ascii="Symbol" w:hAnsi="Symbol" w:hint="default"/>
      </w:rPr>
    </w:lvl>
    <w:lvl w:ilvl="4" w:tplc="40090003" w:tentative="1">
      <w:start w:val="1"/>
      <w:numFmt w:val="bullet"/>
      <w:lvlText w:val="o"/>
      <w:lvlJc w:val="left"/>
      <w:pPr>
        <w:ind w:left="4608" w:hanging="360"/>
      </w:pPr>
      <w:rPr>
        <w:rFonts w:ascii="Courier New" w:hAnsi="Courier New" w:cs="Courier New" w:hint="default"/>
      </w:rPr>
    </w:lvl>
    <w:lvl w:ilvl="5" w:tplc="40090005" w:tentative="1">
      <w:start w:val="1"/>
      <w:numFmt w:val="bullet"/>
      <w:lvlText w:val=""/>
      <w:lvlJc w:val="left"/>
      <w:pPr>
        <w:ind w:left="5328" w:hanging="360"/>
      </w:pPr>
      <w:rPr>
        <w:rFonts w:ascii="Wingdings" w:hAnsi="Wingdings" w:hint="default"/>
      </w:rPr>
    </w:lvl>
    <w:lvl w:ilvl="6" w:tplc="40090001" w:tentative="1">
      <w:start w:val="1"/>
      <w:numFmt w:val="bullet"/>
      <w:lvlText w:val=""/>
      <w:lvlJc w:val="left"/>
      <w:pPr>
        <w:ind w:left="6048" w:hanging="360"/>
      </w:pPr>
      <w:rPr>
        <w:rFonts w:ascii="Symbol" w:hAnsi="Symbol" w:hint="default"/>
      </w:rPr>
    </w:lvl>
    <w:lvl w:ilvl="7" w:tplc="40090003" w:tentative="1">
      <w:start w:val="1"/>
      <w:numFmt w:val="bullet"/>
      <w:lvlText w:val="o"/>
      <w:lvlJc w:val="left"/>
      <w:pPr>
        <w:ind w:left="6768" w:hanging="360"/>
      </w:pPr>
      <w:rPr>
        <w:rFonts w:ascii="Courier New" w:hAnsi="Courier New" w:cs="Courier New" w:hint="default"/>
      </w:rPr>
    </w:lvl>
    <w:lvl w:ilvl="8" w:tplc="40090005" w:tentative="1">
      <w:start w:val="1"/>
      <w:numFmt w:val="bullet"/>
      <w:lvlText w:val=""/>
      <w:lvlJc w:val="left"/>
      <w:pPr>
        <w:ind w:left="7488" w:hanging="360"/>
      </w:pPr>
      <w:rPr>
        <w:rFonts w:ascii="Wingdings" w:hAnsi="Wingdings" w:hint="default"/>
      </w:rPr>
    </w:lvl>
  </w:abstractNum>
  <w:abstractNum w:abstractNumId="85">
    <w:nsid w:val="60586A4E"/>
    <w:multiLevelType w:val="hybridMultilevel"/>
    <w:tmpl w:val="FA0EA6FE"/>
    <w:lvl w:ilvl="0" w:tplc="40090001">
      <w:start w:val="1"/>
      <w:numFmt w:val="bullet"/>
      <w:lvlText w:val=""/>
      <w:lvlJc w:val="left"/>
      <w:pPr>
        <w:ind w:left="2088" w:hanging="360"/>
      </w:pPr>
      <w:rPr>
        <w:rFonts w:ascii="Symbol" w:hAnsi="Symbol" w:hint="default"/>
      </w:rPr>
    </w:lvl>
    <w:lvl w:ilvl="1" w:tplc="40090003" w:tentative="1">
      <w:start w:val="1"/>
      <w:numFmt w:val="bullet"/>
      <w:lvlText w:val="o"/>
      <w:lvlJc w:val="left"/>
      <w:pPr>
        <w:ind w:left="2808" w:hanging="360"/>
      </w:pPr>
      <w:rPr>
        <w:rFonts w:ascii="Courier New" w:hAnsi="Courier New" w:cs="Courier New" w:hint="default"/>
      </w:rPr>
    </w:lvl>
    <w:lvl w:ilvl="2" w:tplc="40090005" w:tentative="1">
      <w:start w:val="1"/>
      <w:numFmt w:val="bullet"/>
      <w:lvlText w:val=""/>
      <w:lvlJc w:val="left"/>
      <w:pPr>
        <w:ind w:left="3528" w:hanging="360"/>
      </w:pPr>
      <w:rPr>
        <w:rFonts w:ascii="Wingdings" w:hAnsi="Wingdings" w:hint="default"/>
      </w:rPr>
    </w:lvl>
    <w:lvl w:ilvl="3" w:tplc="40090001" w:tentative="1">
      <w:start w:val="1"/>
      <w:numFmt w:val="bullet"/>
      <w:lvlText w:val=""/>
      <w:lvlJc w:val="left"/>
      <w:pPr>
        <w:ind w:left="4248" w:hanging="360"/>
      </w:pPr>
      <w:rPr>
        <w:rFonts w:ascii="Symbol" w:hAnsi="Symbol" w:hint="default"/>
      </w:rPr>
    </w:lvl>
    <w:lvl w:ilvl="4" w:tplc="40090003" w:tentative="1">
      <w:start w:val="1"/>
      <w:numFmt w:val="bullet"/>
      <w:lvlText w:val="o"/>
      <w:lvlJc w:val="left"/>
      <w:pPr>
        <w:ind w:left="4968" w:hanging="360"/>
      </w:pPr>
      <w:rPr>
        <w:rFonts w:ascii="Courier New" w:hAnsi="Courier New" w:cs="Courier New" w:hint="default"/>
      </w:rPr>
    </w:lvl>
    <w:lvl w:ilvl="5" w:tplc="40090005" w:tentative="1">
      <w:start w:val="1"/>
      <w:numFmt w:val="bullet"/>
      <w:lvlText w:val=""/>
      <w:lvlJc w:val="left"/>
      <w:pPr>
        <w:ind w:left="5688" w:hanging="360"/>
      </w:pPr>
      <w:rPr>
        <w:rFonts w:ascii="Wingdings" w:hAnsi="Wingdings" w:hint="default"/>
      </w:rPr>
    </w:lvl>
    <w:lvl w:ilvl="6" w:tplc="40090001" w:tentative="1">
      <w:start w:val="1"/>
      <w:numFmt w:val="bullet"/>
      <w:lvlText w:val=""/>
      <w:lvlJc w:val="left"/>
      <w:pPr>
        <w:ind w:left="6408" w:hanging="360"/>
      </w:pPr>
      <w:rPr>
        <w:rFonts w:ascii="Symbol" w:hAnsi="Symbol" w:hint="default"/>
      </w:rPr>
    </w:lvl>
    <w:lvl w:ilvl="7" w:tplc="40090003" w:tentative="1">
      <w:start w:val="1"/>
      <w:numFmt w:val="bullet"/>
      <w:lvlText w:val="o"/>
      <w:lvlJc w:val="left"/>
      <w:pPr>
        <w:ind w:left="7128" w:hanging="360"/>
      </w:pPr>
      <w:rPr>
        <w:rFonts w:ascii="Courier New" w:hAnsi="Courier New" w:cs="Courier New" w:hint="default"/>
      </w:rPr>
    </w:lvl>
    <w:lvl w:ilvl="8" w:tplc="40090005" w:tentative="1">
      <w:start w:val="1"/>
      <w:numFmt w:val="bullet"/>
      <w:lvlText w:val=""/>
      <w:lvlJc w:val="left"/>
      <w:pPr>
        <w:ind w:left="7848" w:hanging="360"/>
      </w:pPr>
      <w:rPr>
        <w:rFonts w:ascii="Wingdings" w:hAnsi="Wingdings" w:hint="default"/>
      </w:rPr>
    </w:lvl>
  </w:abstractNum>
  <w:abstractNum w:abstractNumId="86">
    <w:nsid w:val="612A47E3"/>
    <w:multiLevelType w:val="hybridMultilevel"/>
    <w:tmpl w:val="12C8FC2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7">
    <w:nsid w:val="62CB50D9"/>
    <w:multiLevelType w:val="hybridMultilevel"/>
    <w:tmpl w:val="C0AC401C"/>
    <w:lvl w:ilvl="0" w:tplc="40090001">
      <w:start w:val="1"/>
      <w:numFmt w:val="bullet"/>
      <w:lvlText w:val=""/>
      <w:lvlJc w:val="left"/>
      <w:pPr>
        <w:ind w:left="1728" w:hanging="360"/>
      </w:pPr>
      <w:rPr>
        <w:rFonts w:ascii="Symbol" w:hAnsi="Symbol" w:hint="default"/>
      </w:rPr>
    </w:lvl>
    <w:lvl w:ilvl="1" w:tplc="40090003" w:tentative="1">
      <w:start w:val="1"/>
      <w:numFmt w:val="bullet"/>
      <w:lvlText w:val="o"/>
      <w:lvlJc w:val="left"/>
      <w:pPr>
        <w:ind w:left="2448" w:hanging="360"/>
      </w:pPr>
      <w:rPr>
        <w:rFonts w:ascii="Courier New" w:hAnsi="Courier New" w:cs="Courier New" w:hint="default"/>
      </w:rPr>
    </w:lvl>
    <w:lvl w:ilvl="2" w:tplc="40090005" w:tentative="1">
      <w:start w:val="1"/>
      <w:numFmt w:val="bullet"/>
      <w:lvlText w:val=""/>
      <w:lvlJc w:val="left"/>
      <w:pPr>
        <w:ind w:left="3168" w:hanging="360"/>
      </w:pPr>
      <w:rPr>
        <w:rFonts w:ascii="Wingdings" w:hAnsi="Wingdings" w:hint="default"/>
      </w:rPr>
    </w:lvl>
    <w:lvl w:ilvl="3" w:tplc="40090001" w:tentative="1">
      <w:start w:val="1"/>
      <w:numFmt w:val="bullet"/>
      <w:lvlText w:val=""/>
      <w:lvlJc w:val="left"/>
      <w:pPr>
        <w:ind w:left="3888" w:hanging="360"/>
      </w:pPr>
      <w:rPr>
        <w:rFonts w:ascii="Symbol" w:hAnsi="Symbol" w:hint="default"/>
      </w:rPr>
    </w:lvl>
    <w:lvl w:ilvl="4" w:tplc="40090003" w:tentative="1">
      <w:start w:val="1"/>
      <w:numFmt w:val="bullet"/>
      <w:lvlText w:val="o"/>
      <w:lvlJc w:val="left"/>
      <w:pPr>
        <w:ind w:left="4608" w:hanging="360"/>
      </w:pPr>
      <w:rPr>
        <w:rFonts w:ascii="Courier New" w:hAnsi="Courier New" w:cs="Courier New" w:hint="default"/>
      </w:rPr>
    </w:lvl>
    <w:lvl w:ilvl="5" w:tplc="40090005" w:tentative="1">
      <w:start w:val="1"/>
      <w:numFmt w:val="bullet"/>
      <w:lvlText w:val=""/>
      <w:lvlJc w:val="left"/>
      <w:pPr>
        <w:ind w:left="5328" w:hanging="360"/>
      </w:pPr>
      <w:rPr>
        <w:rFonts w:ascii="Wingdings" w:hAnsi="Wingdings" w:hint="default"/>
      </w:rPr>
    </w:lvl>
    <w:lvl w:ilvl="6" w:tplc="40090001" w:tentative="1">
      <w:start w:val="1"/>
      <w:numFmt w:val="bullet"/>
      <w:lvlText w:val=""/>
      <w:lvlJc w:val="left"/>
      <w:pPr>
        <w:ind w:left="6048" w:hanging="360"/>
      </w:pPr>
      <w:rPr>
        <w:rFonts w:ascii="Symbol" w:hAnsi="Symbol" w:hint="default"/>
      </w:rPr>
    </w:lvl>
    <w:lvl w:ilvl="7" w:tplc="40090003" w:tentative="1">
      <w:start w:val="1"/>
      <w:numFmt w:val="bullet"/>
      <w:lvlText w:val="o"/>
      <w:lvlJc w:val="left"/>
      <w:pPr>
        <w:ind w:left="6768" w:hanging="360"/>
      </w:pPr>
      <w:rPr>
        <w:rFonts w:ascii="Courier New" w:hAnsi="Courier New" w:cs="Courier New" w:hint="default"/>
      </w:rPr>
    </w:lvl>
    <w:lvl w:ilvl="8" w:tplc="40090005" w:tentative="1">
      <w:start w:val="1"/>
      <w:numFmt w:val="bullet"/>
      <w:lvlText w:val=""/>
      <w:lvlJc w:val="left"/>
      <w:pPr>
        <w:ind w:left="7488" w:hanging="360"/>
      </w:pPr>
      <w:rPr>
        <w:rFonts w:ascii="Wingdings" w:hAnsi="Wingdings" w:hint="default"/>
      </w:rPr>
    </w:lvl>
  </w:abstractNum>
  <w:abstractNum w:abstractNumId="88">
    <w:nsid w:val="633656AC"/>
    <w:multiLevelType w:val="hybridMultilevel"/>
    <w:tmpl w:val="B92AF3A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9">
    <w:nsid w:val="67A15A0B"/>
    <w:multiLevelType w:val="hybridMultilevel"/>
    <w:tmpl w:val="27CC40D0"/>
    <w:lvl w:ilvl="0" w:tplc="40090001">
      <w:start w:val="1"/>
      <w:numFmt w:val="bullet"/>
      <w:lvlText w:val=""/>
      <w:lvlJc w:val="left"/>
      <w:pPr>
        <w:ind w:left="1728" w:hanging="360"/>
      </w:pPr>
      <w:rPr>
        <w:rFonts w:ascii="Symbol" w:hAnsi="Symbol" w:hint="default"/>
      </w:rPr>
    </w:lvl>
    <w:lvl w:ilvl="1" w:tplc="40090003" w:tentative="1">
      <w:start w:val="1"/>
      <w:numFmt w:val="bullet"/>
      <w:lvlText w:val="o"/>
      <w:lvlJc w:val="left"/>
      <w:pPr>
        <w:ind w:left="2448" w:hanging="360"/>
      </w:pPr>
      <w:rPr>
        <w:rFonts w:ascii="Courier New" w:hAnsi="Courier New" w:cs="Courier New" w:hint="default"/>
      </w:rPr>
    </w:lvl>
    <w:lvl w:ilvl="2" w:tplc="40090005" w:tentative="1">
      <w:start w:val="1"/>
      <w:numFmt w:val="bullet"/>
      <w:lvlText w:val=""/>
      <w:lvlJc w:val="left"/>
      <w:pPr>
        <w:ind w:left="3168" w:hanging="360"/>
      </w:pPr>
      <w:rPr>
        <w:rFonts w:ascii="Wingdings" w:hAnsi="Wingdings" w:hint="default"/>
      </w:rPr>
    </w:lvl>
    <w:lvl w:ilvl="3" w:tplc="40090001" w:tentative="1">
      <w:start w:val="1"/>
      <w:numFmt w:val="bullet"/>
      <w:lvlText w:val=""/>
      <w:lvlJc w:val="left"/>
      <w:pPr>
        <w:ind w:left="3888" w:hanging="360"/>
      </w:pPr>
      <w:rPr>
        <w:rFonts w:ascii="Symbol" w:hAnsi="Symbol" w:hint="default"/>
      </w:rPr>
    </w:lvl>
    <w:lvl w:ilvl="4" w:tplc="40090003" w:tentative="1">
      <w:start w:val="1"/>
      <w:numFmt w:val="bullet"/>
      <w:lvlText w:val="o"/>
      <w:lvlJc w:val="left"/>
      <w:pPr>
        <w:ind w:left="4608" w:hanging="360"/>
      </w:pPr>
      <w:rPr>
        <w:rFonts w:ascii="Courier New" w:hAnsi="Courier New" w:cs="Courier New" w:hint="default"/>
      </w:rPr>
    </w:lvl>
    <w:lvl w:ilvl="5" w:tplc="40090005" w:tentative="1">
      <w:start w:val="1"/>
      <w:numFmt w:val="bullet"/>
      <w:lvlText w:val=""/>
      <w:lvlJc w:val="left"/>
      <w:pPr>
        <w:ind w:left="5328" w:hanging="360"/>
      </w:pPr>
      <w:rPr>
        <w:rFonts w:ascii="Wingdings" w:hAnsi="Wingdings" w:hint="default"/>
      </w:rPr>
    </w:lvl>
    <w:lvl w:ilvl="6" w:tplc="40090001" w:tentative="1">
      <w:start w:val="1"/>
      <w:numFmt w:val="bullet"/>
      <w:lvlText w:val=""/>
      <w:lvlJc w:val="left"/>
      <w:pPr>
        <w:ind w:left="6048" w:hanging="360"/>
      </w:pPr>
      <w:rPr>
        <w:rFonts w:ascii="Symbol" w:hAnsi="Symbol" w:hint="default"/>
      </w:rPr>
    </w:lvl>
    <w:lvl w:ilvl="7" w:tplc="40090003" w:tentative="1">
      <w:start w:val="1"/>
      <w:numFmt w:val="bullet"/>
      <w:lvlText w:val="o"/>
      <w:lvlJc w:val="left"/>
      <w:pPr>
        <w:ind w:left="6768" w:hanging="360"/>
      </w:pPr>
      <w:rPr>
        <w:rFonts w:ascii="Courier New" w:hAnsi="Courier New" w:cs="Courier New" w:hint="default"/>
      </w:rPr>
    </w:lvl>
    <w:lvl w:ilvl="8" w:tplc="40090005" w:tentative="1">
      <w:start w:val="1"/>
      <w:numFmt w:val="bullet"/>
      <w:lvlText w:val=""/>
      <w:lvlJc w:val="left"/>
      <w:pPr>
        <w:ind w:left="7488" w:hanging="360"/>
      </w:pPr>
      <w:rPr>
        <w:rFonts w:ascii="Wingdings" w:hAnsi="Wingdings" w:hint="default"/>
      </w:rPr>
    </w:lvl>
  </w:abstractNum>
  <w:abstractNum w:abstractNumId="90">
    <w:nsid w:val="67A97978"/>
    <w:multiLevelType w:val="hybridMultilevel"/>
    <w:tmpl w:val="A712007C"/>
    <w:lvl w:ilvl="0" w:tplc="40090001">
      <w:start w:val="1"/>
      <w:numFmt w:val="bullet"/>
      <w:lvlText w:val=""/>
      <w:lvlJc w:val="left"/>
      <w:pPr>
        <w:ind w:left="1368" w:hanging="360"/>
      </w:pPr>
      <w:rPr>
        <w:rFonts w:ascii="Symbol" w:hAnsi="Symbol" w:hint="default"/>
      </w:rPr>
    </w:lvl>
    <w:lvl w:ilvl="1" w:tplc="40090001">
      <w:start w:val="1"/>
      <w:numFmt w:val="bullet"/>
      <w:lvlText w:val=""/>
      <w:lvlJc w:val="left"/>
      <w:pPr>
        <w:ind w:left="2088" w:hanging="360"/>
      </w:pPr>
      <w:rPr>
        <w:rFonts w:ascii="Symbol" w:hAnsi="Symbol" w:hint="default"/>
      </w:rPr>
    </w:lvl>
    <w:lvl w:ilvl="2" w:tplc="40090005" w:tentative="1">
      <w:start w:val="1"/>
      <w:numFmt w:val="bullet"/>
      <w:lvlText w:val=""/>
      <w:lvlJc w:val="left"/>
      <w:pPr>
        <w:ind w:left="2808" w:hanging="360"/>
      </w:pPr>
      <w:rPr>
        <w:rFonts w:ascii="Wingdings" w:hAnsi="Wingdings" w:hint="default"/>
      </w:rPr>
    </w:lvl>
    <w:lvl w:ilvl="3" w:tplc="40090001" w:tentative="1">
      <w:start w:val="1"/>
      <w:numFmt w:val="bullet"/>
      <w:lvlText w:val=""/>
      <w:lvlJc w:val="left"/>
      <w:pPr>
        <w:ind w:left="3528" w:hanging="360"/>
      </w:pPr>
      <w:rPr>
        <w:rFonts w:ascii="Symbol" w:hAnsi="Symbol" w:hint="default"/>
      </w:rPr>
    </w:lvl>
    <w:lvl w:ilvl="4" w:tplc="40090003" w:tentative="1">
      <w:start w:val="1"/>
      <w:numFmt w:val="bullet"/>
      <w:lvlText w:val="o"/>
      <w:lvlJc w:val="left"/>
      <w:pPr>
        <w:ind w:left="4248" w:hanging="360"/>
      </w:pPr>
      <w:rPr>
        <w:rFonts w:ascii="Courier New" w:hAnsi="Courier New" w:cs="Courier New" w:hint="default"/>
      </w:rPr>
    </w:lvl>
    <w:lvl w:ilvl="5" w:tplc="40090005" w:tentative="1">
      <w:start w:val="1"/>
      <w:numFmt w:val="bullet"/>
      <w:lvlText w:val=""/>
      <w:lvlJc w:val="left"/>
      <w:pPr>
        <w:ind w:left="4968" w:hanging="360"/>
      </w:pPr>
      <w:rPr>
        <w:rFonts w:ascii="Wingdings" w:hAnsi="Wingdings" w:hint="default"/>
      </w:rPr>
    </w:lvl>
    <w:lvl w:ilvl="6" w:tplc="40090001" w:tentative="1">
      <w:start w:val="1"/>
      <w:numFmt w:val="bullet"/>
      <w:lvlText w:val=""/>
      <w:lvlJc w:val="left"/>
      <w:pPr>
        <w:ind w:left="5688" w:hanging="360"/>
      </w:pPr>
      <w:rPr>
        <w:rFonts w:ascii="Symbol" w:hAnsi="Symbol" w:hint="default"/>
      </w:rPr>
    </w:lvl>
    <w:lvl w:ilvl="7" w:tplc="40090003" w:tentative="1">
      <w:start w:val="1"/>
      <w:numFmt w:val="bullet"/>
      <w:lvlText w:val="o"/>
      <w:lvlJc w:val="left"/>
      <w:pPr>
        <w:ind w:left="6408" w:hanging="360"/>
      </w:pPr>
      <w:rPr>
        <w:rFonts w:ascii="Courier New" w:hAnsi="Courier New" w:cs="Courier New" w:hint="default"/>
      </w:rPr>
    </w:lvl>
    <w:lvl w:ilvl="8" w:tplc="40090005" w:tentative="1">
      <w:start w:val="1"/>
      <w:numFmt w:val="bullet"/>
      <w:lvlText w:val=""/>
      <w:lvlJc w:val="left"/>
      <w:pPr>
        <w:ind w:left="7128" w:hanging="360"/>
      </w:pPr>
      <w:rPr>
        <w:rFonts w:ascii="Wingdings" w:hAnsi="Wingdings" w:hint="default"/>
      </w:rPr>
    </w:lvl>
  </w:abstractNum>
  <w:abstractNum w:abstractNumId="91">
    <w:nsid w:val="68BE1A8D"/>
    <w:multiLevelType w:val="hybridMultilevel"/>
    <w:tmpl w:val="9D6E2B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2">
    <w:nsid w:val="68ED13C9"/>
    <w:multiLevelType w:val="hybridMultilevel"/>
    <w:tmpl w:val="8FF8C706"/>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3">
    <w:nsid w:val="69390292"/>
    <w:multiLevelType w:val="hybridMultilevel"/>
    <w:tmpl w:val="478083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4">
    <w:nsid w:val="69BF132D"/>
    <w:multiLevelType w:val="hybridMultilevel"/>
    <w:tmpl w:val="A35A38A0"/>
    <w:lvl w:ilvl="0" w:tplc="40090001">
      <w:start w:val="1"/>
      <w:numFmt w:val="bullet"/>
      <w:lvlText w:val=""/>
      <w:lvlJc w:val="left"/>
      <w:pPr>
        <w:ind w:left="1728" w:hanging="360"/>
      </w:pPr>
      <w:rPr>
        <w:rFonts w:ascii="Symbol" w:hAnsi="Symbol" w:hint="default"/>
      </w:rPr>
    </w:lvl>
    <w:lvl w:ilvl="1" w:tplc="40090003" w:tentative="1">
      <w:start w:val="1"/>
      <w:numFmt w:val="bullet"/>
      <w:lvlText w:val="o"/>
      <w:lvlJc w:val="left"/>
      <w:pPr>
        <w:ind w:left="2448" w:hanging="360"/>
      </w:pPr>
      <w:rPr>
        <w:rFonts w:ascii="Courier New" w:hAnsi="Courier New" w:cs="Courier New" w:hint="default"/>
      </w:rPr>
    </w:lvl>
    <w:lvl w:ilvl="2" w:tplc="40090005" w:tentative="1">
      <w:start w:val="1"/>
      <w:numFmt w:val="bullet"/>
      <w:lvlText w:val=""/>
      <w:lvlJc w:val="left"/>
      <w:pPr>
        <w:ind w:left="3168" w:hanging="360"/>
      </w:pPr>
      <w:rPr>
        <w:rFonts w:ascii="Wingdings" w:hAnsi="Wingdings" w:hint="default"/>
      </w:rPr>
    </w:lvl>
    <w:lvl w:ilvl="3" w:tplc="40090001" w:tentative="1">
      <w:start w:val="1"/>
      <w:numFmt w:val="bullet"/>
      <w:lvlText w:val=""/>
      <w:lvlJc w:val="left"/>
      <w:pPr>
        <w:ind w:left="3888" w:hanging="360"/>
      </w:pPr>
      <w:rPr>
        <w:rFonts w:ascii="Symbol" w:hAnsi="Symbol" w:hint="default"/>
      </w:rPr>
    </w:lvl>
    <w:lvl w:ilvl="4" w:tplc="40090003" w:tentative="1">
      <w:start w:val="1"/>
      <w:numFmt w:val="bullet"/>
      <w:lvlText w:val="o"/>
      <w:lvlJc w:val="left"/>
      <w:pPr>
        <w:ind w:left="4608" w:hanging="360"/>
      </w:pPr>
      <w:rPr>
        <w:rFonts w:ascii="Courier New" w:hAnsi="Courier New" w:cs="Courier New" w:hint="default"/>
      </w:rPr>
    </w:lvl>
    <w:lvl w:ilvl="5" w:tplc="40090005" w:tentative="1">
      <w:start w:val="1"/>
      <w:numFmt w:val="bullet"/>
      <w:lvlText w:val=""/>
      <w:lvlJc w:val="left"/>
      <w:pPr>
        <w:ind w:left="5328" w:hanging="360"/>
      </w:pPr>
      <w:rPr>
        <w:rFonts w:ascii="Wingdings" w:hAnsi="Wingdings" w:hint="default"/>
      </w:rPr>
    </w:lvl>
    <w:lvl w:ilvl="6" w:tplc="40090001" w:tentative="1">
      <w:start w:val="1"/>
      <w:numFmt w:val="bullet"/>
      <w:lvlText w:val=""/>
      <w:lvlJc w:val="left"/>
      <w:pPr>
        <w:ind w:left="6048" w:hanging="360"/>
      </w:pPr>
      <w:rPr>
        <w:rFonts w:ascii="Symbol" w:hAnsi="Symbol" w:hint="default"/>
      </w:rPr>
    </w:lvl>
    <w:lvl w:ilvl="7" w:tplc="40090003" w:tentative="1">
      <w:start w:val="1"/>
      <w:numFmt w:val="bullet"/>
      <w:lvlText w:val="o"/>
      <w:lvlJc w:val="left"/>
      <w:pPr>
        <w:ind w:left="6768" w:hanging="360"/>
      </w:pPr>
      <w:rPr>
        <w:rFonts w:ascii="Courier New" w:hAnsi="Courier New" w:cs="Courier New" w:hint="default"/>
      </w:rPr>
    </w:lvl>
    <w:lvl w:ilvl="8" w:tplc="40090005" w:tentative="1">
      <w:start w:val="1"/>
      <w:numFmt w:val="bullet"/>
      <w:lvlText w:val=""/>
      <w:lvlJc w:val="left"/>
      <w:pPr>
        <w:ind w:left="7488" w:hanging="360"/>
      </w:pPr>
      <w:rPr>
        <w:rFonts w:ascii="Wingdings" w:hAnsi="Wingdings" w:hint="default"/>
      </w:rPr>
    </w:lvl>
  </w:abstractNum>
  <w:abstractNum w:abstractNumId="95">
    <w:nsid w:val="6AF63778"/>
    <w:multiLevelType w:val="hybridMultilevel"/>
    <w:tmpl w:val="6F58DB56"/>
    <w:lvl w:ilvl="0" w:tplc="40090001">
      <w:start w:val="1"/>
      <w:numFmt w:val="bullet"/>
      <w:lvlText w:val=""/>
      <w:lvlJc w:val="left"/>
      <w:pPr>
        <w:ind w:left="1728" w:hanging="360"/>
      </w:pPr>
      <w:rPr>
        <w:rFonts w:ascii="Symbol" w:hAnsi="Symbol" w:hint="default"/>
      </w:rPr>
    </w:lvl>
    <w:lvl w:ilvl="1" w:tplc="40090003" w:tentative="1">
      <w:start w:val="1"/>
      <w:numFmt w:val="bullet"/>
      <w:lvlText w:val="o"/>
      <w:lvlJc w:val="left"/>
      <w:pPr>
        <w:ind w:left="2448" w:hanging="360"/>
      </w:pPr>
      <w:rPr>
        <w:rFonts w:ascii="Courier New" w:hAnsi="Courier New" w:cs="Courier New" w:hint="default"/>
      </w:rPr>
    </w:lvl>
    <w:lvl w:ilvl="2" w:tplc="40090005" w:tentative="1">
      <w:start w:val="1"/>
      <w:numFmt w:val="bullet"/>
      <w:lvlText w:val=""/>
      <w:lvlJc w:val="left"/>
      <w:pPr>
        <w:ind w:left="3168" w:hanging="360"/>
      </w:pPr>
      <w:rPr>
        <w:rFonts w:ascii="Wingdings" w:hAnsi="Wingdings" w:hint="default"/>
      </w:rPr>
    </w:lvl>
    <w:lvl w:ilvl="3" w:tplc="40090001" w:tentative="1">
      <w:start w:val="1"/>
      <w:numFmt w:val="bullet"/>
      <w:lvlText w:val=""/>
      <w:lvlJc w:val="left"/>
      <w:pPr>
        <w:ind w:left="3888" w:hanging="360"/>
      </w:pPr>
      <w:rPr>
        <w:rFonts w:ascii="Symbol" w:hAnsi="Symbol" w:hint="default"/>
      </w:rPr>
    </w:lvl>
    <w:lvl w:ilvl="4" w:tplc="40090003" w:tentative="1">
      <w:start w:val="1"/>
      <w:numFmt w:val="bullet"/>
      <w:lvlText w:val="o"/>
      <w:lvlJc w:val="left"/>
      <w:pPr>
        <w:ind w:left="4608" w:hanging="360"/>
      </w:pPr>
      <w:rPr>
        <w:rFonts w:ascii="Courier New" w:hAnsi="Courier New" w:cs="Courier New" w:hint="default"/>
      </w:rPr>
    </w:lvl>
    <w:lvl w:ilvl="5" w:tplc="40090005" w:tentative="1">
      <w:start w:val="1"/>
      <w:numFmt w:val="bullet"/>
      <w:lvlText w:val=""/>
      <w:lvlJc w:val="left"/>
      <w:pPr>
        <w:ind w:left="5328" w:hanging="360"/>
      </w:pPr>
      <w:rPr>
        <w:rFonts w:ascii="Wingdings" w:hAnsi="Wingdings" w:hint="default"/>
      </w:rPr>
    </w:lvl>
    <w:lvl w:ilvl="6" w:tplc="40090001" w:tentative="1">
      <w:start w:val="1"/>
      <w:numFmt w:val="bullet"/>
      <w:lvlText w:val=""/>
      <w:lvlJc w:val="left"/>
      <w:pPr>
        <w:ind w:left="6048" w:hanging="360"/>
      </w:pPr>
      <w:rPr>
        <w:rFonts w:ascii="Symbol" w:hAnsi="Symbol" w:hint="default"/>
      </w:rPr>
    </w:lvl>
    <w:lvl w:ilvl="7" w:tplc="40090003" w:tentative="1">
      <w:start w:val="1"/>
      <w:numFmt w:val="bullet"/>
      <w:lvlText w:val="o"/>
      <w:lvlJc w:val="left"/>
      <w:pPr>
        <w:ind w:left="6768" w:hanging="360"/>
      </w:pPr>
      <w:rPr>
        <w:rFonts w:ascii="Courier New" w:hAnsi="Courier New" w:cs="Courier New" w:hint="default"/>
      </w:rPr>
    </w:lvl>
    <w:lvl w:ilvl="8" w:tplc="40090005" w:tentative="1">
      <w:start w:val="1"/>
      <w:numFmt w:val="bullet"/>
      <w:lvlText w:val=""/>
      <w:lvlJc w:val="left"/>
      <w:pPr>
        <w:ind w:left="7488" w:hanging="360"/>
      </w:pPr>
      <w:rPr>
        <w:rFonts w:ascii="Wingdings" w:hAnsi="Wingdings" w:hint="default"/>
      </w:rPr>
    </w:lvl>
  </w:abstractNum>
  <w:abstractNum w:abstractNumId="96">
    <w:nsid w:val="6D214F44"/>
    <w:multiLevelType w:val="hybridMultilevel"/>
    <w:tmpl w:val="3C944618"/>
    <w:lvl w:ilvl="0" w:tplc="40090001">
      <w:start w:val="1"/>
      <w:numFmt w:val="bullet"/>
      <w:lvlText w:val=""/>
      <w:lvlJc w:val="left"/>
      <w:pPr>
        <w:ind w:left="1728" w:hanging="360"/>
      </w:pPr>
      <w:rPr>
        <w:rFonts w:ascii="Symbol" w:hAnsi="Symbol" w:hint="default"/>
      </w:rPr>
    </w:lvl>
    <w:lvl w:ilvl="1" w:tplc="40090003" w:tentative="1">
      <w:start w:val="1"/>
      <w:numFmt w:val="bullet"/>
      <w:lvlText w:val="o"/>
      <w:lvlJc w:val="left"/>
      <w:pPr>
        <w:ind w:left="2448" w:hanging="360"/>
      </w:pPr>
      <w:rPr>
        <w:rFonts w:ascii="Courier New" w:hAnsi="Courier New" w:cs="Courier New" w:hint="default"/>
      </w:rPr>
    </w:lvl>
    <w:lvl w:ilvl="2" w:tplc="40090005" w:tentative="1">
      <w:start w:val="1"/>
      <w:numFmt w:val="bullet"/>
      <w:lvlText w:val=""/>
      <w:lvlJc w:val="left"/>
      <w:pPr>
        <w:ind w:left="3168" w:hanging="360"/>
      </w:pPr>
      <w:rPr>
        <w:rFonts w:ascii="Wingdings" w:hAnsi="Wingdings" w:hint="default"/>
      </w:rPr>
    </w:lvl>
    <w:lvl w:ilvl="3" w:tplc="40090001" w:tentative="1">
      <w:start w:val="1"/>
      <w:numFmt w:val="bullet"/>
      <w:lvlText w:val=""/>
      <w:lvlJc w:val="left"/>
      <w:pPr>
        <w:ind w:left="3888" w:hanging="360"/>
      </w:pPr>
      <w:rPr>
        <w:rFonts w:ascii="Symbol" w:hAnsi="Symbol" w:hint="default"/>
      </w:rPr>
    </w:lvl>
    <w:lvl w:ilvl="4" w:tplc="40090003" w:tentative="1">
      <w:start w:val="1"/>
      <w:numFmt w:val="bullet"/>
      <w:lvlText w:val="o"/>
      <w:lvlJc w:val="left"/>
      <w:pPr>
        <w:ind w:left="4608" w:hanging="360"/>
      </w:pPr>
      <w:rPr>
        <w:rFonts w:ascii="Courier New" w:hAnsi="Courier New" w:cs="Courier New" w:hint="default"/>
      </w:rPr>
    </w:lvl>
    <w:lvl w:ilvl="5" w:tplc="40090005" w:tentative="1">
      <w:start w:val="1"/>
      <w:numFmt w:val="bullet"/>
      <w:lvlText w:val=""/>
      <w:lvlJc w:val="left"/>
      <w:pPr>
        <w:ind w:left="5328" w:hanging="360"/>
      </w:pPr>
      <w:rPr>
        <w:rFonts w:ascii="Wingdings" w:hAnsi="Wingdings" w:hint="default"/>
      </w:rPr>
    </w:lvl>
    <w:lvl w:ilvl="6" w:tplc="40090001" w:tentative="1">
      <w:start w:val="1"/>
      <w:numFmt w:val="bullet"/>
      <w:lvlText w:val=""/>
      <w:lvlJc w:val="left"/>
      <w:pPr>
        <w:ind w:left="6048" w:hanging="360"/>
      </w:pPr>
      <w:rPr>
        <w:rFonts w:ascii="Symbol" w:hAnsi="Symbol" w:hint="default"/>
      </w:rPr>
    </w:lvl>
    <w:lvl w:ilvl="7" w:tplc="40090003" w:tentative="1">
      <w:start w:val="1"/>
      <w:numFmt w:val="bullet"/>
      <w:lvlText w:val="o"/>
      <w:lvlJc w:val="left"/>
      <w:pPr>
        <w:ind w:left="6768" w:hanging="360"/>
      </w:pPr>
      <w:rPr>
        <w:rFonts w:ascii="Courier New" w:hAnsi="Courier New" w:cs="Courier New" w:hint="default"/>
      </w:rPr>
    </w:lvl>
    <w:lvl w:ilvl="8" w:tplc="40090005" w:tentative="1">
      <w:start w:val="1"/>
      <w:numFmt w:val="bullet"/>
      <w:lvlText w:val=""/>
      <w:lvlJc w:val="left"/>
      <w:pPr>
        <w:ind w:left="7488" w:hanging="360"/>
      </w:pPr>
      <w:rPr>
        <w:rFonts w:ascii="Wingdings" w:hAnsi="Wingdings" w:hint="default"/>
      </w:rPr>
    </w:lvl>
  </w:abstractNum>
  <w:abstractNum w:abstractNumId="97">
    <w:nsid w:val="6EB867D5"/>
    <w:multiLevelType w:val="singleLevel"/>
    <w:tmpl w:val="EA64AC8A"/>
    <w:lvl w:ilvl="0">
      <w:start w:val="1"/>
      <w:numFmt w:val="decimal"/>
      <w:pStyle w:val="NumberedList1"/>
      <w:lvlText w:val="%1."/>
      <w:lvlJc w:val="left"/>
      <w:pPr>
        <w:tabs>
          <w:tab w:val="num" w:pos="1440"/>
        </w:tabs>
        <w:ind w:left="1440" w:hanging="432"/>
      </w:pPr>
      <w:rPr>
        <w:rFonts w:hint="default"/>
        <w:b w:val="0"/>
        <w:i w:val="0"/>
        <w:color w:val="auto"/>
        <w:sz w:val="22"/>
        <w:szCs w:val="22"/>
        <w:u w:val="none" w:color="FF6600"/>
      </w:rPr>
    </w:lvl>
  </w:abstractNum>
  <w:abstractNum w:abstractNumId="98">
    <w:nsid w:val="70B81808"/>
    <w:multiLevelType w:val="hybridMultilevel"/>
    <w:tmpl w:val="234EB82E"/>
    <w:lvl w:ilvl="0" w:tplc="40090001">
      <w:start w:val="1"/>
      <w:numFmt w:val="bullet"/>
      <w:lvlText w:val=""/>
      <w:lvlJc w:val="left"/>
      <w:pPr>
        <w:ind w:left="1728" w:hanging="360"/>
      </w:pPr>
      <w:rPr>
        <w:rFonts w:ascii="Symbol" w:hAnsi="Symbol" w:hint="default"/>
      </w:rPr>
    </w:lvl>
    <w:lvl w:ilvl="1" w:tplc="40090003" w:tentative="1">
      <w:start w:val="1"/>
      <w:numFmt w:val="bullet"/>
      <w:lvlText w:val="o"/>
      <w:lvlJc w:val="left"/>
      <w:pPr>
        <w:ind w:left="2448" w:hanging="360"/>
      </w:pPr>
      <w:rPr>
        <w:rFonts w:ascii="Courier New" w:hAnsi="Courier New" w:cs="Courier New" w:hint="default"/>
      </w:rPr>
    </w:lvl>
    <w:lvl w:ilvl="2" w:tplc="40090005" w:tentative="1">
      <w:start w:val="1"/>
      <w:numFmt w:val="bullet"/>
      <w:lvlText w:val=""/>
      <w:lvlJc w:val="left"/>
      <w:pPr>
        <w:ind w:left="3168" w:hanging="360"/>
      </w:pPr>
      <w:rPr>
        <w:rFonts w:ascii="Wingdings" w:hAnsi="Wingdings" w:hint="default"/>
      </w:rPr>
    </w:lvl>
    <w:lvl w:ilvl="3" w:tplc="40090001" w:tentative="1">
      <w:start w:val="1"/>
      <w:numFmt w:val="bullet"/>
      <w:lvlText w:val=""/>
      <w:lvlJc w:val="left"/>
      <w:pPr>
        <w:ind w:left="3888" w:hanging="360"/>
      </w:pPr>
      <w:rPr>
        <w:rFonts w:ascii="Symbol" w:hAnsi="Symbol" w:hint="default"/>
      </w:rPr>
    </w:lvl>
    <w:lvl w:ilvl="4" w:tplc="40090003" w:tentative="1">
      <w:start w:val="1"/>
      <w:numFmt w:val="bullet"/>
      <w:lvlText w:val="o"/>
      <w:lvlJc w:val="left"/>
      <w:pPr>
        <w:ind w:left="4608" w:hanging="360"/>
      </w:pPr>
      <w:rPr>
        <w:rFonts w:ascii="Courier New" w:hAnsi="Courier New" w:cs="Courier New" w:hint="default"/>
      </w:rPr>
    </w:lvl>
    <w:lvl w:ilvl="5" w:tplc="40090005" w:tentative="1">
      <w:start w:val="1"/>
      <w:numFmt w:val="bullet"/>
      <w:lvlText w:val=""/>
      <w:lvlJc w:val="left"/>
      <w:pPr>
        <w:ind w:left="5328" w:hanging="360"/>
      </w:pPr>
      <w:rPr>
        <w:rFonts w:ascii="Wingdings" w:hAnsi="Wingdings" w:hint="default"/>
      </w:rPr>
    </w:lvl>
    <w:lvl w:ilvl="6" w:tplc="40090001" w:tentative="1">
      <w:start w:val="1"/>
      <w:numFmt w:val="bullet"/>
      <w:lvlText w:val=""/>
      <w:lvlJc w:val="left"/>
      <w:pPr>
        <w:ind w:left="6048" w:hanging="360"/>
      </w:pPr>
      <w:rPr>
        <w:rFonts w:ascii="Symbol" w:hAnsi="Symbol" w:hint="default"/>
      </w:rPr>
    </w:lvl>
    <w:lvl w:ilvl="7" w:tplc="40090003" w:tentative="1">
      <w:start w:val="1"/>
      <w:numFmt w:val="bullet"/>
      <w:lvlText w:val="o"/>
      <w:lvlJc w:val="left"/>
      <w:pPr>
        <w:ind w:left="6768" w:hanging="360"/>
      </w:pPr>
      <w:rPr>
        <w:rFonts w:ascii="Courier New" w:hAnsi="Courier New" w:cs="Courier New" w:hint="default"/>
      </w:rPr>
    </w:lvl>
    <w:lvl w:ilvl="8" w:tplc="40090005" w:tentative="1">
      <w:start w:val="1"/>
      <w:numFmt w:val="bullet"/>
      <w:lvlText w:val=""/>
      <w:lvlJc w:val="left"/>
      <w:pPr>
        <w:ind w:left="7488" w:hanging="360"/>
      </w:pPr>
      <w:rPr>
        <w:rFonts w:ascii="Wingdings" w:hAnsi="Wingdings" w:hint="default"/>
      </w:rPr>
    </w:lvl>
  </w:abstractNum>
  <w:abstractNum w:abstractNumId="99">
    <w:nsid w:val="71645A46"/>
    <w:multiLevelType w:val="hybridMultilevel"/>
    <w:tmpl w:val="DE1C6746"/>
    <w:lvl w:ilvl="0" w:tplc="4009000F">
      <w:start w:val="1"/>
      <w:numFmt w:val="decimal"/>
      <w:lvlText w:val="%1."/>
      <w:lvlJc w:val="left"/>
      <w:pPr>
        <w:ind w:left="1728" w:hanging="360"/>
      </w:pPr>
      <w:rPr>
        <w:rFonts w:hint="default"/>
      </w:rPr>
    </w:lvl>
    <w:lvl w:ilvl="1" w:tplc="40090003" w:tentative="1">
      <w:start w:val="1"/>
      <w:numFmt w:val="bullet"/>
      <w:lvlText w:val="o"/>
      <w:lvlJc w:val="left"/>
      <w:pPr>
        <w:ind w:left="2448" w:hanging="360"/>
      </w:pPr>
      <w:rPr>
        <w:rFonts w:ascii="Courier New" w:hAnsi="Courier New" w:cs="Courier New" w:hint="default"/>
      </w:rPr>
    </w:lvl>
    <w:lvl w:ilvl="2" w:tplc="40090005" w:tentative="1">
      <w:start w:val="1"/>
      <w:numFmt w:val="bullet"/>
      <w:lvlText w:val=""/>
      <w:lvlJc w:val="left"/>
      <w:pPr>
        <w:ind w:left="3168" w:hanging="360"/>
      </w:pPr>
      <w:rPr>
        <w:rFonts w:ascii="Wingdings" w:hAnsi="Wingdings" w:hint="default"/>
      </w:rPr>
    </w:lvl>
    <w:lvl w:ilvl="3" w:tplc="40090001" w:tentative="1">
      <w:start w:val="1"/>
      <w:numFmt w:val="bullet"/>
      <w:lvlText w:val=""/>
      <w:lvlJc w:val="left"/>
      <w:pPr>
        <w:ind w:left="3888" w:hanging="360"/>
      </w:pPr>
      <w:rPr>
        <w:rFonts w:ascii="Symbol" w:hAnsi="Symbol" w:hint="default"/>
      </w:rPr>
    </w:lvl>
    <w:lvl w:ilvl="4" w:tplc="40090003" w:tentative="1">
      <w:start w:val="1"/>
      <w:numFmt w:val="bullet"/>
      <w:lvlText w:val="o"/>
      <w:lvlJc w:val="left"/>
      <w:pPr>
        <w:ind w:left="4608" w:hanging="360"/>
      </w:pPr>
      <w:rPr>
        <w:rFonts w:ascii="Courier New" w:hAnsi="Courier New" w:cs="Courier New" w:hint="default"/>
      </w:rPr>
    </w:lvl>
    <w:lvl w:ilvl="5" w:tplc="40090005" w:tentative="1">
      <w:start w:val="1"/>
      <w:numFmt w:val="bullet"/>
      <w:lvlText w:val=""/>
      <w:lvlJc w:val="left"/>
      <w:pPr>
        <w:ind w:left="5328" w:hanging="360"/>
      </w:pPr>
      <w:rPr>
        <w:rFonts w:ascii="Wingdings" w:hAnsi="Wingdings" w:hint="default"/>
      </w:rPr>
    </w:lvl>
    <w:lvl w:ilvl="6" w:tplc="40090001" w:tentative="1">
      <w:start w:val="1"/>
      <w:numFmt w:val="bullet"/>
      <w:lvlText w:val=""/>
      <w:lvlJc w:val="left"/>
      <w:pPr>
        <w:ind w:left="6048" w:hanging="360"/>
      </w:pPr>
      <w:rPr>
        <w:rFonts w:ascii="Symbol" w:hAnsi="Symbol" w:hint="default"/>
      </w:rPr>
    </w:lvl>
    <w:lvl w:ilvl="7" w:tplc="40090003" w:tentative="1">
      <w:start w:val="1"/>
      <w:numFmt w:val="bullet"/>
      <w:lvlText w:val="o"/>
      <w:lvlJc w:val="left"/>
      <w:pPr>
        <w:ind w:left="6768" w:hanging="360"/>
      </w:pPr>
      <w:rPr>
        <w:rFonts w:ascii="Courier New" w:hAnsi="Courier New" w:cs="Courier New" w:hint="default"/>
      </w:rPr>
    </w:lvl>
    <w:lvl w:ilvl="8" w:tplc="40090005" w:tentative="1">
      <w:start w:val="1"/>
      <w:numFmt w:val="bullet"/>
      <w:lvlText w:val=""/>
      <w:lvlJc w:val="left"/>
      <w:pPr>
        <w:ind w:left="7488" w:hanging="360"/>
      </w:pPr>
      <w:rPr>
        <w:rFonts w:ascii="Wingdings" w:hAnsi="Wingdings" w:hint="default"/>
      </w:rPr>
    </w:lvl>
  </w:abstractNum>
  <w:abstractNum w:abstractNumId="100">
    <w:nsid w:val="72131068"/>
    <w:multiLevelType w:val="hybridMultilevel"/>
    <w:tmpl w:val="2DC6946E"/>
    <w:lvl w:ilvl="0" w:tplc="40090001">
      <w:start w:val="1"/>
      <w:numFmt w:val="bullet"/>
      <w:lvlText w:val=""/>
      <w:lvlJc w:val="left"/>
      <w:pPr>
        <w:ind w:left="1728" w:hanging="360"/>
      </w:pPr>
      <w:rPr>
        <w:rFonts w:ascii="Symbol" w:hAnsi="Symbol" w:hint="default"/>
      </w:rPr>
    </w:lvl>
    <w:lvl w:ilvl="1" w:tplc="40090003" w:tentative="1">
      <w:start w:val="1"/>
      <w:numFmt w:val="bullet"/>
      <w:lvlText w:val="o"/>
      <w:lvlJc w:val="left"/>
      <w:pPr>
        <w:ind w:left="2448" w:hanging="360"/>
      </w:pPr>
      <w:rPr>
        <w:rFonts w:ascii="Courier New" w:hAnsi="Courier New" w:cs="Courier New" w:hint="default"/>
      </w:rPr>
    </w:lvl>
    <w:lvl w:ilvl="2" w:tplc="40090005" w:tentative="1">
      <w:start w:val="1"/>
      <w:numFmt w:val="bullet"/>
      <w:lvlText w:val=""/>
      <w:lvlJc w:val="left"/>
      <w:pPr>
        <w:ind w:left="3168" w:hanging="360"/>
      </w:pPr>
      <w:rPr>
        <w:rFonts w:ascii="Wingdings" w:hAnsi="Wingdings" w:hint="default"/>
      </w:rPr>
    </w:lvl>
    <w:lvl w:ilvl="3" w:tplc="40090001" w:tentative="1">
      <w:start w:val="1"/>
      <w:numFmt w:val="bullet"/>
      <w:lvlText w:val=""/>
      <w:lvlJc w:val="left"/>
      <w:pPr>
        <w:ind w:left="3888" w:hanging="360"/>
      </w:pPr>
      <w:rPr>
        <w:rFonts w:ascii="Symbol" w:hAnsi="Symbol" w:hint="default"/>
      </w:rPr>
    </w:lvl>
    <w:lvl w:ilvl="4" w:tplc="40090003" w:tentative="1">
      <w:start w:val="1"/>
      <w:numFmt w:val="bullet"/>
      <w:lvlText w:val="o"/>
      <w:lvlJc w:val="left"/>
      <w:pPr>
        <w:ind w:left="4608" w:hanging="360"/>
      </w:pPr>
      <w:rPr>
        <w:rFonts w:ascii="Courier New" w:hAnsi="Courier New" w:cs="Courier New" w:hint="default"/>
      </w:rPr>
    </w:lvl>
    <w:lvl w:ilvl="5" w:tplc="40090005" w:tentative="1">
      <w:start w:val="1"/>
      <w:numFmt w:val="bullet"/>
      <w:lvlText w:val=""/>
      <w:lvlJc w:val="left"/>
      <w:pPr>
        <w:ind w:left="5328" w:hanging="360"/>
      </w:pPr>
      <w:rPr>
        <w:rFonts w:ascii="Wingdings" w:hAnsi="Wingdings" w:hint="default"/>
      </w:rPr>
    </w:lvl>
    <w:lvl w:ilvl="6" w:tplc="40090001" w:tentative="1">
      <w:start w:val="1"/>
      <w:numFmt w:val="bullet"/>
      <w:lvlText w:val=""/>
      <w:lvlJc w:val="left"/>
      <w:pPr>
        <w:ind w:left="6048" w:hanging="360"/>
      </w:pPr>
      <w:rPr>
        <w:rFonts w:ascii="Symbol" w:hAnsi="Symbol" w:hint="default"/>
      </w:rPr>
    </w:lvl>
    <w:lvl w:ilvl="7" w:tplc="40090003" w:tentative="1">
      <w:start w:val="1"/>
      <w:numFmt w:val="bullet"/>
      <w:lvlText w:val="o"/>
      <w:lvlJc w:val="left"/>
      <w:pPr>
        <w:ind w:left="6768" w:hanging="360"/>
      </w:pPr>
      <w:rPr>
        <w:rFonts w:ascii="Courier New" w:hAnsi="Courier New" w:cs="Courier New" w:hint="default"/>
      </w:rPr>
    </w:lvl>
    <w:lvl w:ilvl="8" w:tplc="40090005" w:tentative="1">
      <w:start w:val="1"/>
      <w:numFmt w:val="bullet"/>
      <w:lvlText w:val=""/>
      <w:lvlJc w:val="left"/>
      <w:pPr>
        <w:ind w:left="7488" w:hanging="360"/>
      </w:pPr>
      <w:rPr>
        <w:rFonts w:ascii="Wingdings" w:hAnsi="Wingdings" w:hint="default"/>
      </w:rPr>
    </w:lvl>
  </w:abstractNum>
  <w:abstractNum w:abstractNumId="101">
    <w:nsid w:val="723B0AB9"/>
    <w:multiLevelType w:val="singleLevel"/>
    <w:tmpl w:val="6EA294C8"/>
    <w:lvl w:ilvl="0">
      <w:start w:val="1"/>
      <w:numFmt w:val="bullet"/>
      <w:pStyle w:val="Bullet1"/>
      <w:lvlText w:val=""/>
      <w:lvlJc w:val="left"/>
      <w:pPr>
        <w:tabs>
          <w:tab w:val="num" w:pos="1440"/>
        </w:tabs>
        <w:ind w:left="1440" w:hanging="432"/>
      </w:pPr>
      <w:rPr>
        <w:rFonts w:ascii="Wingdings" w:hAnsi="Wingdings" w:hint="default"/>
        <w:b w:val="0"/>
        <w:i w:val="0"/>
        <w:caps w:val="0"/>
        <w:strike w:val="0"/>
        <w:dstrike w:val="0"/>
        <w:vanish w:val="0"/>
        <w:color w:val="000000"/>
        <w:sz w:val="14"/>
        <w:szCs w:val="14"/>
        <w:vertAlign w:val="baseline"/>
      </w:rPr>
    </w:lvl>
  </w:abstractNum>
  <w:abstractNum w:abstractNumId="102">
    <w:nsid w:val="7A5F5908"/>
    <w:multiLevelType w:val="hybridMultilevel"/>
    <w:tmpl w:val="41EC8F6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3">
    <w:nsid w:val="7CD97519"/>
    <w:multiLevelType w:val="hybridMultilevel"/>
    <w:tmpl w:val="2494A22A"/>
    <w:lvl w:ilvl="0" w:tplc="40090001">
      <w:start w:val="1"/>
      <w:numFmt w:val="bullet"/>
      <w:lvlText w:val=""/>
      <w:lvlJc w:val="left"/>
      <w:pPr>
        <w:ind w:left="1728" w:hanging="360"/>
      </w:pPr>
      <w:rPr>
        <w:rFonts w:ascii="Symbol" w:hAnsi="Symbol" w:hint="default"/>
      </w:rPr>
    </w:lvl>
    <w:lvl w:ilvl="1" w:tplc="40090003" w:tentative="1">
      <w:start w:val="1"/>
      <w:numFmt w:val="bullet"/>
      <w:lvlText w:val="o"/>
      <w:lvlJc w:val="left"/>
      <w:pPr>
        <w:ind w:left="2448" w:hanging="360"/>
      </w:pPr>
      <w:rPr>
        <w:rFonts w:ascii="Courier New" w:hAnsi="Courier New" w:cs="Courier New" w:hint="default"/>
      </w:rPr>
    </w:lvl>
    <w:lvl w:ilvl="2" w:tplc="40090005" w:tentative="1">
      <w:start w:val="1"/>
      <w:numFmt w:val="bullet"/>
      <w:lvlText w:val=""/>
      <w:lvlJc w:val="left"/>
      <w:pPr>
        <w:ind w:left="3168" w:hanging="360"/>
      </w:pPr>
      <w:rPr>
        <w:rFonts w:ascii="Wingdings" w:hAnsi="Wingdings" w:hint="default"/>
      </w:rPr>
    </w:lvl>
    <w:lvl w:ilvl="3" w:tplc="40090001" w:tentative="1">
      <w:start w:val="1"/>
      <w:numFmt w:val="bullet"/>
      <w:lvlText w:val=""/>
      <w:lvlJc w:val="left"/>
      <w:pPr>
        <w:ind w:left="3888" w:hanging="360"/>
      </w:pPr>
      <w:rPr>
        <w:rFonts w:ascii="Symbol" w:hAnsi="Symbol" w:hint="default"/>
      </w:rPr>
    </w:lvl>
    <w:lvl w:ilvl="4" w:tplc="40090003" w:tentative="1">
      <w:start w:val="1"/>
      <w:numFmt w:val="bullet"/>
      <w:lvlText w:val="o"/>
      <w:lvlJc w:val="left"/>
      <w:pPr>
        <w:ind w:left="4608" w:hanging="360"/>
      </w:pPr>
      <w:rPr>
        <w:rFonts w:ascii="Courier New" w:hAnsi="Courier New" w:cs="Courier New" w:hint="default"/>
      </w:rPr>
    </w:lvl>
    <w:lvl w:ilvl="5" w:tplc="40090005" w:tentative="1">
      <w:start w:val="1"/>
      <w:numFmt w:val="bullet"/>
      <w:lvlText w:val=""/>
      <w:lvlJc w:val="left"/>
      <w:pPr>
        <w:ind w:left="5328" w:hanging="360"/>
      </w:pPr>
      <w:rPr>
        <w:rFonts w:ascii="Wingdings" w:hAnsi="Wingdings" w:hint="default"/>
      </w:rPr>
    </w:lvl>
    <w:lvl w:ilvl="6" w:tplc="40090001" w:tentative="1">
      <w:start w:val="1"/>
      <w:numFmt w:val="bullet"/>
      <w:lvlText w:val=""/>
      <w:lvlJc w:val="left"/>
      <w:pPr>
        <w:ind w:left="6048" w:hanging="360"/>
      </w:pPr>
      <w:rPr>
        <w:rFonts w:ascii="Symbol" w:hAnsi="Symbol" w:hint="default"/>
      </w:rPr>
    </w:lvl>
    <w:lvl w:ilvl="7" w:tplc="40090003" w:tentative="1">
      <w:start w:val="1"/>
      <w:numFmt w:val="bullet"/>
      <w:lvlText w:val="o"/>
      <w:lvlJc w:val="left"/>
      <w:pPr>
        <w:ind w:left="6768" w:hanging="360"/>
      </w:pPr>
      <w:rPr>
        <w:rFonts w:ascii="Courier New" w:hAnsi="Courier New" w:cs="Courier New" w:hint="default"/>
      </w:rPr>
    </w:lvl>
    <w:lvl w:ilvl="8" w:tplc="40090005" w:tentative="1">
      <w:start w:val="1"/>
      <w:numFmt w:val="bullet"/>
      <w:lvlText w:val=""/>
      <w:lvlJc w:val="left"/>
      <w:pPr>
        <w:ind w:left="7488" w:hanging="360"/>
      </w:pPr>
      <w:rPr>
        <w:rFonts w:ascii="Wingdings" w:hAnsi="Wingdings" w:hint="default"/>
      </w:rPr>
    </w:lvl>
  </w:abstractNum>
  <w:abstractNum w:abstractNumId="104">
    <w:nsid w:val="7D684C86"/>
    <w:multiLevelType w:val="multilevel"/>
    <w:tmpl w:val="85C0BA84"/>
    <w:name w:val="NumberListTemplate"/>
    <w:lvl w:ilvl="0">
      <w:start w:val="1"/>
      <w:numFmt w:val="decimal"/>
      <w:lvlRestart w:val="0"/>
      <w:lvlText w:val="%1."/>
      <w:lvlJc w:val="left"/>
      <w:pPr>
        <w:tabs>
          <w:tab w:val="num" w:pos="1440"/>
        </w:tabs>
        <w:ind w:left="1440" w:hanging="432"/>
      </w:pPr>
    </w:lvl>
    <w:lvl w:ilvl="1">
      <w:start w:val="1"/>
      <w:numFmt w:val="decimal"/>
      <w:lvlRestart w:val="0"/>
      <w:pStyle w:val="ListNumber"/>
      <w:lvlText w:val="%2."/>
      <w:lvlJc w:val="left"/>
      <w:pPr>
        <w:tabs>
          <w:tab w:val="num" w:pos="1440"/>
        </w:tabs>
        <w:ind w:left="1440" w:hanging="432"/>
      </w:pPr>
      <w:rPr>
        <w:b w:val="0"/>
      </w:rPr>
    </w:lvl>
    <w:lvl w:ilvl="2">
      <w:start w:val="1"/>
      <w:numFmt w:val="lowerLetter"/>
      <w:lvlRestart w:val="0"/>
      <w:pStyle w:val="ListNumber2"/>
      <w:lvlText w:val="%3."/>
      <w:lvlJc w:val="left"/>
      <w:pPr>
        <w:tabs>
          <w:tab w:val="num" w:pos="1872"/>
        </w:tabs>
        <w:ind w:left="1872" w:hanging="432"/>
      </w:pPr>
      <w:rPr>
        <w:b w:val="0"/>
      </w:rPr>
    </w:lvl>
    <w:lvl w:ilvl="3">
      <w:start w:val="1"/>
      <w:numFmt w:val="decimal"/>
      <w:lvlRestart w:val="0"/>
      <w:pStyle w:val="ListNumber3"/>
      <w:lvlText w:val="%4)"/>
      <w:lvlJc w:val="left"/>
      <w:pPr>
        <w:tabs>
          <w:tab w:val="num" w:pos="2304"/>
        </w:tabs>
        <w:ind w:left="2304" w:hanging="432"/>
      </w:pPr>
      <w:rPr>
        <w:b w:val="0"/>
      </w:rPr>
    </w:lvl>
    <w:lvl w:ilvl="4">
      <w:start w:val="1"/>
      <w:numFmt w:val="lowerLetter"/>
      <w:lvlRestart w:val="0"/>
      <w:pStyle w:val="ListNumber4"/>
      <w:lvlText w:val="%5)"/>
      <w:lvlJc w:val="left"/>
      <w:pPr>
        <w:tabs>
          <w:tab w:val="num" w:pos="2736"/>
        </w:tabs>
        <w:ind w:left="2736" w:hanging="432"/>
      </w:pPr>
      <w:rPr>
        <w:b w:val="0"/>
      </w:rPr>
    </w:lvl>
    <w:lvl w:ilvl="5">
      <w:start w:val="1"/>
      <w:numFmt w:val="decimal"/>
      <w:lvlRestart w:val="0"/>
      <w:pStyle w:val="ListNumber5"/>
      <w:lvlText w:val="%6-"/>
      <w:lvlJc w:val="left"/>
      <w:pPr>
        <w:tabs>
          <w:tab w:val="num" w:pos="3024"/>
        </w:tabs>
        <w:ind w:left="3024" w:hanging="288"/>
      </w:pPr>
      <w:rPr>
        <w:b w:val="0"/>
      </w:r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05">
    <w:nsid w:val="7FE25415"/>
    <w:multiLevelType w:val="hybridMultilevel"/>
    <w:tmpl w:val="DABCD616"/>
    <w:lvl w:ilvl="0" w:tplc="40090001">
      <w:start w:val="1"/>
      <w:numFmt w:val="bullet"/>
      <w:lvlText w:val=""/>
      <w:lvlJc w:val="left"/>
      <w:pPr>
        <w:ind w:left="1728" w:hanging="360"/>
      </w:pPr>
      <w:rPr>
        <w:rFonts w:ascii="Symbol" w:hAnsi="Symbol" w:hint="default"/>
      </w:rPr>
    </w:lvl>
    <w:lvl w:ilvl="1" w:tplc="40090003" w:tentative="1">
      <w:start w:val="1"/>
      <w:numFmt w:val="bullet"/>
      <w:lvlText w:val="o"/>
      <w:lvlJc w:val="left"/>
      <w:pPr>
        <w:ind w:left="2448" w:hanging="360"/>
      </w:pPr>
      <w:rPr>
        <w:rFonts w:ascii="Courier New" w:hAnsi="Courier New" w:cs="Courier New" w:hint="default"/>
      </w:rPr>
    </w:lvl>
    <w:lvl w:ilvl="2" w:tplc="40090005" w:tentative="1">
      <w:start w:val="1"/>
      <w:numFmt w:val="bullet"/>
      <w:lvlText w:val=""/>
      <w:lvlJc w:val="left"/>
      <w:pPr>
        <w:ind w:left="3168" w:hanging="360"/>
      </w:pPr>
      <w:rPr>
        <w:rFonts w:ascii="Wingdings" w:hAnsi="Wingdings" w:hint="default"/>
      </w:rPr>
    </w:lvl>
    <w:lvl w:ilvl="3" w:tplc="40090001" w:tentative="1">
      <w:start w:val="1"/>
      <w:numFmt w:val="bullet"/>
      <w:lvlText w:val=""/>
      <w:lvlJc w:val="left"/>
      <w:pPr>
        <w:ind w:left="3888" w:hanging="360"/>
      </w:pPr>
      <w:rPr>
        <w:rFonts w:ascii="Symbol" w:hAnsi="Symbol" w:hint="default"/>
      </w:rPr>
    </w:lvl>
    <w:lvl w:ilvl="4" w:tplc="40090003" w:tentative="1">
      <w:start w:val="1"/>
      <w:numFmt w:val="bullet"/>
      <w:lvlText w:val="o"/>
      <w:lvlJc w:val="left"/>
      <w:pPr>
        <w:ind w:left="4608" w:hanging="360"/>
      </w:pPr>
      <w:rPr>
        <w:rFonts w:ascii="Courier New" w:hAnsi="Courier New" w:cs="Courier New" w:hint="default"/>
      </w:rPr>
    </w:lvl>
    <w:lvl w:ilvl="5" w:tplc="40090005" w:tentative="1">
      <w:start w:val="1"/>
      <w:numFmt w:val="bullet"/>
      <w:lvlText w:val=""/>
      <w:lvlJc w:val="left"/>
      <w:pPr>
        <w:ind w:left="5328" w:hanging="360"/>
      </w:pPr>
      <w:rPr>
        <w:rFonts w:ascii="Wingdings" w:hAnsi="Wingdings" w:hint="default"/>
      </w:rPr>
    </w:lvl>
    <w:lvl w:ilvl="6" w:tplc="40090001" w:tentative="1">
      <w:start w:val="1"/>
      <w:numFmt w:val="bullet"/>
      <w:lvlText w:val=""/>
      <w:lvlJc w:val="left"/>
      <w:pPr>
        <w:ind w:left="6048" w:hanging="360"/>
      </w:pPr>
      <w:rPr>
        <w:rFonts w:ascii="Symbol" w:hAnsi="Symbol" w:hint="default"/>
      </w:rPr>
    </w:lvl>
    <w:lvl w:ilvl="7" w:tplc="40090003" w:tentative="1">
      <w:start w:val="1"/>
      <w:numFmt w:val="bullet"/>
      <w:lvlText w:val="o"/>
      <w:lvlJc w:val="left"/>
      <w:pPr>
        <w:ind w:left="6768" w:hanging="360"/>
      </w:pPr>
      <w:rPr>
        <w:rFonts w:ascii="Courier New" w:hAnsi="Courier New" w:cs="Courier New" w:hint="default"/>
      </w:rPr>
    </w:lvl>
    <w:lvl w:ilvl="8" w:tplc="40090005" w:tentative="1">
      <w:start w:val="1"/>
      <w:numFmt w:val="bullet"/>
      <w:lvlText w:val=""/>
      <w:lvlJc w:val="left"/>
      <w:pPr>
        <w:ind w:left="7488" w:hanging="360"/>
      </w:pPr>
      <w:rPr>
        <w:rFonts w:ascii="Wingdings" w:hAnsi="Wingdings" w:hint="default"/>
      </w:rPr>
    </w:lvl>
  </w:abstractNum>
  <w:num w:numId="1">
    <w:abstractNumId w:val="35"/>
  </w:num>
  <w:num w:numId="2">
    <w:abstractNumId w:val="101"/>
  </w:num>
  <w:num w:numId="3">
    <w:abstractNumId w:val="58"/>
  </w:num>
  <w:num w:numId="4">
    <w:abstractNumId w:val="78"/>
  </w:num>
  <w:num w:numId="5">
    <w:abstractNumId w:val="12"/>
  </w:num>
  <w:num w:numId="6">
    <w:abstractNumId w:val="62"/>
  </w:num>
  <w:num w:numId="7">
    <w:abstractNumId w:val="81"/>
  </w:num>
  <w:num w:numId="8">
    <w:abstractNumId w:val="97"/>
  </w:num>
  <w:num w:numId="9">
    <w:abstractNumId w:val="4"/>
  </w:num>
  <w:num w:numId="10">
    <w:abstractNumId w:val="3"/>
  </w:num>
  <w:num w:numId="11">
    <w:abstractNumId w:val="2"/>
  </w:num>
  <w:num w:numId="12">
    <w:abstractNumId w:val="1"/>
  </w:num>
  <w:num w:numId="13">
    <w:abstractNumId w:val="0"/>
  </w:num>
  <w:num w:numId="14">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1"/>
  </w:num>
  <w:num w:numId="16">
    <w:abstractNumId w:val="60"/>
  </w:num>
  <w:num w:numId="17">
    <w:abstractNumId w:val="75"/>
  </w:num>
  <w:num w:numId="18">
    <w:abstractNumId w:val="13"/>
  </w:num>
  <w:num w:numId="19">
    <w:abstractNumId w:val="57"/>
  </w:num>
  <w:num w:numId="20">
    <w:abstractNumId w:val="69"/>
  </w:num>
  <w:num w:numId="21">
    <w:abstractNumId w:val="32"/>
  </w:num>
  <w:num w:numId="22">
    <w:abstractNumId w:val="41"/>
  </w:num>
  <w:num w:numId="23">
    <w:abstractNumId w:val="93"/>
  </w:num>
  <w:num w:numId="24">
    <w:abstractNumId w:val="18"/>
  </w:num>
  <w:num w:numId="25">
    <w:abstractNumId w:val="44"/>
  </w:num>
  <w:num w:numId="26">
    <w:abstractNumId w:val="33"/>
  </w:num>
  <w:num w:numId="27">
    <w:abstractNumId w:val="67"/>
  </w:num>
  <w:num w:numId="28">
    <w:abstractNumId w:val="73"/>
  </w:num>
  <w:num w:numId="29">
    <w:abstractNumId w:val="6"/>
  </w:num>
  <w:num w:numId="30">
    <w:abstractNumId w:val="45"/>
  </w:num>
  <w:num w:numId="31">
    <w:abstractNumId w:val="79"/>
  </w:num>
  <w:num w:numId="32">
    <w:abstractNumId w:val="61"/>
  </w:num>
  <w:num w:numId="33">
    <w:abstractNumId w:val="80"/>
  </w:num>
  <w:num w:numId="34">
    <w:abstractNumId w:val="54"/>
  </w:num>
  <w:num w:numId="35">
    <w:abstractNumId w:val="86"/>
  </w:num>
  <w:num w:numId="36">
    <w:abstractNumId w:val="9"/>
  </w:num>
  <w:num w:numId="37">
    <w:abstractNumId w:val="10"/>
  </w:num>
  <w:num w:numId="38">
    <w:abstractNumId w:val="11"/>
  </w:num>
  <w:num w:numId="39">
    <w:abstractNumId w:val="77"/>
  </w:num>
  <w:num w:numId="40">
    <w:abstractNumId w:val="40"/>
  </w:num>
  <w:num w:numId="41">
    <w:abstractNumId w:val="95"/>
  </w:num>
  <w:num w:numId="42">
    <w:abstractNumId w:val="19"/>
  </w:num>
  <w:num w:numId="43">
    <w:abstractNumId w:val="15"/>
  </w:num>
  <w:num w:numId="44">
    <w:abstractNumId w:val="92"/>
  </w:num>
  <w:num w:numId="45">
    <w:abstractNumId w:val="43"/>
  </w:num>
  <w:num w:numId="46">
    <w:abstractNumId w:val="100"/>
  </w:num>
  <w:num w:numId="47">
    <w:abstractNumId w:val="22"/>
  </w:num>
  <w:num w:numId="48">
    <w:abstractNumId w:val="27"/>
  </w:num>
  <w:num w:numId="49">
    <w:abstractNumId w:val="7"/>
  </w:num>
  <w:num w:numId="50">
    <w:abstractNumId w:val="36"/>
  </w:num>
  <w:num w:numId="51">
    <w:abstractNumId w:val="98"/>
  </w:num>
  <w:num w:numId="52">
    <w:abstractNumId w:val="46"/>
  </w:num>
  <w:num w:numId="53">
    <w:abstractNumId w:val="66"/>
  </w:num>
  <w:num w:numId="54">
    <w:abstractNumId w:val="102"/>
  </w:num>
  <w:num w:numId="55">
    <w:abstractNumId w:val="88"/>
  </w:num>
  <w:num w:numId="56">
    <w:abstractNumId w:val="39"/>
  </w:num>
  <w:num w:numId="57">
    <w:abstractNumId w:val="21"/>
  </w:num>
  <w:num w:numId="58">
    <w:abstractNumId w:val="71"/>
  </w:num>
  <w:num w:numId="59">
    <w:abstractNumId w:val="82"/>
  </w:num>
  <w:num w:numId="60">
    <w:abstractNumId w:val="50"/>
  </w:num>
  <w:num w:numId="61">
    <w:abstractNumId w:val="5"/>
  </w:num>
  <w:num w:numId="62">
    <w:abstractNumId w:val="25"/>
  </w:num>
  <w:num w:numId="63">
    <w:abstractNumId w:val="23"/>
  </w:num>
  <w:num w:numId="64">
    <w:abstractNumId w:val="17"/>
  </w:num>
  <w:num w:numId="65">
    <w:abstractNumId w:val="94"/>
  </w:num>
  <w:num w:numId="66">
    <w:abstractNumId w:val="84"/>
  </w:num>
  <w:num w:numId="67">
    <w:abstractNumId w:val="103"/>
  </w:num>
  <w:num w:numId="68">
    <w:abstractNumId w:val="65"/>
  </w:num>
  <w:num w:numId="69">
    <w:abstractNumId w:val="70"/>
  </w:num>
  <w:num w:numId="70">
    <w:abstractNumId w:val="99"/>
  </w:num>
  <w:num w:numId="71">
    <w:abstractNumId w:val="34"/>
  </w:num>
  <w:num w:numId="72">
    <w:abstractNumId w:val="72"/>
  </w:num>
  <w:num w:numId="73">
    <w:abstractNumId w:val="48"/>
  </w:num>
  <w:num w:numId="74">
    <w:abstractNumId w:val="29"/>
  </w:num>
  <w:num w:numId="75">
    <w:abstractNumId w:val="76"/>
  </w:num>
  <w:num w:numId="76">
    <w:abstractNumId w:val="90"/>
  </w:num>
  <w:num w:numId="77">
    <w:abstractNumId w:val="52"/>
  </w:num>
  <w:num w:numId="78">
    <w:abstractNumId w:val="24"/>
  </w:num>
  <w:num w:numId="79">
    <w:abstractNumId w:val="59"/>
  </w:num>
  <w:num w:numId="80">
    <w:abstractNumId w:val="51"/>
  </w:num>
  <w:num w:numId="81">
    <w:abstractNumId w:val="96"/>
  </w:num>
  <w:num w:numId="82">
    <w:abstractNumId w:val="37"/>
  </w:num>
  <w:num w:numId="83">
    <w:abstractNumId w:val="38"/>
  </w:num>
  <w:num w:numId="84">
    <w:abstractNumId w:val="49"/>
  </w:num>
  <w:num w:numId="85">
    <w:abstractNumId w:val="105"/>
  </w:num>
  <w:num w:numId="86">
    <w:abstractNumId w:val="83"/>
  </w:num>
  <w:num w:numId="87">
    <w:abstractNumId w:val="16"/>
  </w:num>
  <w:num w:numId="88">
    <w:abstractNumId w:val="74"/>
  </w:num>
  <w:num w:numId="89">
    <w:abstractNumId w:val="42"/>
  </w:num>
  <w:num w:numId="90">
    <w:abstractNumId w:val="47"/>
  </w:num>
  <w:num w:numId="91">
    <w:abstractNumId w:val="85"/>
  </w:num>
  <w:num w:numId="92">
    <w:abstractNumId w:val="56"/>
  </w:num>
  <w:num w:numId="93">
    <w:abstractNumId w:val="8"/>
  </w:num>
  <w:num w:numId="94">
    <w:abstractNumId w:val="55"/>
  </w:num>
  <w:num w:numId="95">
    <w:abstractNumId w:val="30"/>
  </w:num>
  <w:num w:numId="96">
    <w:abstractNumId w:val="68"/>
  </w:num>
  <w:num w:numId="97">
    <w:abstractNumId w:val="91"/>
  </w:num>
  <w:num w:numId="98">
    <w:abstractNumId w:val="26"/>
  </w:num>
  <w:num w:numId="99">
    <w:abstractNumId w:val="20"/>
  </w:num>
  <w:num w:numId="100">
    <w:abstractNumId w:val="87"/>
  </w:num>
  <w:num w:numId="101">
    <w:abstractNumId w:val="64"/>
  </w:num>
  <w:num w:numId="102">
    <w:abstractNumId w:val="14"/>
  </w:num>
  <w:num w:numId="103">
    <w:abstractNumId w:val="63"/>
  </w:num>
  <w:num w:numId="104">
    <w:abstractNumId w:val="89"/>
  </w:num>
  <w:num w:numId="105">
    <w:abstractNumId w:val="53"/>
  </w:num>
  <w:num w:numId="106">
    <w:abstractNumId w:val="45"/>
  </w:num>
  <w:num w:numId="107">
    <w:abstractNumId w:val="28"/>
  </w:num>
  <w:numIdMacAtCleanup w:val="10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
    <w15:presenceInfo w15:providerId="None" w15:userId="M"/>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embedSystemFonts/>
  <w:activeWritingStyle w:appName="MSWord" w:lang="en-US" w:vendorID="8" w:dllVersion="513" w:checkStyle="1"/>
  <w:attachedTemplate r:id="rId1"/>
  <w:linkStyles/>
  <w:stylePaneFormatFilter w:val="3F01"/>
  <w:defaultTabStop w:val="720"/>
  <w:evenAndOddHeaders/>
  <w:displayHorizontalDrawingGridEvery w:val="0"/>
  <w:displayVerticalDrawingGridEvery w:val="0"/>
  <w:doNotUseMarginsForDrawingGridOrigin/>
  <w:noPunctuationKerning/>
  <w:characterSpacingControl w:val="doNotCompress"/>
  <w:hdrShapeDefaults>
    <o:shapedefaults v:ext="edit" spidmax="5122"/>
  </w:hdrShapeDefaults>
  <w:footnotePr>
    <w:footnote w:id="0"/>
    <w:footnote w:id="1"/>
  </w:footnotePr>
  <w:endnotePr>
    <w:endnote w:id="0"/>
    <w:endnote w:id="1"/>
  </w:endnotePr>
  <w:compat/>
  <w:rsids>
    <w:rsidRoot w:val="00FE507A"/>
    <w:rsid w:val="0000086C"/>
    <w:rsid w:val="00001247"/>
    <w:rsid w:val="00001D48"/>
    <w:rsid w:val="000054DB"/>
    <w:rsid w:val="00016400"/>
    <w:rsid w:val="00017463"/>
    <w:rsid w:val="00020FE8"/>
    <w:rsid w:val="000210C4"/>
    <w:rsid w:val="00022BDC"/>
    <w:rsid w:val="00025689"/>
    <w:rsid w:val="00026A69"/>
    <w:rsid w:val="0003079A"/>
    <w:rsid w:val="000307A4"/>
    <w:rsid w:val="000317A5"/>
    <w:rsid w:val="00033336"/>
    <w:rsid w:val="000340F6"/>
    <w:rsid w:val="00036E70"/>
    <w:rsid w:val="0004117F"/>
    <w:rsid w:val="0004134D"/>
    <w:rsid w:val="00042517"/>
    <w:rsid w:val="0004288E"/>
    <w:rsid w:val="00043153"/>
    <w:rsid w:val="00043756"/>
    <w:rsid w:val="00043931"/>
    <w:rsid w:val="00045339"/>
    <w:rsid w:val="00050535"/>
    <w:rsid w:val="00050AD2"/>
    <w:rsid w:val="00052091"/>
    <w:rsid w:val="00054413"/>
    <w:rsid w:val="000545C0"/>
    <w:rsid w:val="00054A78"/>
    <w:rsid w:val="00054F98"/>
    <w:rsid w:val="00056042"/>
    <w:rsid w:val="00057CAE"/>
    <w:rsid w:val="000604B1"/>
    <w:rsid w:val="00060C03"/>
    <w:rsid w:val="00060CFD"/>
    <w:rsid w:val="000613EF"/>
    <w:rsid w:val="000625BD"/>
    <w:rsid w:val="00062806"/>
    <w:rsid w:val="00062C46"/>
    <w:rsid w:val="00062CF3"/>
    <w:rsid w:val="000637C4"/>
    <w:rsid w:val="00064342"/>
    <w:rsid w:val="0006532B"/>
    <w:rsid w:val="00065864"/>
    <w:rsid w:val="00065E56"/>
    <w:rsid w:val="00066D5C"/>
    <w:rsid w:val="00067E50"/>
    <w:rsid w:val="000700A5"/>
    <w:rsid w:val="00071A1D"/>
    <w:rsid w:val="000819EA"/>
    <w:rsid w:val="00081FFD"/>
    <w:rsid w:val="000834C4"/>
    <w:rsid w:val="00083E76"/>
    <w:rsid w:val="00085DC2"/>
    <w:rsid w:val="0008664D"/>
    <w:rsid w:val="0009096E"/>
    <w:rsid w:val="0009207D"/>
    <w:rsid w:val="00092210"/>
    <w:rsid w:val="000923A3"/>
    <w:rsid w:val="00093A50"/>
    <w:rsid w:val="00093B7A"/>
    <w:rsid w:val="00093EA3"/>
    <w:rsid w:val="0009403C"/>
    <w:rsid w:val="0009430E"/>
    <w:rsid w:val="00095A52"/>
    <w:rsid w:val="00095D71"/>
    <w:rsid w:val="00096182"/>
    <w:rsid w:val="0009696B"/>
    <w:rsid w:val="000A00FF"/>
    <w:rsid w:val="000A29C9"/>
    <w:rsid w:val="000A3AD8"/>
    <w:rsid w:val="000A6B11"/>
    <w:rsid w:val="000B0D42"/>
    <w:rsid w:val="000B1D2C"/>
    <w:rsid w:val="000B51EB"/>
    <w:rsid w:val="000C08C9"/>
    <w:rsid w:val="000C18EE"/>
    <w:rsid w:val="000C2AA5"/>
    <w:rsid w:val="000C469F"/>
    <w:rsid w:val="000C4DA8"/>
    <w:rsid w:val="000C78AD"/>
    <w:rsid w:val="000D0650"/>
    <w:rsid w:val="000D1CE1"/>
    <w:rsid w:val="000D2B65"/>
    <w:rsid w:val="000D345E"/>
    <w:rsid w:val="000D50B3"/>
    <w:rsid w:val="000D64C8"/>
    <w:rsid w:val="000D6FFC"/>
    <w:rsid w:val="000E133E"/>
    <w:rsid w:val="000E178D"/>
    <w:rsid w:val="000E2CAB"/>
    <w:rsid w:val="000E3F73"/>
    <w:rsid w:val="000E4CBB"/>
    <w:rsid w:val="000E58FF"/>
    <w:rsid w:val="000E7C56"/>
    <w:rsid w:val="000F0B27"/>
    <w:rsid w:val="000F16A6"/>
    <w:rsid w:val="000F1AE3"/>
    <w:rsid w:val="000F228C"/>
    <w:rsid w:val="000F2555"/>
    <w:rsid w:val="000F2A9A"/>
    <w:rsid w:val="000F3758"/>
    <w:rsid w:val="000F6DF7"/>
    <w:rsid w:val="00103FD0"/>
    <w:rsid w:val="00104306"/>
    <w:rsid w:val="00105098"/>
    <w:rsid w:val="00105582"/>
    <w:rsid w:val="00105870"/>
    <w:rsid w:val="00107428"/>
    <w:rsid w:val="001112E0"/>
    <w:rsid w:val="0011262C"/>
    <w:rsid w:val="00113781"/>
    <w:rsid w:val="00114B7A"/>
    <w:rsid w:val="0011545D"/>
    <w:rsid w:val="001163C7"/>
    <w:rsid w:val="00116B8E"/>
    <w:rsid w:val="001202EE"/>
    <w:rsid w:val="00120F19"/>
    <w:rsid w:val="00124A8F"/>
    <w:rsid w:val="00124AB0"/>
    <w:rsid w:val="001267C6"/>
    <w:rsid w:val="00126AD9"/>
    <w:rsid w:val="001310F0"/>
    <w:rsid w:val="0013286B"/>
    <w:rsid w:val="0013567C"/>
    <w:rsid w:val="00135F9D"/>
    <w:rsid w:val="001366C3"/>
    <w:rsid w:val="00143844"/>
    <w:rsid w:val="0014558F"/>
    <w:rsid w:val="001472B7"/>
    <w:rsid w:val="00147B11"/>
    <w:rsid w:val="00151909"/>
    <w:rsid w:val="0015432D"/>
    <w:rsid w:val="00154D2D"/>
    <w:rsid w:val="001557AB"/>
    <w:rsid w:val="001564D9"/>
    <w:rsid w:val="00156FA1"/>
    <w:rsid w:val="0016135F"/>
    <w:rsid w:val="00161980"/>
    <w:rsid w:val="00162276"/>
    <w:rsid w:val="00162B42"/>
    <w:rsid w:val="00163B4D"/>
    <w:rsid w:val="00164105"/>
    <w:rsid w:val="00165587"/>
    <w:rsid w:val="00165BF8"/>
    <w:rsid w:val="00165EC2"/>
    <w:rsid w:val="00166BFF"/>
    <w:rsid w:val="00166D0C"/>
    <w:rsid w:val="00170774"/>
    <w:rsid w:val="00171C0B"/>
    <w:rsid w:val="0017301F"/>
    <w:rsid w:val="001734FA"/>
    <w:rsid w:val="00174757"/>
    <w:rsid w:val="00175708"/>
    <w:rsid w:val="001763D0"/>
    <w:rsid w:val="0017779E"/>
    <w:rsid w:val="00177BAD"/>
    <w:rsid w:val="00181F12"/>
    <w:rsid w:val="00182A8C"/>
    <w:rsid w:val="00185247"/>
    <w:rsid w:val="00190705"/>
    <w:rsid w:val="00191543"/>
    <w:rsid w:val="001918E4"/>
    <w:rsid w:val="0019376F"/>
    <w:rsid w:val="001A21B8"/>
    <w:rsid w:val="001A233D"/>
    <w:rsid w:val="001A3658"/>
    <w:rsid w:val="001B18FB"/>
    <w:rsid w:val="001B50DD"/>
    <w:rsid w:val="001B54D3"/>
    <w:rsid w:val="001B66E5"/>
    <w:rsid w:val="001B71DB"/>
    <w:rsid w:val="001C0CEF"/>
    <w:rsid w:val="001C1381"/>
    <w:rsid w:val="001C1677"/>
    <w:rsid w:val="001C2381"/>
    <w:rsid w:val="001C2661"/>
    <w:rsid w:val="001C4F16"/>
    <w:rsid w:val="001C5121"/>
    <w:rsid w:val="001C68B3"/>
    <w:rsid w:val="001C7CA7"/>
    <w:rsid w:val="001D0BDF"/>
    <w:rsid w:val="001D1727"/>
    <w:rsid w:val="001D2E23"/>
    <w:rsid w:val="001D52B7"/>
    <w:rsid w:val="001D5817"/>
    <w:rsid w:val="001D78DC"/>
    <w:rsid w:val="001E04F2"/>
    <w:rsid w:val="001E1506"/>
    <w:rsid w:val="001E20BF"/>
    <w:rsid w:val="001E2214"/>
    <w:rsid w:val="001E33B4"/>
    <w:rsid w:val="001E4569"/>
    <w:rsid w:val="001E5136"/>
    <w:rsid w:val="001E51EE"/>
    <w:rsid w:val="001E64A8"/>
    <w:rsid w:val="001F0491"/>
    <w:rsid w:val="001F290D"/>
    <w:rsid w:val="001F317B"/>
    <w:rsid w:val="001F49BC"/>
    <w:rsid w:val="001F597C"/>
    <w:rsid w:val="001F69D8"/>
    <w:rsid w:val="001F6D7E"/>
    <w:rsid w:val="001F74FD"/>
    <w:rsid w:val="002006B9"/>
    <w:rsid w:val="00201728"/>
    <w:rsid w:val="00202417"/>
    <w:rsid w:val="00203274"/>
    <w:rsid w:val="0020500E"/>
    <w:rsid w:val="002074E7"/>
    <w:rsid w:val="00207F00"/>
    <w:rsid w:val="00212FE5"/>
    <w:rsid w:val="00213B2C"/>
    <w:rsid w:val="00214CEF"/>
    <w:rsid w:val="002179D2"/>
    <w:rsid w:val="00222538"/>
    <w:rsid w:val="00222EF1"/>
    <w:rsid w:val="00224796"/>
    <w:rsid w:val="00225559"/>
    <w:rsid w:val="00226A29"/>
    <w:rsid w:val="00226FDD"/>
    <w:rsid w:val="00227939"/>
    <w:rsid w:val="002328B5"/>
    <w:rsid w:val="00232DBB"/>
    <w:rsid w:val="0023361C"/>
    <w:rsid w:val="0023379E"/>
    <w:rsid w:val="002340F5"/>
    <w:rsid w:val="002346BA"/>
    <w:rsid w:val="00240B88"/>
    <w:rsid w:val="00240F9C"/>
    <w:rsid w:val="0024520C"/>
    <w:rsid w:val="002458CB"/>
    <w:rsid w:val="0024631A"/>
    <w:rsid w:val="00246D76"/>
    <w:rsid w:val="002472DA"/>
    <w:rsid w:val="00247AAE"/>
    <w:rsid w:val="00247C2D"/>
    <w:rsid w:val="00250CF5"/>
    <w:rsid w:val="00251987"/>
    <w:rsid w:val="00251CF3"/>
    <w:rsid w:val="00252910"/>
    <w:rsid w:val="00254856"/>
    <w:rsid w:val="00255540"/>
    <w:rsid w:val="00255B31"/>
    <w:rsid w:val="0025754A"/>
    <w:rsid w:val="00262A56"/>
    <w:rsid w:val="0026365F"/>
    <w:rsid w:val="002636BC"/>
    <w:rsid w:val="0027093B"/>
    <w:rsid w:val="00270EC5"/>
    <w:rsid w:val="0027106D"/>
    <w:rsid w:val="002729D2"/>
    <w:rsid w:val="00272D18"/>
    <w:rsid w:val="0027644E"/>
    <w:rsid w:val="00277999"/>
    <w:rsid w:val="00280052"/>
    <w:rsid w:val="00280424"/>
    <w:rsid w:val="00281D7C"/>
    <w:rsid w:val="00284DB0"/>
    <w:rsid w:val="00293AE1"/>
    <w:rsid w:val="00293CEB"/>
    <w:rsid w:val="002A12FC"/>
    <w:rsid w:val="002A2120"/>
    <w:rsid w:val="002A22AF"/>
    <w:rsid w:val="002A4C71"/>
    <w:rsid w:val="002A6131"/>
    <w:rsid w:val="002A68BC"/>
    <w:rsid w:val="002A6ABB"/>
    <w:rsid w:val="002B0B87"/>
    <w:rsid w:val="002B52EB"/>
    <w:rsid w:val="002B7172"/>
    <w:rsid w:val="002C000C"/>
    <w:rsid w:val="002C0DFB"/>
    <w:rsid w:val="002C182F"/>
    <w:rsid w:val="002C23C2"/>
    <w:rsid w:val="002C2B2D"/>
    <w:rsid w:val="002C4071"/>
    <w:rsid w:val="002C72C0"/>
    <w:rsid w:val="002D0EC7"/>
    <w:rsid w:val="002D18CF"/>
    <w:rsid w:val="002D2B09"/>
    <w:rsid w:val="002D58BA"/>
    <w:rsid w:val="002E47ED"/>
    <w:rsid w:val="002E5061"/>
    <w:rsid w:val="002E5655"/>
    <w:rsid w:val="002F0437"/>
    <w:rsid w:val="002F0F65"/>
    <w:rsid w:val="002F4A6A"/>
    <w:rsid w:val="0030074A"/>
    <w:rsid w:val="003009FB"/>
    <w:rsid w:val="0030223C"/>
    <w:rsid w:val="00303B7F"/>
    <w:rsid w:val="00303C9E"/>
    <w:rsid w:val="00310023"/>
    <w:rsid w:val="0031136D"/>
    <w:rsid w:val="00312A6F"/>
    <w:rsid w:val="00313E62"/>
    <w:rsid w:val="00314072"/>
    <w:rsid w:val="00314C80"/>
    <w:rsid w:val="00320181"/>
    <w:rsid w:val="00320C64"/>
    <w:rsid w:val="00320F94"/>
    <w:rsid w:val="003217FA"/>
    <w:rsid w:val="00321B02"/>
    <w:rsid w:val="00323E6E"/>
    <w:rsid w:val="00324E44"/>
    <w:rsid w:val="00327E17"/>
    <w:rsid w:val="00330BC3"/>
    <w:rsid w:val="00331CFD"/>
    <w:rsid w:val="003329D8"/>
    <w:rsid w:val="00333714"/>
    <w:rsid w:val="00334565"/>
    <w:rsid w:val="00334C6A"/>
    <w:rsid w:val="003356B8"/>
    <w:rsid w:val="00337507"/>
    <w:rsid w:val="003379B8"/>
    <w:rsid w:val="00337B8C"/>
    <w:rsid w:val="003408D2"/>
    <w:rsid w:val="00342E90"/>
    <w:rsid w:val="003438D1"/>
    <w:rsid w:val="003442FE"/>
    <w:rsid w:val="003445BC"/>
    <w:rsid w:val="003469C7"/>
    <w:rsid w:val="003471CE"/>
    <w:rsid w:val="00347BA2"/>
    <w:rsid w:val="003514EC"/>
    <w:rsid w:val="00361242"/>
    <w:rsid w:val="00363A96"/>
    <w:rsid w:val="00363F30"/>
    <w:rsid w:val="00365CA3"/>
    <w:rsid w:val="00365F51"/>
    <w:rsid w:val="003708C4"/>
    <w:rsid w:val="0037145B"/>
    <w:rsid w:val="00372602"/>
    <w:rsid w:val="003754A7"/>
    <w:rsid w:val="00375C7B"/>
    <w:rsid w:val="003770D2"/>
    <w:rsid w:val="00380597"/>
    <w:rsid w:val="00382FED"/>
    <w:rsid w:val="00383BDE"/>
    <w:rsid w:val="00384DD7"/>
    <w:rsid w:val="003870DA"/>
    <w:rsid w:val="003878DC"/>
    <w:rsid w:val="00391B3D"/>
    <w:rsid w:val="00392381"/>
    <w:rsid w:val="003928C1"/>
    <w:rsid w:val="00393599"/>
    <w:rsid w:val="00393BB6"/>
    <w:rsid w:val="00395164"/>
    <w:rsid w:val="00395AC6"/>
    <w:rsid w:val="003A1ABD"/>
    <w:rsid w:val="003A6061"/>
    <w:rsid w:val="003A63F7"/>
    <w:rsid w:val="003A7C79"/>
    <w:rsid w:val="003B14E7"/>
    <w:rsid w:val="003B4699"/>
    <w:rsid w:val="003B5145"/>
    <w:rsid w:val="003B533F"/>
    <w:rsid w:val="003B66A2"/>
    <w:rsid w:val="003C2082"/>
    <w:rsid w:val="003C40A8"/>
    <w:rsid w:val="003C44EC"/>
    <w:rsid w:val="003C5104"/>
    <w:rsid w:val="003D1EE3"/>
    <w:rsid w:val="003D1F31"/>
    <w:rsid w:val="003D288B"/>
    <w:rsid w:val="003D36F4"/>
    <w:rsid w:val="003D3845"/>
    <w:rsid w:val="003D64A5"/>
    <w:rsid w:val="003D7F4F"/>
    <w:rsid w:val="003E153E"/>
    <w:rsid w:val="003E1585"/>
    <w:rsid w:val="003E2CF2"/>
    <w:rsid w:val="003E341D"/>
    <w:rsid w:val="003E59E4"/>
    <w:rsid w:val="003E6D72"/>
    <w:rsid w:val="003F55E6"/>
    <w:rsid w:val="003F5D90"/>
    <w:rsid w:val="003F7343"/>
    <w:rsid w:val="004033DF"/>
    <w:rsid w:val="00407D57"/>
    <w:rsid w:val="00413FFE"/>
    <w:rsid w:val="0041414B"/>
    <w:rsid w:val="0041547A"/>
    <w:rsid w:val="00416FF4"/>
    <w:rsid w:val="00417AE2"/>
    <w:rsid w:val="00417DD6"/>
    <w:rsid w:val="00420384"/>
    <w:rsid w:val="004219DD"/>
    <w:rsid w:val="004226A5"/>
    <w:rsid w:val="004239CA"/>
    <w:rsid w:val="00424D10"/>
    <w:rsid w:val="00425341"/>
    <w:rsid w:val="00426553"/>
    <w:rsid w:val="00427871"/>
    <w:rsid w:val="00427F3A"/>
    <w:rsid w:val="00431299"/>
    <w:rsid w:val="004315CB"/>
    <w:rsid w:val="00433624"/>
    <w:rsid w:val="00440B82"/>
    <w:rsid w:val="00442216"/>
    <w:rsid w:val="0044358A"/>
    <w:rsid w:val="0044436C"/>
    <w:rsid w:val="004455C5"/>
    <w:rsid w:val="004478BA"/>
    <w:rsid w:val="004525E1"/>
    <w:rsid w:val="00453044"/>
    <w:rsid w:val="00454E78"/>
    <w:rsid w:val="00455B00"/>
    <w:rsid w:val="0046552B"/>
    <w:rsid w:val="00466105"/>
    <w:rsid w:val="00471D56"/>
    <w:rsid w:val="00472133"/>
    <w:rsid w:val="0047219C"/>
    <w:rsid w:val="0047543A"/>
    <w:rsid w:val="004763B8"/>
    <w:rsid w:val="00476BDA"/>
    <w:rsid w:val="00480164"/>
    <w:rsid w:val="0048409C"/>
    <w:rsid w:val="004856F4"/>
    <w:rsid w:val="0049029E"/>
    <w:rsid w:val="0049292C"/>
    <w:rsid w:val="00495082"/>
    <w:rsid w:val="004952B7"/>
    <w:rsid w:val="00496809"/>
    <w:rsid w:val="004971C3"/>
    <w:rsid w:val="0049785D"/>
    <w:rsid w:val="0049787D"/>
    <w:rsid w:val="004A0CA4"/>
    <w:rsid w:val="004A23A8"/>
    <w:rsid w:val="004A2FE7"/>
    <w:rsid w:val="004A48DD"/>
    <w:rsid w:val="004A71D1"/>
    <w:rsid w:val="004B0B74"/>
    <w:rsid w:val="004B52D9"/>
    <w:rsid w:val="004B5CC0"/>
    <w:rsid w:val="004B60E3"/>
    <w:rsid w:val="004B713D"/>
    <w:rsid w:val="004C0288"/>
    <w:rsid w:val="004C1017"/>
    <w:rsid w:val="004C134D"/>
    <w:rsid w:val="004C15D6"/>
    <w:rsid w:val="004C18FA"/>
    <w:rsid w:val="004C2AB5"/>
    <w:rsid w:val="004C56D9"/>
    <w:rsid w:val="004D0CF1"/>
    <w:rsid w:val="004D1507"/>
    <w:rsid w:val="004D24BC"/>
    <w:rsid w:val="004D31F1"/>
    <w:rsid w:val="004E32DC"/>
    <w:rsid w:val="004E33B0"/>
    <w:rsid w:val="004E43F4"/>
    <w:rsid w:val="004E5F85"/>
    <w:rsid w:val="004E65E2"/>
    <w:rsid w:val="004E685F"/>
    <w:rsid w:val="004E6A57"/>
    <w:rsid w:val="004E7603"/>
    <w:rsid w:val="004F0504"/>
    <w:rsid w:val="004F1DD2"/>
    <w:rsid w:val="004F2068"/>
    <w:rsid w:val="004F3BF4"/>
    <w:rsid w:val="004F558B"/>
    <w:rsid w:val="00503264"/>
    <w:rsid w:val="0050571E"/>
    <w:rsid w:val="00507FA8"/>
    <w:rsid w:val="005116B9"/>
    <w:rsid w:val="00512640"/>
    <w:rsid w:val="00513316"/>
    <w:rsid w:val="00513A8A"/>
    <w:rsid w:val="00514EC1"/>
    <w:rsid w:val="00516865"/>
    <w:rsid w:val="0052363A"/>
    <w:rsid w:val="005237ED"/>
    <w:rsid w:val="00524A7B"/>
    <w:rsid w:val="00527BF2"/>
    <w:rsid w:val="00530EEB"/>
    <w:rsid w:val="00531D16"/>
    <w:rsid w:val="00534FA8"/>
    <w:rsid w:val="00541C4A"/>
    <w:rsid w:val="005432B1"/>
    <w:rsid w:val="00543E05"/>
    <w:rsid w:val="005449E4"/>
    <w:rsid w:val="005456C4"/>
    <w:rsid w:val="00545EEC"/>
    <w:rsid w:val="00546ACF"/>
    <w:rsid w:val="00546DA1"/>
    <w:rsid w:val="00547063"/>
    <w:rsid w:val="00550EC8"/>
    <w:rsid w:val="00554D02"/>
    <w:rsid w:val="005573C7"/>
    <w:rsid w:val="00557E2A"/>
    <w:rsid w:val="0056123B"/>
    <w:rsid w:val="005612B0"/>
    <w:rsid w:val="00562724"/>
    <w:rsid w:val="00562D38"/>
    <w:rsid w:val="005631D6"/>
    <w:rsid w:val="00565897"/>
    <w:rsid w:val="00566D5C"/>
    <w:rsid w:val="005709B2"/>
    <w:rsid w:val="00572543"/>
    <w:rsid w:val="00573D2F"/>
    <w:rsid w:val="00574DAD"/>
    <w:rsid w:val="0057590F"/>
    <w:rsid w:val="0057793F"/>
    <w:rsid w:val="00580BD8"/>
    <w:rsid w:val="00582931"/>
    <w:rsid w:val="00583204"/>
    <w:rsid w:val="00591C67"/>
    <w:rsid w:val="00594903"/>
    <w:rsid w:val="005949D9"/>
    <w:rsid w:val="00597F3B"/>
    <w:rsid w:val="005A2D76"/>
    <w:rsid w:val="005A7006"/>
    <w:rsid w:val="005B06CA"/>
    <w:rsid w:val="005B236E"/>
    <w:rsid w:val="005B2511"/>
    <w:rsid w:val="005B366B"/>
    <w:rsid w:val="005B4A59"/>
    <w:rsid w:val="005B4B27"/>
    <w:rsid w:val="005B6415"/>
    <w:rsid w:val="005C03A9"/>
    <w:rsid w:val="005C0A27"/>
    <w:rsid w:val="005C6908"/>
    <w:rsid w:val="005C7C2C"/>
    <w:rsid w:val="005D1552"/>
    <w:rsid w:val="005D2A5A"/>
    <w:rsid w:val="005D54B0"/>
    <w:rsid w:val="005D6319"/>
    <w:rsid w:val="005D7CA5"/>
    <w:rsid w:val="005E0117"/>
    <w:rsid w:val="005E11BD"/>
    <w:rsid w:val="005E13CC"/>
    <w:rsid w:val="005E13D8"/>
    <w:rsid w:val="005E1811"/>
    <w:rsid w:val="005E2434"/>
    <w:rsid w:val="005E27D1"/>
    <w:rsid w:val="005E2B09"/>
    <w:rsid w:val="005E3306"/>
    <w:rsid w:val="005E5456"/>
    <w:rsid w:val="005E7D47"/>
    <w:rsid w:val="005F0226"/>
    <w:rsid w:val="005F04C0"/>
    <w:rsid w:val="005F0D4A"/>
    <w:rsid w:val="005F1071"/>
    <w:rsid w:val="005F1592"/>
    <w:rsid w:val="005F2956"/>
    <w:rsid w:val="005F3735"/>
    <w:rsid w:val="005F523C"/>
    <w:rsid w:val="005F7002"/>
    <w:rsid w:val="006006D5"/>
    <w:rsid w:val="00600F73"/>
    <w:rsid w:val="00601307"/>
    <w:rsid w:val="006018D6"/>
    <w:rsid w:val="00602A3C"/>
    <w:rsid w:val="00604A99"/>
    <w:rsid w:val="00606191"/>
    <w:rsid w:val="00607AA5"/>
    <w:rsid w:val="006134BD"/>
    <w:rsid w:val="00615442"/>
    <w:rsid w:val="00615822"/>
    <w:rsid w:val="00617C0B"/>
    <w:rsid w:val="00622BC2"/>
    <w:rsid w:val="006239E6"/>
    <w:rsid w:val="00623F3C"/>
    <w:rsid w:val="00624C4C"/>
    <w:rsid w:val="00630D27"/>
    <w:rsid w:val="00633BBB"/>
    <w:rsid w:val="00634132"/>
    <w:rsid w:val="006344CC"/>
    <w:rsid w:val="00634AFC"/>
    <w:rsid w:val="006365A7"/>
    <w:rsid w:val="006419B0"/>
    <w:rsid w:val="00643BDB"/>
    <w:rsid w:val="0065398D"/>
    <w:rsid w:val="00653F99"/>
    <w:rsid w:val="00654378"/>
    <w:rsid w:val="00655ECE"/>
    <w:rsid w:val="006569F5"/>
    <w:rsid w:val="00660AA7"/>
    <w:rsid w:val="00662B47"/>
    <w:rsid w:val="00664201"/>
    <w:rsid w:val="00666498"/>
    <w:rsid w:val="006667B6"/>
    <w:rsid w:val="006673A4"/>
    <w:rsid w:val="0067032B"/>
    <w:rsid w:val="00670435"/>
    <w:rsid w:val="006732FA"/>
    <w:rsid w:val="00673DA9"/>
    <w:rsid w:val="0067481C"/>
    <w:rsid w:val="00676964"/>
    <w:rsid w:val="00676E96"/>
    <w:rsid w:val="006775FF"/>
    <w:rsid w:val="00681717"/>
    <w:rsid w:val="00681DD1"/>
    <w:rsid w:val="00682B4E"/>
    <w:rsid w:val="00684F80"/>
    <w:rsid w:val="0069086E"/>
    <w:rsid w:val="006920CB"/>
    <w:rsid w:val="00692CFF"/>
    <w:rsid w:val="00694910"/>
    <w:rsid w:val="00696769"/>
    <w:rsid w:val="00696951"/>
    <w:rsid w:val="006A08CC"/>
    <w:rsid w:val="006A2109"/>
    <w:rsid w:val="006A27B8"/>
    <w:rsid w:val="006B131E"/>
    <w:rsid w:val="006B198F"/>
    <w:rsid w:val="006B2F49"/>
    <w:rsid w:val="006B3FE1"/>
    <w:rsid w:val="006C0739"/>
    <w:rsid w:val="006C1DEB"/>
    <w:rsid w:val="006C21DE"/>
    <w:rsid w:val="006C2CF3"/>
    <w:rsid w:val="006C5E62"/>
    <w:rsid w:val="006D0A9F"/>
    <w:rsid w:val="006D1A0E"/>
    <w:rsid w:val="006D1A8D"/>
    <w:rsid w:val="006D26C9"/>
    <w:rsid w:val="006D2C24"/>
    <w:rsid w:val="006D2FC5"/>
    <w:rsid w:val="006D3BD8"/>
    <w:rsid w:val="006D4C1A"/>
    <w:rsid w:val="006D7AD9"/>
    <w:rsid w:val="006E067A"/>
    <w:rsid w:val="006E0F8B"/>
    <w:rsid w:val="006E46E8"/>
    <w:rsid w:val="006E4D92"/>
    <w:rsid w:val="006E5373"/>
    <w:rsid w:val="006E64B9"/>
    <w:rsid w:val="006E7A0C"/>
    <w:rsid w:val="006F0D63"/>
    <w:rsid w:val="006F1E42"/>
    <w:rsid w:val="006F2196"/>
    <w:rsid w:val="006F2927"/>
    <w:rsid w:val="006F3D51"/>
    <w:rsid w:val="006F5A97"/>
    <w:rsid w:val="006F6FDF"/>
    <w:rsid w:val="006F7171"/>
    <w:rsid w:val="0070018A"/>
    <w:rsid w:val="007022BA"/>
    <w:rsid w:val="00702D35"/>
    <w:rsid w:val="007037BD"/>
    <w:rsid w:val="00704D54"/>
    <w:rsid w:val="0070575F"/>
    <w:rsid w:val="00705BA5"/>
    <w:rsid w:val="00706405"/>
    <w:rsid w:val="00706B09"/>
    <w:rsid w:val="00707C67"/>
    <w:rsid w:val="00710429"/>
    <w:rsid w:val="00710E93"/>
    <w:rsid w:val="007116D3"/>
    <w:rsid w:val="00712B0F"/>
    <w:rsid w:val="00715D96"/>
    <w:rsid w:val="00716C37"/>
    <w:rsid w:val="007215BD"/>
    <w:rsid w:val="0072222D"/>
    <w:rsid w:val="007248C1"/>
    <w:rsid w:val="00725C4F"/>
    <w:rsid w:val="00727B46"/>
    <w:rsid w:val="007313CE"/>
    <w:rsid w:val="007319D2"/>
    <w:rsid w:val="007338F9"/>
    <w:rsid w:val="00735BBF"/>
    <w:rsid w:val="007409B2"/>
    <w:rsid w:val="00745A10"/>
    <w:rsid w:val="0075387F"/>
    <w:rsid w:val="00753B3B"/>
    <w:rsid w:val="007602FA"/>
    <w:rsid w:val="007616A5"/>
    <w:rsid w:val="00762E7C"/>
    <w:rsid w:val="007638D0"/>
    <w:rsid w:val="007648BC"/>
    <w:rsid w:val="0076709F"/>
    <w:rsid w:val="00767389"/>
    <w:rsid w:val="007736BB"/>
    <w:rsid w:val="007742EC"/>
    <w:rsid w:val="00775C45"/>
    <w:rsid w:val="0077610F"/>
    <w:rsid w:val="00781A45"/>
    <w:rsid w:val="00785425"/>
    <w:rsid w:val="00785FAF"/>
    <w:rsid w:val="00786F46"/>
    <w:rsid w:val="00790A25"/>
    <w:rsid w:val="007928FE"/>
    <w:rsid w:val="00793279"/>
    <w:rsid w:val="00794308"/>
    <w:rsid w:val="00795B62"/>
    <w:rsid w:val="0079625D"/>
    <w:rsid w:val="00796933"/>
    <w:rsid w:val="007A2189"/>
    <w:rsid w:val="007A3001"/>
    <w:rsid w:val="007A3412"/>
    <w:rsid w:val="007A48FA"/>
    <w:rsid w:val="007A5475"/>
    <w:rsid w:val="007B2895"/>
    <w:rsid w:val="007B491C"/>
    <w:rsid w:val="007C1D21"/>
    <w:rsid w:val="007C1D61"/>
    <w:rsid w:val="007C23A8"/>
    <w:rsid w:val="007C593D"/>
    <w:rsid w:val="007D0F1A"/>
    <w:rsid w:val="007D16D2"/>
    <w:rsid w:val="007D177D"/>
    <w:rsid w:val="007D2D8B"/>
    <w:rsid w:val="007D6CF3"/>
    <w:rsid w:val="007D7000"/>
    <w:rsid w:val="007D7F3B"/>
    <w:rsid w:val="007E051A"/>
    <w:rsid w:val="007E16E3"/>
    <w:rsid w:val="007E1F71"/>
    <w:rsid w:val="007E2451"/>
    <w:rsid w:val="007E2E99"/>
    <w:rsid w:val="007E6743"/>
    <w:rsid w:val="007E6CDF"/>
    <w:rsid w:val="007E792E"/>
    <w:rsid w:val="007F1F89"/>
    <w:rsid w:val="007F3F50"/>
    <w:rsid w:val="007F46E0"/>
    <w:rsid w:val="007F4BED"/>
    <w:rsid w:val="007F5AC7"/>
    <w:rsid w:val="007F70F2"/>
    <w:rsid w:val="00800879"/>
    <w:rsid w:val="0080185E"/>
    <w:rsid w:val="0080300D"/>
    <w:rsid w:val="0080394B"/>
    <w:rsid w:val="00812258"/>
    <w:rsid w:val="00815E0B"/>
    <w:rsid w:val="0081739C"/>
    <w:rsid w:val="00821546"/>
    <w:rsid w:val="0082365B"/>
    <w:rsid w:val="00823AFD"/>
    <w:rsid w:val="00826138"/>
    <w:rsid w:val="008316A7"/>
    <w:rsid w:val="008318F4"/>
    <w:rsid w:val="00834163"/>
    <w:rsid w:val="00834B60"/>
    <w:rsid w:val="008366D2"/>
    <w:rsid w:val="00836B11"/>
    <w:rsid w:val="00841784"/>
    <w:rsid w:val="00846BD2"/>
    <w:rsid w:val="008478ED"/>
    <w:rsid w:val="00850319"/>
    <w:rsid w:val="0085543D"/>
    <w:rsid w:val="008566FB"/>
    <w:rsid w:val="00856BF8"/>
    <w:rsid w:val="00857C13"/>
    <w:rsid w:val="008647A4"/>
    <w:rsid w:val="008658A5"/>
    <w:rsid w:val="00866F10"/>
    <w:rsid w:val="0086777F"/>
    <w:rsid w:val="00867C3A"/>
    <w:rsid w:val="008713F2"/>
    <w:rsid w:val="00871C71"/>
    <w:rsid w:val="008724D3"/>
    <w:rsid w:val="00872E8E"/>
    <w:rsid w:val="0087497B"/>
    <w:rsid w:val="00875E1F"/>
    <w:rsid w:val="008771C8"/>
    <w:rsid w:val="0088069B"/>
    <w:rsid w:val="0088132A"/>
    <w:rsid w:val="0088211B"/>
    <w:rsid w:val="00882A41"/>
    <w:rsid w:val="00883C7A"/>
    <w:rsid w:val="008847BD"/>
    <w:rsid w:val="0088663A"/>
    <w:rsid w:val="00887447"/>
    <w:rsid w:val="008927D9"/>
    <w:rsid w:val="008948A7"/>
    <w:rsid w:val="00894D24"/>
    <w:rsid w:val="00895B83"/>
    <w:rsid w:val="008A0ED7"/>
    <w:rsid w:val="008A190D"/>
    <w:rsid w:val="008A1F20"/>
    <w:rsid w:val="008A2416"/>
    <w:rsid w:val="008A59F3"/>
    <w:rsid w:val="008A5AF9"/>
    <w:rsid w:val="008A7BC1"/>
    <w:rsid w:val="008B1F3A"/>
    <w:rsid w:val="008B2990"/>
    <w:rsid w:val="008B4F6E"/>
    <w:rsid w:val="008B59D4"/>
    <w:rsid w:val="008B7083"/>
    <w:rsid w:val="008C1097"/>
    <w:rsid w:val="008C150E"/>
    <w:rsid w:val="008C2D94"/>
    <w:rsid w:val="008C4655"/>
    <w:rsid w:val="008C5E36"/>
    <w:rsid w:val="008C6013"/>
    <w:rsid w:val="008D079B"/>
    <w:rsid w:val="008D166B"/>
    <w:rsid w:val="008D1E29"/>
    <w:rsid w:val="008D245D"/>
    <w:rsid w:val="008D3DE9"/>
    <w:rsid w:val="008D4A97"/>
    <w:rsid w:val="008D5C59"/>
    <w:rsid w:val="008D5D1B"/>
    <w:rsid w:val="008E28E3"/>
    <w:rsid w:val="008E371C"/>
    <w:rsid w:val="008E3F0A"/>
    <w:rsid w:val="008E441E"/>
    <w:rsid w:val="008E4553"/>
    <w:rsid w:val="008E4631"/>
    <w:rsid w:val="008E59C8"/>
    <w:rsid w:val="008E65E6"/>
    <w:rsid w:val="008F0B6D"/>
    <w:rsid w:val="008F1B4F"/>
    <w:rsid w:val="008F2A6C"/>
    <w:rsid w:val="008F33A5"/>
    <w:rsid w:val="008F4EDF"/>
    <w:rsid w:val="00900D18"/>
    <w:rsid w:val="00902E20"/>
    <w:rsid w:val="009033B2"/>
    <w:rsid w:val="00906E6D"/>
    <w:rsid w:val="009114EC"/>
    <w:rsid w:val="009137CF"/>
    <w:rsid w:val="0091525E"/>
    <w:rsid w:val="009162AC"/>
    <w:rsid w:val="00916659"/>
    <w:rsid w:val="00917AA0"/>
    <w:rsid w:val="00920437"/>
    <w:rsid w:val="00921B85"/>
    <w:rsid w:val="00921C69"/>
    <w:rsid w:val="009225DF"/>
    <w:rsid w:val="00924362"/>
    <w:rsid w:val="009256F7"/>
    <w:rsid w:val="00927B17"/>
    <w:rsid w:val="009305E3"/>
    <w:rsid w:val="0093148E"/>
    <w:rsid w:val="00931D5D"/>
    <w:rsid w:val="009348A2"/>
    <w:rsid w:val="00935750"/>
    <w:rsid w:val="00940382"/>
    <w:rsid w:val="009434E8"/>
    <w:rsid w:val="00944DF5"/>
    <w:rsid w:val="00945130"/>
    <w:rsid w:val="00946116"/>
    <w:rsid w:val="009474B2"/>
    <w:rsid w:val="00951C1B"/>
    <w:rsid w:val="00951D38"/>
    <w:rsid w:val="0095558B"/>
    <w:rsid w:val="009572B9"/>
    <w:rsid w:val="00960C6E"/>
    <w:rsid w:val="00963005"/>
    <w:rsid w:val="00965572"/>
    <w:rsid w:val="0097001D"/>
    <w:rsid w:val="0097090B"/>
    <w:rsid w:val="00970C7D"/>
    <w:rsid w:val="009715A6"/>
    <w:rsid w:val="009737E4"/>
    <w:rsid w:val="00981D12"/>
    <w:rsid w:val="009830AA"/>
    <w:rsid w:val="0098687F"/>
    <w:rsid w:val="009901FD"/>
    <w:rsid w:val="009902DE"/>
    <w:rsid w:val="0099062A"/>
    <w:rsid w:val="00990BE2"/>
    <w:rsid w:val="0099168E"/>
    <w:rsid w:val="00991A21"/>
    <w:rsid w:val="00994484"/>
    <w:rsid w:val="00997F67"/>
    <w:rsid w:val="009A1EF3"/>
    <w:rsid w:val="009A2356"/>
    <w:rsid w:val="009A322C"/>
    <w:rsid w:val="009A42AB"/>
    <w:rsid w:val="009A4512"/>
    <w:rsid w:val="009A4571"/>
    <w:rsid w:val="009A488F"/>
    <w:rsid w:val="009A4FC8"/>
    <w:rsid w:val="009A6E3A"/>
    <w:rsid w:val="009A78F0"/>
    <w:rsid w:val="009B03C4"/>
    <w:rsid w:val="009B11F5"/>
    <w:rsid w:val="009B34F8"/>
    <w:rsid w:val="009B3A3D"/>
    <w:rsid w:val="009B400F"/>
    <w:rsid w:val="009B48E5"/>
    <w:rsid w:val="009B6DF7"/>
    <w:rsid w:val="009C15E2"/>
    <w:rsid w:val="009C1879"/>
    <w:rsid w:val="009C4896"/>
    <w:rsid w:val="009C535A"/>
    <w:rsid w:val="009C5374"/>
    <w:rsid w:val="009C5402"/>
    <w:rsid w:val="009C5C2A"/>
    <w:rsid w:val="009D0E99"/>
    <w:rsid w:val="009D1ADF"/>
    <w:rsid w:val="009D1ECF"/>
    <w:rsid w:val="009D2231"/>
    <w:rsid w:val="009D2E14"/>
    <w:rsid w:val="009D2EA0"/>
    <w:rsid w:val="009D32D1"/>
    <w:rsid w:val="009D37FE"/>
    <w:rsid w:val="009D43B7"/>
    <w:rsid w:val="009D4A23"/>
    <w:rsid w:val="009D560C"/>
    <w:rsid w:val="009D6177"/>
    <w:rsid w:val="009D64D3"/>
    <w:rsid w:val="009D7A65"/>
    <w:rsid w:val="009E13A5"/>
    <w:rsid w:val="009E168B"/>
    <w:rsid w:val="009E19AA"/>
    <w:rsid w:val="009E3E49"/>
    <w:rsid w:val="009E7E13"/>
    <w:rsid w:val="009F3DC1"/>
    <w:rsid w:val="009F41F3"/>
    <w:rsid w:val="009F629C"/>
    <w:rsid w:val="00A00B91"/>
    <w:rsid w:val="00A04C74"/>
    <w:rsid w:val="00A07030"/>
    <w:rsid w:val="00A10027"/>
    <w:rsid w:val="00A105B5"/>
    <w:rsid w:val="00A11565"/>
    <w:rsid w:val="00A117D9"/>
    <w:rsid w:val="00A11EDF"/>
    <w:rsid w:val="00A13FFB"/>
    <w:rsid w:val="00A161F5"/>
    <w:rsid w:val="00A16D4F"/>
    <w:rsid w:val="00A172FA"/>
    <w:rsid w:val="00A17E83"/>
    <w:rsid w:val="00A23DF3"/>
    <w:rsid w:val="00A23E11"/>
    <w:rsid w:val="00A25874"/>
    <w:rsid w:val="00A300E0"/>
    <w:rsid w:val="00A33FE9"/>
    <w:rsid w:val="00A347CB"/>
    <w:rsid w:val="00A35A96"/>
    <w:rsid w:val="00A35CF5"/>
    <w:rsid w:val="00A374F6"/>
    <w:rsid w:val="00A37E8C"/>
    <w:rsid w:val="00A41336"/>
    <w:rsid w:val="00A44BFC"/>
    <w:rsid w:val="00A44C98"/>
    <w:rsid w:val="00A470C9"/>
    <w:rsid w:val="00A5105D"/>
    <w:rsid w:val="00A517A3"/>
    <w:rsid w:val="00A527CF"/>
    <w:rsid w:val="00A546AD"/>
    <w:rsid w:val="00A61F7F"/>
    <w:rsid w:val="00A62033"/>
    <w:rsid w:val="00A62C65"/>
    <w:rsid w:val="00A6392C"/>
    <w:rsid w:val="00A6691F"/>
    <w:rsid w:val="00A6746B"/>
    <w:rsid w:val="00A7102A"/>
    <w:rsid w:val="00A726B4"/>
    <w:rsid w:val="00A75911"/>
    <w:rsid w:val="00A76951"/>
    <w:rsid w:val="00A76F4C"/>
    <w:rsid w:val="00A77CCB"/>
    <w:rsid w:val="00A90D8C"/>
    <w:rsid w:val="00A9212A"/>
    <w:rsid w:val="00A921DB"/>
    <w:rsid w:val="00A94B9B"/>
    <w:rsid w:val="00A95941"/>
    <w:rsid w:val="00A95A15"/>
    <w:rsid w:val="00AA0475"/>
    <w:rsid w:val="00AA13BA"/>
    <w:rsid w:val="00AA3CD8"/>
    <w:rsid w:val="00AA4521"/>
    <w:rsid w:val="00AB2122"/>
    <w:rsid w:val="00AB2A7F"/>
    <w:rsid w:val="00AB461D"/>
    <w:rsid w:val="00AB4818"/>
    <w:rsid w:val="00AB4BEF"/>
    <w:rsid w:val="00AB67B7"/>
    <w:rsid w:val="00AC2D26"/>
    <w:rsid w:val="00AC4356"/>
    <w:rsid w:val="00AC5AF0"/>
    <w:rsid w:val="00AC7630"/>
    <w:rsid w:val="00AD0ED9"/>
    <w:rsid w:val="00AD1921"/>
    <w:rsid w:val="00AD2A1A"/>
    <w:rsid w:val="00AD35DA"/>
    <w:rsid w:val="00AD48FB"/>
    <w:rsid w:val="00AD6B3B"/>
    <w:rsid w:val="00AE051C"/>
    <w:rsid w:val="00AE106D"/>
    <w:rsid w:val="00AE20EC"/>
    <w:rsid w:val="00AE269C"/>
    <w:rsid w:val="00AE3DE2"/>
    <w:rsid w:val="00AE4138"/>
    <w:rsid w:val="00AE4175"/>
    <w:rsid w:val="00AE5637"/>
    <w:rsid w:val="00AE7EEB"/>
    <w:rsid w:val="00AF13C6"/>
    <w:rsid w:val="00AF1F2F"/>
    <w:rsid w:val="00AF2B3A"/>
    <w:rsid w:val="00AF3535"/>
    <w:rsid w:val="00AF48C5"/>
    <w:rsid w:val="00B04904"/>
    <w:rsid w:val="00B04ACE"/>
    <w:rsid w:val="00B0758C"/>
    <w:rsid w:val="00B12A98"/>
    <w:rsid w:val="00B169F3"/>
    <w:rsid w:val="00B17C3B"/>
    <w:rsid w:val="00B205D0"/>
    <w:rsid w:val="00B241E4"/>
    <w:rsid w:val="00B24631"/>
    <w:rsid w:val="00B30A1A"/>
    <w:rsid w:val="00B30B60"/>
    <w:rsid w:val="00B31112"/>
    <w:rsid w:val="00B328E6"/>
    <w:rsid w:val="00B35F25"/>
    <w:rsid w:val="00B365FF"/>
    <w:rsid w:val="00B40A47"/>
    <w:rsid w:val="00B40AB0"/>
    <w:rsid w:val="00B430EA"/>
    <w:rsid w:val="00B4363C"/>
    <w:rsid w:val="00B43E68"/>
    <w:rsid w:val="00B45135"/>
    <w:rsid w:val="00B46BA0"/>
    <w:rsid w:val="00B47F7E"/>
    <w:rsid w:val="00B516E1"/>
    <w:rsid w:val="00B546B1"/>
    <w:rsid w:val="00B54B7E"/>
    <w:rsid w:val="00B551F5"/>
    <w:rsid w:val="00B56370"/>
    <w:rsid w:val="00B629BA"/>
    <w:rsid w:val="00B65EB4"/>
    <w:rsid w:val="00B67418"/>
    <w:rsid w:val="00B6792F"/>
    <w:rsid w:val="00B80825"/>
    <w:rsid w:val="00B83167"/>
    <w:rsid w:val="00B83C28"/>
    <w:rsid w:val="00B84D64"/>
    <w:rsid w:val="00B85A8D"/>
    <w:rsid w:val="00B85B59"/>
    <w:rsid w:val="00B91DE5"/>
    <w:rsid w:val="00B925CE"/>
    <w:rsid w:val="00BA0BB5"/>
    <w:rsid w:val="00BA29E5"/>
    <w:rsid w:val="00BA341B"/>
    <w:rsid w:val="00BA4E4B"/>
    <w:rsid w:val="00BA578D"/>
    <w:rsid w:val="00BA5A2B"/>
    <w:rsid w:val="00BA5C69"/>
    <w:rsid w:val="00BA77DA"/>
    <w:rsid w:val="00BB0961"/>
    <w:rsid w:val="00BB4245"/>
    <w:rsid w:val="00BB476B"/>
    <w:rsid w:val="00BB482B"/>
    <w:rsid w:val="00BC0A57"/>
    <w:rsid w:val="00BC391E"/>
    <w:rsid w:val="00BC4AB7"/>
    <w:rsid w:val="00BC73B5"/>
    <w:rsid w:val="00BC7AD2"/>
    <w:rsid w:val="00BD2261"/>
    <w:rsid w:val="00BD27B7"/>
    <w:rsid w:val="00BD7018"/>
    <w:rsid w:val="00BE10FD"/>
    <w:rsid w:val="00BE1712"/>
    <w:rsid w:val="00BE48CF"/>
    <w:rsid w:val="00BE5756"/>
    <w:rsid w:val="00BE57CD"/>
    <w:rsid w:val="00BF0A7F"/>
    <w:rsid w:val="00BF7005"/>
    <w:rsid w:val="00BF756D"/>
    <w:rsid w:val="00C0119D"/>
    <w:rsid w:val="00C015FF"/>
    <w:rsid w:val="00C02F34"/>
    <w:rsid w:val="00C035E4"/>
    <w:rsid w:val="00C048CE"/>
    <w:rsid w:val="00C04DD9"/>
    <w:rsid w:val="00C05690"/>
    <w:rsid w:val="00C05F48"/>
    <w:rsid w:val="00C072B7"/>
    <w:rsid w:val="00C078CE"/>
    <w:rsid w:val="00C07F14"/>
    <w:rsid w:val="00C106FF"/>
    <w:rsid w:val="00C11253"/>
    <w:rsid w:val="00C1154C"/>
    <w:rsid w:val="00C1313A"/>
    <w:rsid w:val="00C13D85"/>
    <w:rsid w:val="00C14859"/>
    <w:rsid w:val="00C16716"/>
    <w:rsid w:val="00C21602"/>
    <w:rsid w:val="00C219E2"/>
    <w:rsid w:val="00C25C9C"/>
    <w:rsid w:val="00C25CCC"/>
    <w:rsid w:val="00C278B5"/>
    <w:rsid w:val="00C345B4"/>
    <w:rsid w:val="00C34A10"/>
    <w:rsid w:val="00C36954"/>
    <w:rsid w:val="00C37EE9"/>
    <w:rsid w:val="00C40321"/>
    <w:rsid w:val="00C433D7"/>
    <w:rsid w:val="00C43575"/>
    <w:rsid w:val="00C43FB9"/>
    <w:rsid w:val="00C47ED7"/>
    <w:rsid w:val="00C51809"/>
    <w:rsid w:val="00C53F8A"/>
    <w:rsid w:val="00C54D8F"/>
    <w:rsid w:val="00C54DA4"/>
    <w:rsid w:val="00C606B3"/>
    <w:rsid w:val="00C62CAC"/>
    <w:rsid w:val="00C637F4"/>
    <w:rsid w:val="00C63EA1"/>
    <w:rsid w:val="00C63F09"/>
    <w:rsid w:val="00C64406"/>
    <w:rsid w:val="00C6576E"/>
    <w:rsid w:val="00C65EC7"/>
    <w:rsid w:val="00C67B54"/>
    <w:rsid w:val="00C70534"/>
    <w:rsid w:val="00C76EA8"/>
    <w:rsid w:val="00C8006C"/>
    <w:rsid w:val="00C80091"/>
    <w:rsid w:val="00C8137A"/>
    <w:rsid w:val="00C84BB3"/>
    <w:rsid w:val="00C8502F"/>
    <w:rsid w:val="00C858B9"/>
    <w:rsid w:val="00C863B6"/>
    <w:rsid w:val="00C92ED6"/>
    <w:rsid w:val="00C9326C"/>
    <w:rsid w:val="00C95D34"/>
    <w:rsid w:val="00CA2015"/>
    <w:rsid w:val="00CA389A"/>
    <w:rsid w:val="00CA4C8E"/>
    <w:rsid w:val="00CA5539"/>
    <w:rsid w:val="00CB02AC"/>
    <w:rsid w:val="00CB1963"/>
    <w:rsid w:val="00CB24C0"/>
    <w:rsid w:val="00CB277E"/>
    <w:rsid w:val="00CB336F"/>
    <w:rsid w:val="00CB388A"/>
    <w:rsid w:val="00CB445E"/>
    <w:rsid w:val="00CB5202"/>
    <w:rsid w:val="00CB6B8A"/>
    <w:rsid w:val="00CB794A"/>
    <w:rsid w:val="00CC0471"/>
    <w:rsid w:val="00CC09AD"/>
    <w:rsid w:val="00CC1554"/>
    <w:rsid w:val="00CC6CC0"/>
    <w:rsid w:val="00CC72A5"/>
    <w:rsid w:val="00CC796F"/>
    <w:rsid w:val="00CC7EF0"/>
    <w:rsid w:val="00CD138D"/>
    <w:rsid w:val="00CD1DC0"/>
    <w:rsid w:val="00CD331E"/>
    <w:rsid w:val="00CD35E7"/>
    <w:rsid w:val="00CD40A7"/>
    <w:rsid w:val="00CE05CF"/>
    <w:rsid w:val="00CE4181"/>
    <w:rsid w:val="00CE73B0"/>
    <w:rsid w:val="00CF0466"/>
    <w:rsid w:val="00CF32F3"/>
    <w:rsid w:val="00CF4F1B"/>
    <w:rsid w:val="00D00784"/>
    <w:rsid w:val="00D00C05"/>
    <w:rsid w:val="00D01254"/>
    <w:rsid w:val="00D0139D"/>
    <w:rsid w:val="00D01AFD"/>
    <w:rsid w:val="00D061B2"/>
    <w:rsid w:val="00D06767"/>
    <w:rsid w:val="00D100D1"/>
    <w:rsid w:val="00D13985"/>
    <w:rsid w:val="00D1519E"/>
    <w:rsid w:val="00D16CDE"/>
    <w:rsid w:val="00D17E9C"/>
    <w:rsid w:val="00D209D0"/>
    <w:rsid w:val="00D228F3"/>
    <w:rsid w:val="00D22901"/>
    <w:rsid w:val="00D250E7"/>
    <w:rsid w:val="00D25E1C"/>
    <w:rsid w:val="00D30D3A"/>
    <w:rsid w:val="00D31886"/>
    <w:rsid w:val="00D337BC"/>
    <w:rsid w:val="00D3631F"/>
    <w:rsid w:val="00D3776A"/>
    <w:rsid w:val="00D4323A"/>
    <w:rsid w:val="00D43B23"/>
    <w:rsid w:val="00D446D8"/>
    <w:rsid w:val="00D46024"/>
    <w:rsid w:val="00D51246"/>
    <w:rsid w:val="00D51681"/>
    <w:rsid w:val="00D5185C"/>
    <w:rsid w:val="00D51F6C"/>
    <w:rsid w:val="00D524B7"/>
    <w:rsid w:val="00D53ED4"/>
    <w:rsid w:val="00D55C58"/>
    <w:rsid w:val="00D60F47"/>
    <w:rsid w:val="00D61069"/>
    <w:rsid w:val="00D6286F"/>
    <w:rsid w:val="00D64679"/>
    <w:rsid w:val="00D649D6"/>
    <w:rsid w:val="00D65D14"/>
    <w:rsid w:val="00D70D71"/>
    <w:rsid w:val="00D70EF1"/>
    <w:rsid w:val="00D74BBA"/>
    <w:rsid w:val="00D75B56"/>
    <w:rsid w:val="00D76486"/>
    <w:rsid w:val="00D815F4"/>
    <w:rsid w:val="00D835CE"/>
    <w:rsid w:val="00D8666A"/>
    <w:rsid w:val="00D86B7D"/>
    <w:rsid w:val="00D91217"/>
    <w:rsid w:val="00D92501"/>
    <w:rsid w:val="00D932EB"/>
    <w:rsid w:val="00D9343D"/>
    <w:rsid w:val="00D953B3"/>
    <w:rsid w:val="00D96037"/>
    <w:rsid w:val="00D97C48"/>
    <w:rsid w:val="00DA068F"/>
    <w:rsid w:val="00DA0A0E"/>
    <w:rsid w:val="00DA0B1F"/>
    <w:rsid w:val="00DA0D92"/>
    <w:rsid w:val="00DA392D"/>
    <w:rsid w:val="00DA3930"/>
    <w:rsid w:val="00DA49B6"/>
    <w:rsid w:val="00DA50F3"/>
    <w:rsid w:val="00DA796F"/>
    <w:rsid w:val="00DB20C7"/>
    <w:rsid w:val="00DB2E00"/>
    <w:rsid w:val="00DB4D0D"/>
    <w:rsid w:val="00DB5506"/>
    <w:rsid w:val="00DB5715"/>
    <w:rsid w:val="00DB69BD"/>
    <w:rsid w:val="00DB7F92"/>
    <w:rsid w:val="00DC0220"/>
    <w:rsid w:val="00DC06AE"/>
    <w:rsid w:val="00DC19F9"/>
    <w:rsid w:val="00DC2479"/>
    <w:rsid w:val="00DC2AD2"/>
    <w:rsid w:val="00DC40FA"/>
    <w:rsid w:val="00DC4765"/>
    <w:rsid w:val="00DC5A0C"/>
    <w:rsid w:val="00DD1429"/>
    <w:rsid w:val="00DD30D9"/>
    <w:rsid w:val="00DD333B"/>
    <w:rsid w:val="00DD4A3D"/>
    <w:rsid w:val="00DD6DED"/>
    <w:rsid w:val="00DE2781"/>
    <w:rsid w:val="00DE62E7"/>
    <w:rsid w:val="00DE64D1"/>
    <w:rsid w:val="00DE73BF"/>
    <w:rsid w:val="00DF1FE4"/>
    <w:rsid w:val="00DF28D8"/>
    <w:rsid w:val="00DF2B62"/>
    <w:rsid w:val="00DF4FCB"/>
    <w:rsid w:val="00DF5021"/>
    <w:rsid w:val="00DF676C"/>
    <w:rsid w:val="00E001E7"/>
    <w:rsid w:val="00E00E54"/>
    <w:rsid w:val="00E023A1"/>
    <w:rsid w:val="00E02917"/>
    <w:rsid w:val="00E04396"/>
    <w:rsid w:val="00E04933"/>
    <w:rsid w:val="00E06A61"/>
    <w:rsid w:val="00E06CFB"/>
    <w:rsid w:val="00E07B8C"/>
    <w:rsid w:val="00E07CFF"/>
    <w:rsid w:val="00E1448D"/>
    <w:rsid w:val="00E15D6C"/>
    <w:rsid w:val="00E16FE4"/>
    <w:rsid w:val="00E20E85"/>
    <w:rsid w:val="00E2268D"/>
    <w:rsid w:val="00E235BE"/>
    <w:rsid w:val="00E239C2"/>
    <w:rsid w:val="00E24F54"/>
    <w:rsid w:val="00E26392"/>
    <w:rsid w:val="00E27385"/>
    <w:rsid w:val="00E27A89"/>
    <w:rsid w:val="00E30B64"/>
    <w:rsid w:val="00E32037"/>
    <w:rsid w:val="00E34A38"/>
    <w:rsid w:val="00E35BC1"/>
    <w:rsid w:val="00E36C91"/>
    <w:rsid w:val="00E41739"/>
    <w:rsid w:val="00E442B8"/>
    <w:rsid w:val="00E4468F"/>
    <w:rsid w:val="00E46E19"/>
    <w:rsid w:val="00E51065"/>
    <w:rsid w:val="00E5336E"/>
    <w:rsid w:val="00E5344B"/>
    <w:rsid w:val="00E54156"/>
    <w:rsid w:val="00E54409"/>
    <w:rsid w:val="00E547B1"/>
    <w:rsid w:val="00E54C01"/>
    <w:rsid w:val="00E56411"/>
    <w:rsid w:val="00E57040"/>
    <w:rsid w:val="00E57424"/>
    <w:rsid w:val="00E60422"/>
    <w:rsid w:val="00E607FF"/>
    <w:rsid w:val="00E6128E"/>
    <w:rsid w:val="00E62325"/>
    <w:rsid w:val="00E624F5"/>
    <w:rsid w:val="00E64A81"/>
    <w:rsid w:val="00E656B7"/>
    <w:rsid w:val="00E6768F"/>
    <w:rsid w:val="00E67944"/>
    <w:rsid w:val="00E7668B"/>
    <w:rsid w:val="00E76CE8"/>
    <w:rsid w:val="00E8070A"/>
    <w:rsid w:val="00E80B6A"/>
    <w:rsid w:val="00E80EE7"/>
    <w:rsid w:val="00E8183C"/>
    <w:rsid w:val="00E829F1"/>
    <w:rsid w:val="00E83561"/>
    <w:rsid w:val="00E83842"/>
    <w:rsid w:val="00E879AA"/>
    <w:rsid w:val="00E91D52"/>
    <w:rsid w:val="00E95DC1"/>
    <w:rsid w:val="00E97C1C"/>
    <w:rsid w:val="00E97F5A"/>
    <w:rsid w:val="00EA0B54"/>
    <w:rsid w:val="00EA5FE6"/>
    <w:rsid w:val="00EA7F4B"/>
    <w:rsid w:val="00EB2F85"/>
    <w:rsid w:val="00EB3272"/>
    <w:rsid w:val="00EB4614"/>
    <w:rsid w:val="00EB545B"/>
    <w:rsid w:val="00EB581F"/>
    <w:rsid w:val="00EB6636"/>
    <w:rsid w:val="00EB6EEB"/>
    <w:rsid w:val="00EC1C33"/>
    <w:rsid w:val="00EC222E"/>
    <w:rsid w:val="00EC48A9"/>
    <w:rsid w:val="00EC7F90"/>
    <w:rsid w:val="00ED1095"/>
    <w:rsid w:val="00ED1953"/>
    <w:rsid w:val="00ED3B81"/>
    <w:rsid w:val="00ED4376"/>
    <w:rsid w:val="00ED5833"/>
    <w:rsid w:val="00EE5784"/>
    <w:rsid w:val="00EE6E79"/>
    <w:rsid w:val="00EE71C3"/>
    <w:rsid w:val="00EE7E2B"/>
    <w:rsid w:val="00EF23D4"/>
    <w:rsid w:val="00EF5E20"/>
    <w:rsid w:val="00EF7816"/>
    <w:rsid w:val="00F0067D"/>
    <w:rsid w:val="00F01514"/>
    <w:rsid w:val="00F02811"/>
    <w:rsid w:val="00F02C24"/>
    <w:rsid w:val="00F033E0"/>
    <w:rsid w:val="00F034E5"/>
    <w:rsid w:val="00F0559C"/>
    <w:rsid w:val="00F05CBE"/>
    <w:rsid w:val="00F065C1"/>
    <w:rsid w:val="00F1210C"/>
    <w:rsid w:val="00F12251"/>
    <w:rsid w:val="00F130A8"/>
    <w:rsid w:val="00F15089"/>
    <w:rsid w:val="00F156B4"/>
    <w:rsid w:val="00F17610"/>
    <w:rsid w:val="00F17CA7"/>
    <w:rsid w:val="00F22F9F"/>
    <w:rsid w:val="00F22FD3"/>
    <w:rsid w:val="00F24EA5"/>
    <w:rsid w:val="00F24EC2"/>
    <w:rsid w:val="00F308A8"/>
    <w:rsid w:val="00F34C91"/>
    <w:rsid w:val="00F36427"/>
    <w:rsid w:val="00F37783"/>
    <w:rsid w:val="00F37C07"/>
    <w:rsid w:val="00F4052E"/>
    <w:rsid w:val="00F40B4D"/>
    <w:rsid w:val="00F44B2D"/>
    <w:rsid w:val="00F44BBB"/>
    <w:rsid w:val="00F44C3C"/>
    <w:rsid w:val="00F46143"/>
    <w:rsid w:val="00F46A13"/>
    <w:rsid w:val="00F50928"/>
    <w:rsid w:val="00F51E95"/>
    <w:rsid w:val="00F529D5"/>
    <w:rsid w:val="00F533CF"/>
    <w:rsid w:val="00F545FE"/>
    <w:rsid w:val="00F56891"/>
    <w:rsid w:val="00F56A65"/>
    <w:rsid w:val="00F601EC"/>
    <w:rsid w:val="00F61B38"/>
    <w:rsid w:val="00F61F6F"/>
    <w:rsid w:val="00F6413B"/>
    <w:rsid w:val="00F6557A"/>
    <w:rsid w:val="00F660BF"/>
    <w:rsid w:val="00F66833"/>
    <w:rsid w:val="00F67874"/>
    <w:rsid w:val="00F67A20"/>
    <w:rsid w:val="00F71282"/>
    <w:rsid w:val="00F71F47"/>
    <w:rsid w:val="00F72AF1"/>
    <w:rsid w:val="00F738D2"/>
    <w:rsid w:val="00F73973"/>
    <w:rsid w:val="00F73E28"/>
    <w:rsid w:val="00F75DCB"/>
    <w:rsid w:val="00F761C6"/>
    <w:rsid w:val="00F772AC"/>
    <w:rsid w:val="00F802EE"/>
    <w:rsid w:val="00F83A88"/>
    <w:rsid w:val="00F83F59"/>
    <w:rsid w:val="00F847E0"/>
    <w:rsid w:val="00F84C1B"/>
    <w:rsid w:val="00F84F0C"/>
    <w:rsid w:val="00F86872"/>
    <w:rsid w:val="00F868F0"/>
    <w:rsid w:val="00F8730D"/>
    <w:rsid w:val="00F93E72"/>
    <w:rsid w:val="00F96442"/>
    <w:rsid w:val="00FA519E"/>
    <w:rsid w:val="00FA603D"/>
    <w:rsid w:val="00FA6644"/>
    <w:rsid w:val="00FB009C"/>
    <w:rsid w:val="00FB0863"/>
    <w:rsid w:val="00FB2F5B"/>
    <w:rsid w:val="00FB63E7"/>
    <w:rsid w:val="00FC006A"/>
    <w:rsid w:val="00FC0133"/>
    <w:rsid w:val="00FC6941"/>
    <w:rsid w:val="00FD08EA"/>
    <w:rsid w:val="00FD1C09"/>
    <w:rsid w:val="00FD33A0"/>
    <w:rsid w:val="00FD3E79"/>
    <w:rsid w:val="00FD5851"/>
    <w:rsid w:val="00FD6E50"/>
    <w:rsid w:val="00FE054B"/>
    <w:rsid w:val="00FE0AA2"/>
    <w:rsid w:val="00FE12A4"/>
    <w:rsid w:val="00FE1877"/>
    <w:rsid w:val="00FE29A6"/>
    <w:rsid w:val="00FE507A"/>
    <w:rsid w:val="00FF1C78"/>
    <w:rsid w:val="00FF1CB4"/>
    <w:rsid w:val="00FF70F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annotation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iPriority="22" w:unhideWhenUsed="0" w:qFormat="1"/>
    <w:lsdException w:name="Emphasis" w:semiHidden="0" w:uiPriority="20" w:unhideWhenUsed="0" w:qFormat="1"/>
    <w:lsdException w:name="Normal (Web)" w:uiPriority="99"/>
    <w:lsdException w:name="HTML Code" w:uiPriority="99"/>
    <w:lsdException w:name="HTML Preformatted" w:uiPriority="99"/>
    <w:lsdException w:name="HTML Sample" w:uiPriority="99"/>
    <w:lsdException w:name="HTML Variable"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3845"/>
    <w:pPr>
      <w:spacing w:after="120"/>
      <w:ind w:left="1008"/>
    </w:pPr>
    <w:rPr>
      <w:rFonts w:ascii="Cambria" w:hAnsi="Cambria"/>
      <w:kern w:val="22"/>
      <w:sz w:val="22"/>
      <w:szCs w:val="22"/>
    </w:rPr>
  </w:style>
  <w:style w:type="paragraph" w:styleId="Heading1">
    <w:name w:val="heading 1"/>
    <w:next w:val="Normal"/>
    <w:link w:val="Heading1Char"/>
    <w:qFormat/>
    <w:rsid w:val="00065864"/>
    <w:pPr>
      <w:keepNext/>
      <w:spacing w:after="120"/>
      <w:outlineLvl w:val="0"/>
    </w:pPr>
    <w:rPr>
      <w:rFonts w:ascii="Lato" w:hAnsi="Lato"/>
      <w:kern w:val="28"/>
      <w:sz w:val="40"/>
      <w:szCs w:val="40"/>
    </w:rPr>
  </w:style>
  <w:style w:type="paragraph" w:styleId="Heading2">
    <w:name w:val="heading 2"/>
    <w:basedOn w:val="Heading1"/>
    <w:next w:val="Normal"/>
    <w:link w:val="Heading2Char"/>
    <w:qFormat/>
    <w:rsid w:val="003D3845"/>
    <w:pPr>
      <w:outlineLvl w:val="1"/>
    </w:pPr>
    <w:rPr>
      <w:rFonts w:asciiTheme="majorHAnsi" w:hAnsiTheme="majorHAnsi"/>
      <w:color w:val="003366"/>
      <w:sz w:val="32"/>
      <w:szCs w:val="32"/>
    </w:rPr>
  </w:style>
  <w:style w:type="paragraph" w:styleId="Heading3">
    <w:name w:val="heading 3"/>
    <w:basedOn w:val="Heading1"/>
    <w:next w:val="Normal"/>
    <w:link w:val="Heading3Char"/>
    <w:qFormat/>
    <w:rsid w:val="003D3845"/>
    <w:pPr>
      <w:outlineLvl w:val="2"/>
    </w:pPr>
    <w:rPr>
      <w:rFonts w:asciiTheme="majorHAnsi" w:hAnsiTheme="majorHAnsi"/>
      <w:sz w:val="28"/>
      <w:szCs w:val="28"/>
    </w:rPr>
  </w:style>
  <w:style w:type="paragraph" w:styleId="Heading4">
    <w:name w:val="heading 4"/>
    <w:basedOn w:val="Heading1"/>
    <w:next w:val="Normal"/>
    <w:link w:val="Heading4Char"/>
    <w:qFormat/>
    <w:rsid w:val="00706B09"/>
    <w:pPr>
      <w:ind w:left="1008"/>
      <w:outlineLvl w:val="3"/>
    </w:pPr>
    <w:rPr>
      <w:rFonts w:asciiTheme="majorHAnsi" w:hAnsiTheme="majorHAnsi"/>
      <w:sz w:val="24"/>
      <w:szCs w:val="24"/>
    </w:rPr>
  </w:style>
  <w:style w:type="paragraph" w:styleId="Heading5">
    <w:name w:val="heading 5"/>
    <w:basedOn w:val="Normal"/>
    <w:next w:val="Normal"/>
    <w:qFormat/>
    <w:rsid w:val="001F49BC"/>
    <w:pPr>
      <w:spacing w:before="240" w:after="60"/>
      <w:outlineLvl w:val="4"/>
    </w:pPr>
    <w:rPr>
      <w:b/>
      <w:bCs/>
      <w:i/>
      <w:iCs/>
      <w:sz w:val="26"/>
      <w:szCs w:val="26"/>
    </w:rPr>
  </w:style>
  <w:style w:type="paragraph" w:styleId="Heading6">
    <w:name w:val="heading 6"/>
    <w:basedOn w:val="Normal"/>
    <w:next w:val="Normal"/>
    <w:qFormat/>
    <w:rsid w:val="001F49BC"/>
    <w:pPr>
      <w:spacing w:before="240" w:after="60"/>
      <w:outlineLvl w:val="5"/>
    </w:pPr>
    <w:rPr>
      <w:rFonts w:ascii="Times New Roman" w:hAnsi="Times New Roman"/>
      <w:b/>
      <w:bCs/>
    </w:rPr>
  </w:style>
  <w:style w:type="paragraph" w:styleId="Heading7">
    <w:name w:val="heading 7"/>
    <w:basedOn w:val="Normal"/>
    <w:next w:val="Normal"/>
    <w:qFormat/>
    <w:rsid w:val="001F49BC"/>
    <w:pPr>
      <w:spacing w:before="240" w:after="60"/>
      <w:outlineLvl w:val="6"/>
    </w:pPr>
    <w:rPr>
      <w:rFonts w:ascii="Times New Roman" w:hAnsi="Times New Roman"/>
      <w:sz w:val="24"/>
      <w:szCs w:val="24"/>
    </w:rPr>
  </w:style>
  <w:style w:type="paragraph" w:styleId="Heading8">
    <w:name w:val="heading 8"/>
    <w:basedOn w:val="Normal"/>
    <w:next w:val="Normal"/>
    <w:qFormat/>
    <w:rsid w:val="001F49BC"/>
    <w:pPr>
      <w:spacing w:before="240" w:after="60"/>
      <w:outlineLvl w:val="7"/>
    </w:pPr>
    <w:rPr>
      <w:rFonts w:ascii="Times New Roman" w:hAnsi="Times New Roman"/>
      <w:i/>
      <w:iCs/>
      <w:sz w:val="24"/>
      <w:szCs w:val="24"/>
    </w:rPr>
  </w:style>
  <w:style w:type="paragraph" w:styleId="Heading9">
    <w:name w:val="heading 9"/>
    <w:basedOn w:val="Normal"/>
    <w:next w:val="Normal"/>
    <w:qFormat/>
    <w:rsid w:val="001F49BC"/>
    <w:p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rsid w:val="001F49BC"/>
    <w:pPr>
      <w:pBdr>
        <w:bottom w:val="single" w:sz="12" w:space="3" w:color="003366"/>
      </w:pBdr>
      <w:tabs>
        <w:tab w:val="center" w:pos="4320"/>
        <w:tab w:val="right" w:pos="8640"/>
      </w:tabs>
      <w:spacing w:after="360"/>
    </w:pPr>
    <w:rPr>
      <w:rFonts w:ascii="Futura Bk" w:hAnsi="Futura Bk"/>
      <w:kern w:val="18"/>
      <w:sz w:val="18"/>
      <w:szCs w:val="18"/>
    </w:rPr>
  </w:style>
  <w:style w:type="paragraph" w:styleId="Footer">
    <w:name w:val="footer"/>
    <w:basedOn w:val="Normal"/>
    <w:rsid w:val="001F49BC"/>
    <w:pPr>
      <w:tabs>
        <w:tab w:val="center" w:pos="4500"/>
        <w:tab w:val="right" w:pos="9072"/>
      </w:tabs>
      <w:ind w:left="0"/>
    </w:pPr>
    <w:rPr>
      <w:sz w:val="18"/>
      <w:szCs w:val="18"/>
    </w:rPr>
  </w:style>
  <w:style w:type="character" w:styleId="Hyperlink">
    <w:name w:val="Hyperlink"/>
    <w:basedOn w:val="DefaultParagraphFont"/>
    <w:uiPriority w:val="99"/>
    <w:rsid w:val="001F49BC"/>
    <w:rPr>
      <w:color w:val="003366"/>
      <w:u w:val="single"/>
    </w:rPr>
  </w:style>
  <w:style w:type="paragraph" w:customStyle="1" w:styleId="ModuleTitle">
    <w:name w:val="Module Title"/>
    <w:next w:val="ModuleNumber"/>
    <w:rsid w:val="001F49BC"/>
    <w:pPr>
      <w:keepNext/>
      <w:jc w:val="right"/>
    </w:pPr>
    <w:rPr>
      <w:rFonts w:ascii="Futura Bk" w:hAnsi="Futura Bk"/>
      <w:kern w:val="28"/>
      <w:sz w:val="44"/>
      <w:szCs w:val="44"/>
    </w:rPr>
  </w:style>
  <w:style w:type="paragraph" w:customStyle="1" w:styleId="ModuleNumber">
    <w:name w:val="Module Number"/>
    <w:basedOn w:val="ModuleTitle"/>
    <w:next w:val="Heading1"/>
    <w:rsid w:val="001F49BC"/>
    <w:pPr>
      <w:spacing w:after="720"/>
    </w:pPr>
    <w:rPr>
      <w:sz w:val="28"/>
      <w:szCs w:val="28"/>
    </w:rPr>
  </w:style>
  <w:style w:type="paragraph" w:customStyle="1" w:styleId="Bullet1">
    <w:name w:val="Bullet 1"/>
    <w:basedOn w:val="Normal"/>
    <w:rsid w:val="001F49BC"/>
    <w:pPr>
      <w:numPr>
        <w:numId w:val="2"/>
      </w:numPr>
    </w:pPr>
    <w:rPr>
      <w:rFonts w:cs="Arial"/>
    </w:rPr>
  </w:style>
  <w:style w:type="paragraph" w:customStyle="1" w:styleId="Bullet2">
    <w:name w:val="Bullet 2"/>
    <w:basedOn w:val="Normal"/>
    <w:rsid w:val="001F49BC"/>
    <w:pPr>
      <w:numPr>
        <w:numId w:val="1"/>
      </w:numPr>
    </w:pPr>
  </w:style>
  <w:style w:type="paragraph" w:customStyle="1" w:styleId="Bullet3">
    <w:name w:val="Bullet 3"/>
    <w:basedOn w:val="Normal"/>
    <w:rsid w:val="001F49BC"/>
    <w:pPr>
      <w:numPr>
        <w:numId w:val="3"/>
      </w:numPr>
    </w:pPr>
  </w:style>
  <w:style w:type="paragraph" w:customStyle="1" w:styleId="NumberedList1">
    <w:name w:val="Numbered List 1"/>
    <w:rsid w:val="001F49BC"/>
    <w:pPr>
      <w:numPr>
        <w:numId w:val="8"/>
      </w:numPr>
      <w:tabs>
        <w:tab w:val="left" w:pos="900"/>
      </w:tabs>
      <w:spacing w:after="120"/>
    </w:pPr>
    <w:rPr>
      <w:rFonts w:ascii="Futura Bk" w:hAnsi="Futura Bk"/>
      <w:kern w:val="22"/>
      <w:sz w:val="22"/>
      <w:szCs w:val="22"/>
    </w:rPr>
  </w:style>
  <w:style w:type="paragraph" w:customStyle="1" w:styleId="NumberedList3">
    <w:name w:val="Numbered List 3"/>
    <w:rsid w:val="001F49BC"/>
    <w:pPr>
      <w:numPr>
        <w:numId w:val="7"/>
      </w:numPr>
      <w:spacing w:after="120"/>
    </w:pPr>
    <w:rPr>
      <w:rFonts w:ascii="Futura Bk" w:hAnsi="Futura Bk"/>
      <w:kern w:val="22"/>
      <w:sz w:val="22"/>
      <w:szCs w:val="22"/>
    </w:rPr>
  </w:style>
  <w:style w:type="paragraph" w:customStyle="1" w:styleId="NumberedList2">
    <w:name w:val="Numbered List 2"/>
    <w:rsid w:val="001F49BC"/>
    <w:pPr>
      <w:numPr>
        <w:numId w:val="6"/>
      </w:numPr>
      <w:spacing w:after="120"/>
    </w:pPr>
    <w:rPr>
      <w:rFonts w:ascii="Futura Bk" w:hAnsi="Futura Bk"/>
      <w:color w:val="000000"/>
      <w:kern w:val="22"/>
      <w:sz w:val="22"/>
      <w:szCs w:val="22"/>
    </w:rPr>
  </w:style>
  <w:style w:type="paragraph" w:customStyle="1" w:styleId="Command">
    <w:name w:val="Command"/>
    <w:rsid w:val="001F49BC"/>
    <w:pPr>
      <w:spacing w:after="120"/>
      <w:ind w:left="1008"/>
    </w:pPr>
    <w:rPr>
      <w:rFonts w:ascii="Courier New" w:hAnsi="Courier New"/>
      <w:kern w:val="20"/>
    </w:rPr>
  </w:style>
  <w:style w:type="paragraph" w:customStyle="1" w:styleId="Code">
    <w:name w:val="Code"/>
    <w:basedOn w:val="Normal"/>
    <w:rsid w:val="001F49BC"/>
    <w:pPr>
      <w:ind w:left="432" w:hanging="432"/>
    </w:pPr>
    <w:rPr>
      <w:rFonts w:ascii="Courier New" w:hAnsi="Courier New"/>
      <w:spacing w:val="-20"/>
      <w:kern w:val="20"/>
      <w:sz w:val="20"/>
      <w:szCs w:val="20"/>
    </w:rPr>
  </w:style>
  <w:style w:type="paragraph" w:styleId="Caption">
    <w:name w:val="caption"/>
    <w:next w:val="Normal"/>
    <w:qFormat/>
    <w:rsid w:val="00065864"/>
    <w:pPr>
      <w:spacing w:before="120" w:after="240"/>
      <w:ind w:left="1008"/>
      <w:jc w:val="center"/>
    </w:pPr>
    <w:rPr>
      <w:rFonts w:ascii="Lato" w:hAnsi="Lato"/>
      <w:sz w:val="18"/>
    </w:rPr>
  </w:style>
  <w:style w:type="paragraph" w:customStyle="1" w:styleId="Table1Title">
    <w:name w:val="Table 1 Title"/>
    <w:basedOn w:val="Heading4"/>
    <w:next w:val="Normal"/>
    <w:rsid w:val="001F49BC"/>
    <w:pPr>
      <w:spacing w:after="0"/>
      <w:ind w:left="0"/>
    </w:pPr>
    <w:rPr>
      <w:rFonts w:ascii="Futura Bk" w:hAnsi="Futura Bk"/>
    </w:rPr>
  </w:style>
  <w:style w:type="paragraph" w:customStyle="1" w:styleId="Table3Title">
    <w:name w:val="Table 3 Title"/>
    <w:basedOn w:val="Table2Title"/>
    <w:next w:val="Normal"/>
    <w:rsid w:val="001F49BC"/>
    <w:pPr>
      <w:ind w:left="1872"/>
    </w:pPr>
  </w:style>
  <w:style w:type="paragraph" w:customStyle="1" w:styleId="Table2Title">
    <w:name w:val="Table 2 Title"/>
    <w:next w:val="Normal"/>
    <w:rsid w:val="001F49BC"/>
    <w:pPr>
      <w:ind w:left="1008"/>
    </w:pPr>
    <w:rPr>
      <w:rFonts w:ascii="Futura Bk" w:hAnsi="Futura Bk"/>
      <w:kern w:val="24"/>
      <w:sz w:val="24"/>
      <w:szCs w:val="24"/>
    </w:rPr>
  </w:style>
  <w:style w:type="paragraph" w:customStyle="1" w:styleId="AnswerLine">
    <w:name w:val="Answer Line"/>
    <w:basedOn w:val="Normal"/>
    <w:next w:val="Normal"/>
    <w:rsid w:val="001F49BC"/>
    <w:pPr>
      <w:tabs>
        <w:tab w:val="right" w:leader="dot" w:pos="9072"/>
      </w:tabs>
      <w:ind w:left="1440"/>
    </w:pPr>
  </w:style>
  <w:style w:type="paragraph" w:customStyle="1" w:styleId="CheckBoxes">
    <w:name w:val="Check Boxes"/>
    <w:rsid w:val="001F49BC"/>
    <w:pPr>
      <w:numPr>
        <w:numId w:val="4"/>
      </w:numPr>
      <w:spacing w:after="120"/>
    </w:pPr>
    <w:rPr>
      <w:rFonts w:ascii="Futura Bk" w:hAnsi="Futura Bk"/>
      <w:kern w:val="22"/>
      <w:sz w:val="22"/>
      <w:szCs w:val="22"/>
    </w:rPr>
  </w:style>
  <w:style w:type="paragraph" w:customStyle="1" w:styleId="MatchingList">
    <w:name w:val="Matching List"/>
    <w:next w:val="Normal"/>
    <w:rsid w:val="001F49BC"/>
    <w:pPr>
      <w:spacing w:after="120"/>
    </w:pPr>
    <w:rPr>
      <w:rFonts w:ascii="Futura Bk" w:hAnsi="Futura Bk"/>
      <w:kern w:val="22"/>
      <w:sz w:val="22"/>
      <w:szCs w:val="22"/>
    </w:rPr>
  </w:style>
  <w:style w:type="paragraph" w:customStyle="1" w:styleId="TableColumnHeading">
    <w:name w:val="Table Column Heading"/>
    <w:rsid w:val="001F49BC"/>
    <w:pPr>
      <w:tabs>
        <w:tab w:val="left" w:pos="216"/>
      </w:tabs>
      <w:spacing w:before="20" w:after="20"/>
    </w:pPr>
    <w:rPr>
      <w:rFonts w:ascii="Futura Hv" w:hAnsi="Futura Hv"/>
      <w:kern w:val="20"/>
    </w:rPr>
  </w:style>
  <w:style w:type="paragraph" w:customStyle="1" w:styleId="TableBodyText">
    <w:name w:val="Table Body Text"/>
    <w:rsid w:val="001F49BC"/>
    <w:rPr>
      <w:rFonts w:ascii="Futura Bk" w:hAnsi="Futura Bk"/>
      <w:kern w:val="18"/>
      <w:sz w:val="18"/>
      <w:szCs w:val="18"/>
    </w:rPr>
  </w:style>
  <w:style w:type="paragraph" w:customStyle="1" w:styleId="Indent1">
    <w:name w:val="Indent 1"/>
    <w:basedOn w:val="Normal"/>
    <w:rsid w:val="001F49BC"/>
    <w:pPr>
      <w:ind w:left="1440"/>
    </w:pPr>
  </w:style>
  <w:style w:type="paragraph" w:customStyle="1" w:styleId="TableBullet">
    <w:name w:val="Table Bullet"/>
    <w:basedOn w:val="TableBodyText"/>
    <w:rsid w:val="001F49BC"/>
    <w:pPr>
      <w:numPr>
        <w:numId w:val="5"/>
      </w:numPr>
    </w:pPr>
  </w:style>
  <w:style w:type="paragraph" w:customStyle="1" w:styleId="ExampleHeading">
    <w:name w:val="Example Heading"/>
    <w:next w:val="ExampleText"/>
    <w:rsid w:val="001F49BC"/>
    <w:pPr>
      <w:keepNext/>
      <w:ind w:left="1440"/>
    </w:pPr>
    <w:rPr>
      <w:rFonts w:ascii="Futura Hv" w:hAnsi="Futura Hv"/>
      <w:kern w:val="22"/>
      <w:sz w:val="22"/>
      <w:szCs w:val="22"/>
    </w:rPr>
  </w:style>
  <w:style w:type="paragraph" w:customStyle="1" w:styleId="ExampleText">
    <w:name w:val="Example Text"/>
    <w:basedOn w:val="Normal"/>
    <w:next w:val="Indent1"/>
    <w:rsid w:val="001F49BC"/>
    <w:pPr>
      <w:ind w:left="1440"/>
    </w:pPr>
  </w:style>
  <w:style w:type="paragraph" w:customStyle="1" w:styleId="FooterNumber">
    <w:name w:val="Footer Number"/>
    <w:basedOn w:val="Footer"/>
    <w:rsid w:val="001F49BC"/>
    <w:rPr>
      <w:rFonts w:ascii="Futura Hv" w:hAnsi="Futura Hv"/>
      <w:sz w:val="20"/>
      <w:szCs w:val="20"/>
    </w:rPr>
  </w:style>
  <w:style w:type="paragraph" w:customStyle="1" w:styleId="AlertBodyTextBold">
    <w:name w:val="Alert Body Text Bold"/>
    <w:basedOn w:val="AlertBodyText"/>
    <w:rsid w:val="001F49BC"/>
    <w:rPr>
      <w:rFonts w:ascii="Futura Hv" w:hAnsi="Futura Hv"/>
    </w:rPr>
  </w:style>
  <w:style w:type="paragraph" w:customStyle="1" w:styleId="AlertBodyText">
    <w:name w:val="Alert Body Text"/>
    <w:rsid w:val="001F49BC"/>
    <w:pPr>
      <w:keepLines/>
      <w:spacing w:after="20"/>
    </w:pPr>
    <w:rPr>
      <w:rFonts w:ascii="Futura Bk" w:hAnsi="Futura Bk" w:cs="Arial"/>
      <w:kern w:val="20"/>
    </w:rPr>
  </w:style>
  <w:style w:type="paragraph" w:customStyle="1" w:styleId="Indent3">
    <w:name w:val="Indent 3"/>
    <w:basedOn w:val="Normal"/>
    <w:rsid w:val="001F49BC"/>
    <w:pPr>
      <w:ind w:left="2304"/>
    </w:pPr>
  </w:style>
  <w:style w:type="paragraph" w:customStyle="1" w:styleId="TOC">
    <w:name w:val="TOC"/>
    <w:basedOn w:val="Heading3"/>
    <w:next w:val="TOC1"/>
    <w:rsid w:val="001F49BC"/>
    <w:pPr>
      <w:spacing w:before="120"/>
    </w:pPr>
  </w:style>
  <w:style w:type="paragraph" w:customStyle="1" w:styleId="TOC1">
    <w:name w:val="TOC1"/>
    <w:basedOn w:val="Normal"/>
    <w:rsid w:val="001F49BC"/>
    <w:pPr>
      <w:tabs>
        <w:tab w:val="right" w:leader="dot" w:pos="9072"/>
      </w:tabs>
      <w:spacing w:after="0"/>
    </w:pPr>
    <w:rPr>
      <w:color w:val="000000"/>
    </w:rPr>
  </w:style>
  <w:style w:type="paragraph" w:customStyle="1" w:styleId="TOC2">
    <w:name w:val="TOC2"/>
    <w:basedOn w:val="Normal"/>
    <w:rsid w:val="001F49BC"/>
    <w:pPr>
      <w:tabs>
        <w:tab w:val="right" w:leader="dot" w:pos="9072"/>
      </w:tabs>
      <w:spacing w:after="0"/>
      <w:ind w:left="1440"/>
    </w:pPr>
  </w:style>
  <w:style w:type="paragraph" w:customStyle="1" w:styleId="GlossaryHeading">
    <w:name w:val="Glossary Heading"/>
    <w:basedOn w:val="ExampleHeading"/>
    <w:next w:val="GlossaryText"/>
    <w:rsid w:val="001F49BC"/>
    <w:pPr>
      <w:ind w:left="1008"/>
    </w:pPr>
  </w:style>
  <w:style w:type="paragraph" w:customStyle="1" w:styleId="GlossaryText">
    <w:name w:val="Glossary Text"/>
    <w:basedOn w:val="ExampleText"/>
    <w:next w:val="GlossaryHeading"/>
    <w:rsid w:val="001F49BC"/>
    <w:pPr>
      <w:ind w:left="1008"/>
    </w:pPr>
  </w:style>
  <w:style w:type="paragraph" w:customStyle="1" w:styleId="Indent2">
    <w:name w:val="Indent 2"/>
    <w:basedOn w:val="Normal"/>
    <w:rsid w:val="001F49BC"/>
    <w:pPr>
      <w:ind w:left="1872"/>
    </w:pPr>
  </w:style>
  <w:style w:type="paragraph" w:customStyle="1" w:styleId="AlertTitle">
    <w:name w:val="Alert Title"/>
    <w:basedOn w:val="Normal"/>
    <w:next w:val="Normal"/>
    <w:rsid w:val="001F49BC"/>
    <w:pPr>
      <w:spacing w:after="0"/>
      <w:ind w:left="0"/>
    </w:pPr>
    <w:rPr>
      <w:rFonts w:ascii="Futura Hv" w:hAnsi="Futura Hv" w:cs="Arial"/>
      <w:kern w:val="0"/>
      <w:sz w:val="20"/>
      <w:szCs w:val="20"/>
    </w:rPr>
  </w:style>
  <w:style w:type="paragraph" w:customStyle="1" w:styleId="MatchingListLetter">
    <w:name w:val="Matching List Letter"/>
    <w:next w:val="MatchingList"/>
    <w:rsid w:val="001F49BC"/>
    <w:pPr>
      <w:spacing w:after="120"/>
    </w:pPr>
    <w:rPr>
      <w:rFonts w:ascii="Futura Bk" w:hAnsi="Futura Bk"/>
      <w:kern w:val="22"/>
      <w:sz w:val="22"/>
      <w:szCs w:val="22"/>
    </w:rPr>
  </w:style>
  <w:style w:type="paragraph" w:styleId="FootnoteText">
    <w:name w:val="footnote text"/>
    <w:basedOn w:val="Normal"/>
    <w:semiHidden/>
    <w:rsid w:val="001F49BC"/>
    <w:rPr>
      <w:sz w:val="20"/>
    </w:rPr>
  </w:style>
  <w:style w:type="character" w:styleId="FootnoteReference">
    <w:name w:val="footnote reference"/>
    <w:basedOn w:val="DefaultParagraphFont"/>
    <w:semiHidden/>
    <w:rsid w:val="001F49BC"/>
    <w:rPr>
      <w:vertAlign w:val="superscript"/>
    </w:rPr>
  </w:style>
  <w:style w:type="paragraph" w:customStyle="1" w:styleId="Graphic">
    <w:name w:val="Graphic"/>
    <w:next w:val="Normal"/>
    <w:rsid w:val="001F49BC"/>
    <w:pPr>
      <w:ind w:left="1008"/>
      <w:jc w:val="center"/>
    </w:pPr>
    <w:rPr>
      <w:rFonts w:ascii="Futura Bk" w:hAnsi="Futura Bk"/>
      <w:kern w:val="22"/>
      <w:sz w:val="22"/>
      <w:szCs w:val="22"/>
    </w:rPr>
  </w:style>
  <w:style w:type="character" w:styleId="PageNumber">
    <w:name w:val="page number"/>
    <w:basedOn w:val="DefaultParagraphFont"/>
    <w:rsid w:val="001F49BC"/>
    <w:rPr>
      <w:rFonts w:ascii="Futura Hv" w:hAnsi="Futura Hv"/>
      <w:sz w:val="20"/>
      <w:szCs w:val="20"/>
    </w:rPr>
  </w:style>
  <w:style w:type="paragraph" w:customStyle="1" w:styleId="HalfLine">
    <w:name w:val="HalfLine"/>
    <w:basedOn w:val="Normal"/>
    <w:next w:val="Normal"/>
    <w:rsid w:val="001F49BC"/>
    <w:pPr>
      <w:spacing w:after="0" w:line="120" w:lineRule="exact"/>
    </w:pPr>
  </w:style>
  <w:style w:type="paragraph" w:customStyle="1" w:styleId="TOC3">
    <w:name w:val="TOC3"/>
    <w:basedOn w:val="Normal"/>
    <w:rsid w:val="001F49BC"/>
    <w:pPr>
      <w:tabs>
        <w:tab w:val="right" w:leader="dot" w:pos="9072"/>
      </w:tabs>
      <w:spacing w:after="0"/>
      <w:ind w:left="1872"/>
    </w:pPr>
    <w:rPr>
      <w:color w:val="000000"/>
    </w:rPr>
  </w:style>
  <w:style w:type="paragraph" w:styleId="TOC10">
    <w:name w:val="toc 1"/>
    <w:basedOn w:val="Normal"/>
    <w:next w:val="Normal"/>
    <w:uiPriority w:val="39"/>
    <w:rsid w:val="001F49BC"/>
    <w:pPr>
      <w:tabs>
        <w:tab w:val="right" w:leader="dot" w:pos="9072"/>
      </w:tabs>
      <w:spacing w:after="0"/>
    </w:pPr>
    <w:rPr>
      <w:noProof/>
      <w:color w:val="000000"/>
    </w:rPr>
  </w:style>
  <w:style w:type="paragraph" w:customStyle="1" w:styleId="TOC-H">
    <w:name w:val="TOC-H"/>
    <w:basedOn w:val="Heading3"/>
    <w:next w:val="Normal"/>
    <w:rsid w:val="001F49BC"/>
    <w:pPr>
      <w:spacing w:before="120"/>
    </w:pPr>
  </w:style>
  <w:style w:type="paragraph" w:styleId="TOC20">
    <w:name w:val="toc 2"/>
    <w:basedOn w:val="Normal"/>
    <w:next w:val="Normal"/>
    <w:uiPriority w:val="39"/>
    <w:rsid w:val="001F49BC"/>
    <w:pPr>
      <w:tabs>
        <w:tab w:val="right" w:leader="dot" w:pos="9072"/>
      </w:tabs>
      <w:spacing w:after="0"/>
      <w:ind w:left="1440"/>
    </w:pPr>
  </w:style>
  <w:style w:type="paragraph" w:styleId="TOC30">
    <w:name w:val="toc 3"/>
    <w:basedOn w:val="Normal"/>
    <w:next w:val="Normal"/>
    <w:uiPriority w:val="39"/>
    <w:rsid w:val="001F49BC"/>
    <w:pPr>
      <w:tabs>
        <w:tab w:val="right" w:leader="dot" w:pos="9072"/>
      </w:tabs>
      <w:spacing w:after="0"/>
      <w:ind w:left="1872"/>
    </w:pPr>
  </w:style>
  <w:style w:type="paragraph" w:styleId="TOC4">
    <w:name w:val="toc 4"/>
    <w:basedOn w:val="Normal"/>
    <w:next w:val="Normal"/>
    <w:uiPriority w:val="39"/>
    <w:rsid w:val="001F49BC"/>
    <w:pPr>
      <w:spacing w:after="0"/>
      <w:ind w:left="2304"/>
    </w:pPr>
  </w:style>
  <w:style w:type="paragraph" w:styleId="TOC5">
    <w:name w:val="toc 5"/>
    <w:basedOn w:val="Normal"/>
    <w:next w:val="Normal"/>
    <w:uiPriority w:val="39"/>
    <w:rsid w:val="001F49BC"/>
    <w:pPr>
      <w:ind w:left="2736"/>
    </w:pPr>
  </w:style>
  <w:style w:type="paragraph" w:styleId="TOC6">
    <w:name w:val="toc 6"/>
    <w:basedOn w:val="Normal"/>
    <w:next w:val="Normal"/>
    <w:uiPriority w:val="39"/>
    <w:rsid w:val="001F49BC"/>
    <w:pPr>
      <w:ind w:left="3168"/>
    </w:pPr>
  </w:style>
  <w:style w:type="paragraph" w:styleId="TOC7">
    <w:name w:val="toc 7"/>
    <w:basedOn w:val="Normal"/>
    <w:next w:val="Normal"/>
    <w:uiPriority w:val="39"/>
    <w:rsid w:val="001F49BC"/>
    <w:pPr>
      <w:ind w:left="3600"/>
    </w:pPr>
  </w:style>
  <w:style w:type="paragraph" w:styleId="TOC8">
    <w:name w:val="toc 8"/>
    <w:basedOn w:val="Normal"/>
    <w:next w:val="Normal"/>
    <w:uiPriority w:val="39"/>
    <w:rsid w:val="001F49BC"/>
    <w:pPr>
      <w:ind w:left="4032"/>
    </w:pPr>
  </w:style>
  <w:style w:type="paragraph" w:styleId="TOC9">
    <w:name w:val="toc 9"/>
    <w:basedOn w:val="Normal"/>
    <w:next w:val="Normal"/>
    <w:uiPriority w:val="39"/>
    <w:rsid w:val="001F49BC"/>
    <w:pPr>
      <w:ind w:left="4464"/>
    </w:pPr>
  </w:style>
  <w:style w:type="paragraph" w:styleId="List">
    <w:name w:val="List"/>
    <w:basedOn w:val="Normal"/>
    <w:rsid w:val="001F49BC"/>
    <w:pPr>
      <w:ind w:left="360" w:hanging="360"/>
    </w:pPr>
  </w:style>
  <w:style w:type="paragraph" w:customStyle="1" w:styleId="HiddenAnswer">
    <w:name w:val="Hidden Answer"/>
    <w:basedOn w:val="NumberedList1"/>
    <w:next w:val="NumberedList1"/>
    <w:rsid w:val="001F49BC"/>
    <w:pPr>
      <w:numPr>
        <w:numId w:val="0"/>
      </w:numPr>
      <w:ind w:left="1008"/>
    </w:pPr>
    <w:rPr>
      <w:rFonts w:ascii="Futura Hv" w:hAnsi="Futura Hv"/>
      <w:bCs/>
      <w:iCs/>
      <w:vanish/>
    </w:rPr>
  </w:style>
  <w:style w:type="paragraph" w:styleId="List2">
    <w:name w:val="List 2"/>
    <w:basedOn w:val="Normal"/>
    <w:rsid w:val="001F49BC"/>
    <w:pPr>
      <w:ind w:left="720" w:hanging="360"/>
    </w:pPr>
  </w:style>
  <w:style w:type="paragraph" w:styleId="List3">
    <w:name w:val="List 3"/>
    <w:basedOn w:val="Normal"/>
    <w:rsid w:val="001F49BC"/>
    <w:pPr>
      <w:ind w:left="1080" w:hanging="360"/>
    </w:pPr>
  </w:style>
  <w:style w:type="paragraph" w:styleId="List4">
    <w:name w:val="List 4"/>
    <w:basedOn w:val="Normal"/>
    <w:rsid w:val="001F49BC"/>
    <w:pPr>
      <w:ind w:left="1440" w:hanging="360"/>
    </w:pPr>
  </w:style>
  <w:style w:type="paragraph" w:customStyle="1" w:styleId="AfterTableAlert">
    <w:name w:val="After Table &amp; Alert"/>
    <w:basedOn w:val="Normal"/>
    <w:next w:val="Normal"/>
    <w:rsid w:val="001F49BC"/>
    <w:pPr>
      <w:spacing w:after="0" w:line="240" w:lineRule="exact"/>
    </w:pPr>
    <w:rPr>
      <w:szCs w:val="20"/>
    </w:rPr>
  </w:style>
  <w:style w:type="paragraph" w:customStyle="1" w:styleId="WarningCautionLeftCell">
    <w:name w:val="Warning &amp; Caution Left Cell"/>
    <w:basedOn w:val="AlertTitle"/>
    <w:rsid w:val="001F49BC"/>
    <w:pPr>
      <w:spacing w:before="80"/>
      <w:jc w:val="center"/>
    </w:pPr>
    <w:rPr>
      <w:rFonts w:cs="Times New Roman"/>
    </w:rPr>
  </w:style>
  <w:style w:type="paragraph" w:customStyle="1" w:styleId="ImportantAlertLeftCell">
    <w:name w:val="Important Alert Left Cell"/>
    <w:basedOn w:val="AlertTitle"/>
    <w:rsid w:val="001F49BC"/>
    <w:pPr>
      <w:jc w:val="center"/>
    </w:pPr>
    <w:rPr>
      <w:rFonts w:ascii="Times New Roman" w:hAnsi="Times New Roman" w:cs="Times New Roman"/>
      <w:b/>
      <w:bCs/>
      <w:sz w:val="36"/>
    </w:rPr>
  </w:style>
  <w:style w:type="paragraph" w:styleId="BalloonText">
    <w:name w:val="Balloon Text"/>
    <w:basedOn w:val="Normal"/>
    <w:semiHidden/>
    <w:rsid w:val="001F49BC"/>
    <w:rPr>
      <w:rFonts w:ascii="Tahoma" w:hAnsi="Tahoma" w:cs="Tahoma"/>
      <w:sz w:val="16"/>
      <w:szCs w:val="16"/>
    </w:rPr>
  </w:style>
  <w:style w:type="paragraph" w:customStyle="1" w:styleId="NetLeftCell">
    <w:name w:val="Net Left Cell"/>
    <w:basedOn w:val="WarningCautionLeftCell"/>
    <w:rsid w:val="001F49BC"/>
  </w:style>
  <w:style w:type="paragraph" w:customStyle="1" w:styleId="CommandIndent">
    <w:name w:val="Command Indent"/>
    <w:basedOn w:val="Normal"/>
    <w:rsid w:val="001F49BC"/>
    <w:pPr>
      <w:ind w:left="1440"/>
    </w:pPr>
    <w:rPr>
      <w:rFonts w:ascii="Courier New" w:hAnsi="Courier New"/>
      <w:kern w:val="20"/>
      <w:sz w:val="20"/>
      <w:szCs w:val="20"/>
    </w:rPr>
  </w:style>
  <w:style w:type="paragraph" w:styleId="ListParagraph">
    <w:name w:val="List Paragraph"/>
    <w:basedOn w:val="Normal"/>
    <w:uiPriority w:val="34"/>
    <w:qFormat/>
    <w:rsid w:val="00AE106D"/>
    <w:pPr>
      <w:ind w:left="720"/>
      <w:contextualSpacing/>
    </w:pPr>
  </w:style>
  <w:style w:type="paragraph" w:styleId="BlockText">
    <w:name w:val="Block Text"/>
    <w:basedOn w:val="Normal"/>
    <w:rsid w:val="001F49BC"/>
    <w:pPr>
      <w:ind w:left="1440" w:right="1440"/>
    </w:pPr>
  </w:style>
  <w:style w:type="paragraph" w:styleId="BodyText">
    <w:name w:val="Body Text"/>
    <w:basedOn w:val="Normal"/>
    <w:rsid w:val="001F49BC"/>
  </w:style>
  <w:style w:type="paragraph" w:styleId="BodyText2">
    <w:name w:val="Body Text 2"/>
    <w:basedOn w:val="Normal"/>
    <w:rsid w:val="001F49BC"/>
    <w:pPr>
      <w:spacing w:line="480" w:lineRule="auto"/>
    </w:pPr>
  </w:style>
  <w:style w:type="paragraph" w:styleId="BodyText3">
    <w:name w:val="Body Text 3"/>
    <w:basedOn w:val="Normal"/>
    <w:rsid w:val="001F49BC"/>
    <w:rPr>
      <w:sz w:val="16"/>
      <w:szCs w:val="16"/>
    </w:rPr>
  </w:style>
  <w:style w:type="paragraph" w:styleId="BodyTextFirstIndent">
    <w:name w:val="Body Text First Indent"/>
    <w:basedOn w:val="BodyText"/>
    <w:rsid w:val="001F49BC"/>
    <w:pPr>
      <w:ind w:firstLine="210"/>
    </w:pPr>
  </w:style>
  <w:style w:type="paragraph" w:styleId="BodyTextIndent">
    <w:name w:val="Body Text Indent"/>
    <w:basedOn w:val="Normal"/>
    <w:rsid w:val="001F49BC"/>
    <w:pPr>
      <w:ind w:left="360"/>
    </w:pPr>
  </w:style>
  <w:style w:type="paragraph" w:styleId="BodyTextFirstIndent2">
    <w:name w:val="Body Text First Indent 2"/>
    <w:basedOn w:val="BodyTextIndent"/>
    <w:rsid w:val="001F49BC"/>
    <w:pPr>
      <w:ind w:firstLine="210"/>
    </w:pPr>
  </w:style>
  <w:style w:type="paragraph" w:styleId="BodyTextIndent2">
    <w:name w:val="Body Text Indent 2"/>
    <w:basedOn w:val="Normal"/>
    <w:rsid w:val="001F49BC"/>
    <w:pPr>
      <w:spacing w:line="480" w:lineRule="auto"/>
      <w:ind w:left="360"/>
    </w:pPr>
  </w:style>
  <w:style w:type="paragraph" w:styleId="BodyTextIndent3">
    <w:name w:val="Body Text Indent 3"/>
    <w:basedOn w:val="Normal"/>
    <w:rsid w:val="001F49BC"/>
    <w:pPr>
      <w:ind w:left="360"/>
    </w:pPr>
    <w:rPr>
      <w:sz w:val="16"/>
      <w:szCs w:val="16"/>
    </w:rPr>
  </w:style>
  <w:style w:type="paragraph" w:styleId="Closing">
    <w:name w:val="Closing"/>
    <w:basedOn w:val="Normal"/>
    <w:rsid w:val="001F49BC"/>
    <w:pPr>
      <w:ind w:left="4320"/>
    </w:pPr>
  </w:style>
  <w:style w:type="paragraph" w:styleId="CommentText">
    <w:name w:val="annotation text"/>
    <w:basedOn w:val="Normal"/>
    <w:link w:val="CommentTextChar"/>
    <w:semiHidden/>
    <w:rsid w:val="001F49BC"/>
    <w:rPr>
      <w:sz w:val="20"/>
      <w:szCs w:val="20"/>
    </w:rPr>
  </w:style>
  <w:style w:type="paragraph" w:styleId="CommentSubject">
    <w:name w:val="annotation subject"/>
    <w:basedOn w:val="CommentText"/>
    <w:next w:val="CommentText"/>
    <w:semiHidden/>
    <w:rsid w:val="001F49BC"/>
    <w:rPr>
      <w:b/>
      <w:bCs/>
    </w:rPr>
  </w:style>
  <w:style w:type="paragraph" w:styleId="Date">
    <w:name w:val="Date"/>
    <w:basedOn w:val="Normal"/>
    <w:next w:val="Normal"/>
    <w:rsid w:val="001F49BC"/>
  </w:style>
  <w:style w:type="paragraph" w:styleId="DocumentMap">
    <w:name w:val="Document Map"/>
    <w:basedOn w:val="Normal"/>
    <w:semiHidden/>
    <w:rsid w:val="001F49BC"/>
    <w:pPr>
      <w:shd w:val="clear" w:color="auto" w:fill="000080"/>
    </w:pPr>
    <w:rPr>
      <w:rFonts w:ascii="Tahoma" w:hAnsi="Tahoma" w:cs="Tahoma"/>
      <w:sz w:val="20"/>
      <w:szCs w:val="20"/>
    </w:rPr>
  </w:style>
  <w:style w:type="paragraph" w:styleId="E-mailSignature">
    <w:name w:val="E-mail Signature"/>
    <w:basedOn w:val="Normal"/>
    <w:rsid w:val="001F49BC"/>
  </w:style>
  <w:style w:type="paragraph" w:styleId="EndnoteText">
    <w:name w:val="endnote text"/>
    <w:basedOn w:val="Normal"/>
    <w:semiHidden/>
    <w:rsid w:val="001F49BC"/>
    <w:rPr>
      <w:sz w:val="20"/>
      <w:szCs w:val="20"/>
    </w:rPr>
  </w:style>
  <w:style w:type="paragraph" w:styleId="EnvelopeAddress">
    <w:name w:val="envelope address"/>
    <w:basedOn w:val="Normal"/>
    <w:rsid w:val="001F49BC"/>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sid w:val="001F49BC"/>
    <w:rPr>
      <w:rFonts w:ascii="Arial" w:hAnsi="Arial" w:cs="Arial"/>
      <w:sz w:val="20"/>
      <w:szCs w:val="20"/>
    </w:rPr>
  </w:style>
  <w:style w:type="paragraph" w:styleId="HTMLAddress">
    <w:name w:val="HTML Address"/>
    <w:basedOn w:val="Normal"/>
    <w:rsid w:val="001F49BC"/>
    <w:rPr>
      <w:i/>
      <w:iCs/>
    </w:rPr>
  </w:style>
  <w:style w:type="paragraph" w:styleId="HTMLPreformatted">
    <w:name w:val="HTML Preformatted"/>
    <w:basedOn w:val="Normal"/>
    <w:link w:val="HTMLPreformattedChar"/>
    <w:uiPriority w:val="99"/>
    <w:rsid w:val="001F49BC"/>
    <w:rPr>
      <w:rFonts w:ascii="Courier New" w:hAnsi="Courier New" w:cs="Courier New"/>
      <w:sz w:val="20"/>
      <w:szCs w:val="20"/>
    </w:rPr>
  </w:style>
  <w:style w:type="paragraph" w:styleId="Index1">
    <w:name w:val="index 1"/>
    <w:basedOn w:val="Normal"/>
    <w:next w:val="Normal"/>
    <w:semiHidden/>
    <w:rsid w:val="001F49BC"/>
    <w:pPr>
      <w:ind w:left="220" w:hanging="220"/>
    </w:pPr>
  </w:style>
  <w:style w:type="paragraph" w:styleId="Index2">
    <w:name w:val="index 2"/>
    <w:basedOn w:val="Normal"/>
    <w:next w:val="Normal"/>
    <w:semiHidden/>
    <w:rsid w:val="001F49BC"/>
    <w:pPr>
      <w:ind w:left="440" w:hanging="220"/>
    </w:pPr>
  </w:style>
  <w:style w:type="paragraph" w:styleId="Index3">
    <w:name w:val="index 3"/>
    <w:basedOn w:val="Normal"/>
    <w:next w:val="Normal"/>
    <w:semiHidden/>
    <w:rsid w:val="001F49BC"/>
    <w:pPr>
      <w:ind w:left="660" w:hanging="220"/>
    </w:pPr>
  </w:style>
  <w:style w:type="paragraph" w:styleId="Index4">
    <w:name w:val="index 4"/>
    <w:basedOn w:val="Normal"/>
    <w:next w:val="Normal"/>
    <w:semiHidden/>
    <w:rsid w:val="001F49BC"/>
    <w:pPr>
      <w:ind w:left="880" w:hanging="220"/>
    </w:pPr>
  </w:style>
  <w:style w:type="paragraph" w:styleId="Index5">
    <w:name w:val="index 5"/>
    <w:basedOn w:val="Normal"/>
    <w:next w:val="Normal"/>
    <w:semiHidden/>
    <w:rsid w:val="001F49BC"/>
    <w:pPr>
      <w:ind w:left="1100" w:hanging="220"/>
    </w:pPr>
  </w:style>
  <w:style w:type="paragraph" w:styleId="Index6">
    <w:name w:val="index 6"/>
    <w:basedOn w:val="Normal"/>
    <w:next w:val="Normal"/>
    <w:semiHidden/>
    <w:rsid w:val="001F49BC"/>
    <w:pPr>
      <w:ind w:left="1320" w:hanging="220"/>
    </w:pPr>
  </w:style>
  <w:style w:type="paragraph" w:styleId="Index7">
    <w:name w:val="index 7"/>
    <w:basedOn w:val="Normal"/>
    <w:next w:val="Normal"/>
    <w:semiHidden/>
    <w:rsid w:val="001F49BC"/>
    <w:pPr>
      <w:ind w:left="1540" w:hanging="220"/>
    </w:pPr>
  </w:style>
  <w:style w:type="paragraph" w:styleId="Index8">
    <w:name w:val="index 8"/>
    <w:basedOn w:val="Normal"/>
    <w:next w:val="Normal"/>
    <w:semiHidden/>
    <w:rsid w:val="001F49BC"/>
    <w:pPr>
      <w:ind w:left="1760" w:hanging="220"/>
    </w:pPr>
  </w:style>
  <w:style w:type="paragraph" w:styleId="Index9">
    <w:name w:val="index 9"/>
    <w:basedOn w:val="Normal"/>
    <w:next w:val="Normal"/>
    <w:semiHidden/>
    <w:rsid w:val="001F49BC"/>
    <w:pPr>
      <w:ind w:left="1980" w:hanging="220"/>
    </w:pPr>
  </w:style>
  <w:style w:type="paragraph" w:styleId="IndexHeading">
    <w:name w:val="index heading"/>
    <w:basedOn w:val="Normal"/>
    <w:next w:val="Index1"/>
    <w:semiHidden/>
    <w:rsid w:val="001F49BC"/>
    <w:rPr>
      <w:rFonts w:ascii="Arial" w:hAnsi="Arial" w:cs="Arial"/>
      <w:b/>
      <w:bCs/>
    </w:rPr>
  </w:style>
  <w:style w:type="paragraph" w:styleId="List5">
    <w:name w:val="List 5"/>
    <w:basedOn w:val="Normal"/>
    <w:rsid w:val="001F49BC"/>
    <w:pPr>
      <w:ind w:left="1800" w:hanging="360"/>
    </w:pPr>
  </w:style>
  <w:style w:type="paragraph" w:styleId="ListBullet">
    <w:name w:val="List Bullet"/>
    <w:basedOn w:val="Normal"/>
    <w:rsid w:val="001F49BC"/>
    <w:pPr>
      <w:numPr>
        <w:numId w:val="9"/>
      </w:numPr>
    </w:pPr>
  </w:style>
  <w:style w:type="paragraph" w:styleId="ListBullet2">
    <w:name w:val="List Bullet 2"/>
    <w:basedOn w:val="Normal"/>
    <w:rsid w:val="001F49BC"/>
    <w:pPr>
      <w:numPr>
        <w:numId w:val="10"/>
      </w:numPr>
    </w:pPr>
  </w:style>
  <w:style w:type="paragraph" w:styleId="ListBullet3">
    <w:name w:val="List Bullet 3"/>
    <w:basedOn w:val="Normal"/>
    <w:rsid w:val="001F49BC"/>
    <w:pPr>
      <w:numPr>
        <w:numId w:val="11"/>
      </w:numPr>
    </w:pPr>
  </w:style>
  <w:style w:type="paragraph" w:styleId="ListBullet4">
    <w:name w:val="List Bullet 4"/>
    <w:basedOn w:val="Normal"/>
    <w:rsid w:val="001F49BC"/>
    <w:pPr>
      <w:numPr>
        <w:numId w:val="12"/>
      </w:numPr>
    </w:pPr>
  </w:style>
  <w:style w:type="paragraph" w:styleId="ListBullet5">
    <w:name w:val="List Bullet 5"/>
    <w:basedOn w:val="Normal"/>
    <w:rsid w:val="001F49BC"/>
    <w:pPr>
      <w:numPr>
        <w:numId w:val="13"/>
      </w:numPr>
    </w:pPr>
  </w:style>
  <w:style w:type="paragraph" w:styleId="ListContinue">
    <w:name w:val="List Continue"/>
    <w:basedOn w:val="Normal"/>
    <w:rsid w:val="001F49BC"/>
    <w:pPr>
      <w:ind w:left="360"/>
    </w:pPr>
  </w:style>
  <w:style w:type="paragraph" w:styleId="ListContinue2">
    <w:name w:val="List Continue 2"/>
    <w:basedOn w:val="Normal"/>
    <w:rsid w:val="001F49BC"/>
    <w:pPr>
      <w:ind w:left="720"/>
    </w:pPr>
  </w:style>
  <w:style w:type="paragraph" w:styleId="ListContinue3">
    <w:name w:val="List Continue 3"/>
    <w:basedOn w:val="Normal"/>
    <w:rsid w:val="001F49BC"/>
    <w:pPr>
      <w:ind w:left="1080"/>
    </w:pPr>
  </w:style>
  <w:style w:type="paragraph" w:styleId="ListContinue4">
    <w:name w:val="List Continue 4"/>
    <w:basedOn w:val="Normal"/>
    <w:rsid w:val="001F49BC"/>
    <w:pPr>
      <w:ind w:left="1440"/>
    </w:pPr>
  </w:style>
  <w:style w:type="paragraph" w:styleId="ListContinue5">
    <w:name w:val="List Continue 5"/>
    <w:basedOn w:val="Normal"/>
    <w:rsid w:val="001F49BC"/>
    <w:pPr>
      <w:ind w:left="1800"/>
    </w:pPr>
  </w:style>
  <w:style w:type="paragraph" w:styleId="ListNumber">
    <w:name w:val="List Number"/>
    <w:basedOn w:val="Normal"/>
    <w:rsid w:val="001F49BC"/>
    <w:pPr>
      <w:numPr>
        <w:ilvl w:val="1"/>
        <w:numId w:val="14"/>
      </w:numPr>
    </w:pPr>
  </w:style>
  <w:style w:type="paragraph" w:styleId="ListNumber2">
    <w:name w:val="List Number 2"/>
    <w:basedOn w:val="ListNumber"/>
    <w:rsid w:val="001F49BC"/>
    <w:pPr>
      <w:numPr>
        <w:ilvl w:val="2"/>
      </w:numPr>
    </w:pPr>
  </w:style>
  <w:style w:type="paragraph" w:styleId="ListNumber3">
    <w:name w:val="List Number 3"/>
    <w:basedOn w:val="ListNumber2"/>
    <w:rsid w:val="001F49BC"/>
    <w:pPr>
      <w:numPr>
        <w:ilvl w:val="3"/>
      </w:numPr>
    </w:pPr>
  </w:style>
  <w:style w:type="paragraph" w:styleId="ListNumber4">
    <w:name w:val="List Number 4"/>
    <w:basedOn w:val="ListNumber3"/>
    <w:rsid w:val="001F49BC"/>
    <w:pPr>
      <w:numPr>
        <w:ilvl w:val="4"/>
      </w:numPr>
    </w:pPr>
  </w:style>
  <w:style w:type="paragraph" w:styleId="ListNumber5">
    <w:name w:val="List Number 5"/>
    <w:basedOn w:val="Normal"/>
    <w:rsid w:val="001F49BC"/>
    <w:pPr>
      <w:numPr>
        <w:ilvl w:val="5"/>
        <w:numId w:val="14"/>
      </w:numPr>
    </w:pPr>
  </w:style>
  <w:style w:type="paragraph" w:styleId="MacroText">
    <w:name w:val="macro"/>
    <w:semiHidden/>
    <w:rsid w:val="001F49BC"/>
    <w:pPr>
      <w:tabs>
        <w:tab w:val="left" w:pos="480"/>
        <w:tab w:val="left" w:pos="960"/>
        <w:tab w:val="left" w:pos="1440"/>
        <w:tab w:val="left" w:pos="1920"/>
        <w:tab w:val="left" w:pos="2400"/>
        <w:tab w:val="left" w:pos="2880"/>
        <w:tab w:val="left" w:pos="3360"/>
        <w:tab w:val="left" w:pos="3840"/>
        <w:tab w:val="left" w:pos="4320"/>
      </w:tabs>
      <w:spacing w:after="120"/>
      <w:ind w:left="1008"/>
    </w:pPr>
    <w:rPr>
      <w:rFonts w:ascii="Courier New" w:hAnsi="Courier New" w:cs="Courier New"/>
      <w:kern w:val="22"/>
      <w:lang w:val="pt-BR"/>
    </w:rPr>
  </w:style>
  <w:style w:type="paragraph" w:styleId="MessageHeader">
    <w:name w:val="Message Header"/>
    <w:basedOn w:val="Normal"/>
    <w:rsid w:val="001F49BC"/>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NormalWeb">
    <w:name w:val="Normal (Web)"/>
    <w:basedOn w:val="Normal"/>
    <w:uiPriority w:val="99"/>
    <w:rsid w:val="001F49BC"/>
    <w:rPr>
      <w:rFonts w:ascii="Times New Roman" w:hAnsi="Times New Roman"/>
      <w:sz w:val="24"/>
      <w:szCs w:val="24"/>
    </w:rPr>
  </w:style>
  <w:style w:type="paragraph" w:styleId="NormalIndent">
    <w:name w:val="Normal Indent"/>
    <w:basedOn w:val="Normal"/>
    <w:rsid w:val="001F49BC"/>
    <w:pPr>
      <w:ind w:left="720"/>
    </w:pPr>
  </w:style>
  <w:style w:type="paragraph" w:styleId="NoteHeading">
    <w:name w:val="Note Heading"/>
    <w:basedOn w:val="Normal"/>
    <w:next w:val="Normal"/>
    <w:rsid w:val="001F49BC"/>
  </w:style>
  <w:style w:type="paragraph" w:styleId="PlainText">
    <w:name w:val="Plain Text"/>
    <w:basedOn w:val="Normal"/>
    <w:rsid w:val="001F49BC"/>
    <w:rPr>
      <w:rFonts w:ascii="Courier New" w:hAnsi="Courier New" w:cs="Courier New"/>
      <w:sz w:val="20"/>
      <w:szCs w:val="20"/>
    </w:rPr>
  </w:style>
  <w:style w:type="paragraph" w:styleId="Salutation">
    <w:name w:val="Salutation"/>
    <w:basedOn w:val="Normal"/>
    <w:next w:val="Normal"/>
    <w:rsid w:val="001F49BC"/>
  </w:style>
  <w:style w:type="paragraph" w:styleId="Signature">
    <w:name w:val="Signature"/>
    <w:basedOn w:val="Normal"/>
    <w:rsid w:val="001F49BC"/>
    <w:pPr>
      <w:ind w:left="4320"/>
    </w:pPr>
  </w:style>
  <w:style w:type="paragraph" w:styleId="Subtitle">
    <w:name w:val="Subtitle"/>
    <w:basedOn w:val="Normal"/>
    <w:qFormat/>
    <w:rsid w:val="001F49BC"/>
    <w:pPr>
      <w:spacing w:after="60"/>
      <w:jc w:val="center"/>
      <w:outlineLvl w:val="1"/>
    </w:pPr>
    <w:rPr>
      <w:rFonts w:ascii="Arial" w:hAnsi="Arial" w:cs="Arial"/>
      <w:sz w:val="24"/>
      <w:szCs w:val="24"/>
    </w:rPr>
  </w:style>
  <w:style w:type="paragraph" w:styleId="TableofAuthorities">
    <w:name w:val="table of authorities"/>
    <w:basedOn w:val="Normal"/>
    <w:next w:val="Normal"/>
    <w:semiHidden/>
    <w:rsid w:val="001F49BC"/>
    <w:pPr>
      <w:ind w:left="220" w:hanging="220"/>
    </w:pPr>
  </w:style>
  <w:style w:type="paragraph" w:styleId="TableofFigures">
    <w:name w:val="table of figures"/>
    <w:basedOn w:val="Normal"/>
    <w:next w:val="Normal"/>
    <w:uiPriority w:val="99"/>
    <w:rsid w:val="001F49BC"/>
    <w:pPr>
      <w:ind w:left="0"/>
    </w:pPr>
  </w:style>
  <w:style w:type="paragraph" w:styleId="Title">
    <w:name w:val="Title"/>
    <w:basedOn w:val="Normal"/>
    <w:qFormat/>
    <w:rsid w:val="001F49BC"/>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1F49BC"/>
    <w:pPr>
      <w:spacing w:before="120"/>
    </w:pPr>
    <w:rPr>
      <w:rFonts w:ascii="Arial" w:hAnsi="Arial" w:cs="Arial"/>
      <w:b/>
      <w:bCs/>
      <w:sz w:val="24"/>
      <w:szCs w:val="24"/>
    </w:rPr>
  </w:style>
  <w:style w:type="paragraph" w:customStyle="1" w:styleId="ListNumber0">
    <w:name w:val="List Number 0"/>
    <w:next w:val="ListNumber"/>
    <w:rsid w:val="001F49BC"/>
    <w:pPr>
      <w:keepNext/>
    </w:pPr>
    <w:rPr>
      <w:rFonts w:ascii="Futura Bk" w:hAnsi="Futura Bk"/>
      <w:kern w:val="28"/>
      <w:sz w:val="2"/>
      <w:szCs w:val="44"/>
    </w:rPr>
  </w:style>
  <w:style w:type="character" w:styleId="CommentReference">
    <w:name w:val="annotation reference"/>
    <w:basedOn w:val="DefaultParagraphFont"/>
    <w:uiPriority w:val="99"/>
    <w:rsid w:val="00E54156"/>
    <w:rPr>
      <w:sz w:val="16"/>
      <w:szCs w:val="16"/>
    </w:rPr>
  </w:style>
  <w:style w:type="character" w:customStyle="1" w:styleId="SelectGui">
    <w:name w:val="SelectGui"/>
    <w:rsid w:val="00327E17"/>
    <w:rPr>
      <w:rFonts w:ascii="Futura Hv" w:hAnsi="Futura Hv"/>
      <w:iCs/>
    </w:rPr>
  </w:style>
  <w:style w:type="paragraph" w:styleId="TOCHeading">
    <w:name w:val="TOC Heading"/>
    <w:basedOn w:val="Heading1"/>
    <w:next w:val="Normal"/>
    <w:uiPriority w:val="39"/>
    <w:unhideWhenUsed/>
    <w:qFormat/>
    <w:rsid w:val="0088211B"/>
    <w:pPr>
      <w:keepLines/>
      <w:spacing w:before="480" w:after="0" w:line="276" w:lineRule="auto"/>
      <w:outlineLvl w:val="9"/>
    </w:pPr>
    <w:rPr>
      <w:rFonts w:asciiTheme="majorHAnsi" w:eastAsiaTheme="majorEastAsia" w:hAnsiTheme="majorHAnsi" w:cstheme="majorBidi"/>
      <w:b/>
      <w:bCs/>
      <w:color w:val="365F91" w:themeColor="accent1" w:themeShade="BF"/>
      <w:kern w:val="0"/>
      <w:sz w:val="28"/>
      <w:szCs w:val="28"/>
      <w:lang w:eastAsia="ja-JP"/>
    </w:rPr>
  </w:style>
  <w:style w:type="paragraph" w:customStyle="1" w:styleId="Contents">
    <w:name w:val="Contents"/>
    <w:next w:val="Normal"/>
    <w:rsid w:val="003F5D90"/>
    <w:pPr>
      <w:pBdr>
        <w:top w:val="single" w:sz="24" w:space="1" w:color="29568F"/>
      </w:pBdr>
      <w:spacing w:after="240"/>
      <w:ind w:right="80"/>
    </w:pPr>
    <w:rPr>
      <w:rFonts w:ascii="Futura Bk" w:hAnsi="Futura Bk"/>
      <w:color w:val="29568F"/>
      <w:sz w:val="40"/>
      <w:szCs w:val="16"/>
    </w:rPr>
  </w:style>
  <w:style w:type="paragraph" w:customStyle="1" w:styleId="TableBody">
    <w:name w:val="TableBody"/>
    <w:basedOn w:val="Normal"/>
    <w:link w:val="TableBodyCharChar"/>
    <w:rsid w:val="003F5D90"/>
    <w:pPr>
      <w:tabs>
        <w:tab w:val="left" w:pos="880"/>
      </w:tabs>
      <w:spacing w:after="0" w:line="220" w:lineRule="exact"/>
      <w:ind w:left="0"/>
    </w:pPr>
    <w:rPr>
      <w:kern w:val="0"/>
      <w:sz w:val="16"/>
      <w:szCs w:val="20"/>
    </w:rPr>
  </w:style>
  <w:style w:type="character" w:customStyle="1" w:styleId="TableBodyCharChar">
    <w:name w:val="TableBody Char Char"/>
    <w:link w:val="TableBody"/>
    <w:rsid w:val="003F5D90"/>
    <w:rPr>
      <w:rFonts w:ascii="Futura Bk" w:hAnsi="Futura Bk"/>
      <w:sz w:val="16"/>
    </w:rPr>
  </w:style>
  <w:style w:type="character" w:customStyle="1" w:styleId="TableTitle">
    <w:name w:val="TableTitle"/>
    <w:rsid w:val="003F5D90"/>
    <w:rPr>
      <w:rFonts w:ascii="Futura Bk" w:hAnsi="Futura Bk"/>
      <w:color w:val="000000"/>
      <w:sz w:val="18"/>
    </w:rPr>
  </w:style>
  <w:style w:type="character" w:customStyle="1" w:styleId="Heading4Char">
    <w:name w:val="Heading 4 Char"/>
    <w:link w:val="Heading4"/>
    <w:rsid w:val="00706B09"/>
    <w:rPr>
      <w:rFonts w:asciiTheme="majorHAnsi" w:hAnsiTheme="majorHAnsi"/>
      <w:kern w:val="28"/>
      <w:sz w:val="24"/>
      <w:szCs w:val="24"/>
    </w:rPr>
  </w:style>
  <w:style w:type="paragraph" w:styleId="NoSpacing">
    <w:name w:val="No Spacing"/>
    <w:link w:val="NoSpacingChar"/>
    <w:uiPriority w:val="1"/>
    <w:qFormat/>
    <w:rsid w:val="00CB02AC"/>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CB02AC"/>
    <w:rPr>
      <w:rFonts w:asciiTheme="minorHAnsi" w:eastAsiaTheme="minorEastAsia" w:hAnsiTheme="minorHAnsi" w:cstheme="minorBidi"/>
      <w:sz w:val="22"/>
      <w:szCs w:val="22"/>
    </w:rPr>
  </w:style>
  <w:style w:type="paragraph" w:styleId="IntenseQuote">
    <w:name w:val="Intense Quote"/>
    <w:basedOn w:val="Normal"/>
    <w:next w:val="Normal"/>
    <w:link w:val="IntenseQuoteChar"/>
    <w:uiPriority w:val="30"/>
    <w:qFormat/>
    <w:rsid w:val="000F2A9A"/>
    <w:pPr>
      <w:pBdr>
        <w:top w:val="single" w:sz="4" w:space="10" w:color="4F81BD" w:themeColor="accent1"/>
        <w:bottom w:val="single" w:sz="4" w:space="10" w:color="4F81BD" w:themeColor="accent1"/>
      </w:pBdr>
      <w:spacing w:before="360" w:after="360"/>
      <w:ind w:left="864" w:right="864"/>
    </w:pPr>
    <w:rPr>
      <w:i/>
      <w:iCs/>
      <w:color w:val="4F81BD" w:themeColor="accent1"/>
    </w:rPr>
  </w:style>
  <w:style w:type="character" w:customStyle="1" w:styleId="IntenseQuoteChar">
    <w:name w:val="Intense Quote Char"/>
    <w:basedOn w:val="DefaultParagraphFont"/>
    <w:link w:val="IntenseQuote"/>
    <w:uiPriority w:val="30"/>
    <w:rsid w:val="000F2A9A"/>
    <w:rPr>
      <w:rFonts w:ascii="Cambria" w:hAnsi="Cambria"/>
      <w:i/>
      <w:iCs/>
      <w:color w:val="4F81BD" w:themeColor="accent1"/>
      <w:kern w:val="22"/>
      <w:sz w:val="22"/>
      <w:szCs w:val="22"/>
    </w:rPr>
  </w:style>
  <w:style w:type="table" w:customStyle="1" w:styleId="ListTable4">
    <w:name w:val="List Table 4"/>
    <w:basedOn w:val="TableNormal"/>
    <w:uiPriority w:val="49"/>
    <w:rsid w:val="005B2511"/>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co1">
    <w:name w:val="co1"/>
    <w:basedOn w:val="DefaultParagraphFont"/>
    <w:rsid w:val="000A3AD8"/>
  </w:style>
  <w:style w:type="character" w:customStyle="1" w:styleId="sy0">
    <w:name w:val="sy0"/>
    <w:basedOn w:val="DefaultParagraphFont"/>
    <w:rsid w:val="000A3AD8"/>
  </w:style>
  <w:style w:type="character" w:customStyle="1" w:styleId="kw2">
    <w:name w:val="kw2"/>
    <w:basedOn w:val="DefaultParagraphFont"/>
    <w:rsid w:val="000A3AD8"/>
  </w:style>
  <w:style w:type="character" w:customStyle="1" w:styleId="br0">
    <w:name w:val="br0"/>
    <w:basedOn w:val="DefaultParagraphFont"/>
    <w:rsid w:val="000A3AD8"/>
  </w:style>
  <w:style w:type="character" w:customStyle="1" w:styleId="st0">
    <w:name w:val="st0"/>
    <w:basedOn w:val="DefaultParagraphFont"/>
    <w:rsid w:val="000A3AD8"/>
  </w:style>
  <w:style w:type="character" w:customStyle="1" w:styleId="kw3">
    <w:name w:val="kw3"/>
    <w:basedOn w:val="DefaultParagraphFont"/>
    <w:rsid w:val="000A3AD8"/>
  </w:style>
  <w:style w:type="character" w:customStyle="1" w:styleId="me1">
    <w:name w:val="me1"/>
    <w:basedOn w:val="DefaultParagraphFont"/>
    <w:rsid w:val="000A3AD8"/>
  </w:style>
  <w:style w:type="character" w:customStyle="1" w:styleId="kw1">
    <w:name w:val="kw1"/>
    <w:basedOn w:val="DefaultParagraphFont"/>
    <w:rsid w:val="000A3AD8"/>
  </w:style>
  <w:style w:type="character" w:customStyle="1" w:styleId="nu0">
    <w:name w:val="nu0"/>
    <w:basedOn w:val="DefaultParagraphFont"/>
    <w:rsid w:val="000A3AD8"/>
  </w:style>
  <w:style w:type="character" w:customStyle="1" w:styleId="kw4">
    <w:name w:val="kw4"/>
    <w:basedOn w:val="DefaultParagraphFont"/>
    <w:rsid w:val="000A3AD8"/>
  </w:style>
  <w:style w:type="paragraph" w:customStyle="1" w:styleId="vspace">
    <w:name w:val="vspace"/>
    <w:basedOn w:val="Normal"/>
    <w:rsid w:val="000A3AD8"/>
    <w:pPr>
      <w:spacing w:before="100" w:beforeAutospacing="1" w:after="100" w:afterAutospacing="1"/>
      <w:ind w:left="0"/>
    </w:pPr>
    <w:rPr>
      <w:rFonts w:ascii="Times New Roman" w:hAnsi="Times New Roman"/>
      <w:kern w:val="0"/>
      <w:sz w:val="24"/>
      <w:szCs w:val="24"/>
      <w:lang w:val="en-IN" w:eastAsia="en-IN"/>
    </w:rPr>
  </w:style>
  <w:style w:type="character" w:styleId="Strong">
    <w:name w:val="Strong"/>
    <w:basedOn w:val="DefaultParagraphFont"/>
    <w:uiPriority w:val="22"/>
    <w:qFormat/>
    <w:rsid w:val="000A3AD8"/>
    <w:rPr>
      <w:b/>
      <w:bCs/>
    </w:rPr>
  </w:style>
  <w:style w:type="table" w:styleId="TableGrid">
    <w:name w:val="Table Grid"/>
    <w:basedOn w:val="TableNormal"/>
    <w:rsid w:val="00E91D5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C21602"/>
    <w:rPr>
      <w:color w:val="800080" w:themeColor="followedHyperlink"/>
      <w:u w:val="single"/>
    </w:rPr>
  </w:style>
  <w:style w:type="paragraph" w:styleId="Revision">
    <w:name w:val="Revision"/>
    <w:hidden/>
    <w:uiPriority w:val="99"/>
    <w:semiHidden/>
    <w:rsid w:val="00821546"/>
    <w:rPr>
      <w:rFonts w:ascii="Cambria" w:hAnsi="Cambria"/>
      <w:kern w:val="22"/>
      <w:sz w:val="22"/>
      <w:szCs w:val="22"/>
    </w:rPr>
  </w:style>
  <w:style w:type="character" w:customStyle="1" w:styleId="pre">
    <w:name w:val="pre"/>
    <w:basedOn w:val="DefaultParagraphFont"/>
    <w:rsid w:val="0017301F"/>
  </w:style>
  <w:style w:type="character" w:customStyle="1" w:styleId="pln">
    <w:name w:val="pln"/>
    <w:basedOn w:val="DefaultParagraphFont"/>
    <w:rsid w:val="0017301F"/>
  </w:style>
  <w:style w:type="character" w:styleId="Emphasis">
    <w:name w:val="Emphasis"/>
    <w:basedOn w:val="DefaultParagraphFont"/>
    <w:uiPriority w:val="20"/>
    <w:qFormat/>
    <w:rsid w:val="0017301F"/>
    <w:rPr>
      <w:i/>
      <w:iCs/>
    </w:rPr>
  </w:style>
  <w:style w:type="character" w:customStyle="1" w:styleId="Heading1Char">
    <w:name w:val="Heading 1 Char"/>
    <w:basedOn w:val="DefaultParagraphFont"/>
    <w:link w:val="Heading1"/>
    <w:uiPriority w:val="9"/>
    <w:rsid w:val="0017301F"/>
    <w:rPr>
      <w:rFonts w:ascii="Lato" w:hAnsi="Lato"/>
      <w:kern w:val="28"/>
      <w:sz w:val="40"/>
      <w:szCs w:val="40"/>
    </w:rPr>
  </w:style>
  <w:style w:type="character" w:customStyle="1" w:styleId="Heading2Char">
    <w:name w:val="Heading 2 Char"/>
    <w:basedOn w:val="DefaultParagraphFont"/>
    <w:link w:val="Heading2"/>
    <w:uiPriority w:val="9"/>
    <w:rsid w:val="0017301F"/>
    <w:rPr>
      <w:rFonts w:asciiTheme="majorHAnsi" w:hAnsiTheme="majorHAnsi"/>
      <w:color w:val="003366"/>
      <w:kern w:val="28"/>
      <w:sz w:val="32"/>
      <w:szCs w:val="32"/>
    </w:rPr>
  </w:style>
  <w:style w:type="character" w:customStyle="1" w:styleId="Heading3Char">
    <w:name w:val="Heading 3 Char"/>
    <w:basedOn w:val="DefaultParagraphFont"/>
    <w:link w:val="Heading3"/>
    <w:uiPriority w:val="9"/>
    <w:rsid w:val="0017301F"/>
    <w:rPr>
      <w:rFonts w:asciiTheme="majorHAnsi" w:hAnsiTheme="majorHAnsi"/>
      <w:kern w:val="28"/>
      <w:sz w:val="28"/>
      <w:szCs w:val="28"/>
    </w:rPr>
  </w:style>
  <w:style w:type="character" w:styleId="HTMLCode">
    <w:name w:val="HTML Code"/>
    <w:basedOn w:val="DefaultParagraphFont"/>
    <w:uiPriority w:val="99"/>
    <w:semiHidden/>
    <w:unhideWhenUsed/>
    <w:rsid w:val="0057590F"/>
    <w:rPr>
      <w:rFonts w:ascii="Courier New" w:eastAsia="Times New Roman" w:hAnsi="Courier New" w:cs="Courier New"/>
      <w:sz w:val="20"/>
      <w:szCs w:val="20"/>
    </w:rPr>
  </w:style>
  <w:style w:type="character" w:customStyle="1" w:styleId="acekeyword">
    <w:name w:val="ace_keyword"/>
    <w:basedOn w:val="DefaultParagraphFont"/>
    <w:rsid w:val="0057590F"/>
  </w:style>
  <w:style w:type="character" w:customStyle="1" w:styleId="aceidentifier">
    <w:name w:val="ace_identifier"/>
    <w:basedOn w:val="DefaultParagraphFont"/>
    <w:rsid w:val="0057590F"/>
  </w:style>
  <w:style w:type="character" w:customStyle="1" w:styleId="aceparen">
    <w:name w:val="ace_paren"/>
    <w:basedOn w:val="DefaultParagraphFont"/>
    <w:rsid w:val="0057590F"/>
  </w:style>
  <w:style w:type="character" w:customStyle="1" w:styleId="acecomment">
    <w:name w:val="ace_comment"/>
    <w:basedOn w:val="DefaultParagraphFont"/>
    <w:rsid w:val="0057590F"/>
  </w:style>
  <w:style w:type="character" w:customStyle="1" w:styleId="aceindent-guide">
    <w:name w:val="ace_indent-guide"/>
    <w:basedOn w:val="DefaultParagraphFont"/>
    <w:rsid w:val="0057590F"/>
  </w:style>
  <w:style w:type="character" w:customStyle="1" w:styleId="acestring">
    <w:name w:val="ace_string"/>
    <w:basedOn w:val="DefaultParagraphFont"/>
    <w:rsid w:val="0057590F"/>
  </w:style>
  <w:style w:type="character" w:styleId="HTMLVariable">
    <w:name w:val="HTML Variable"/>
    <w:basedOn w:val="DefaultParagraphFont"/>
    <w:uiPriority w:val="99"/>
    <w:semiHidden/>
    <w:unhideWhenUsed/>
    <w:rsid w:val="0057590F"/>
    <w:rPr>
      <w:i/>
      <w:iCs/>
    </w:rPr>
  </w:style>
  <w:style w:type="character" w:customStyle="1" w:styleId="HTMLPreformattedChar">
    <w:name w:val="HTML Preformatted Char"/>
    <w:basedOn w:val="DefaultParagraphFont"/>
    <w:link w:val="HTMLPreformatted"/>
    <w:uiPriority w:val="99"/>
    <w:rsid w:val="0057590F"/>
    <w:rPr>
      <w:rFonts w:ascii="Courier New" w:hAnsi="Courier New" w:cs="Courier New"/>
      <w:kern w:val="22"/>
    </w:rPr>
  </w:style>
  <w:style w:type="character" w:customStyle="1" w:styleId="pun">
    <w:name w:val="pun"/>
    <w:basedOn w:val="DefaultParagraphFont"/>
    <w:rsid w:val="0057590F"/>
  </w:style>
  <w:style w:type="character" w:customStyle="1" w:styleId="kwd">
    <w:name w:val="kwd"/>
    <w:basedOn w:val="DefaultParagraphFont"/>
    <w:rsid w:val="0057590F"/>
  </w:style>
  <w:style w:type="character" w:customStyle="1" w:styleId="typ">
    <w:name w:val="typ"/>
    <w:basedOn w:val="DefaultParagraphFont"/>
    <w:rsid w:val="0057590F"/>
  </w:style>
  <w:style w:type="character" w:customStyle="1" w:styleId="str">
    <w:name w:val="str"/>
    <w:basedOn w:val="DefaultParagraphFont"/>
    <w:rsid w:val="0057590F"/>
  </w:style>
  <w:style w:type="character" w:customStyle="1" w:styleId="aceconstant">
    <w:name w:val="ace_constant"/>
    <w:basedOn w:val="DefaultParagraphFont"/>
    <w:rsid w:val="0057590F"/>
  </w:style>
  <w:style w:type="character" w:customStyle="1" w:styleId="lit">
    <w:name w:val="lit"/>
    <w:basedOn w:val="DefaultParagraphFont"/>
    <w:rsid w:val="0057590F"/>
  </w:style>
  <w:style w:type="character" w:styleId="HTMLSample">
    <w:name w:val="HTML Sample"/>
    <w:basedOn w:val="DefaultParagraphFont"/>
    <w:uiPriority w:val="99"/>
    <w:semiHidden/>
    <w:unhideWhenUsed/>
    <w:rsid w:val="0057590F"/>
    <w:rPr>
      <w:rFonts w:ascii="Courier New" w:eastAsia="Times New Roman" w:hAnsi="Courier New" w:cs="Courier New" w:hint="default"/>
    </w:rPr>
  </w:style>
  <w:style w:type="character" w:customStyle="1" w:styleId="com">
    <w:name w:val="com"/>
    <w:basedOn w:val="DefaultParagraphFont"/>
    <w:rsid w:val="0057590F"/>
  </w:style>
  <w:style w:type="character" w:customStyle="1" w:styleId="caption-text">
    <w:name w:val="caption-text"/>
    <w:basedOn w:val="DefaultParagraphFont"/>
    <w:rsid w:val="0057590F"/>
  </w:style>
  <w:style w:type="character" w:customStyle="1" w:styleId="kn">
    <w:name w:val="kn"/>
    <w:basedOn w:val="DefaultParagraphFont"/>
    <w:rsid w:val="0057590F"/>
  </w:style>
  <w:style w:type="character" w:customStyle="1" w:styleId="nn">
    <w:name w:val="nn"/>
    <w:basedOn w:val="DefaultParagraphFont"/>
    <w:rsid w:val="0057590F"/>
  </w:style>
  <w:style w:type="character" w:customStyle="1" w:styleId="k">
    <w:name w:val="k"/>
    <w:basedOn w:val="DefaultParagraphFont"/>
    <w:rsid w:val="0057590F"/>
  </w:style>
  <w:style w:type="character" w:customStyle="1" w:styleId="nf">
    <w:name w:val="nf"/>
    <w:basedOn w:val="DefaultParagraphFont"/>
    <w:rsid w:val="0057590F"/>
  </w:style>
  <w:style w:type="character" w:customStyle="1" w:styleId="p">
    <w:name w:val="p"/>
    <w:basedOn w:val="DefaultParagraphFont"/>
    <w:rsid w:val="0057590F"/>
  </w:style>
  <w:style w:type="character" w:customStyle="1" w:styleId="sd">
    <w:name w:val="sd"/>
    <w:basedOn w:val="DefaultParagraphFont"/>
    <w:rsid w:val="0057590F"/>
  </w:style>
  <w:style w:type="character" w:customStyle="1" w:styleId="nb">
    <w:name w:val="nb"/>
    <w:basedOn w:val="DefaultParagraphFont"/>
    <w:rsid w:val="0057590F"/>
  </w:style>
  <w:style w:type="character" w:customStyle="1" w:styleId="s1">
    <w:name w:val="s1"/>
    <w:basedOn w:val="DefaultParagraphFont"/>
    <w:rsid w:val="0057590F"/>
  </w:style>
  <w:style w:type="character" w:customStyle="1" w:styleId="n">
    <w:name w:val="n"/>
    <w:basedOn w:val="DefaultParagraphFont"/>
    <w:rsid w:val="0057590F"/>
  </w:style>
  <w:style w:type="character" w:customStyle="1" w:styleId="o">
    <w:name w:val="o"/>
    <w:basedOn w:val="DefaultParagraphFont"/>
    <w:rsid w:val="0057590F"/>
  </w:style>
  <w:style w:type="character" w:customStyle="1" w:styleId="ow">
    <w:name w:val="ow"/>
    <w:basedOn w:val="DefaultParagraphFont"/>
    <w:rsid w:val="0057590F"/>
  </w:style>
  <w:style w:type="character" w:customStyle="1" w:styleId="mi">
    <w:name w:val="mi"/>
    <w:basedOn w:val="DefaultParagraphFont"/>
    <w:rsid w:val="0057590F"/>
  </w:style>
  <w:style w:type="character" w:customStyle="1" w:styleId="si">
    <w:name w:val="si"/>
    <w:basedOn w:val="DefaultParagraphFont"/>
    <w:rsid w:val="0057590F"/>
  </w:style>
  <w:style w:type="character" w:customStyle="1" w:styleId="mf">
    <w:name w:val="mf"/>
    <w:basedOn w:val="DefaultParagraphFont"/>
    <w:rsid w:val="0057590F"/>
  </w:style>
  <w:style w:type="character" w:customStyle="1" w:styleId="c1">
    <w:name w:val="c1"/>
    <w:basedOn w:val="DefaultParagraphFont"/>
    <w:rsid w:val="0057590F"/>
  </w:style>
  <w:style w:type="character" w:customStyle="1" w:styleId="kc">
    <w:name w:val="kc"/>
    <w:basedOn w:val="DefaultParagraphFont"/>
    <w:rsid w:val="0057590F"/>
  </w:style>
  <w:style w:type="character" w:customStyle="1" w:styleId="nc">
    <w:name w:val="nc"/>
    <w:basedOn w:val="DefaultParagraphFont"/>
    <w:rsid w:val="0057590F"/>
  </w:style>
  <w:style w:type="character" w:customStyle="1" w:styleId="bp">
    <w:name w:val="bp"/>
    <w:basedOn w:val="DefaultParagraphFont"/>
    <w:rsid w:val="0057590F"/>
  </w:style>
  <w:style w:type="character" w:customStyle="1" w:styleId="fm">
    <w:name w:val="fm"/>
    <w:basedOn w:val="DefaultParagraphFont"/>
    <w:rsid w:val="0057590F"/>
  </w:style>
  <w:style w:type="character" w:customStyle="1" w:styleId="ne">
    <w:name w:val="ne"/>
    <w:basedOn w:val="DefaultParagraphFont"/>
    <w:rsid w:val="0057590F"/>
  </w:style>
  <w:style w:type="character" w:customStyle="1" w:styleId="CommentTextChar">
    <w:name w:val="Comment Text Char"/>
    <w:basedOn w:val="DefaultParagraphFont"/>
    <w:link w:val="CommentText"/>
    <w:semiHidden/>
    <w:rsid w:val="0057590F"/>
    <w:rPr>
      <w:rFonts w:ascii="Cambria" w:hAnsi="Cambria"/>
      <w:kern w:val="22"/>
    </w:rPr>
  </w:style>
</w:styles>
</file>

<file path=word/webSettings.xml><?xml version="1.0" encoding="utf-8"?>
<w:webSettings xmlns:r="http://schemas.openxmlformats.org/officeDocument/2006/relationships" xmlns:w="http://schemas.openxmlformats.org/wordprocessingml/2006/main">
  <w:divs>
    <w:div w:id="77216949">
      <w:bodyDiv w:val="1"/>
      <w:marLeft w:val="0"/>
      <w:marRight w:val="0"/>
      <w:marTop w:val="0"/>
      <w:marBottom w:val="0"/>
      <w:divBdr>
        <w:top w:val="none" w:sz="0" w:space="0" w:color="auto"/>
        <w:left w:val="none" w:sz="0" w:space="0" w:color="auto"/>
        <w:bottom w:val="none" w:sz="0" w:space="0" w:color="auto"/>
        <w:right w:val="none" w:sz="0" w:space="0" w:color="auto"/>
      </w:divBdr>
    </w:div>
    <w:div w:id="106120562">
      <w:bodyDiv w:val="1"/>
      <w:marLeft w:val="0"/>
      <w:marRight w:val="0"/>
      <w:marTop w:val="0"/>
      <w:marBottom w:val="0"/>
      <w:divBdr>
        <w:top w:val="none" w:sz="0" w:space="0" w:color="auto"/>
        <w:left w:val="none" w:sz="0" w:space="0" w:color="auto"/>
        <w:bottom w:val="none" w:sz="0" w:space="0" w:color="auto"/>
        <w:right w:val="none" w:sz="0" w:space="0" w:color="auto"/>
      </w:divBdr>
    </w:div>
    <w:div w:id="123235361">
      <w:bodyDiv w:val="1"/>
      <w:marLeft w:val="0"/>
      <w:marRight w:val="0"/>
      <w:marTop w:val="0"/>
      <w:marBottom w:val="0"/>
      <w:divBdr>
        <w:top w:val="none" w:sz="0" w:space="0" w:color="auto"/>
        <w:left w:val="none" w:sz="0" w:space="0" w:color="auto"/>
        <w:bottom w:val="none" w:sz="0" w:space="0" w:color="auto"/>
        <w:right w:val="none" w:sz="0" w:space="0" w:color="auto"/>
      </w:divBdr>
    </w:div>
    <w:div w:id="457770204">
      <w:bodyDiv w:val="1"/>
      <w:marLeft w:val="0"/>
      <w:marRight w:val="0"/>
      <w:marTop w:val="0"/>
      <w:marBottom w:val="0"/>
      <w:divBdr>
        <w:top w:val="none" w:sz="0" w:space="0" w:color="auto"/>
        <w:left w:val="none" w:sz="0" w:space="0" w:color="auto"/>
        <w:bottom w:val="none" w:sz="0" w:space="0" w:color="auto"/>
        <w:right w:val="none" w:sz="0" w:space="0" w:color="auto"/>
      </w:divBdr>
    </w:div>
    <w:div w:id="507715328">
      <w:bodyDiv w:val="1"/>
      <w:marLeft w:val="0"/>
      <w:marRight w:val="0"/>
      <w:marTop w:val="0"/>
      <w:marBottom w:val="0"/>
      <w:divBdr>
        <w:top w:val="none" w:sz="0" w:space="0" w:color="auto"/>
        <w:left w:val="none" w:sz="0" w:space="0" w:color="auto"/>
        <w:bottom w:val="none" w:sz="0" w:space="0" w:color="auto"/>
        <w:right w:val="none" w:sz="0" w:space="0" w:color="auto"/>
      </w:divBdr>
      <w:divsChild>
        <w:div w:id="1425802485">
          <w:marLeft w:val="300"/>
          <w:marRight w:val="300"/>
          <w:marTop w:val="225"/>
          <w:marBottom w:val="0"/>
          <w:divBdr>
            <w:top w:val="none" w:sz="0" w:space="0" w:color="auto"/>
            <w:left w:val="none" w:sz="0" w:space="0" w:color="auto"/>
            <w:bottom w:val="none" w:sz="0" w:space="0" w:color="auto"/>
            <w:right w:val="none" w:sz="0" w:space="0" w:color="auto"/>
          </w:divBdr>
          <w:divsChild>
            <w:div w:id="561791930">
              <w:marLeft w:val="0"/>
              <w:marRight w:val="0"/>
              <w:marTop w:val="0"/>
              <w:marBottom w:val="0"/>
              <w:divBdr>
                <w:top w:val="none" w:sz="0" w:space="0" w:color="auto"/>
                <w:left w:val="none" w:sz="0" w:space="0" w:color="auto"/>
                <w:bottom w:val="none" w:sz="0" w:space="0" w:color="auto"/>
                <w:right w:val="none" w:sz="0" w:space="0" w:color="auto"/>
              </w:divBdr>
              <w:divsChild>
                <w:div w:id="204663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037604">
      <w:bodyDiv w:val="1"/>
      <w:marLeft w:val="0"/>
      <w:marRight w:val="0"/>
      <w:marTop w:val="0"/>
      <w:marBottom w:val="0"/>
      <w:divBdr>
        <w:top w:val="none" w:sz="0" w:space="0" w:color="auto"/>
        <w:left w:val="none" w:sz="0" w:space="0" w:color="auto"/>
        <w:bottom w:val="none" w:sz="0" w:space="0" w:color="auto"/>
        <w:right w:val="none" w:sz="0" w:space="0" w:color="auto"/>
      </w:divBdr>
    </w:div>
    <w:div w:id="656542306">
      <w:bodyDiv w:val="1"/>
      <w:marLeft w:val="0"/>
      <w:marRight w:val="0"/>
      <w:marTop w:val="0"/>
      <w:marBottom w:val="0"/>
      <w:divBdr>
        <w:top w:val="none" w:sz="0" w:space="0" w:color="auto"/>
        <w:left w:val="none" w:sz="0" w:space="0" w:color="auto"/>
        <w:bottom w:val="none" w:sz="0" w:space="0" w:color="auto"/>
        <w:right w:val="none" w:sz="0" w:space="0" w:color="auto"/>
      </w:divBdr>
    </w:div>
    <w:div w:id="863901627">
      <w:bodyDiv w:val="1"/>
      <w:marLeft w:val="0"/>
      <w:marRight w:val="0"/>
      <w:marTop w:val="0"/>
      <w:marBottom w:val="0"/>
      <w:divBdr>
        <w:top w:val="none" w:sz="0" w:space="0" w:color="auto"/>
        <w:left w:val="none" w:sz="0" w:space="0" w:color="auto"/>
        <w:bottom w:val="none" w:sz="0" w:space="0" w:color="auto"/>
        <w:right w:val="none" w:sz="0" w:space="0" w:color="auto"/>
      </w:divBdr>
    </w:div>
    <w:div w:id="882867829">
      <w:bodyDiv w:val="1"/>
      <w:marLeft w:val="0"/>
      <w:marRight w:val="0"/>
      <w:marTop w:val="0"/>
      <w:marBottom w:val="0"/>
      <w:divBdr>
        <w:top w:val="none" w:sz="0" w:space="0" w:color="auto"/>
        <w:left w:val="none" w:sz="0" w:space="0" w:color="auto"/>
        <w:bottom w:val="none" w:sz="0" w:space="0" w:color="auto"/>
        <w:right w:val="none" w:sz="0" w:space="0" w:color="auto"/>
      </w:divBdr>
    </w:div>
    <w:div w:id="1049258620">
      <w:bodyDiv w:val="1"/>
      <w:marLeft w:val="0"/>
      <w:marRight w:val="0"/>
      <w:marTop w:val="0"/>
      <w:marBottom w:val="0"/>
      <w:divBdr>
        <w:top w:val="none" w:sz="0" w:space="0" w:color="auto"/>
        <w:left w:val="none" w:sz="0" w:space="0" w:color="auto"/>
        <w:bottom w:val="none" w:sz="0" w:space="0" w:color="auto"/>
        <w:right w:val="none" w:sz="0" w:space="0" w:color="auto"/>
      </w:divBdr>
    </w:div>
    <w:div w:id="1056012142">
      <w:bodyDiv w:val="1"/>
      <w:marLeft w:val="0"/>
      <w:marRight w:val="0"/>
      <w:marTop w:val="0"/>
      <w:marBottom w:val="0"/>
      <w:divBdr>
        <w:top w:val="none" w:sz="0" w:space="0" w:color="auto"/>
        <w:left w:val="none" w:sz="0" w:space="0" w:color="auto"/>
        <w:bottom w:val="none" w:sz="0" w:space="0" w:color="auto"/>
        <w:right w:val="none" w:sz="0" w:space="0" w:color="auto"/>
      </w:divBdr>
    </w:div>
    <w:div w:id="1180587338">
      <w:bodyDiv w:val="1"/>
      <w:marLeft w:val="0"/>
      <w:marRight w:val="0"/>
      <w:marTop w:val="0"/>
      <w:marBottom w:val="0"/>
      <w:divBdr>
        <w:top w:val="none" w:sz="0" w:space="0" w:color="auto"/>
        <w:left w:val="none" w:sz="0" w:space="0" w:color="auto"/>
        <w:bottom w:val="none" w:sz="0" w:space="0" w:color="auto"/>
        <w:right w:val="none" w:sz="0" w:space="0" w:color="auto"/>
      </w:divBdr>
    </w:div>
    <w:div w:id="1373337223">
      <w:bodyDiv w:val="1"/>
      <w:marLeft w:val="0"/>
      <w:marRight w:val="0"/>
      <w:marTop w:val="0"/>
      <w:marBottom w:val="0"/>
      <w:divBdr>
        <w:top w:val="none" w:sz="0" w:space="0" w:color="auto"/>
        <w:left w:val="none" w:sz="0" w:space="0" w:color="auto"/>
        <w:bottom w:val="none" w:sz="0" w:space="0" w:color="auto"/>
        <w:right w:val="none" w:sz="0" w:space="0" w:color="auto"/>
      </w:divBdr>
      <w:divsChild>
        <w:div w:id="798378648">
          <w:marLeft w:val="300"/>
          <w:marRight w:val="300"/>
          <w:marTop w:val="225"/>
          <w:marBottom w:val="0"/>
          <w:divBdr>
            <w:top w:val="none" w:sz="0" w:space="0" w:color="auto"/>
            <w:left w:val="none" w:sz="0" w:space="0" w:color="auto"/>
            <w:bottom w:val="none" w:sz="0" w:space="0" w:color="auto"/>
            <w:right w:val="none" w:sz="0" w:space="0" w:color="auto"/>
          </w:divBdr>
          <w:divsChild>
            <w:div w:id="42020338">
              <w:marLeft w:val="0"/>
              <w:marRight w:val="0"/>
              <w:marTop w:val="0"/>
              <w:marBottom w:val="0"/>
              <w:divBdr>
                <w:top w:val="none" w:sz="0" w:space="0" w:color="auto"/>
                <w:left w:val="none" w:sz="0" w:space="0" w:color="auto"/>
                <w:bottom w:val="none" w:sz="0" w:space="0" w:color="auto"/>
                <w:right w:val="none" w:sz="0" w:space="0" w:color="auto"/>
              </w:divBdr>
              <w:divsChild>
                <w:div w:id="19916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283344">
          <w:marLeft w:val="300"/>
          <w:marRight w:val="300"/>
          <w:marTop w:val="225"/>
          <w:marBottom w:val="0"/>
          <w:divBdr>
            <w:top w:val="none" w:sz="0" w:space="0" w:color="auto"/>
            <w:left w:val="none" w:sz="0" w:space="0" w:color="auto"/>
            <w:bottom w:val="none" w:sz="0" w:space="0" w:color="auto"/>
            <w:right w:val="none" w:sz="0" w:space="0" w:color="auto"/>
          </w:divBdr>
          <w:divsChild>
            <w:div w:id="1848132936">
              <w:marLeft w:val="0"/>
              <w:marRight w:val="0"/>
              <w:marTop w:val="0"/>
              <w:marBottom w:val="0"/>
              <w:divBdr>
                <w:top w:val="none" w:sz="0" w:space="0" w:color="auto"/>
                <w:left w:val="none" w:sz="0" w:space="0" w:color="auto"/>
                <w:bottom w:val="none" w:sz="0" w:space="0" w:color="auto"/>
                <w:right w:val="none" w:sz="0" w:space="0" w:color="auto"/>
              </w:divBdr>
              <w:divsChild>
                <w:div w:id="169542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062393">
      <w:bodyDiv w:val="1"/>
      <w:marLeft w:val="0"/>
      <w:marRight w:val="0"/>
      <w:marTop w:val="0"/>
      <w:marBottom w:val="0"/>
      <w:divBdr>
        <w:top w:val="none" w:sz="0" w:space="0" w:color="auto"/>
        <w:left w:val="none" w:sz="0" w:space="0" w:color="auto"/>
        <w:bottom w:val="none" w:sz="0" w:space="0" w:color="auto"/>
        <w:right w:val="none" w:sz="0" w:space="0" w:color="auto"/>
      </w:divBdr>
    </w:div>
    <w:div w:id="1624460130">
      <w:bodyDiv w:val="1"/>
      <w:marLeft w:val="0"/>
      <w:marRight w:val="0"/>
      <w:marTop w:val="0"/>
      <w:marBottom w:val="0"/>
      <w:divBdr>
        <w:top w:val="none" w:sz="0" w:space="0" w:color="auto"/>
        <w:left w:val="none" w:sz="0" w:space="0" w:color="auto"/>
        <w:bottom w:val="none" w:sz="0" w:space="0" w:color="auto"/>
        <w:right w:val="none" w:sz="0" w:space="0" w:color="auto"/>
      </w:divBdr>
    </w:div>
    <w:div w:id="1744177616">
      <w:bodyDiv w:val="1"/>
      <w:marLeft w:val="0"/>
      <w:marRight w:val="0"/>
      <w:marTop w:val="0"/>
      <w:marBottom w:val="0"/>
      <w:divBdr>
        <w:top w:val="none" w:sz="0" w:space="0" w:color="auto"/>
        <w:left w:val="none" w:sz="0" w:space="0" w:color="auto"/>
        <w:bottom w:val="none" w:sz="0" w:space="0" w:color="auto"/>
        <w:right w:val="none" w:sz="0" w:space="0" w:color="auto"/>
      </w:divBdr>
      <w:divsChild>
        <w:div w:id="1890648233">
          <w:marLeft w:val="0"/>
          <w:marRight w:val="0"/>
          <w:marTop w:val="90"/>
          <w:marBottom w:val="90"/>
          <w:divBdr>
            <w:top w:val="none" w:sz="0" w:space="0" w:color="auto"/>
            <w:left w:val="none" w:sz="0" w:space="0" w:color="auto"/>
            <w:bottom w:val="none" w:sz="0" w:space="0" w:color="auto"/>
            <w:right w:val="none" w:sz="0" w:space="0" w:color="auto"/>
          </w:divBdr>
        </w:div>
      </w:divsChild>
    </w:div>
    <w:div w:id="1777600204">
      <w:bodyDiv w:val="1"/>
      <w:marLeft w:val="0"/>
      <w:marRight w:val="0"/>
      <w:marTop w:val="0"/>
      <w:marBottom w:val="0"/>
      <w:divBdr>
        <w:top w:val="none" w:sz="0" w:space="0" w:color="auto"/>
        <w:left w:val="none" w:sz="0" w:space="0" w:color="auto"/>
        <w:bottom w:val="none" w:sz="0" w:space="0" w:color="auto"/>
        <w:right w:val="none" w:sz="0" w:space="0" w:color="auto"/>
      </w:divBdr>
    </w:div>
    <w:div w:id="1956593041">
      <w:bodyDiv w:val="1"/>
      <w:marLeft w:val="0"/>
      <w:marRight w:val="0"/>
      <w:marTop w:val="0"/>
      <w:marBottom w:val="0"/>
      <w:divBdr>
        <w:top w:val="none" w:sz="0" w:space="0" w:color="auto"/>
        <w:left w:val="none" w:sz="0" w:space="0" w:color="auto"/>
        <w:bottom w:val="none" w:sz="0" w:space="0" w:color="auto"/>
        <w:right w:val="none" w:sz="0" w:space="0" w:color="auto"/>
      </w:divBdr>
    </w:div>
    <w:div w:id="2059552807">
      <w:bodyDiv w:val="1"/>
      <w:marLeft w:val="0"/>
      <w:marRight w:val="0"/>
      <w:marTop w:val="0"/>
      <w:marBottom w:val="0"/>
      <w:divBdr>
        <w:top w:val="none" w:sz="0" w:space="0" w:color="auto"/>
        <w:left w:val="none" w:sz="0" w:space="0" w:color="auto"/>
        <w:bottom w:val="none" w:sz="0" w:space="0" w:color="auto"/>
        <w:right w:val="none" w:sz="0" w:space="0" w:color="auto"/>
      </w:divBdr>
    </w:div>
    <w:div w:id="2086026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tutorialspoint.com/python3/python_database_access.htm" TargetMode="External"/></Relationships>
</file>

<file path=word/_rels/document.xml.rels><?xml version="1.0" encoding="UTF-8" standalone="yes"?>
<Relationships xmlns="http://schemas.openxmlformats.org/package/2006/relationships"><Relationship Id="rId117" Type="http://schemas.openxmlformats.org/officeDocument/2006/relationships/hyperlink" Target="https://www.programiz.com/python-programming/methods/string/center" TargetMode="External"/><Relationship Id="rId21" Type="http://schemas.openxmlformats.org/officeDocument/2006/relationships/image" Target="media/image11.png"/><Relationship Id="rId42" Type="http://schemas.openxmlformats.org/officeDocument/2006/relationships/hyperlink" Target="https://docs.python.org/3.6/reference/expressions.html?highlight=operator%20precedence" TargetMode="External"/><Relationship Id="rId63" Type="http://schemas.openxmlformats.org/officeDocument/2006/relationships/hyperlink" Target="https://www.programiz.com/python-programming/methods/built-in/dir" TargetMode="External"/><Relationship Id="rId84" Type="http://schemas.openxmlformats.org/officeDocument/2006/relationships/hyperlink" Target="https://www.programiz.com/python-programming/methods/built-in/len" TargetMode="External"/><Relationship Id="rId138" Type="http://schemas.openxmlformats.org/officeDocument/2006/relationships/hyperlink" Target="https://www.programiz.com/python-programming/methods/string/ljust" TargetMode="External"/><Relationship Id="rId159" Type="http://schemas.openxmlformats.org/officeDocument/2006/relationships/hyperlink" Target="https://www.programiz.com/python-programming/methods/string/format_map" TargetMode="External"/><Relationship Id="rId170" Type="http://schemas.openxmlformats.org/officeDocument/2006/relationships/hyperlink" Target="https://www.programiz.com/python-programming/methods/dictionary/update" TargetMode="External"/><Relationship Id="rId191" Type="http://schemas.openxmlformats.org/officeDocument/2006/relationships/hyperlink" Target="https://www.digitalocean.com/community/tutorials/how-to-set-up-a-host-name-with-digitalocean" TargetMode="External"/><Relationship Id="rId205" Type="http://schemas.openxmlformats.org/officeDocument/2006/relationships/hyperlink" Target="https://www.tutorialspoint.com/python/python_functions.htm" TargetMode="External"/><Relationship Id="rId226" Type="http://schemas.openxmlformats.org/officeDocument/2006/relationships/hyperlink" Target="https://www.tutorialspoint.com/python/python_networking.htm" TargetMode="External"/><Relationship Id="rId107" Type="http://schemas.openxmlformats.org/officeDocument/2006/relationships/hyperlink" Target="https://www.programiz.com/python-programming/methods/built-in/staticmethod" TargetMode="External"/><Relationship Id="rId11" Type="http://schemas.openxmlformats.org/officeDocument/2006/relationships/image" Target="media/image2.png"/><Relationship Id="rId32" Type="http://schemas.openxmlformats.org/officeDocument/2006/relationships/image" Target="media/image22.png"/><Relationship Id="rId53" Type="http://schemas.openxmlformats.org/officeDocument/2006/relationships/hyperlink" Target="https://www.programiz.com/python-programming/methods/built-in/bool" TargetMode="External"/><Relationship Id="rId74" Type="http://schemas.openxmlformats.org/officeDocument/2006/relationships/hyperlink" Target="https://www.programiz.com/python-programming/methods/built-in/hasattr" TargetMode="External"/><Relationship Id="rId128" Type="http://schemas.openxmlformats.org/officeDocument/2006/relationships/hyperlink" Target="https://www.programiz.com/python-programming/methods/string/isdecimal" TargetMode="External"/><Relationship Id="rId149" Type="http://schemas.openxmlformats.org/officeDocument/2006/relationships/hyperlink" Target="https://www.programiz.com/python-programming/methods/string/translate" TargetMode="External"/><Relationship Id="rId5" Type="http://schemas.openxmlformats.org/officeDocument/2006/relationships/webSettings" Target="webSettings.xml"/><Relationship Id="rId95" Type="http://schemas.openxmlformats.org/officeDocument/2006/relationships/hyperlink" Target="https://www.programiz.com/python-programming/methods/built-in/ord" TargetMode="External"/><Relationship Id="rId160" Type="http://schemas.openxmlformats.org/officeDocument/2006/relationships/hyperlink" Target="https://www.programiz.com/python-programming/methods/dictionary/clear" TargetMode="External"/><Relationship Id="rId181" Type="http://schemas.openxmlformats.org/officeDocument/2006/relationships/image" Target="media/image29.png"/><Relationship Id="rId216" Type="http://schemas.openxmlformats.org/officeDocument/2006/relationships/hyperlink" Target="https://www.w3schools.in/python-tutorial/exception-handling/" TargetMode="External"/><Relationship Id="rId237" Type="http://schemas.openxmlformats.org/officeDocument/2006/relationships/header" Target="header1.xml"/><Relationship Id="rId22" Type="http://schemas.openxmlformats.org/officeDocument/2006/relationships/image" Target="media/image12.png"/><Relationship Id="rId43" Type="http://schemas.openxmlformats.org/officeDocument/2006/relationships/hyperlink" Target="https://docs.python.org/3.6/reference/expressions.html?highlight=operator%20precedence" TargetMode="External"/><Relationship Id="rId64" Type="http://schemas.openxmlformats.org/officeDocument/2006/relationships/hyperlink" Target="https://www.programiz.com/python-programming/methods/built-in/divmod" TargetMode="External"/><Relationship Id="rId118" Type="http://schemas.openxmlformats.org/officeDocument/2006/relationships/hyperlink" Target="https://www.programiz.com/python-programming/methods/string/casefold" TargetMode="External"/><Relationship Id="rId139" Type="http://schemas.openxmlformats.org/officeDocument/2006/relationships/hyperlink" Target="https://www.programiz.com/python-programming/methods/string/rjust" TargetMode="External"/><Relationship Id="rId85" Type="http://schemas.openxmlformats.org/officeDocument/2006/relationships/hyperlink" Target="https://www.programiz.com/python-programming/methods/built-in/list" TargetMode="External"/><Relationship Id="rId150" Type="http://schemas.openxmlformats.org/officeDocument/2006/relationships/hyperlink" Target="https://www.programiz.com/python-programming/methods/string/replace" TargetMode="External"/><Relationship Id="rId171" Type="http://schemas.openxmlformats.org/officeDocument/2006/relationships/hyperlink" Target="https://docs.python.org/3/reference/compound_stmts.html" TargetMode="External"/><Relationship Id="rId192" Type="http://schemas.openxmlformats.org/officeDocument/2006/relationships/comments" Target="comments.xml"/><Relationship Id="rId206" Type="http://schemas.openxmlformats.org/officeDocument/2006/relationships/hyperlink" Target="https://www.tutorialspoint.com/python/python_functions.htm" TargetMode="External"/><Relationship Id="rId227" Type="http://schemas.openxmlformats.org/officeDocument/2006/relationships/hyperlink" Target="https://docs.python.org/3/library/socket.html?highlight=socket%20programming" TargetMode="External"/><Relationship Id="rId201" Type="http://schemas.openxmlformats.org/officeDocument/2006/relationships/hyperlink" Target="https://docs.python.org/3/library/stdtypes.html" TargetMode="External"/><Relationship Id="rId222" Type="http://schemas.openxmlformats.org/officeDocument/2006/relationships/hyperlink" Target="https://docs.python.org/3/howto/functional.html" TargetMode="External"/><Relationship Id="rId243" Type="http://schemas.openxmlformats.org/officeDocument/2006/relationships/fontTable" Target="fontTable.xml"/><Relationship Id="rId12" Type="http://schemas.openxmlformats.org/officeDocument/2006/relationships/image" Target="media/image3.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hyperlink" Target="https://www.programiz.com/python-programming/methods/built-in/compile" TargetMode="External"/><Relationship Id="rId103" Type="http://schemas.openxmlformats.org/officeDocument/2006/relationships/hyperlink" Target="https://www.programiz.com/python-programming/methods/built-in/set" TargetMode="External"/><Relationship Id="rId108" Type="http://schemas.openxmlformats.org/officeDocument/2006/relationships/hyperlink" Target="https://www.programiz.com/python-programming/methods/built-in/str" TargetMode="External"/><Relationship Id="rId124" Type="http://schemas.openxmlformats.org/officeDocument/2006/relationships/hyperlink" Target="https://www.programiz.com/python-programming/methods/string/format" TargetMode="External"/><Relationship Id="rId129" Type="http://schemas.openxmlformats.org/officeDocument/2006/relationships/hyperlink" Target="https://www.programiz.com/python-programming/methods/string/isdigit" TargetMode="External"/><Relationship Id="rId54" Type="http://schemas.openxmlformats.org/officeDocument/2006/relationships/hyperlink" Target="https://www.programiz.com/python-programming/methods/built-in/bytearray" TargetMode="External"/><Relationship Id="rId70" Type="http://schemas.openxmlformats.org/officeDocument/2006/relationships/hyperlink" Target="https://www.programiz.com/python-programming/methods/built-in/format" TargetMode="External"/><Relationship Id="rId75" Type="http://schemas.openxmlformats.org/officeDocument/2006/relationships/hyperlink" Target="https://www.programiz.com/python-programming/methods/built-in/hash" TargetMode="External"/><Relationship Id="rId91" Type="http://schemas.openxmlformats.org/officeDocument/2006/relationships/hyperlink" Target="https://www.programiz.com/python-programming/methods/built-in/next" TargetMode="External"/><Relationship Id="rId96" Type="http://schemas.openxmlformats.org/officeDocument/2006/relationships/hyperlink" Target="https://www.programiz.com/python-programming/methods/built-in/pow" TargetMode="External"/><Relationship Id="rId140" Type="http://schemas.openxmlformats.org/officeDocument/2006/relationships/hyperlink" Target="https://www.programiz.com/python-programming/methods/string/lower" TargetMode="External"/><Relationship Id="rId145" Type="http://schemas.openxmlformats.org/officeDocument/2006/relationships/hyperlink" Target="https://www.programiz.com/python-programming/methods/string/strip" TargetMode="External"/><Relationship Id="rId161" Type="http://schemas.openxmlformats.org/officeDocument/2006/relationships/hyperlink" Target="https://www.programiz.com/python-programming/methods/dictionary/copy" TargetMode="External"/><Relationship Id="rId166" Type="http://schemas.openxmlformats.org/officeDocument/2006/relationships/hyperlink" Target="https://www.programiz.com/python-programming/methods/dictionary/popitem" TargetMode="External"/><Relationship Id="rId182" Type="http://schemas.openxmlformats.org/officeDocument/2006/relationships/image" Target="media/image30.jpeg"/><Relationship Id="rId187" Type="http://schemas.openxmlformats.org/officeDocument/2006/relationships/image" Target="media/image35.png"/><Relationship Id="rId217" Type="http://schemas.openxmlformats.org/officeDocument/2006/relationships/hyperlink" Target="https://www.tutorialspoint.com/python/python_exceptions.htm"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s://www.w3schools.in/python-tutorial/file-handling/" TargetMode="External"/><Relationship Id="rId233" Type="http://schemas.openxmlformats.org/officeDocument/2006/relationships/hyperlink" Target="https://www.tutorialspoint.com/python/python_gui_programming.htm" TargetMode="External"/><Relationship Id="rId238" Type="http://schemas.openxmlformats.org/officeDocument/2006/relationships/header" Target="header2.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hyperlink" Target="https://www.programiz.com/python-programming/methods/built-in/all" TargetMode="External"/><Relationship Id="rId114" Type="http://schemas.openxmlformats.org/officeDocument/2006/relationships/hyperlink" Target="https://www.programiz.com/python-programming/methods/built-in/zip" TargetMode="External"/><Relationship Id="rId119" Type="http://schemas.openxmlformats.org/officeDocument/2006/relationships/hyperlink" Target="https://www.programiz.com/python-programming/methods/string/count" TargetMode="External"/><Relationship Id="rId44" Type="http://schemas.openxmlformats.org/officeDocument/2006/relationships/hyperlink" Target="https://docs.python.org/3.6/reference/expressions.html?highlight=operator%20precedence" TargetMode="External"/><Relationship Id="rId60" Type="http://schemas.openxmlformats.org/officeDocument/2006/relationships/hyperlink" Target="https://www.programiz.com/python-programming/methods/built-in/complex" TargetMode="External"/><Relationship Id="rId65" Type="http://schemas.openxmlformats.org/officeDocument/2006/relationships/hyperlink" Target="https://www.programiz.com/python-programming/methods/built-in/enumerate" TargetMode="External"/><Relationship Id="rId81" Type="http://schemas.openxmlformats.org/officeDocument/2006/relationships/hyperlink" Target="https://www.programiz.com/python-programming/methods/built-in/isinstance" TargetMode="External"/><Relationship Id="rId86" Type="http://schemas.openxmlformats.org/officeDocument/2006/relationships/hyperlink" Target="https://www.programiz.com/python-programming/methods/built-in/locals" TargetMode="External"/><Relationship Id="rId130" Type="http://schemas.openxmlformats.org/officeDocument/2006/relationships/hyperlink" Target="https://www.programiz.com/python-programming/methods/string/isidentifier" TargetMode="External"/><Relationship Id="rId135" Type="http://schemas.openxmlformats.org/officeDocument/2006/relationships/hyperlink" Target="https://www.programiz.com/python-programming/methods/string/istitle" TargetMode="External"/><Relationship Id="rId151" Type="http://schemas.openxmlformats.org/officeDocument/2006/relationships/hyperlink" Target="https://www.programiz.com/python-programming/methods/string/rfind" TargetMode="External"/><Relationship Id="rId156" Type="http://schemas.openxmlformats.org/officeDocument/2006/relationships/hyperlink" Target="https://www.programiz.com/python-programming/methods/string/startswith" TargetMode="External"/><Relationship Id="rId177" Type="http://schemas.openxmlformats.org/officeDocument/2006/relationships/hyperlink" Target="https://docs.python.org/3/library/bz2.html" TargetMode="External"/><Relationship Id="rId198" Type="http://schemas.openxmlformats.org/officeDocument/2006/relationships/hyperlink" Target="http://www.cuelogic.com/blog/role-of-python-in-artificial-intelligence/" TargetMode="External"/><Relationship Id="rId172" Type="http://schemas.openxmlformats.org/officeDocument/2006/relationships/hyperlink" Target="https://docs.python.org/3/reference/expressions.html" TargetMode="External"/><Relationship Id="rId193" Type="http://schemas.openxmlformats.org/officeDocument/2006/relationships/hyperlink" Target="https://www.digitalocean.com/community/tutorials/linux-permissions-basics-and-how-to-use-umask-on-a-vps" TargetMode="External"/><Relationship Id="rId202" Type="http://schemas.openxmlformats.org/officeDocument/2006/relationships/hyperlink" Target="https://docs.python.org/3/reference/datamodel.html" TargetMode="External"/><Relationship Id="rId207" Type="http://schemas.openxmlformats.org/officeDocument/2006/relationships/hyperlink" Target="https://www.programiz.com/python-programming/recursion" TargetMode="External"/><Relationship Id="rId223" Type="http://schemas.openxmlformats.org/officeDocument/2006/relationships/hyperlink" Target="https://www.geeksforgeeks.org/python-closures/" TargetMode="External"/><Relationship Id="rId228" Type="http://schemas.openxmlformats.org/officeDocument/2006/relationships/hyperlink" Target="https://www.w3schools.in/python-tutorial/network-programming/" TargetMode="External"/><Relationship Id="rId244" Type="http://schemas.openxmlformats.org/officeDocument/2006/relationships/theme" Target="theme/theme1.xm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hyperlink" Target="https://docs.python.org/3.6/reference/compound_stmts.html" TargetMode="External"/><Relationship Id="rId109" Type="http://schemas.openxmlformats.org/officeDocument/2006/relationships/hyperlink" Target="https://www.programiz.com/python-programming/methods/built-in/sum" TargetMode="External"/><Relationship Id="rId34" Type="http://schemas.openxmlformats.org/officeDocument/2006/relationships/image" Target="media/image24.png"/><Relationship Id="rId50" Type="http://schemas.openxmlformats.org/officeDocument/2006/relationships/hyperlink" Target="https://www.programiz.com/python-programming/methods/built-in/any" TargetMode="External"/><Relationship Id="rId55" Type="http://schemas.openxmlformats.org/officeDocument/2006/relationships/hyperlink" Target="https://www.programiz.com/python-programming/methods/built-in/bytes" TargetMode="External"/><Relationship Id="rId76" Type="http://schemas.openxmlformats.org/officeDocument/2006/relationships/hyperlink" Target="https://www.programiz.com/python-programming/methods/built-in/help" TargetMode="External"/><Relationship Id="rId97" Type="http://schemas.openxmlformats.org/officeDocument/2006/relationships/hyperlink" Target="https://www.programiz.com/python-programming/methods/built-in/print" TargetMode="External"/><Relationship Id="rId104" Type="http://schemas.openxmlformats.org/officeDocument/2006/relationships/hyperlink" Target="https://www.programiz.com/python-programming/methods/built-in/setattr" TargetMode="External"/><Relationship Id="rId120" Type="http://schemas.openxmlformats.org/officeDocument/2006/relationships/hyperlink" Target="https://www.programiz.com/python-programming/methods/string/endswith" TargetMode="External"/><Relationship Id="rId125" Type="http://schemas.openxmlformats.org/officeDocument/2006/relationships/hyperlink" Target="https://www.programiz.com/python-programming/methods/string/index" TargetMode="External"/><Relationship Id="rId141" Type="http://schemas.openxmlformats.org/officeDocument/2006/relationships/hyperlink" Target="https://www.programiz.com/python-programming/methods/string/upper" TargetMode="External"/><Relationship Id="rId146" Type="http://schemas.openxmlformats.org/officeDocument/2006/relationships/hyperlink" Target="https://www.programiz.com/python-programming/methods/string/partition" TargetMode="External"/><Relationship Id="rId167" Type="http://schemas.openxmlformats.org/officeDocument/2006/relationships/hyperlink" Target="https://www.programiz.com/python-programming/methods/dictionary/setdefault" TargetMode="External"/><Relationship Id="rId188" Type="http://schemas.openxmlformats.org/officeDocument/2006/relationships/hyperlink" Target="https://docs.python.org/3/library/getopt.html" TargetMode="External"/><Relationship Id="rId7" Type="http://schemas.openxmlformats.org/officeDocument/2006/relationships/endnotes" Target="endnotes.xml"/><Relationship Id="rId71" Type="http://schemas.openxmlformats.org/officeDocument/2006/relationships/hyperlink" Target="https://www.programiz.com/python-programming/methods/built-in/frozenset" TargetMode="External"/><Relationship Id="rId92" Type="http://schemas.openxmlformats.org/officeDocument/2006/relationships/hyperlink" Target="https://www.programiz.com/python-programming/methods/built-in/object" TargetMode="External"/><Relationship Id="rId162" Type="http://schemas.openxmlformats.org/officeDocument/2006/relationships/hyperlink" Target="https://www.programiz.com/python-programming/methods/dictionary/fromkeys" TargetMode="External"/><Relationship Id="rId183" Type="http://schemas.openxmlformats.org/officeDocument/2006/relationships/image" Target="media/image31.png"/><Relationship Id="rId213" Type="http://schemas.openxmlformats.org/officeDocument/2006/relationships/hyperlink" Target="http://www.pythonforbeginners.com/cheatsheet/python-file-handling" TargetMode="External"/><Relationship Id="rId218" Type="http://schemas.openxmlformats.org/officeDocument/2006/relationships/hyperlink" Target="https://docs.python.org/3/library/exceptions.html" TargetMode="External"/><Relationship Id="rId234" Type="http://schemas.openxmlformats.org/officeDocument/2006/relationships/hyperlink" Target="https://www.tutorialspoint.com/python/python_gui_programming.htm" TargetMode="External"/><Relationship Id="rId239"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hyperlink" Target="https://docs.python.org/3.6/reference/compound_stmts.html" TargetMode="External"/><Relationship Id="rId45" Type="http://schemas.openxmlformats.org/officeDocument/2006/relationships/hyperlink" Target="https://docs.python.org/3.6/reference/expressions.html?highlight=operator%20precedence" TargetMode="External"/><Relationship Id="rId66" Type="http://schemas.openxmlformats.org/officeDocument/2006/relationships/hyperlink" Target="https://www.programiz.com/python-programming/methods/built-in/eval" TargetMode="External"/><Relationship Id="rId87" Type="http://schemas.openxmlformats.org/officeDocument/2006/relationships/hyperlink" Target="https://www.programiz.com/python-programming/methods/built-in/map" TargetMode="External"/><Relationship Id="rId110" Type="http://schemas.openxmlformats.org/officeDocument/2006/relationships/hyperlink" Target="https://www.programiz.com/python-programming/methods/built-in/super" TargetMode="External"/><Relationship Id="rId115" Type="http://schemas.openxmlformats.org/officeDocument/2006/relationships/hyperlink" Target="https://www.programiz.com/python-programming/methods/built-in/__import__" TargetMode="External"/><Relationship Id="rId131" Type="http://schemas.openxmlformats.org/officeDocument/2006/relationships/hyperlink" Target="https://www.programiz.com/python-programming/methods/string/islower" TargetMode="External"/><Relationship Id="rId136" Type="http://schemas.openxmlformats.org/officeDocument/2006/relationships/hyperlink" Target="https://www.programiz.com/python-programming/methods/string/isupper" TargetMode="External"/><Relationship Id="rId157" Type="http://schemas.openxmlformats.org/officeDocument/2006/relationships/hyperlink" Target="https://www.programiz.com/python-programming/methods/string/title" TargetMode="External"/><Relationship Id="rId178" Type="http://schemas.openxmlformats.org/officeDocument/2006/relationships/hyperlink" Target="https://docs.python.org/3/library/lzma.html" TargetMode="External"/><Relationship Id="rId61" Type="http://schemas.openxmlformats.org/officeDocument/2006/relationships/hyperlink" Target="https://www.programiz.com/python-programming/methods/built-in/delattr" TargetMode="External"/><Relationship Id="rId82" Type="http://schemas.openxmlformats.org/officeDocument/2006/relationships/hyperlink" Target="https://www.programiz.com/python-programming/methods/built-in/issubclass" TargetMode="External"/><Relationship Id="rId152" Type="http://schemas.openxmlformats.org/officeDocument/2006/relationships/hyperlink" Target="https://www.programiz.com/python-programming/methods/string/rindex" TargetMode="External"/><Relationship Id="rId173" Type="http://schemas.openxmlformats.org/officeDocument/2006/relationships/hyperlink" Target="https://docs.python.org/3/library/stdtypes.html" TargetMode="External"/><Relationship Id="rId194" Type="http://schemas.openxmlformats.org/officeDocument/2006/relationships/hyperlink" Target="http://your_server_ip" TargetMode="External"/><Relationship Id="rId199" Type="http://schemas.openxmlformats.org/officeDocument/2006/relationships/hyperlink" Target="https://www.tutorialspoint.com/python3/python_environment.htm" TargetMode="External"/><Relationship Id="rId203" Type="http://schemas.openxmlformats.org/officeDocument/2006/relationships/hyperlink" Target="https://www.tutorialspoint.com/python/python_functions.htm" TargetMode="External"/><Relationship Id="rId208" Type="http://schemas.openxmlformats.org/officeDocument/2006/relationships/hyperlink" Target="https://docs.python.org/3/tutorial/modules.html" TargetMode="External"/><Relationship Id="rId229" Type="http://schemas.openxmlformats.org/officeDocument/2006/relationships/hyperlink" Target="https://www.geeksforgeeks.org/xml-parsing-python/" TargetMode="External"/><Relationship Id="rId19" Type="http://schemas.openxmlformats.org/officeDocument/2006/relationships/image" Target="media/image9.png"/><Relationship Id="rId224" Type="http://schemas.openxmlformats.org/officeDocument/2006/relationships/hyperlink" Target="https://www.w3schools.in/python-tutorial/cgi-programming/" TargetMode="External"/><Relationship Id="rId240" Type="http://schemas.openxmlformats.org/officeDocument/2006/relationships/footer" Target="footer2.xml"/><Relationship Id="rId245" Type="http://schemas.microsoft.com/office/2011/relationships/commentsExtended" Target="commentsExtended.xml"/><Relationship Id="rId14" Type="http://schemas.openxmlformats.org/officeDocument/2006/relationships/image" Target="media/image5.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hyperlink" Target="https://www.programiz.com/python-programming/methods/built-in/callable" TargetMode="External"/><Relationship Id="rId77" Type="http://schemas.openxmlformats.org/officeDocument/2006/relationships/hyperlink" Target="https://www.programiz.com/python-programming/methods/built-in/hex" TargetMode="External"/><Relationship Id="rId100" Type="http://schemas.openxmlformats.org/officeDocument/2006/relationships/hyperlink" Target="https://www.programiz.com/python-programming/methods/built-in/repr" TargetMode="External"/><Relationship Id="rId105" Type="http://schemas.openxmlformats.org/officeDocument/2006/relationships/hyperlink" Target="https://www.programiz.com/python-programming/methods/built-in/slice" TargetMode="External"/><Relationship Id="rId126" Type="http://schemas.openxmlformats.org/officeDocument/2006/relationships/hyperlink" Target="https://www.programiz.com/python-programming/methods/string/isalnum" TargetMode="External"/><Relationship Id="rId147" Type="http://schemas.openxmlformats.org/officeDocument/2006/relationships/hyperlink" Target="https://www.programiz.com/python-programming/methods/string/maketrans" TargetMode="External"/><Relationship Id="rId168" Type="http://schemas.openxmlformats.org/officeDocument/2006/relationships/hyperlink" Target="https://www.programiz.com/python-programming/methods/dictionary/pop" TargetMode="External"/><Relationship Id="rId8" Type="http://schemas.openxmlformats.org/officeDocument/2006/relationships/image" Target="media/image1.png"/><Relationship Id="rId51" Type="http://schemas.openxmlformats.org/officeDocument/2006/relationships/hyperlink" Target="https://www.programiz.com/python-programming/methods/built-in/ascii" TargetMode="External"/><Relationship Id="rId72" Type="http://schemas.openxmlformats.org/officeDocument/2006/relationships/hyperlink" Target="https://www.programiz.com/python-programming/methods/built-in/getattr" TargetMode="External"/><Relationship Id="rId93" Type="http://schemas.openxmlformats.org/officeDocument/2006/relationships/hyperlink" Target="https://www.programiz.com/python-programming/methods/built-in/oct" TargetMode="External"/><Relationship Id="rId98" Type="http://schemas.openxmlformats.org/officeDocument/2006/relationships/hyperlink" Target="https://www.programiz.com/python-programming/methods/built-in/property" TargetMode="External"/><Relationship Id="rId121" Type="http://schemas.openxmlformats.org/officeDocument/2006/relationships/hyperlink" Target="https://www.programiz.com/python-programming/methods/string/expandtabs" TargetMode="External"/><Relationship Id="rId142" Type="http://schemas.openxmlformats.org/officeDocument/2006/relationships/hyperlink" Target="https://www.programiz.com/python-programming/methods/string/swapcase" TargetMode="External"/><Relationship Id="rId163" Type="http://schemas.openxmlformats.org/officeDocument/2006/relationships/hyperlink" Target="https://www.programiz.com/python-programming/methods/dictionary/get" TargetMode="External"/><Relationship Id="rId184" Type="http://schemas.openxmlformats.org/officeDocument/2006/relationships/image" Target="media/image32.png"/><Relationship Id="rId189" Type="http://schemas.openxmlformats.org/officeDocument/2006/relationships/hyperlink" Target="https://www.programiz.com/python-programming/tuple" TargetMode="External"/><Relationship Id="rId219" Type="http://schemas.openxmlformats.org/officeDocument/2006/relationships/hyperlink" Target="https://www.tutorialspoint.com/python/python_exceptions.htm" TargetMode="External"/><Relationship Id="rId3" Type="http://schemas.openxmlformats.org/officeDocument/2006/relationships/styles" Target="styles.xml"/><Relationship Id="rId214" Type="http://schemas.openxmlformats.org/officeDocument/2006/relationships/hyperlink" Target="https://www.geeksforgeeks.org/os-module-python-examples/" TargetMode="External"/><Relationship Id="rId230" Type="http://schemas.openxmlformats.org/officeDocument/2006/relationships/hyperlink" Target="https://micropyramid.com/blog/building-and-parsing-xml-document-using-python/" TargetMode="External"/><Relationship Id="rId235" Type="http://schemas.openxmlformats.org/officeDocument/2006/relationships/hyperlink" Target="https://www.tutorialspoint.com/python/python_gui_programming.htm" TargetMode="External"/><Relationship Id="rId25" Type="http://schemas.openxmlformats.org/officeDocument/2006/relationships/image" Target="media/image15.png"/><Relationship Id="rId46" Type="http://schemas.openxmlformats.org/officeDocument/2006/relationships/hyperlink" Target="https://docs.python.org/3.6/reference/expressions.html?highlight=operator%20precedence" TargetMode="External"/><Relationship Id="rId67" Type="http://schemas.openxmlformats.org/officeDocument/2006/relationships/hyperlink" Target="https://www.programiz.com/python-programming/methods/built-in/exec" TargetMode="External"/><Relationship Id="rId116" Type="http://schemas.openxmlformats.org/officeDocument/2006/relationships/hyperlink" Target="https://www.programiz.com/python-programming/methods/string/capitalize" TargetMode="External"/><Relationship Id="rId137" Type="http://schemas.openxmlformats.org/officeDocument/2006/relationships/hyperlink" Target="https://www.programiz.com/python-programming/methods/string/join" TargetMode="External"/><Relationship Id="rId158" Type="http://schemas.openxmlformats.org/officeDocument/2006/relationships/hyperlink" Target="https://www.programiz.com/python-programming/methods/string/zfill" TargetMode="External"/><Relationship Id="rId20" Type="http://schemas.openxmlformats.org/officeDocument/2006/relationships/image" Target="media/image10.png"/><Relationship Id="rId41" Type="http://schemas.openxmlformats.org/officeDocument/2006/relationships/hyperlink" Target="https://docs.python.org/3.6/reference/expressions.html?highlight=operator%20precedence" TargetMode="External"/><Relationship Id="rId62" Type="http://schemas.openxmlformats.org/officeDocument/2006/relationships/hyperlink" Target="https://www.programiz.com/python-programming/methods/built-in/dict" TargetMode="External"/><Relationship Id="rId83" Type="http://schemas.openxmlformats.org/officeDocument/2006/relationships/hyperlink" Target="https://www.programiz.com/python-programming/methods/built-in/iter" TargetMode="External"/><Relationship Id="rId88" Type="http://schemas.openxmlformats.org/officeDocument/2006/relationships/hyperlink" Target="https://www.programiz.com/python-programming/methods/built-in/max" TargetMode="External"/><Relationship Id="rId111" Type="http://schemas.openxmlformats.org/officeDocument/2006/relationships/hyperlink" Target="https://www.programiz.com/python-programming/methods/built-in/tuple" TargetMode="External"/><Relationship Id="rId132" Type="http://schemas.openxmlformats.org/officeDocument/2006/relationships/hyperlink" Target="https://www.programiz.com/python-programming/methods/string/isnumeric" TargetMode="External"/><Relationship Id="rId153" Type="http://schemas.openxmlformats.org/officeDocument/2006/relationships/hyperlink" Target="https://www.programiz.com/python-programming/methods/string/split" TargetMode="External"/><Relationship Id="rId174" Type="http://schemas.openxmlformats.org/officeDocument/2006/relationships/hyperlink" Target="https://docs.python.org/3/library/shutil.html" TargetMode="External"/><Relationship Id="rId179" Type="http://schemas.openxmlformats.org/officeDocument/2006/relationships/hyperlink" Target="https://docs.python.org/3/library/exceptions.html" TargetMode="External"/><Relationship Id="rId195" Type="http://schemas.openxmlformats.org/officeDocument/2006/relationships/hyperlink" Target="https://docs.python.org/3/library/smtplib.html" TargetMode="External"/><Relationship Id="rId209" Type="http://schemas.openxmlformats.org/officeDocument/2006/relationships/hyperlink" Target="https://docs.python.org/3/tutorial/modules.html" TargetMode="External"/><Relationship Id="rId190" Type="http://schemas.openxmlformats.org/officeDocument/2006/relationships/hyperlink" Target="https://www.programiz.com/python-programming/dictionary" TargetMode="External"/><Relationship Id="rId204" Type="http://schemas.openxmlformats.org/officeDocument/2006/relationships/hyperlink" Target="https://www.python-course.eu/python3_functions.php" TargetMode="External"/><Relationship Id="rId220" Type="http://schemas.openxmlformats.org/officeDocument/2006/relationships/hyperlink" Target="https://wiki.python.org/moin/HandlingExceptions" TargetMode="External"/><Relationship Id="rId225" Type="http://schemas.openxmlformats.org/officeDocument/2006/relationships/hyperlink" Target="https://www.w3schools.in/python-tutorial/network-programming/" TargetMode="External"/><Relationship Id="rId241" Type="http://schemas.openxmlformats.org/officeDocument/2006/relationships/header" Target="header3.xml"/><Relationship Id="rId246" Type="http://schemas.microsoft.com/office/2011/relationships/people" Target="people.xml"/><Relationship Id="rId15" Type="http://schemas.openxmlformats.org/officeDocument/2006/relationships/hyperlink" Target="https://www.digitalocean.com/community/tutorials/how-to-add-and-delete-users-on-an-ubuntu-14-04-vps" TargetMode="External"/><Relationship Id="rId36" Type="http://schemas.openxmlformats.org/officeDocument/2006/relationships/image" Target="media/image26.png"/><Relationship Id="rId57" Type="http://schemas.openxmlformats.org/officeDocument/2006/relationships/hyperlink" Target="https://www.programiz.com/python-programming/methods/built-in/chr" TargetMode="External"/><Relationship Id="rId106" Type="http://schemas.openxmlformats.org/officeDocument/2006/relationships/hyperlink" Target="https://www.programiz.com/python-programming/methods/built-in/sorted" TargetMode="External"/><Relationship Id="rId127" Type="http://schemas.openxmlformats.org/officeDocument/2006/relationships/hyperlink" Target="https://www.programiz.com/python-programming/methods/string/isalpha" TargetMode="External"/><Relationship Id="rId10" Type="http://schemas.openxmlformats.org/officeDocument/2006/relationships/hyperlink" Target="https://www.python.org/downloads/" TargetMode="External"/><Relationship Id="rId31" Type="http://schemas.openxmlformats.org/officeDocument/2006/relationships/image" Target="media/image21.png"/><Relationship Id="rId52" Type="http://schemas.openxmlformats.org/officeDocument/2006/relationships/hyperlink" Target="https://www.programiz.com/python-programming/methods/built-in/bin" TargetMode="External"/><Relationship Id="rId73" Type="http://schemas.openxmlformats.org/officeDocument/2006/relationships/hyperlink" Target="https://www.programiz.com/python-programming/methods/built-in/globals" TargetMode="External"/><Relationship Id="rId78" Type="http://schemas.openxmlformats.org/officeDocument/2006/relationships/hyperlink" Target="https://www.programiz.com/python-programming/methods/built-in/id" TargetMode="External"/><Relationship Id="rId94" Type="http://schemas.openxmlformats.org/officeDocument/2006/relationships/hyperlink" Target="https://www.programiz.com/python-programming/methods/built-in/open" TargetMode="External"/><Relationship Id="rId99" Type="http://schemas.openxmlformats.org/officeDocument/2006/relationships/hyperlink" Target="https://www.programiz.com/python-programming/methods/built-in/range" TargetMode="External"/><Relationship Id="rId101" Type="http://schemas.openxmlformats.org/officeDocument/2006/relationships/hyperlink" Target="https://www.programiz.com/python-programming/methods/built-in/reversed" TargetMode="External"/><Relationship Id="rId122" Type="http://schemas.openxmlformats.org/officeDocument/2006/relationships/hyperlink" Target="https://www.programiz.com/python-programming/methods/string/encode" TargetMode="External"/><Relationship Id="rId143" Type="http://schemas.openxmlformats.org/officeDocument/2006/relationships/hyperlink" Target="https://www.programiz.com/python-programming/methods/string/lstrip" TargetMode="External"/><Relationship Id="rId148" Type="http://schemas.openxmlformats.org/officeDocument/2006/relationships/hyperlink" Target="https://www.programiz.com/python-programming/methods/string/rpartition" TargetMode="External"/><Relationship Id="rId164" Type="http://schemas.openxmlformats.org/officeDocument/2006/relationships/hyperlink" Target="https://www.programiz.com/python-programming/methods/dictionary/items" TargetMode="External"/><Relationship Id="rId169" Type="http://schemas.openxmlformats.org/officeDocument/2006/relationships/hyperlink" Target="https://www.programiz.com/python-programming/methods/dictionary/values" TargetMode="External"/><Relationship Id="rId185"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https://www.python.org/downloads/" TargetMode="External"/><Relationship Id="rId180" Type="http://schemas.openxmlformats.org/officeDocument/2006/relationships/hyperlink" Target="https://docs.python.org/3/library/exceptions.html" TargetMode="External"/><Relationship Id="rId210" Type="http://schemas.openxmlformats.org/officeDocument/2006/relationships/hyperlink" Target="https://www.programiz.com/python-programming/file-operation" TargetMode="External"/><Relationship Id="rId215" Type="http://schemas.openxmlformats.org/officeDocument/2006/relationships/hyperlink" Target="https://docs.python.org/3/library/shutil.html" TargetMode="External"/><Relationship Id="rId236" Type="http://schemas.openxmlformats.org/officeDocument/2006/relationships/hyperlink" Target="https://www.tutorialspoint.com/python/python_sending_email.htm" TargetMode="External"/><Relationship Id="rId26" Type="http://schemas.openxmlformats.org/officeDocument/2006/relationships/image" Target="media/image16.png"/><Relationship Id="rId231" Type="http://schemas.openxmlformats.org/officeDocument/2006/relationships/hyperlink" Target="https://www.tutorialspoint.com/python/python_gui_programming.htm" TargetMode="External"/><Relationship Id="rId47" Type="http://schemas.openxmlformats.org/officeDocument/2006/relationships/hyperlink" Target="https://docs.python.org/3.6/reference/expressions.html?highlight=operator%20precedence" TargetMode="External"/><Relationship Id="rId68" Type="http://schemas.openxmlformats.org/officeDocument/2006/relationships/hyperlink" Target="https://www.programiz.com/python-programming/methods/built-in/filter" TargetMode="External"/><Relationship Id="rId89" Type="http://schemas.openxmlformats.org/officeDocument/2006/relationships/hyperlink" Target="https://www.programiz.com/python-programming/methods/built-in/memoryview" TargetMode="External"/><Relationship Id="rId112" Type="http://schemas.openxmlformats.org/officeDocument/2006/relationships/hyperlink" Target="https://www.programiz.com/python-programming/methods/built-in/type" TargetMode="External"/><Relationship Id="rId133" Type="http://schemas.openxmlformats.org/officeDocument/2006/relationships/hyperlink" Target="https://www.programiz.com/python-programming/methods/string/isprintable" TargetMode="External"/><Relationship Id="rId154" Type="http://schemas.openxmlformats.org/officeDocument/2006/relationships/hyperlink" Target="https://www.programiz.com/python-programming/methods/string/rsplit" TargetMode="External"/><Relationship Id="rId175" Type="http://schemas.openxmlformats.org/officeDocument/2006/relationships/hyperlink" Target="https://docs.python.org/3/library/zlib.html" TargetMode="External"/><Relationship Id="rId196" Type="http://schemas.openxmlformats.org/officeDocument/2006/relationships/hyperlink" Target="https://wiki.python.org/moin/BeeWare" TargetMode="External"/><Relationship Id="rId200" Type="http://schemas.openxmlformats.org/officeDocument/2006/relationships/hyperlink" Target="https://www.w3schools.in/python-tutorial/functions/" TargetMode="External"/><Relationship Id="rId16" Type="http://schemas.openxmlformats.org/officeDocument/2006/relationships/image" Target="media/image6.png"/><Relationship Id="rId221" Type="http://schemas.openxmlformats.org/officeDocument/2006/relationships/hyperlink" Target="https://docs.python.org/3.6/library/getopt.html" TargetMode="External"/><Relationship Id="rId242" Type="http://schemas.openxmlformats.org/officeDocument/2006/relationships/footer" Target="footer3.xml"/><Relationship Id="rId37" Type="http://schemas.openxmlformats.org/officeDocument/2006/relationships/image" Target="media/image27.png"/><Relationship Id="rId58" Type="http://schemas.openxmlformats.org/officeDocument/2006/relationships/hyperlink" Target="https://www.programiz.com/python-programming/methods/built-in/classmethod" TargetMode="External"/><Relationship Id="rId79" Type="http://schemas.openxmlformats.org/officeDocument/2006/relationships/hyperlink" Target="https://www.programiz.com/python-programming/methods/built-in/input" TargetMode="External"/><Relationship Id="rId102" Type="http://schemas.openxmlformats.org/officeDocument/2006/relationships/hyperlink" Target="https://www.programiz.com/python-programming/methods/built-in/round" TargetMode="External"/><Relationship Id="rId123" Type="http://schemas.openxmlformats.org/officeDocument/2006/relationships/hyperlink" Target="https://www.programiz.com/python-programming/methods/string/find" TargetMode="External"/><Relationship Id="rId144" Type="http://schemas.openxmlformats.org/officeDocument/2006/relationships/hyperlink" Target="https://www.programiz.com/python-programming/methods/string/rstrip" TargetMode="External"/><Relationship Id="rId90" Type="http://schemas.openxmlformats.org/officeDocument/2006/relationships/hyperlink" Target="https://www.programiz.com/python-programming/methods/built-in/min" TargetMode="External"/><Relationship Id="rId165" Type="http://schemas.openxmlformats.org/officeDocument/2006/relationships/hyperlink" Target="https://www.programiz.com/python-programming/methods/dictionary/keys" TargetMode="External"/><Relationship Id="rId186" Type="http://schemas.openxmlformats.org/officeDocument/2006/relationships/image" Target="media/image34.png"/><Relationship Id="rId211" Type="http://schemas.openxmlformats.org/officeDocument/2006/relationships/hyperlink" Target="https://www.w3schools.in/python-tutorial/file-handling/" TargetMode="External"/><Relationship Id="rId232" Type="http://schemas.openxmlformats.org/officeDocument/2006/relationships/hyperlink" Target="https://docs.python.org/3/library/tkinter.ttk.html" TargetMode="External"/><Relationship Id="rId27" Type="http://schemas.openxmlformats.org/officeDocument/2006/relationships/image" Target="media/image17.png"/><Relationship Id="rId48" Type="http://schemas.openxmlformats.org/officeDocument/2006/relationships/hyperlink" Target="https://www.programiz.com/python-programming/methods/built-in/abs" TargetMode="External"/><Relationship Id="rId69" Type="http://schemas.openxmlformats.org/officeDocument/2006/relationships/hyperlink" Target="https://www.programiz.com/python-programming/methods/built-in/float" TargetMode="External"/><Relationship Id="rId113" Type="http://schemas.openxmlformats.org/officeDocument/2006/relationships/hyperlink" Target="https://www.programiz.com/python-programming/methods/built-in/vars" TargetMode="External"/><Relationship Id="rId134" Type="http://schemas.openxmlformats.org/officeDocument/2006/relationships/hyperlink" Target="https://www.programiz.com/python-programming/methods/string/isspace" TargetMode="External"/><Relationship Id="rId80" Type="http://schemas.openxmlformats.org/officeDocument/2006/relationships/hyperlink" Target="https://www.programiz.com/python-programming/methods/built-in/int" TargetMode="External"/><Relationship Id="rId155" Type="http://schemas.openxmlformats.org/officeDocument/2006/relationships/hyperlink" Target="https://www.programiz.com/python-programming/methods/string/splitlines" TargetMode="External"/><Relationship Id="rId176" Type="http://schemas.openxmlformats.org/officeDocument/2006/relationships/hyperlink" Target="https://docs.python.org/3/library/zlib.html" TargetMode="External"/><Relationship Id="rId197" Type="http://schemas.openxmlformats.org/officeDocument/2006/relationships/hyperlink" Target="https://machinelearningmastery.com/best-programming-language-for-machine-learnin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mili.jha.LIQVID\Application%20Data\Microsoft\Templates\Training-06b.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solidFill>
          <a:srgbClr val="FFFFFF">
            <a:alpha val="0"/>
          </a:srgbClr>
        </a:solidFill>
        <a:ln w="19050">
          <a:solidFill>
            <a:srgbClr val="FF0000"/>
          </a:solidFill>
          <a:miter lim="800000"/>
          <a:headEnd/>
          <a:tailEnd/>
        </a:ln>
      </a:spPr>
      <a:bodyPr rot="0" vert="horz" wrap="square" lIns="91440" tIns="45720" rIns="91440" bIns="45720" anchor="t" anchorCtr="0" upright="1">
        <a:noAutofit/>
      </a:bodyPr>
      <a:lst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A5B6BB-B1C3-4194-B5AF-313B4B8AD3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Training-06b</Template>
  <TotalTime>342</TotalTime>
  <Pages>232</Pages>
  <Words>47010</Words>
  <Characters>267958</Characters>
  <Application>Microsoft Office Word</Application>
  <DocSecurity>0</DocSecurity>
  <Lines>2232</Lines>
  <Paragraphs>628</Paragraphs>
  <ScaleCrop>false</ScaleCrop>
  <HeadingPairs>
    <vt:vector size="2" baseType="variant">
      <vt:variant>
        <vt:lpstr>Title</vt:lpstr>
      </vt:variant>
      <vt:variant>
        <vt:i4>1</vt:i4>
      </vt:variant>
    </vt:vector>
  </HeadingPairs>
  <TitlesOfParts>
    <vt:vector size="1" baseType="lpstr">
      <vt:lpstr>Learning Python</vt:lpstr>
    </vt:vector>
  </TitlesOfParts>
  <Company>HP</Company>
  <LinksUpToDate>false</LinksUpToDate>
  <CharactersWithSpaces>314340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Learning Python</dc:title>
  <dc:subject>eBook</dc:subject>
  <dc:creator>Mridul</dc:creator>
  <cp:keywords/>
  <dc:description/>
  <cp:lastModifiedBy>Windows User</cp:lastModifiedBy>
  <cp:revision>39</cp:revision>
  <cp:lastPrinted>2018-01-26T12:07:00Z</cp:lastPrinted>
  <dcterms:created xsi:type="dcterms:W3CDTF">2018-04-11T08:40:00Z</dcterms:created>
  <dcterms:modified xsi:type="dcterms:W3CDTF">2019-04-25T03:27:00Z</dcterms:modified>
  <cp:category>HP Restricted</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LO_Check">
    <vt:i4>1</vt:i4>
  </property>
  <property fmtid="{D5CDD505-2E9C-101B-9397-08002B2CF9AE}" pid="3" name="FLO_Fix">
    <vt:i4>1</vt:i4>
  </property>
  <property fmtid="{D5CDD505-2E9C-101B-9397-08002B2CF9AE}" pid="4" name="FLO_H1">
    <vt:bool>true</vt:bool>
  </property>
  <property fmtid="{D5CDD505-2E9C-101B-9397-08002B2CF9AE}" pid="5" name="FLO_H2">
    <vt:bool>true</vt:bool>
  </property>
  <property fmtid="{D5CDD505-2E9C-101B-9397-08002B2CF9AE}" pid="6" name="FLO_H3">
    <vt:bool>true</vt:bool>
  </property>
  <property fmtid="{D5CDD505-2E9C-101B-9397-08002B2CF9AE}" pid="7" name="FLO_H4">
    <vt:bool>true</vt:bool>
  </property>
</Properties>
</file>